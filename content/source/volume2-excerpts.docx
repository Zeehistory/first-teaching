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7E36E" w14:textId="77777777" w:rsidR="00335026" w:rsidRDefault="00335026" w:rsidP="00B335E1">
      <w:pPr>
        <w:keepNext/>
        <w:keepLines/>
        <w:spacing w:after="0" w:line="240" w:lineRule="auto"/>
        <w:outlineLvl w:val="1"/>
        <w:rPr>
          <w:ins w:id="0" w:author="Zahid Syed" w:date="2025-09-26T07:51:00Z" w16du:dateUtc="2025-09-25T22:51:00Z"/>
          <w:rFonts w:ascii="Times New Roman" w:eastAsia="Aptos" w:hAnsi="Times New Roman" w:cs="Times New Roman"/>
          <w:b/>
          <w:bCs/>
          <w:i/>
          <w:iCs/>
          <w:color w:val="0F4761"/>
          <w:sz w:val="36"/>
          <w:szCs w:val="36"/>
        </w:rPr>
      </w:pPr>
      <w:ins w:id="1" w:author="Zahid Syed" w:date="2025-09-26T07:51:00Z" w16du:dateUtc="2025-09-25T22:51:00Z">
        <w:r w:rsidRPr="009D385D">
          <w:rPr>
            <w:rFonts w:ascii="Times New Roman" w:eastAsia="Aptos" w:hAnsi="Times New Roman" w:cs="Times New Roman"/>
            <w:b/>
            <w:bCs/>
            <w:i/>
            <w:iCs/>
            <w:color w:val="0F4761"/>
            <w:sz w:val="36"/>
            <w:szCs w:val="36"/>
          </w:rPr>
          <w:t>Volume Selections from The First Teaching</w:t>
        </w:r>
      </w:ins>
    </w:p>
    <w:p w14:paraId="6EF31C85" w14:textId="77777777" w:rsidR="00335026" w:rsidRDefault="00335026" w:rsidP="00B335E1">
      <w:pPr>
        <w:keepNext/>
        <w:keepLines/>
        <w:spacing w:after="0" w:line="240" w:lineRule="auto"/>
        <w:outlineLvl w:val="1"/>
        <w:rPr>
          <w:ins w:id="2" w:author="Zahid Syed" w:date="2025-09-26T07:51:00Z" w16du:dateUtc="2025-09-25T22:51:00Z"/>
          <w:rFonts w:ascii="Times New Roman" w:eastAsia="Aptos" w:hAnsi="Times New Roman" w:cs="Times New Roman"/>
          <w:b/>
          <w:bCs/>
          <w:i/>
          <w:iCs/>
          <w:color w:val="0F4761"/>
          <w:sz w:val="36"/>
          <w:szCs w:val="36"/>
        </w:rPr>
      </w:pPr>
    </w:p>
    <w:p w14:paraId="4AD7ED3F" w14:textId="567F5BD7" w:rsidR="00B335E1" w:rsidRPr="009D385D" w:rsidRDefault="00B335E1" w:rsidP="00B335E1">
      <w:pPr>
        <w:keepNext/>
        <w:keepLines/>
        <w:spacing w:after="0" w:line="240" w:lineRule="auto"/>
        <w:outlineLvl w:val="1"/>
        <w:rPr>
          <w:rFonts w:ascii="Times New Roman" w:eastAsia="Yu Gothic Light" w:hAnsi="Times New Roman" w:cs="Times New Roman"/>
          <w:b/>
          <w:bCs/>
          <w:i/>
          <w:iCs/>
          <w:color w:val="0F4761"/>
          <w:kern w:val="0"/>
          <w:sz w:val="32"/>
          <w:szCs w:val="32"/>
          <w14:ligatures w14:val="none"/>
        </w:rPr>
      </w:pPr>
      <w:r w:rsidRPr="009D385D">
        <w:rPr>
          <w:rFonts w:ascii="Times New Roman" w:eastAsia="Yu Gothic Light" w:hAnsi="Times New Roman" w:cs="Times New Roman"/>
          <w:b/>
          <w:bCs/>
          <w:i/>
          <w:iCs/>
          <w:color w:val="0F4761"/>
          <w:kern w:val="0"/>
          <w:sz w:val="32"/>
          <w:szCs w:val="32"/>
          <w14:ligatures w14:val="none"/>
        </w:rPr>
        <w:t xml:space="preserve">Excerpts from Volume Two: </w:t>
      </w:r>
    </w:p>
    <w:p w14:paraId="58B57149" w14:textId="77777777" w:rsidR="00B335E1" w:rsidRPr="009D385D" w:rsidDel="00335026" w:rsidRDefault="00B335E1" w:rsidP="00B335E1">
      <w:pPr>
        <w:spacing w:after="0" w:line="240" w:lineRule="auto"/>
        <w:rPr>
          <w:del w:id="3" w:author="Zahid Syed" w:date="2025-09-26T07:51:00Z" w16du:dateUtc="2025-09-25T22:51:00Z"/>
          <w:rFonts w:ascii="Times New Roman" w:eastAsia="Times New Roman" w:hAnsi="Times New Roman" w:cs="Times New Roman"/>
          <w:kern w:val="0"/>
          <w:sz w:val="28"/>
          <w:szCs w:val="28"/>
          <w14:ligatures w14:val="none"/>
        </w:rPr>
      </w:pPr>
      <w:r w:rsidRPr="009D385D">
        <w:rPr>
          <w:rFonts w:ascii="Times" w:eastAsia="Yu Gothic" w:hAnsi="Times" w:cs="Times"/>
          <w:color w:val="000000"/>
          <w:kern w:val="0"/>
          <w:sz w:val="28"/>
          <w:szCs w:val="28"/>
          <w14:ligatures w14:val="none"/>
        </w:rPr>
        <w:t xml:space="preserve">The primary theme of Volume Two—which is explored further in Volumes Three and Four—is the crucial question of </w:t>
      </w:r>
      <w:r w:rsidRPr="009D385D">
        <w:rPr>
          <w:rFonts w:ascii="Times New Roman" w:eastAsia="Times New Roman" w:hAnsi="Times New Roman" w:cs="Times New Roman"/>
          <w:kern w:val="0"/>
          <w:sz w:val="28"/>
          <w:szCs w:val="28"/>
          <w14:ligatures w14:val="none"/>
        </w:rPr>
        <w:t>whether or not it is possible for Human Beings to espouse strongly held religious convictions and still coexist harmoniously with others who do not share their beliefs and—in many cases—even adhere to beliefs and worldviews that are diametrically opposed to their own. The Volume then continues, however, to demonstrate important facts about the emergence of Rabbinic Judaism and Christianity, including overlaps and contrary views in Islamic belief.</w:t>
      </w:r>
    </w:p>
    <w:p w14:paraId="43C7F0D6" w14:textId="77777777" w:rsidR="00B335E1" w:rsidRPr="009D385D" w:rsidRDefault="00B335E1" w:rsidP="00335026">
      <w:pPr>
        <w:spacing w:after="0" w:line="240" w:lineRule="auto"/>
        <w:rPr>
          <w:rFonts w:ascii="Times New Roman" w:eastAsia="Times New Roman" w:hAnsi="Times New Roman" w:cs="Times New Roman"/>
          <w:kern w:val="0"/>
          <w:sz w:val="28"/>
          <w:szCs w:val="28"/>
          <w14:ligatures w14:val="none"/>
        </w:rPr>
      </w:pPr>
    </w:p>
    <w:p w14:paraId="686F0A1F"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p>
    <w:p w14:paraId="06E432F0" w14:textId="77777777" w:rsidR="00B335E1" w:rsidRPr="009D385D" w:rsidDel="00335026" w:rsidRDefault="00B335E1" w:rsidP="00B335E1">
      <w:pPr>
        <w:keepNext/>
        <w:keepLines/>
        <w:spacing w:after="0" w:line="240" w:lineRule="auto"/>
        <w:outlineLvl w:val="1"/>
        <w:rPr>
          <w:del w:id="4" w:author="Zahid Syed" w:date="2025-09-26T07:51:00Z" w16du:dateUtc="2025-09-25T22:51:00Z"/>
          <w:rFonts w:ascii="Times New Roman" w:eastAsia="Yu Gothic Light" w:hAnsi="Times New Roman" w:cs="Times New Roman"/>
          <w:b/>
          <w:bCs/>
          <w:i/>
          <w:iCs/>
          <w:color w:val="0F4761"/>
          <w:kern w:val="0"/>
          <w:sz w:val="32"/>
          <w:szCs w:val="32"/>
          <w14:ligatures w14:val="none"/>
        </w:rPr>
      </w:pPr>
      <w:r w:rsidRPr="009D385D">
        <w:rPr>
          <w:rFonts w:ascii="Times New Roman" w:eastAsia="Yu Gothic Light" w:hAnsi="Times New Roman" w:cs="Times New Roman"/>
          <w:b/>
          <w:bCs/>
          <w:i/>
          <w:iCs/>
          <w:color w:val="0F4761"/>
          <w:kern w:val="0"/>
          <w:sz w:val="32"/>
          <w:szCs w:val="32"/>
          <w14:ligatures w14:val="none"/>
        </w:rPr>
        <w:t>Select Readings from Volume Two, Book One:</w:t>
      </w:r>
    </w:p>
    <w:p w14:paraId="7B82D556" w14:textId="77777777" w:rsidR="00B335E1" w:rsidRPr="009D385D" w:rsidDel="00335026" w:rsidRDefault="00B335E1" w:rsidP="00B335E1">
      <w:pPr>
        <w:spacing w:after="0" w:line="240" w:lineRule="auto"/>
        <w:rPr>
          <w:del w:id="5" w:author="Zahid Syed" w:date="2025-09-26T07:51:00Z" w16du:dateUtc="2025-09-25T22:51:00Z"/>
          <w:rFonts w:ascii="Times New Roman" w:eastAsia="Times New Roman" w:hAnsi="Times New Roman" w:cs="Times New Roman"/>
          <w:kern w:val="0"/>
          <w:sz w:val="28"/>
          <w:szCs w:val="28"/>
          <w14:ligatures w14:val="none"/>
        </w:rPr>
      </w:pPr>
    </w:p>
    <w:p w14:paraId="653F2E44" w14:textId="77777777" w:rsidR="00B335E1" w:rsidRPr="009D385D" w:rsidRDefault="00B335E1">
      <w:pPr>
        <w:keepNext/>
        <w:keepLines/>
        <w:spacing w:after="0" w:line="240" w:lineRule="auto"/>
        <w:outlineLvl w:val="1"/>
        <w:rPr>
          <w:rFonts w:ascii="Times New Roman" w:eastAsia="Times New Roman" w:hAnsi="Times New Roman" w:cs="Times New Roman"/>
          <w:kern w:val="0"/>
          <w:sz w:val="28"/>
          <w:szCs w:val="28"/>
          <w14:ligatures w14:val="none"/>
        </w:rPr>
        <w:pPrChange w:id="6" w:author="Zahid Syed" w:date="2025-09-26T07:51:00Z" w16du:dateUtc="2025-09-25T22:51:00Z">
          <w:pPr>
            <w:spacing w:after="0" w:line="240" w:lineRule="auto"/>
          </w:pPr>
        </w:pPrChange>
      </w:pPr>
    </w:p>
    <w:p w14:paraId="43DEC171" w14:textId="77777777" w:rsidR="00B335E1" w:rsidRPr="009D385D" w:rsidRDefault="00B335E1" w:rsidP="00B335E1">
      <w:pPr>
        <w:keepNext/>
        <w:keepLines/>
        <w:spacing w:after="0" w:line="240" w:lineRule="auto"/>
        <w:outlineLvl w:val="3"/>
        <w:rPr>
          <w:rFonts w:ascii="Times New Roman" w:eastAsia="Yu Gothic Light" w:hAnsi="Times New Roman" w:cs="Times New Roman"/>
          <w:b/>
          <w:bCs/>
          <w:i/>
          <w:iCs/>
          <w:color w:val="C00000"/>
          <w:kern w:val="0"/>
          <w:sz w:val="28"/>
          <w:szCs w:val="28"/>
          <w14:ligatures w14:val="none"/>
        </w:rPr>
      </w:pPr>
      <w:bookmarkStart w:id="7" w:name="_Toc193363881"/>
      <w:r w:rsidRPr="009D385D">
        <w:rPr>
          <w:rFonts w:ascii="Times New Roman" w:eastAsia="Yu Gothic Light" w:hAnsi="Times New Roman" w:cs="Times New Roman"/>
          <w:b/>
          <w:bCs/>
          <w:i/>
          <w:iCs/>
          <w:color w:val="C00000"/>
          <w:kern w:val="0"/>
          <w:sz w:val="28"/>
          <w:szCs w:val="28"/>
          <w14:ligatures w14:val="none"/>
        </w:rPr>
        <w:t>Hatred Based on Intolerant Religion Is the Strongest Hatred of All</w:t>
      </w:r>
      <w:bookmarkEnd w:id="7"/>
    </w:p>
    <w:p w14:paraId="53AFE49D"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w:eastAsia="Yu Gothic" w:hAnsi="Times" w:cs="Times"/>
          <w:color w:val="000000"/>
          <w:kern w:val="0"/>
          <w:sz w:val="28"/>
          <w:szCs w:val="28"/>
          <w14:ligatures w14:val="none"/>
        </w:rPr>
        <w:t xml:space="preserve">As a perpetual warning to introduce these volumes, Book One cites the great Islamic polymath </w:t>
      </w:r>
      <w:r w:rsidRPr="009D385D">
        <w:rPr>
          <w:rFonts w:ascii="Times New Roman" w:eastAsia="Times New Roman" w:hAnsi="Times New Roman" w:cs="Times New Roman"/>
          <w:b/>
          <w:bCs/>
          <w:kern w:val="0"/>
          <w:sz w:val="28"/>
          <w:szCs w:val="28"/>
          <w14:ligatures w14:val="none"/>
        </w:rPr>
        <w:t>Abū-al-Ḥasan al-‘Āmirī</w:t>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kern w:val="0"/>
          <w:sz w:val="28"/>
          <w:szCs w:val="28"/>
          <w:vertAlign w:val="superscript"/>
          <w14:ligatures w14:val="none"/>
        </w:rPr>
        <w:footnoteReference w:id="1"/>
      </w:r>
      <w:r w:rsidRPr="009D385D">
        <w:rPr>
          <w:rFonts w:ascii="Times New Roman" w:eastAsia="Times New Roman" w:hAnsi="Times New Roman" w:cs="Times New Roman"/>
          <w:kern w:val="0"/>
          <w:sz w:val="28"/>
          <w:szCs w:val="28"/>
          <w14:ligatures w14:val="none"/>
        </w:rPr>
        <w:t xml:space="preserve"> who was noted for his conciliatory approach toward different religions and sects. He alerted Muslims and non-Muslims alike to the grave dangers of dogmatic intolerance. Over one thousand years ago, al-‘Āmirī stated emphatically: “There is no enmity among Humankind stronger than enmity based on religion.” Roughly seven centuries later, the great French mathematician and inventor</w:t>
      </w:r>
      <w:r w:rsidRPr="009D385D">
        <w:rPr>
          <w:rFonts w:ascii="Times New Roman" w:eastAsia="Times New Roman" w:hAnsi="Times New Roman" w:cs="Times New Roman"/>
          <w:b/>
          <w:bCs/>
          <w:kern w:val="0"/>
          <w:sz w:val="28"/>
          <w:szCs w:val="28"/>
          <w14:ligatures w14:val="none"/>
        </w:rPr>
        <w:t xml:space="preserve"> Blaise Pascal</w:t>
      </w:r>
      <w:r w:rsidRPr="009D385D">
        <w:rPr>
          <w:rFonts w:ascii="Times New Roman" w:eastAsia="Times New Roman" w:hAnsi="Times New Roman" w:cs="Times New Roman"/>
          <w:kern w:val="0"/>
          <w:sz w:val="28"/>
          <w:szCs w:val="28"/>
          <w:vertAlign w:val="superscript"/>
          <w14:ligatures w14:val="none"/>
        </w:rPr>
        <w:footnoteReference w:id="2"/>
      </w:r>
      <w:r w:rsidRPr="009D385D">
        <w:rPr>
          <w:rFonts w:ascii="Times New Roman" w:eastAsia="Times New Roman" w:hAnsi="Times New Roman" w:cs="Times New Roman"/>
          <w:kern w:val="0"/>
          <w:sz w:val="28"/>
          <w:szCs w:val="28"/>
          <w14:ligatures w14:val="none"/>
        </w:rPr>
        <w:t xml:space="preserve">—who himself became deeply religious during the last eight years of his life—wrote in a similar vein: “Men </w:t>
      </w:r>
      <w:r w:rsidRPr="009D385D">
        <w:rPr>
          <w:rFonts w:ascii="Times New Roman" w:eastAsia="Times New Roman" w:hAnsi="Times New Roman" w:cs="Times New Roman"/>
          <w:kern w:val="0"/>
          <w:sz w:val="28"/>
          <w:szCs w:val="28"/>
          <w14:ligatures w14:val="none"/>
        </w:rPr>
        <w:lastRenderedPageBreak/>
        <w:t>never do evil as completely and cheerfully as when they do it from religious conviction.”</w:t>
      </w:r>
    </w:p>
    <w:p w14:paraId="1DE24FB3" w14:textId="77777777" w:rsidR="00B335E1" w:rsidRPr="009D385D" w:rsidRDefault="00B335E1" w:rsidP="00B335E1">
      <w:pPr>
        <w:spacing w:after="0" w:line="240" w:lineRule="auto"/>
        <w:ind w:right="1440"/>
        <w:rPr>
          <w:rFonts w:ascii="Times New Roman" w:eastAsia="Times New Roman" w:hAnsi="Times New Roman" w:cs="Times New Roman"/>
          <w:kern w:val="0"/>
          <w:sz w:val="28"/>
          <w:szCs w:val="28"/>
          <w14:ligatures w14:val="none"/>
        </w:rPr>
      </w:pPr>
    </w:p>
    <w:p w14:paraId="0E1858C0" w14:textId="77777777" w:rsidR="00B335E1" w:rsidRPr="009D385D" w:rsidRDefault="00B335E1" w:rsidP="00B335E1">
      <w:pPr>
        <w:spacing w:after="0" w:line="240" w:lineRule="auto"/>
        <w:rPr>
          <w:rFonts w:ascii="Times" w:eastAsia="Yu Gothic" w:hAnsi="Times" w:cs="Times"/>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Many people today share widespread antipathy toward “organized religion” in any form, often because of its perceived intolerance. The brilliant mathematician </w:t>
      </w:r>
      <w:r w:rsidRPr="009D385D">
        <w:rPr>
          <w:rFonts w:ascii="Times New Roman" w:eastAsia="Yu Gothic" w:hAnsi="Times New Roman" w:cs="Times New Roman"/>
          <w:b/>
          <w:bCs/>
          <w:color w:val="000000"/>
          <w:kern w:val="0"/>
          <w:sz w:val="28"/>
          <w:szCs w:val="28"/>
          <w14:ligatures w14:val="none"/>
        </w:rPr>
        <w:t xml:space="preserve">Kurt </w:t>
      </w:r>
      <w:r w:rsidRPr="009D385D">
        <w:rPr>
          <w:rFonts w:ascii="Times New Roman" w:eastAsia="Yu Gothic" w:hAnsi="Times New Roman" w:cs="Times New Roman"/>
          <w:b/>
          <w:bCs/>
          <w:color w:val="1A1A1A"/>
          <w:kern w:val="0"/>
          <w:sz w:val="28"/>
          <w:szCs w:val="28"/>
          <w14:ligatures w14:val="none"/>
        </w:rPr>
        <w:t>Gödel</w:t>
      </w:r>
      <w:r w:rsidRPr="009D385D">
        <w:rPr>
          <w:rFonts w:ascii="Times New Roman" w:eastAsia="Yu Gothic" w:hAnsi="Times New Roman" w:cs="Times New Roman"/>
          <w:color w:val="1A1A1A"/>
          <w:kern w:val="0"/>
          <w:sz w:val="28"/>
          <w:szCs w:val="28"/>
          <w:vertAlign w:val="superscript"/>
          <w14:ligatures w14:val="none"/>
        </w:rPr>
        <w:footnoteReference w:id="3"/>
      </w:r>
      <w:r w:rsidRPr="009D385D">
        <w:rPr>
          <w:rFonts w:ascii="Times New Roman" w:eastAsia="Yu Gothic" w:hAnsi="Times New Roman" w:cs="Times New Roman"/>
          <w:color w:val="1A1A1A"/>
          <w:kern w:val="0"/>
          <w:sz w:val="28"/>
          <w:szCs w:val="28"/>
          <w14:ligatures w14:val="none"/>
        </w:rPr>
        <w:t xml:space="preserve"> asserted his own firm belief in God and the Afterlife, and we will look later at his Ontological proof of God’s Self-Necessity in Volume Nine. All the same, Gödel was known to say: “Religions are, for the most part, bad, but religion is not.”</w:t>
      </w:r>
      <w:r w:rsidRPr="009D385D">
        <w:rPr>
          <w:rFonts w:ascii="Times New Roman" w:eastAsia="Yu Gothic" w:hAnsi="Times New Roman" w:cs="Times New Roman"/>
          <w:color w:val="000000"/>
          <w:kern w:val="0"/>
          <w:sz w:val="28"/>
          <w:szCs w:val="28"/>
          <w14:ligatures w14:val="none"/>
        </w:rPr>
        <w:t xml:space="preserve"> Some two centuries earlier, </w:t>
      </w:r>
      <w:r w:rsidRPr="009D385D">
        <w:rPr>
          <w:rFonts w:ascii="Times New Roman" w:eastAsia="Yu Gothic" w:hAnsi="Times New Roman" w:cs="Times New Roman"/>
          <w:b/>
          <w:bCs/>
          <w:color w:val="000000"/>
          <w:kern w:val="0"/>
          <w:sz w:val="28"/>
          <w:szCs w:val="28"/>
          <w14:ligatures w14:val="none"/>
        </w:rPr>
        <w:t>Jean-Jacques Rousseau</w:t>
      </w:r>
      <w:r w:rsidRPr="009D385D">
        <w:rPr>
          <w:rFonts w:ascii="Times New Roman" w:eastAsia="Yu Gothic" w:hAnsi="Times New Roman" w:cs="Times New Roman"/>
          <w:color w:val="000000"/>
          <w:kern w:val="0"/>
          <w:sz w:val="28"/>
          <w:szCs w:val="28"/>
          <w:vertAlign w:val="superscript"/>
          <w14:ligatures w14:val="none"/>
        </w:rPr>
        <w:footnoteReference w:id="4"/>
      </w:r>
      <w:r w:rsidRPr="009D385D">
        <w:rPr>
          <w:rFonts w:ascii="Times New Roman" w:eastAsia="Yu Gothic" w:hAnsi="Times New Roman" w:cs="Times New Roman"/>
          <w:color w:val="000000"/>
          <w:kern w:val="0"/>
          <w:sz w:val="28"/>
          <w:szCs w:val="28"/>
          <w14:ligatures w14:val="none"/>
        </w:rPr>
        <w:t xml:space="preserve"> </w:t>
      </w:r>
      <w:r w:rsidRPr="009D385D">
        <w:rPr>
          <w:rFonts w:ascii="Times" w:eastAsia="Yu Gothic" w:hAnsi="Times" w:cs="Times"/>
          <w:color w:val="000000"/>
          <w:kern w:val="0"/>
          <w:sz w:val="28"/>
          <w:szCs w:val="28"/>
          <w14:ligatures w14:val="none"/>
        </w:rPr>
        <w:t xml:space="preserve">severely castigated the harmful intolerance and hypocritical persecution that he had found in outward, public expressions of </w:t>
      </w:r>
      <w:r w:rsidRPr="009D385D">
        <w:rPr>
          <w:rFonts w:ascii="Times New Roman" w:eastAsia="Yu Gothic" w:hAnsi="Times New Roman" w:cs="Times New Roman"/>
          <w:color w:val="000000"/>
          <w:kern w:val="0"/>
          <w:sz w:val="28"/>
          <w:szCs w:val="28"/>
          <w14:ligatures w14:val="none"/>
        </w:rPr>
        <w:t>“organized religion.” Although Rousseau allowed that some form of religion is</w:t>
      </w:r>
      <w:r w:rsidRPr="009D385D">
        <w:rPr>
          <w:rFonts w:ascii="Times" w:eastAsia="Yu Gothic" w:hAnsi="Times" w:cs="Times"/>
          <w:color w:val="000000"/>
          <w:kern w:val="0"/>
          <w:sz w:val="28"/>
          <w:szCs w:val="28"/>
          <w14:ligatures w14:val="none"/>
        </w:rPr>
        <w:t xml:space="preserve"> necessary for civic and social solidarity, he advocated as his ideal a form of inner and essentially “un-organized” individual faith. </w:t>
      </w:r>
      <w:r w:rsidRPr="009D385D">
        <w:rPr>
          <w:rFonts w:ascii="Times New Roman" w:eastAsia="Yu Gothic" w:hAnsi="Times New Roman" w:cs="Times New Roman"/>
          <w:color w:val="000000"/>
          <w:kern w:val="0"/>
          <w:sz w:val="28"/>
          <w:szCs w:val="28"/>
          <w14:ligatures w14:val="none"/>
        </w:rPr>
        <w:t>Rousseau</w:t>
      </w:r>
      <w:r w:rsidRPr="009D385D">
        <w:rPr>
          <w:rFonts w:ascii="Times" w:eastAsia="Yu Gothic" w:hAnsi="Times" w:cs="Times"/>
          <w:color w:val="000000"/>
          <w:kern w:val="0"/>
          <w:sz w:val="28"/>
          <w:szCs w:val="28"/>
          <w14:ligatures w14:val="none"/>
        </w:rPr>
        <w:t xml:space="preserve"> also believed that liberal democracy, which he supported, could not tolerate religions that preach exclusivist doctrines of Salvation. He insisted: </w:t>
      </w:r>
    </w:p>
    <w:p w14:paraId="5711859B" w14:textId="77777777" w:rsidR="00B335E1" w:rsidRPr="009D385D" w:rsidRDefault="00B335E1" w:rsidP="00B335E1">
      <w:pPr>
        <w:spacing w:after="0" w:line="240" w:lineRule="auto"/>
        <w:rPr>
          <w:rFonts w:ascii="Times" w:eastAsia="Yu Gothic" w:hAnsi="Times" w:cs="Times"/>
          <w:color w:val="000000"/>
          <w:kern w:val="0"/>
          <w:sz w:val="28"/>
          <w:szCs w:val="28"/>
          <w14:ligatures w14:val="none"/>
        </w:rPr>
      </w:pPr>
    </w:p>
    <w:p w14:paraId="563F6C91" w14:textId="77777777" w:rsidR="00B335E1" w:rsidRPr="009D385D" w:rsidRDefault="00B335E1" w:rsidP="00B335E1">
      <w:pPr>
        <w:spacing w:after="0" w:line="240" w:lineRule="auto"/>
        <w:ind w:left="630" w:right="900"/>
        <w:rPr>
          <w:rFonts w:ascii="Times" w:eastAsia="Yu Gothic" w:hAnsi="Times" w:cs="Times"/>
          <w:color w:val="000000"/>
          <w:kern w:val="0"/>
          <w14:ligatures w14:val="none"/>
        </w:rPr>
      </w:pPr>
      <w:r w:rsidRPr="009D385D">
        <w:rPr>
          <w:rFonts w:ascii="Times" w:eastAsia="Yu Gothic" w:hAnsi="Times" w:cs="Times"/>
          <w:color w:val="000000"/>
          <w:kern w:val="0"/>
          <w14:ligatures w14:val="none"/>
        </w:rPr>
        <w:t>It is impossible to live at peace with people whom one believes are damned. To love them would be to hate God who punishes them. They must absolutely be either brought into the faith or persecuted.</w:t>
      </w:r>
    </w:p>
    <w:p w14:paraId="5A34C7AC" w14:textId="77777777" w:rsidR="00B335E1" w:rsidRPr="009D385D" w:rsidRDefault="00B335E1" w:rsidP="00B335E1">
      <w:pPr>
        <w:spacing w:after="0" w:line="240" w:lineRule="auto"/>
        <w:ind w:right="900"/>
        <w:rPr>
          <w:rFonts w:ascii="Times" w:eastAsia="Yu Gothic" w:hAnsi="Times" w:cs="Times"/>
          <w:color w:val="000000"/>
          <w:kern w:val="0"/>
          <w14:ligatures w14:val="none"/>
        </w:rPr>
      </w:pPr>
    </w:p>
    <w:p w14:paraId="35DCF8E3"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w:eastAsia="Yu Gothic" w:hAnsi="Times" w:cs="Times"/>
          <w:color w:val="000000"/>
          <w:kern w:val="0"/>
          <w:sz w:val="28"/>
          <w:szCs w:val="28"/>
          <w14:ligatures w14:val="none"/>
        </w:rPr>
        <w:t xml:space="preserve">As seemingly “intuitive” as Rousseau’s insight may appear, it does not agree with core Islamic teaching in either theory or practice. To begin with, Islam does not teach that the Garden is exclusively for Muslims or that all non-Muslims are “damned.” The Prophet </w:t>
      </w:r>
      <w:r w:rsidRPr="009D385D">
        <w:rPr>
          <w:rFonts w:ascii="Times New Roman" w:eastAsia="Times New Roman" w:hAnsi="Times New Roman" w:cs="Times New Roman"/>
          <w:kern w:val="0"/>
          <w:sz w:val="28"/>
          <w:szCs w:val="28"/>
          <w14:ligatures w14:val="none"/>
        </w:rPr>
        <w:t xml:space="preserve">Muḥammad taught that the Believers of his Community would only </w:t>
      </w:r>
      <w:r w:rsidRPr="009D385D">
        <w:rPr>
          <w:rFonts w:ascii="Times New Roman" w:eastAsia="Yu Gothic" w:hAnsi="Times New Roman" w:cs="Times New Roman"/>
          <w:color w:val="000000"/>
          <w:kern w:val="0"/>
          <w:sz w:val="28"/>
          <w:szCs w:val="28"/>
          <w14:ligatures w14:val="none"/>
        </w:rPr>
        <w:t xml:space="preserve">make up </w:t>
      </w:r>
      <w:r w:rsidRPr="009D385D">
        <w:rPr>
          <w:rFonts w:ascii="Times New Roman" w:eastAsia="Times New Roman" w:hAnsi="Times New Roman" w:cs="Times New Roman"/>
          <w:kern w:val="0"/>
          <w:sz w:val="28"/>
          <w:szCs w:val="28"/>
          <w14:ligatures w14:val="none"/>
        </w:rPr>
        <w:t>two-thirds</w:t>
      </w:r>
      <w:r w:rsidRPr="009D385D">
        <w:rPr>
          <w:rFonts w:ascii="Times New Roman" w:eastAsia="Yu Gothic" w:hAnsi="Times New Roman" w:cs="Times New Roman"/>
          <w:color w:val="000000"/>
          <w:kern w:val="0"/>
          <w:sz w:val="28"/>
          <w:szCs w:val="28"/>
          <w14:ligatures w14:val="none"/>
        </w:rPr>
        <w:t xml:space="preserve"> of the population of the Garden of Paradise. The </w:t>
      </w:r>
      <w:r w:rsidRPr="009D385D">
        <w:rPr>
          <w:rFonts w:ascii="Times New Roman" w:eastAsia="Yu Gothic" w:hAnsi="Times New Roman" w:cs="Times New Roman"/>
          <w:color w:val="000000"/>
          <w:kern w:val="0"/>
          <w:sz w:val="28"/>
          <w:szCs w:val="28"/>
          <w14:ligatures w14:val="none"/>
        </w:rPr>
        <w:lastRenderedPageBreak/>
        <w:t>great Im</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 xml:space="preserve">ms of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Times New Roman" w:hAnsi="Times New Roman" w:cs="Times New Roman"/>
          <w:kern w:val="0"/>
          <w:sz w:val="28"/>
          <w:szCs w:val="28"/>
          <w14:ligatures w14:val="none"/>
        </w:rPr>
        <w:t xml:space="preserve"> transmission</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Yu Gothic" w:hAnsi="Times New Roman" w:cs="Times New Roman"/>
          <w:b/>
          <w:bCs/>
          <w:color w:val="000000"/>
          <w:kern w:val="0"/>
          <w:sz w:val="28"/>
          <w:szCs w:val="28"/>
          <w14:ligatures w14:val="none"/>
        </w:rPr>
        <w:t>al-Tirmidh</w:t>
      </w:r>
      <w:r w:rsidRPr="009D385D">
        <w:rPr>
          <w:rFonts w:ascii="Times New Roman" w:eastAsia="Times New Roman" w:hAnsi="Times New Roman" w:cs="Times New Roman"/>
          <w:b/>
          <w:bCs/>
          <w:kern w:val="0"/>
          <w:sz w:val="28"/>
          <w:szCs w:val="28"/>
          <w14:ligatures w14:val="none"/>
        </w:rPr>
        <w:t>ī</w:t>
      </w:r>
      <w:r w:rsidRPr="009D385D">
        <w:rPr>
          <w:rFonts w:ascii="Times New Roman" w:eastAsia="Times New Roman" w:hAnsi="Times New Roman" w:cs="Times New Roman"/>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5"/>
      </w:r>
      <w:r w:rsidRPr="009D385D">
        <w:rPr>
          <w:rFonts w:ascii="Times New Roman" w:eastAsia="Times New Roman" w:hAnsi="Times New Roman" w:cs="Times New Roman"/>
          <w:kern w:val="0"/>
          <w:sz w:val="28"/>
          <w:szCs w:val="28"/>
          <w14:ligatures w14:val="none"/>
        </w:rPr>
        <w:t xml:space="preserve"> </w:t>
      </w:r>
      <w:r w:rsidRPr="009D385D">
        <w:rPr>
          <w:rFonts w:ascii="Times New Roman" w:eastAsia="Yu Gothic" w:hAnsi="Times New Roman" w:cs="Times New Roman"/>
          <w:b/>
          <w:bCs/>
          <w:color w:val="000000"/>
          <w:kern w:val="0"/>
          <w:sz w:val="28"/>
          <w:szCs w:val="28"/>
          <w14:ligatures w14:val="none"/>
        </w:rPr>
        <w:t>Ibn M</w:t>
      </w:r>
      <w:r w:rsidRPr="009D385D">
        <w:rPr>
          <w:rFonts w:ascii="Times New Roman" w:eastAsia="Times New Roman" w:hAnsi="Times New Roman" w:cs="Times New Roman"/>
          <w:b/>
          <w:bCs/>
          <w:kern w:val="0"/>
          <w:sz w:val="28"/>
          <w:szCs w:val="28"/>
          <w14:ligatures w14:val="none"/>
        </w:rPr>
        <w:t>ā</w:t>
      </w:r>
      <w:r w:rsidRPr="009D385D">
        <w:rPr>
          <w:rFonts w:ascii="Times New Roman" w:eastAsia="Yu Gothic" w:hAnsi="Times New Roman" w:cs="Times New Roman"/>
          <w:b/>
          <w:bCs/>
          <w:color w:val="000000"/>
          <w:kern w:val="0"/>
          <w:sz w:val="28"/>
          <w:szCs w:val="28"/>
          <w14:ligatures w14:val="none"/>
        </w:rPr>
        <w:t>jah</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6"/>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Yu Gothic" w:hAnsi="Times New Roman" w:cs="Times New Roman"/>
          <w:b/>
          <w:bCs/>
          <w:color w:val="000000"/>
          <w:kern w:val="0"/>
          <w:sz w:val="28"/>
          <w:szCs w:val="28"/>
          <w14:ligatures w14:val="none"/>
        </w:rPr>
        <w:t>al-</w:t>
      </w:r>
      <w:r w:rsidRPr="009D385D">
        <w:rPr>
          <w:rFonts w:ascii="Times New Roman" w:eastAsia="Times New Roman" w:hAnsi="Times New Roman" w:cs="Times New Roman"/>
          <w:b/>
          <w:bCs/>
          <w:kern w:val="0"/>
          <w:sz w:val="28"/>
          <w:szCs w:val="28"/>
          <w14:ligatures w14:val="none"/>
        </w:rPr>
        <w:t>Ḥ</w:t>
      </w:r>
      <w:r w:rsidRPr="009D385D">
        <w:rPr>
          <w:rFonts w:ascii="Times New Roman" w:eastAsia="Yu Gothic" w:hAnsi="Times New Roman" w:cs="Times New Roman"/>
          <w:b/>
          <w:bCs/>
          <w:color w:val="000000"/>
          <w:kern w:val="0"/>
          <w:sz w:val="28"/>
          <w:szCs w:val="28"/>
          <w14:ligatures w14:val="none"/>
        </w:rPr>
        <w:t>ākim</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7"/>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Yu Gothic" w:hAnsi="Times New Roman" w:cs="Times New Roman"/>
          <w:b/>
          <w:bCs/>
          <w:color w:val="000000"/>
          <w:kern w:val="0"/>
          <w:sz w:val="28"/>
          <w:szCs w:val="28"/>
          <w14:ligatures w14:val="none"/>
        </w:rPr>
        <w:t>al-Dārimī</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8"/>
      </w:r>
      <w:r w:rsidRPr="009D385D">
        <w:rPr>
          <w:rFonts w:ascii="Times New Roman" w:eastAsia="Yu Gothic" w:hAnsi="Times New Roman" w:cs="Times New Roman"/>
          <w:color w:val="000000"/>
          <w:kern w:val="0"/>
          <w:sz w:val="28"/>
          <w:szCs w:val="28"/>
          <w14:ligatures w14:val="none"/>
        </w:rPr>
        <w:t xml:space="preserve"> and</w:t>
      </w:r>
      <w:r w:rsidRPr="009D385D">
        <w:rPr>
          <w:rFonts w:ascii="Times New Roman" w:eastAsia="Yu Gothic" w:hAnsi="Times New Roman" w:cs="Times New Roman"/>
          <w:b/>
          <w:bCs/>
          <w:color w:val="000000"/>
          <w:kern w:val="0"/>
          <w:sz w:val="28"/>
          <w:szCs w:val="28"/>
          <w14:ligatures w14:val="none"/>
        </w:rPr>
        <w:t xml:space="preserve"> al-Im</w:t>
      </w:r>
      <w:r w:rsidRPr="009D385D">
        <w:rPr>
          <w:rFonts w:ascii="Times New Roman" w:eastAsia="Times New Roman" w:hAnsi="Times New Roman" w:cs="Times New Roman"/>
          <w:b/>
          <w:bCs/>
          <w:kern w:val="0"/>
          <w:sz w:val="28"/>
          <w:szCs w:val="28"/>
          <w14:ligatures w14:val="none"/>
        </w:rPr>
        <w:t>ā</w:t>
      </w:r>
      <w:r w:rsidRPr="009D385D">
        <w:rPr>
          <w:rFonts w:ascii="Times New Roman" w:eastAsia="Yu Gothic" w:hAnsi="Times New Roman" w:cs="Times New Roman"/>
          <w:b/>
          <w:bCs/>
          <w:color w:val="000000"/>
          <w:kern w:val="0"/>
          <w:sz w:val="28"/>
          <w:szCs w:val="28"/>
          <w14:ligatures w14:val="none"/>
        </w:rPr>
        <w:t>m Aḥmad ibn</w:t>
      </w:r>
      <w:r w:rsidRPr="009D385D">
        <w:rPr>
          <w:rFonts w:ascii="Times New Roman" w:eastAsia="Times New Roman" w:hAnsi="Times New Roman" w:cs="Times New Roman"/>
          <w:kern w:val="0"/>
          <w:sz w:val="28"/>
          <w:szCs w:val="28"/>
          <w14:ligatures w14:val="none"/>
        </w:rPr>
        <w:t xml:space="preserve"> </w:t>
      </w:r>
      <w:r w:rsidRPr="009D385D">
        <w:rPr>
          <w:rFonts w:ascii="Times New Roman" w:eastAsia="Times New Roman" w:hAnsi="Times New Roman" w:cs="Times New Roman"/>
          <w:b/>
          <w:bCs/>
          <w:kern w:val="0"/>
          <w:sz w:val="28"/>
          <w:szCs w:val="28"/>
          <w14:ligatures w14:val="none"/>
        </w:rPr>
        <w:t>Ḥ</w:t>
      </w:r>
      <w:r w:rsidRPr="009D385D">
        <w:rPr>
          <w:rFonts w:ascii="Times New Roman" w:eastAsia="Yu Gothic" w:hAnsi="Times New Roman" w:cs="Times New Roman"/>
          <w:b/>
          <w:bCs/>
          <w:color w:val="000000"/>
          <w:kern w:val="0"/>
          <w:sz w:val="28"/>
          <w:szCs w:val="28"/>
          <w14:ligatures w14:val="none"/>
        </w:rPr>
        <w:t>anbal</w:t>
      </w:r>
      <w:r w:rsidRPr="009D385D">
        <w:rPr>
          <w:rFonts w:ascii="Times New Roman" w:eastAsia="Yu Gothic" w:hAnsi="Times New Roman" w:cs="Times New Roman"/>
          <w:color w:val="000000"/>
          <w:kern w:val="0"/>
          <w:sz w:val="28"/>
          <w:szCs w:val="28"/>
          <w:vertAlign w:val="superscript"/>
          <w14:ligatures w14:val="none"/>
        </w:rPr>
        <w:footnoteReference w:id="9"/>
      </w:r>
      <w:r w:rsidRPr="009D385D">
        <w:rPr>
          <w:rFonts w:ascii="Times New Roman" w:eastAsia="Yu Gothic" w:hAnsi="Times New Roman" w:cs="Times New Roman"/>
          <w:color w:val="000000"/>
          <w:kern w:val="0"/>
          <w:sz w:val="28"/>
          <w:szCs w:val="28"/>
          <w14:ligatures w14:val="none"/>
        </w:rPr>
        <w:t xml:space="preserve"> transmit soundly that God’s Messenger said</w:t>
      </w:r>
    </w:p>
    <w:p w14:paraId="7944E96A"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63BB7640" w14:textId="77777777" w:rsidR="00B335E1" w:rsidRPr="009D385D" w:rsidRDefault="00B335E1" w:rsidP="00B335E1">
      <w:pPr>
        <w:autoSpaceDE w:val="0"/>
        <w:autoSpaceDN w:val="0"/>
        <w:adjustRightInd w:val="0"/>
        <w:spacing w:after="0" w:line="240" w:lineRule="auto"/>
        <w:ind w:left="630" w:right="144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The people of the Garden are made up of one hundred and twenty ranks (</w:t>
      </w:r>
      <w:r w:rsidRPr="009D385D">
        <w:rPr>
          <w:rFonts w:ascii="Times New Roman" w:eastAsia="Times New Roman" w:hAnsi="Times New Roman" w:cs="Times New Roman"/>
          <w:i/>
          <w:iCs/>
          <w:kern w:val="0"/>
          <w14:ligatures w14:val="none"/>
        </w:rPr>
        <w:t>ṣ</w:t>
      </w:r>
      <w:r w:rsidRPr="009D385D">
        <w:rPr>
          <w:rFonts w:ascii="Times New Roman" w:eastAsia="Yu Gothic" w:hAnsi="Times New Roman" w:cs="Times New Roman"/>
          <w:i/>
          <w:iCs/>
          <w:color w:val="000000"/>
          <w:kern w:val="0"/>
          <w14:ligatures w14:val="none"/>
        </w:rPr>
        <w:t>aff</w:t>
      </w:r>
      <w:r w:rsidRPr="009D385D">
        <w:rPr>
          <w:rFonts w:ascii="Times New Roman" w:eastAsia="Yu Gothic" w:hAnsi="Times New Roman" w:cs="Times New Roman"/>
          <w:color w:val="000000"/>
          <w:kern w:val="0"/>
          <w14:ligatures w14:val="none"/>
        </w:rPr>
        <w:t xml:space="preserve">). </w:t>
      </w:r>
      <w:r w:rsidRPr="009D385D">
        <w:rPr>
          <w:rFonts w:ascii="Times New Roman" w:eastAsia="Yu Gothic" w:hAnsi="Times New Roman" w:cs="Times New Roman"/>
          <w:color w:val="000000"/>
          <w:kern w:val="0"/>
          <w:u w:val="single"/>
          <w14:ligatures w14:val="none"/>
        </w:rPr>
        <w:t>Eighty of them are from this Community (</w:t>
      </w:r>
      <w:r w:rsidRPr="009D385D">
        <w:rPr>
          <w:rFonts w:ascii="Times New Roman" w:eastAsia="Yu Gothic" w:hAnsi="Times New Roman" w:cs="Times New Roman"/>
          <w:i/>
          <w:iCs/>
          <w:color w:val="000000"/>
          <w:kern w:val="0"/>
          <w:u w:val="single"/>
          <w14:ligatures w14:val="none"/>
        </w:rPr>
        <w:t>al-Umma</w:t>
      </w:r>
      <w:r w:rsidRPr="009D385D">
        <w:rPr>
          <w:rFonts w:ascii="Times New Roman" w:eastAsia="Yu Gothic" w:hAnsi="Times New Roman" w:cs="Times New Roman"/>
          <w:color w:val="000000"/>
          <w:kern w:val="0"/>
          <w:u w:val="single"/>
          <w14:ligatures w14:val="none"/>
        </w:rPr>
        <w:t>), and forty are from the remainder of the Communities (</w:t>
      </w:r>
      <w:r w:rsidRPr="009D385D">
        <w:rPr>
          <w:rFonts w:ascii="Times New Roman" w:eastAsia="Yu Gothic" w:hAnsi="Times New Roman" w:cs="Times New Roman"/>
          <w:i/>
          <w:iCs/>
          <w:color w:val="000000"/>
          <w:kern w:val="0"/>
          <w:u w:val="single"/>
          <w14:ligatures w14:val="none"/>
        </w:rPr>
        <w:t>sā’ir al-Umam</w:t>
      </w:r>
      <w:r w:rsidRPr="009D385D">
        <w:rPr>
          <w:rFonts w:ascii="Times New Roman" w:eastAsia="Yu Gothic" w:hAnsi="Times New Roman" w:cs="Times New Roman"/>
          <w:color w:val="000000"/>
          <w:kern w:val="0"/>
          <w:u w:val="single"/>
          <w14:ligatures w14:val="none"/>
        </w:rPr>
        <w:t>)</w:t>
      </w:r>
      <w:r w:rsidRPr="009D385D">
        <w:rPr>
          <w:rFonts w:ascii="Times New Roman" w:eastAsia="Yu Gothic" w:hAnsi="Times New Roman" w:cs="Times New Roman"/>
          <w:color w:val="000000"/>
          <w:kern w:val="0"/>
          <w14:ligatures w14:val="none"/>
        </w:rPr>
        <w:t>.</w:t>
      </w:r>
      <w:r w:rsidRPr="009D385D">
        <w:rPr>
          <w:rFonts w:ascii="Times New Roman" w:eastAsia="Yu Gothic" w:hAnsi="Times New Roman" w:cs="Times New Roman"/>
          <w:color w:val="000000"/>
          <w:kern w:val="0"/>
          <w:vertAlign w:val="superscript"/>
          <w14:ligatures w14:val="none"/>
        </w:rPr>
        <w:footnoteReference w:id="10"/>
      </w:r>
      <w:r w:rsidRPr="009D385D">
        <w:rPr>
          <w:rFonts w:ascii="Times New Roman" w:eastAsia="Yu Gothic" w:hAnsi="Times New Roman" w:cs="Times New Roman"/>
          <w:color w:val="000000"/>
          <w:kern w:val="0"/>
          <w14:ligatures w14:val="none"/>
        </w:rPr>
        <w:t xml:space="preserve"> </w:t>
      </w:r>
    </w:p>
    <w:p w14:paraId="29B460EC"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07F71840"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In al-Im</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 xml:space="preserve">m al-Dārimī’s fully authenticated variation of this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Yu Gothic" w:hAnsi="Times New Roman" w:cs="Times New Roman"/>
          <w:color w:val="000000"/>
          <w:kern w:val="0"/>
          <w:sz w:val="28"/>
          <w:szCs w:val="28"/>
          <w14:ligatures w14:val="none"/>
        </w:rPr>
        <w:t>, he transmits that the Prophet stated:</w:t>
      </w:r>
    </w:p>
    <w:p w14:paraId="2D6A12E9"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59644F4E" w14:textId="77777777" w:rsidR="00B335E1" w:rsidRPr="009D385D" w:rsidRDefault="00B335E1" w:rsidP="00B335E1">
      <w:pPr>
        <w:autoSpaceDE w:val="0"/>
        <w:autoSpaceDN w:val="0"/>
        <w:adjustRightInd w:val="0"/>
        <w:spacing w:after="0" w:line="240" w:lineRule="auto"/>
        <w:ind w:left="630" w:right="1710"/>
        <w:rPr>
          <w:rFonts w:ascii="Times New Roman" w:eastAsia="Times New Roman" w:hAnsi="Times New Roman" w:cs="Times New Roman"/>
          <w:kern w:val="0"/>
          <w14:ligatures w14:val="none"/>
        </w:rPr>
      </w:pPr>
      <w:r w:rsidRPr="009D385D">
        <w:rPr>
          <w:rFonts w:ascii="Times New Roman" w:eastAsia="Yu Gothic" w:hAnsi="Times New Roman" w:cs="Times New Roman"/>
          <w:color w:val="000000"/>
          <w:kern w:val="0"/>
          <w14:ligatures w14:val="none"/>
        </w:rPr>
        <w:t>The people of the Garden are one hundred and twenty ranks. Eighty of them are [from] my Community, and forty are [from] the rest of the people (</w:t>
      </w:r>
      <w:r w:rsidRPr="009D385D">
        <w:rPr>
          <w:rFonts w:ascii="Times New Roman" w:eastAsia="Yu Gothic" w:hAnsi="Times New Roman" w:cs="Times New Roman"/>
          <w:i/>
          <w:iCs/>
          <w:color w:val="000000"/>
          <w:kern w:val="0"/>
          <w14:ligatures w14:val="none"/>
        </w:rPr>
        <w:t>sā’ir al-nās</w:t>
      </w:r>
      <w:r w:rsidRPr="009D385D">
        <w:rPr>
          <w:rFonts w:ascii="Times New Roman" w:eastAsia="Yu Gothic" w:hAnsi="Times New Roman" w:cs="Times New Roman"/>
          <w:color w:val="000000"/>
          <w:kern w:val="0"/>
          <w14:ligatures w14:val="none"/>
        </w:rPr>
        <w:t>).</w:t>
      </w:r>
    </w:p>
    <w:p w14:paraId="78435B4B"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4B124508"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Times New Roman" w:hAnsi="Times New Roman" w:cs="Times New Roman"/>
          <w:kern w:val="0"/>
          <w:sz w:val="28"/>
          <w:szCs w:val="28"/>
          <w14:ligatures w14:val="none"/>
        </w:rPr>
        <w:t>The one-third that makes up “the remainder of the Communities” (</w:t>
      </w:r>
      <w:r w:rsidRPr="009D385D">
        <w:rPr>
          <w:rFonts w:ascii="Times New Roman" w:eastAsia="Yu Gothic" w:hAnsi="Times New Roman" w:cs="Times New Roman"/>
          <w:i/>
          <w:iCs/>
          <w:color w:val="000000"/>
          <w:kern w:val="0"/>
          <w:sz w:val="28"/>
          <w:szCs w:val="28"/>
          <w14:ligatures w14:val="none"/>
        </w:rPr>
        <w:t>sā’ir al-Umam</w:t>
      </w:r>
      <w:r w:rsidRPr="009D385D">
        <w:rPr>
          <w:rFonts w:ascii="Times New Roman" w:eastAsia="Times New Roman" w:hAnsi="Times New Roman" w:cs="Times New Roman"/>
          <w:kern w:val="0"/>
          <w:sz w:val="28"/>
          <w:szCs w:val="28"/>
          <w14:ligatures w14:val="none"/>
        </w:rPr>
        <w:t>) or “the people” (</w:t>
      </w:r>
      <w:r w:rsidRPr="009D385D">
        <w:rPr>
          <w:rFonts w:ascii="Times New Roman" w:eastAsia="Yu Gothic" w:hAnsi="Times New Roman" w:cs="Times New Roman"/>
          <w:i/>
          <w:iCs/>
          <w:color w:val="000000"/>
          <w:kern w:val="0"/>
          <w:sz w:val="28"/>
          <w:szCs w:val="28"/>
          <w14:ligatures w14:val="none"/>
        </w:rPr>
        <w:t>sā’ir al-nās</w:t>
      </w:r>
      <w:r w:rsidRPr="009D385D">
        <w:rPr>
          <w:rFonts w:ascii="Times New Roman" w:eastAsia="Times New Roman" w:hAnsi="Times New Roman" w:cs="Times New Roman"/>
          <w:kern w:val="0"/>
          <w:sz w:val="28"/>
          <w:szCs w:val="28"/>
          <w14:ligatures w14:val="none"/>
        </w:rPr>
        <w:t>) naturally takes in large numbers of the earliest members of those ancient Dispensations whose teachings were most authentic, but that number is not strictly restricted to the generations of long ago. Rather—as will be demonstrated in what follows in Islam’s Doctrine of Excuse—“the remainder of the Communities” or “the rest of the people (</w:t>
      </w:r>
      <w:r w:rsidRPr="009D385D">
        <w:rPr>
          <w:rFonts w:ascii="Times New Roman" w:eastAsia="Yu Gothic" w:hAnsi="Times New Roman" w:cs="Times New Roman"/>
          <w:i/>
          <w:iCs/>
          <w:color w:val="000000"/>
          <w:kern w:val="0"/>
          <w:sz w:val="28"/>
          <w:szCs w:val="28"/>
          <w14:ligatures w14:val="none"/>
        </w:rPr>
        <w:t>sā’ir al-nās</w:t>
      </w:r>
      <w:r w:rsidRPr="009D385D">
        <w:rPr>
          <w:rFonts w:ascii="Times New Roman" w:eastAsia="Times New Roman" w:hAnsi="Times New Roman" w:cs="Times New Roman"/>
          <w:kern w:val="0"/>
          <w:sz w:val="28"/>
          <w:szCs w:val="28"/>
          <w14:ligatures w14:val="none"/>
        </w:rPr>
        <w:t xml:space="preserve">)”—also includes individuals of later times as well. In this same broad and generous Islamic spirit, it is authentically transmitted that the great Sunnī Muslim judicial authority </w:t>
      </w:r>
      <w:r w:rsidRPr="009D385D">
        <w:rPr>
          <w:rFonts w:ascii="Times New Roman" w:eastAsia="Yu Gothic" w:hAnsi="Times New Roman" w:cs="Times New Roman"/>
          <w:b/>
          <w:bCs/>
          <w:color w:val="000000"/>
          <w:kern w:val="0"/>
          <w:sz w:val="28"/>
          <w:szCs w:val="28"/>
          <w14:ligatures w14:val="none"/>
        </w:rPr>
        <w:t>al-Im</w:t>
      </w:r>
      <w:r w:rsidRPr="009D385D">
        <w:rPr>
          <w:rFonts w:ascii="Times New Roman" w:eastAsia="Times New Roman" w:hAnsi="Times New Roman" w:cs="Times New Roman"/>
          <w:b/>
          <w:bCs/>
          <w:kern w:val="0"/>
          <w:sz w:val="28"/>
          <w:szCs w:val="28"/>
          <w14:ligatures w14:val="none"/>
        </w:rPr>
        <w:t>ā</w:t>
      </w:r>
      <w:r w:rsidRPr="009D385D">
        <w:rPr>
          <w:rFonts w:ascii="Times New Roman" w:eastAsia="Yu Gothic" w:hAnsi="Times New Roman" w:cs="Times New Roman"/>
          <w:b/>
          <w:bCs/>
          <w:color w:val="000000"/>
          <w:kern w:val="0"/>
          <w:sz w:val="28"/>
          <w:szCs w:val="28"/>
          <w14:ligatures w14:val="none"/>
        </w:rPr>
        <w:t>m</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Times New Roman" w:hAnsi="Times New Roman" w:cs="Times New Roman"/>
          <w:b/>
          <w:bCs/>
          <w:kern w:val="0"/>
          <w:sz w:val="28"/>
          <w:szCs w:val="28"/>
          <w14:ligatures w14:val="none"/>
        </w:rPr>
        <w:t>Mālik</w:t>
      </w:r>
      <w:r w:rsidRPr="009D385D">
        <w:rPr>
          <w:rFonts w:ascii="Times New Roman" w:eastAsia="Times New Roman" w:hAnsi="Times New Roman" w:cs="Times New Roman"/>
          <w:kern w:val="0"/>
          <w:sz w:val="28"/>
          <w:szCs w:val="28"/>
          <w:vertAlign w:val="superscript"/>
          <w14:ligatures w14:val="none"/>
        </w:rPr>
        <w:footnoteReference w:id="11"/>
      </w:r>
      <w:r w:rsidRPr="009D385D">
        <w:rPr>
          <w:rFonts w:ascii="Times New Roman" w:eastAsia="Times New Roman" w:hAnsi="Times New Roman" w:cs="Times New Roman"/>
          <w:kern w:val="0"/>
          <w:sz w:val="28"/>
          <w:szCs w:val="28"/>
          <w14:ligatures w14:val="none"/>
        </w:rPr>
        <w:t xml:space="preserve"> advised Muslims to say when giving condolences to non-Muslims whose loved ones have passed away: </w:t>
      </w:r>
    </w:p>
    <w:p w14:paraId="16EF1641"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6D3586FD" w14:textId="77777777" w:rsidR="00B335E1" w:rsidRPr="009D385D" w:rsidRDefault="00B335E1" w:rsidP="00B335E1">
      <w:pPr>
        <w:autoSpaceDE w:val="0"/>
        <w:autoSpaceDN w:val="0"/>
        <w:adjustRightInd w:val="0"/>
        <w:spacing w:after="0" w:line="240" w:lineRule="auto"/>
        <w:ind w:left="630" w:right="1890"/>
        <w:rPr>
          <w:rFonts w:ascii="Times New Roman" w:eastAsia="Times New Roman" w:hAnsi="Times New Roman" w:cs="Times New Roman"/>
          <w:kern w:val="0"/>
          <w14:ligatures w14:val="none"/>
        </w:rPr>
      </w:pPr>
      <w:r w:rsidRPr="009D385D">
        <w:rPr>
          <w:rFonts w:ascii="Times New Roman" w:eastAsia="Times New Roman" w:hAnsi="Times New Roman" w:cs="Times New Roman"/>
          <w:kern w:val="0"/>
          <w14:ligatures w14:val="none"/>
        </w:rPr>
        <w:t>May God allow your departed one to occupy the noblest of the Stations of the People of his Dispensation (</w:t>
      </w:r>
      <w:r w:rsidRPr="009D385D">
        <w:rPr>
          <w:rFonts w:ascii="Times New Roman" w:eastAsia="Times New Roman" w:hAnsi="Times New Roman" w:cs="Times New Roman"/>
          <w:i/>
          <w:iCs/>
          <w:kern w:val="0"/>
          <w14:ligatures w14:val="none"/>
        </w:rPr>
        <w:t>Aḥalla-’Llāhu mayyitakum fī akrami maḥālli Ahl Millatihi</w:t>
      </w:r>
      <w:r w:rsidRPr="009D385D">
        <w:rPr>
          <w:rFonts w:ascii="Times New Roman" w:eastAsia="Times New Roman" w:hAnsi="Times New Roman" w:cs="Times New Roman"/>
          <w:kern w:val="0"/>
          <w14:ligatures w14:val="none"/>
        </w:rPr>
        <w:t>).</w:t>
      </w:r>
    </w:p>
    <w:p w14:paraId="39888DC6" w14:textId="77777777" w:rsidR="00B335E1" w:rsidRPr="009D385D" w:rsidRDefault="00B335E1" w:rsidP="00B335E1">
      <w:pPr>
        <w:autoSpaceDE w:val="0"/>
        <w:autoSpaceDN w:val="0"/>
        <w:adjustRightInd w:val="0"/>
        <w:spacing w:after="0" w:line="240" w:lineRule="auto"/>
        <w:rPr>
          <w:rFonts w:ascii="Times" w:eastAsia="Yu Gothic" w:hAnsi="Times" w:cs="Times"/>
          <w:color w:val="000000"/>
          <w:kern w:val="0"/>
          <w:sz w:val="28"/>
          <w:szCs w:val="28"/>
          <w14:ligatures w14:val="none"/>
        </w:rPr>
      </w:pPr>
    </w:p>
    <w:p w14:paraId="46B3B421" w14:textId="77777777" w:rsidR="00B335E1" w:rsidRPr="009D385D" w:rsidRDefault="00B335E1" w:rsidP="00B335E1">
      <w:pPr>
        <w:autoSpaceDE w:val="0"/>
        <w:autoSpaceDN w:val="0"/>
        <w:adjustRightInd w:val="0"/>
        <w:spacing w:after="0" w:line="240" w:lineRule="auto"/>
        <w:rPr>
          <w:rFonts w:ascii="Times" w:eastAsia="Yu Gothic" w:hAnsi="Times" w:cs="Times"/>
          <w:color w:val="000000"/>
          <w:kern w:val="0"/>
          <w:sz w:val="28"/>
          <w:szCs w:val="28"/>
          <w14:ligatures w14:val="none"/>
        </w:rPr>
      </w:pPr>
      <w:r w:rsidRPr="009D385D">
        <w:rPr>
          <w:rFonts w:ascii="Times" w:eastAsia="Yu Gothic" w:hAnsi="Times" w:cs="Times"/>
          <w:color w:val="000000"/>
          <w:kern w:val="0"/>
          <w:sz w:val="28"/>
          <w:szCs w:val="28"/>
          <w14:ligatures w14:val="none"/>
        </w:rPr>
        <w:t>The Islamic Tradition fosters rectitude inwardly and outwardly, but it does not allow this fervor of conviction to express itself sanctimoniously and impinge upon tolerance, plurality, and the protection of the covenanted Other living under Muslim rule. Beyond this, the Qur’ān directs the believers to accept trustingly and gladly God’s promise for their ultimate Salvation, but without conceit or despising, hating, and committing violence against those who entertain no hopes for the Afterlife—even avowed Atheists and Polytheists. Rather, it commands the believers to forgive such people and behave toward them with kindness and a generous spirit. God says in the Qur’ān:</w:t>
      </w:r>
    </w:p>
    <w:p w14:paraId="77122F99" w14:textId="77777777" w:rsidR="00B335E1" w:rsidRPr="009D385D" w:rsidRDefault="00B335E1" w:rsidP="00B335E1">
      <w:pPr>
        <w:autoSpaceDE w:val="0"/>
        <w:autoSpaceDN w:val="0"/>
        <w:adjustRightInd w:val="0"/>
        <w:spacing w:after="0" w:line="240" w:lineRule="auto"/>
        <w:rPr>
          <w:rFonts w:ascii="Times" w:eastAsia="Yu Gothic" w:hAnsi="Times" w:cs="Times"/>
          <w:color w:val="000000"/>
          <w:kern w:val="0"/>
          <w:sz w:val="28"/>
          <w:szCs w:val="28"/>
          <w14:ligatures w14:val="none"/>
        </w:rPr>
      </w:pPr>
    </w:p>
    <w:p w14:paraId="0FB90A14" w14:textId="77777777" w:rsidR="00B335E1" w:rsidRPr="009D385D" w:rsidRDefault="00B335E1" w:rsidP="00B335E1">
      <w:pPr>
        <w:autoSpaceDE w:val="0"/>
        <w:autoSpaceDN w:val="0"/>
        <w:adjustRightInd w:val="0"/>
        <w:spacing w:after="0" w:line="240" w:lineRule="auto"/>
        <w:ind w:left="630" w:right="189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u w:val="single"/>
          <w14:ligatures w14:val="none"/>
        </w:rPr>
        <w:lastRenderedPageBreak/>
        <w:t>Tell those who believe to forgive those who have no hope for the Days of God</w:t>
      </w:r>
      <w:r w:rsidRPr="009D385D">
        <w:rPr>
          <w:rFonts w:ascii="Times New Roman" w:eastAsia="Yu Gothic" w:hAnsi="Times New Roman" w:cs="Times New Roman"/>
          <w:color w:val="000000"/>
          <w:kern w:val="0"/>
          <w14:ligatures w14:val="none"/>
        </w:rPr>
        <w:t xml:space="preserve">, so that God may [fully] requite [each] people for what they used to earn” (Upon Their Knees, 45:14). </w:t>
      </w:r>
    </w:p>
    <w:p w14:paraId="48C460BB" w14:textId="77777777" w:rsidR="00B335E1" w:rsidRPr="009D385D" w:rsidRDefault="00B335E1" w:rsidP="00B335E1">
      <w:pPr>
        <w:autoSpaceDE w:val="0"/>
        <w:autoSpaceDN w:val="0"/>
        <w:adjustRightInd w:val="0"/>
        <w:spacing w:after="0" w:line="240" w:lineRule="auto"/>
        <w:rPr>
          <w:rFonts w:ascii="Times" w:eastAsia="Yu Gothic" w:hAnsi="Times" w:cs="Times"/>
          <w:color w:val="000000"/>
          <w:kern w:val="0"/>
          <w:sz w:val="28"/>
          <w:szCs w:val="28"/>
          <w14:ligatures w14:val="none"/>
        </w:rPr>
      </w:pPr>
    </w:p>
    <w:p w14:paraId="30BFBA01"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w:eastAsia="Yu Gothic" w:hAnsi="Times" w:cs="Times"/>
          <w:color w:val="000000"/>
          <w:kern w:val="0"/>
          <w:sz w:val="28"/>
          <w:szCs w:val="28"/>
          <w14:ligatures w14:val="none"/>
        </w:rPr>
        <w:t>In this verse, the expression “those who have no hope for the Days of God” refers primarily to the Disbelievers and Hypocrites—including avowed Atheists—neither of whom, as a rule, gives serious thought to otherworldly Salvation, entertains hopes for the Hereafter, nor harbors fear of God’s ultimate punishment. The Believers are enjoined to hold to standards of virtuous conduct toward all such people as an act of Divinely inspired gratitude. Such an attitude also requires of the Believer—however fervent his or her personal standards of rectitude may be—never to forget that each Believer’s good standing with God as well as their personal faith and hope in the Hereafter are nothing more than outpourings of God’s eternal blessing upon them, which they did not inherently deserve nor effectively earn. Thus, God describes the Believers as saying when they finally meet their ultimate joyous Salvation in the Afterdeath: “Praise be to God Who guided us to this, and we would surely not have been rightly guided, if God had not guided us” (The Heights, 7:43).</w:t>
      </w:r>
    </w:p>
    <w:p w14:paraId="464F8A8F" w14:textId="77777777" w:rsidR="00B335E1" w:rsidRPr="009D385D" w:rsidRDefault="00B335E1" w:rsidP="00B335E1">
      <w:pPr>
        <w:spacing w:after="0" w:line="240" w:lineRule="auto"/>
        <w:rPr>
          <w:rFonts w:ascii="Times" w:eastAsia="Yu Gothic" w:hAnsi="Times" w:cs="Times"/>
          <w:color w:val="000000"/>
          <w:kern w:val="0"/>
          <w:sz w:val="28"/>
          <w:szCs w:val="28"/>
          <w14:ligatures w14:val="none"/>
        </w:rPr>
      </w:pPr>
    </w:p>
    <w:p w14:paraId="748373C0"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 xml:space="preserve">I repeatedly emphasize in this book that Islam’s distinctive policies of toleration and plurality through history—especially with regard to Jews and Christians—have always been predicated on strong convictions about the Truth of Islam as based upon both Revelation and Intellect as well as unequivocal belief that certain Creedal beliefs in some other religions are patently false and harmful for their followers in this world and the Hereafter. Yet, Islam never required Jews, Christians, or other religious groups under its governance to alter or compromise their Creeds and Dogmas, even when they were clearly mistaken in the views of Islamic Revelation and its Science of Divinity. Islam endorsed and required toleration of those very differences and allowed such dissenting religious Communities to live together with Muslims pluralistically and in relative harmony. Again, the </w:t>
      </w:r>
      <w:r w:rsidRPr="009D385D">
        <w:rPr>
          <w:rFonts w:ascii="Times New Roman" w:eastAsia="Times New Roman" w:hAnsi="Times New Roman" w:cs="Times New Roman"/>
          <w:i/>
          <w:iCs/>
          <w:kern w:val="0"/>
          <w:sz w:val="28"/>
          <w:szCs w:val="28"/>
          <w14:ligatures w14:val="none"/>
        </w:rPr>
        <w:t>Sharī‘a</w:t>
      </w:r>
      <w:r w:rsidRPr="009D385D">
        <w:rPr>
          <w:rFonts w:ascii="Times New Roman" w:eastAsia="Times New Roman" w:hAnsi="Times New Roman" w:cs="Times New Roman"/>
          <w:kern w:val="0"/>
          <w:sz w:val="28"/>
          <w:szCs w:val="28"/>
          <w14:ligatures w14:val="none"/>
        </w:rPr>
        <w:t xml:space="preserve"> explicitly forbad the fervor of personal or Communal rectitude be allowed to encroach upon such plurality.</w:t>
      </w:r>
    </w:p>
    <w:p w14:paraId="71FC8ADA"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p>
    <w:p w14:paraId="0067C203"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 xml:space="preserve">Nevertheless, it must be emphasized that neither toleration nor pluralism are especially exemplary—from an Islamic point of view—if they are rooted in Relativism and lack of conviction—religious or otherwise. From an Islamic point of view, if people cannot tolerate each other while holding distinctive and even contradictory beliefs—including antithetical exclusivist Doctrines of Salvation—then any claim to toleration and pluralistic commitment cannot be deemed truly praiseworthy or successful. Thus, to repeat, in Islam—as we will see illustrated </w:t>
      </w:r>
      <w:r w:rsidRPr="009D385D">
        <w:rPr>
          <w:rFonts w:ascii="Times New Roman" w:eastAsia="Times New Roman" w:hAnsi="Times New Roman" w:cs="Times New Roman"/>
          <w:kern w:val="0"/>
          <w:sz w:val="28"/>
          <w:szCs w:val="28"/>
          <w14:ligatures w14:val="none"/>
        </w:rPr>
        <w:lastRenderedPageBreak/>
        <w:t>further in these Volumes—tolerance and pluralization were founded upon the</w:t>
      </w:r>
      <w:r w:rsidRPr="009D385D">
        <w:rPr>
          <w:rFonts w:ascii="Times New Roman" w:eastAsia="Times New Roman" w:hAnsi="Times New Roman" w:cs="Times New Roman"/>
          <w:kern w:val="0"/>
          <w:sz w:val="28"/>
          <w:szCs w:val="28"/>
          <w:u w:val="single"/>
          <w14:ligatures w14:val="none"/>
        </w:rPr>
        <w:t xml:space="preserve"> explicit toleration and protection of differences and disagreements</w:t>
      </w:r>
      <w:r w:rsidRPr="009D385D">
        <w:rPr>
          <w:rFonts w:ascii="Times New Roman" w:eastAsia="Times New Roman" w:hAnsi="Times New Roman" w:cs="Times New Roman"/>
          <w:kern w:val="0"/>
          <w:sz w:val="28"/>
          <w:szCs w:val="28"/>
          <w14:ligatures w14:val="none"/>
        </w:rPr>
        <w:t>, not just of agreements and similarities. If human beings are required to have an inclusive faith system in order to live together, then they have still not mastered the principles of true tolerance, dynamic pluralism, and enlightened civility.</w:t>
      </w:r>
    </w:p>
    <w:p w14:paraId="278AA776" w14:textId="77777777" w:rsidR="00B335E1" w:rsidRPr="009D385D" w:rsidRDefault="00B335E1" w:rsidP="00B335E1">
      <w:pPr>
        <w:autoSpaceDE w:val="0"/>
        <w:autoSpaceDN w:val="0"/>
        <w:adjustRightInd w:val="0"/>
        <w:spacing w:after="0" w:line="240" w:lineRule="auto"/>
        <w:rPr>
          <w:rFonts w:ascii="Times" w:eastAsia="Yu Gothic" w:hAnsi="Times" w:cs="Times"/>
          <w:color w:val="000000"/>
          <w:kern w:val="0"/>
          <w:sz w:val="28"/>
          <w:szCs w:val="28"/>
          <w14:ligatures w14:val="none"/>
        </w:rPr>
      </w:pPr>
    </w:p>
    <w:p w14:paraId="0D472074" w14:textId="77777777" w:rsidR="00B335E1" w:rsidRPr="009D385D" w:rsidRDefault="00B335E1" w:rsidP="00B335E1">
      <w:pPr>
        <w:spacing w:after="0" w:line="240" w:lineRule="auto"/>
        <w:rPr>
          <w:rFonts w:ascii="Times" w:eastAsia="Yu Gothic" w:hAnsi="Times" w:cs="Times"/>
          <w:color w:val="000000"/>
          <w:kern w:val="0"/>
          <w:sz w:val="28"/>
          <w:szCs w:val="28"/>
          <w14:ligatures w14:val="none"/>
        </w:rPr>
      </w:pPr>
      <w:r w:rsidRPr="009D385D">
        <w:rPr>
          <w:rFonts w:ascii="Times" w:eastAsia="Yu Gothic" w:hAnsi="Times" w:cs="Times"/>
          <w:color w:val="000000"/>
          <w:kern w:val="0"/>
          <w:sz w:val="28"/>
          <w:szCs w:val="28"/>
          <w14:ligatures w14:val="none"/>
        </w:rPr>
        <w:t>Traditionally, Muslims were marked by marked self-confidence and self-esteem.</w:t>
      </w:r>
      <w:r w:rsidRPr="009D385D">
        <w:rPr>
          <w:rFonts w:ascii="Times New Roman" w:eastAsia="Yu Gothic" w:hAnsi="Times New Roman" w:cs="Times New Roman"/>
          <w:color w:val="000000"/>
          <w:kern w:val="0"/>
          <w:sz w:val="28"/>
          <w:szCs w:val="28"/>
          <w14:ligatures w14:val="none"/>
        </w:rPr>
        <w:t xml:space="preserve"> They did not fear other faiths, Philosophies, or ideologies, but welcomed Scholarly engagement with them. </w:t>
      </w:r>
      <w:r w:rsidRPr="009D385D">
        <w:rPr>
          <w:rFonts w:ascii="Times" w:eastAsia="Yu Gothic" w:hAnsi="Times" w:cs="Times"/>
          <w:color w:val="000000"/>
          <w:kern w:val="0"/>
          <w:sz w:val="28"/>
          <w:szCs w:val="28"/>
          <w14:ligatures w14:val="none"/>
        </w:rPr>
        <w:t>Traditional Muslims believed that the validity of their core Science of Divinity was naturally illuminating, manifestly demonstrable, and so consistently meaningful for Believers and others alike that it was not threatened by dissenting points of view. They regarded the “rational study of God” and the sound, objective knowledge of Divinity that it produces to be the highest and most noble form of knowledge that human beings are capable of attaining. Consequently, reason-based Divinity Science constituted for educated Muslims throughout their Intellectual history the definitive foundation upon which all other forms of knowledge—religious as well as Scientific and Secular—were based.</w:t>
      </w:r>
    </w:p>
    <w:p w14:paraId="7CB4C80C"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E6B6042" w14:textId="77777777" w:rsidR="00B335E1" w:rsidRPr="009D385D" w:rsidRDefault="00B335E1" w:rsidP="00B335E1">
      <w:pPr>
        <w:autoSpaceDE w:val="0"/>
        <w:autoSpaceDN w:val="0"/>
        <w:adjustRightInd w:val="0"/>
        <w:spacing w:after="0" w:line="240" w:lineRule="auto"/>
        <w:rPr>
          <w:rFonts w:ascii="Times" w:eastAsia="Yu Gothic" w:hAnsi="Times" w:cs="Times"/>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As we will see in the historical discussions below, Muslims have sometimes fallen short of the principles of toleration and plurality that their religion obliges them to follow. The plight of Muslim extremism and intolerance that plagues some Muslims today is an example of such a breakdown, and we will speak honestly about Islamist fanaticism below in Volume Four. Although the phenomenon of Muslim intolerance has an array of causes, one of the most important of these is that Muslim extremists today—despite any of their protests to the contrary—generally reject the Islamic Tradition as well as being supremely ignorant of it. Consequently, they lack sound knowledge of their religion and are often characterized by insufficient self-confidence and self-esteem, especially in the face of the challenges of Modernism. Consequently, many of them—in light of their difficulty in negotiating the complex realities of the world around them—do in fact fear other faiths, Philosophies, and ideologies, even though they are generally unwilling to admit their lack of understanding. </w:t>
      </w:r>
      <w:r w:rsidRPr="009D385D">
        <w:rPr>
          <w:rFonts w:ascii="Times" w:eastAsia="Yu Gothic" w:hAnsi="Times" w:cs="Times"/>
          <w:color w:val="000000"/>
          <w:kern w:val="0"/>
          <w:sz w:val="28"/>
          <w:szCs w:val="28"/>
          <w14:ligatures w14:val="none"/>
        </w:rPr>
        <w:t xml:space="preserve"> </w:t>
      </w:r>
    </w:p>
    <w:p w14:paraId="38588D08"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8274991" w14:textId="77777777" w:rsidR="00B335E1" w:rsidRPr="009D385D" w:rsidRDefault="00B335E1" w:rsidP="00B335E1">
      <w:pPr>
        <w:spacing w:after="0" w:line="240" w:lineRule="auto"/>
        <w:rPr>
          <w:rFonts w:ascii="Times" w:eastAsia="Yu Gothic" w:hAnsi="Times" w:cs="Times"/>
          <w:color w:val="000000"/>
          <w:kern w:val="0"/>
          <w:sz w:val="28"/>
          <w:szCs w:val="28"/>
          <w14:ligatures w14:val="none"/>
        </w:rPr>
      </w:pPr>
    </w:p>
    <w:p w14:paraId="563E1B76" w14:textId="77777777" w:rsidR="00B335E1" w:rsidRPr="009D385D" w:rsidRDefault="00B335E1" w:rsidP="00B335E1">
      <w:pPr>
        <w:keepNext/>
        <w:keepLines/>
        <w:spacing w:after="0" w:line="240" w:lineRule="auto"/>
        <w:outlineLvl w:val="2"/>
        <w:rPr>
          <w:rFonts w:ascii="Times New Roman" w:eastAsia="Yu Gothic Light" w:hAnsi="Times New Roman" w:cs="Times New Roman"/>
          <w:b/>
          <w:bCs/>
          <w:i/>
          <w:iCs/>
          <w:color w:val="0F4761"/>
          <w:kern w:val="0"/>
          <w:sz w:val="28"/>
          <w:szCs w:val="28"/>
          <w14:ligatures w14:val="none"/>
        </w:rPr>
      </w:pPr>
      <w:bookmarkStart w:id="287" w:name="_Toc152136646"/>
      <w:bookmarkStart w:id="288" w:name="_Toc193363883"/>
      <w:r w:rsidRPr="009D385D">
        <w:rPr>
          <w:rFonts w:ascii="Times New Roman" w:eastAsia="Yu Gothic Light" w:hAnsi="Times New Roman" w:cs="Times New Roman"/>
          <w:b/>
          <w:bCs/>
          <w:i/>
          <w:iCs/>
          <w:color w:val="0F4761"/>
          <w:kern w:val="0"/>
          <w:sz w:val="28"/>
          <w:szCs w:val="28"/>
          <w14:ligatures w14:val="none"/>
        </w:rPr>
        <w:t xml:space="preserve">Fundamental Principles &amp; Precepts Underlying Traditional Islamic </w:t>
      </w:r>
      <w:bookmarkEnd w:id="287"/>
      <w:r w:rsidRPr="009D385D">
        <w:rPr>
          <w:rFonts w:ascii="Times New Roman" w:eastAsia="Yu Gothic Light" w:hAnsi="Times New Roman" w:cs="Times New Roman"/>
          <w:b/>
          <w:bCs/>
          <w:i/>
          <w:iCs/>
          <w:color w:val="0F4761"/>
          <w:kern w:val="0"/>
          <w:sz w:val="28"/>
          <w:szCs w:val="28"/>
          <w14:ligatures w14:val="none"/>
        </w:rPr>
        <w:t>Plurality</w:t>
      </w:r>
      <w:bookmarkEnd w:id="288"/>
    </w:p>
    <w:p w14:paraId="27B06B44"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 xml:space="preserve">For almost one and a half millennia until the present day, the authentic Islamic Tradition has sought to cultivate firm convictions, set down unchanging principles, and guide its followers to resolutely beneficial precepts of practice, while insisting upon the toleration and </w:t>
      </w:r>
      <w:r w:rsidRPr="009D385D">
        <w:rPr>
          <w:rFonts w:ascii="Times New Roman" w:eastAsia="Times New Roman" w:hAnsi="Times New Roman" w:cs="Times New Roman"/>
          <w:kern w:val="0"/>
          <w:sz w:val="28"/>
          <w:szCs w:val="28"/>
          <w:u w:val="single"/>
          <w14:ligatures w14:val="none"/>
        </w:rPr>
        <w:t>protection of neighbors</w:t>
      </w:r>
      <w:r w:rsidRPr="009D385D">
        <w:rPr>
          <w:rFonts w:ascii="Times New Roman" w:eastAsia="Times New Roman" w:hAnsi="Times New Roman" w:cs="Times New Roman"/>
          <w:kern w:val="0"/>
          <w:sz w:val="28"/>
          <w:szCs w:val="28"/>
          <w14:ligatures w14:val="none"/>
        </w:rPr>
        <w:t xml:space="preserve"> adhering to other faiths and practices as well as to Muslim dissenters within their midst. The Islamic Tradition </w:t>
      </w:r>
      <w:r w:rsidRPr="009D385D">
        <w:rPr>
          <w:rFonts w:ascii="Times New Roman" w:eastAsia="Times New Roman" w:hAnsi="Times New Roman" w:cs="Times New Roman"/>
          <w:kern w:val="0"/>
          <w:sz w:val="28"/>
          <w:szCs w:val="28"/>
          <w14:ligatures w14:val="none"/>
        </w:rPr>
        <w:lastRenderedPageBreak/>
        <w:t>did not allow believers to impose the certainty of their own strongly held religious convictions upon others who did not accept them.</w:t>
      </w:r>
      <w:r w:rsidRPr="009D385D">
        <w:rPr>
          <w:rFonts w:ascii="Times New Roman" w:eastAsia="Times New Roman" w:hAnsi="Times New Roman" w:cs="Times New Roman"/>
          <w:kern w:val="0"/>
          <w:sz w:val="28"/>
          <w:szCs w:val="28"/>
          <w:vertAlign w:val="superscript"/>
          <w14:ligatures w14:val="none"/>
        </w:rPr>
        <w:footnoteReference w:id="12"/>
      </w:r>
      <w:r w:rsidRPr="009D385D">
        <w:rPr>
          <w:rFonts w:ascii="Times New Roman" w:eastAsia="Times New Roman" w:hAnsi="Times New Roman" w:cs="Times New Roman"/>
          <w:kern w:val="0"/>
          <w:sz w:val="28"/>
          <w:szCs w:val="28"/>
          <w14:ligatures w14:val="none"/>
        </w:rPr>
        <w:t xml:space="preserve"> The Qur’ān declared: “</w:t>
      </w:r>
      <w:r w:rsidRPr="009D385D">
        <w:rPr>
          <w:rFonts w:ascii="Times New Roman" w:eastAsia="Times New Roman" w:hAnsi="Times New Roman" w:cs="Times New Roman"/>
          <w:kern w:val="0"/>
          <w:sz w:val="28"/>
          <w:szCs w:val="28"/>
          <w:u w:val="single"/>
          <w14:ligatures w14:val="none"/>
        </w:rPr>
        <w:t>There shall be no compulsion in religion (</w:t>
      </w:r>
      <w:r w:rsidRPr="009D385D">
        <w:rPr>
          <w:rFonts w:ascii="Times New Roman" w:eastAsia="Times New Roman" w:hAnsi="Times New Roman" w:cs="Times New Roman"/>
          <w:i/>
          <w:iCs/>
          <w:kern w:val="0"/>
          <w:sz w:val="28"/>
          <w:szCs w:val="28"/>
          <w:u w:val="single"/>
          <w14:ligatures w14:val="none"/>
        </w:rPr>
        <w:t>lā ikrāh fī al-dīn</w:t>
      </w:r>
      <w:r w:rsidRPr="009D385D">
        <w:rPr>
          <w:rFonts w:ascii="Times New Roman" w:eastAsia="Times New Roman" w:hAnsi="Times New Roman" w:cs="Times New Roman"/>
          <w:kern w:val="0"/>
          <w:sz w:val="28"/>
          <w:szCs w:val="28"/>
          <w:u w:val="single"/>
          <w14:ligatures w14:val="none"/>
        </w:rPr>
        <w:t>)</w:t>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kern w:val="0"/>
          <w:sz w:val="28"/>
          <w:szCs w:val="28"/>
          <w:vertAlign w:val="superscript"/>
          <w14:ligatures w14:val="none"/>
        </w:rPr>
        <w:footnoteReference w:id="13"/>
      </w:r>
      <w:r w:rsidRPr="009D385D">
        <w:rPr>
          <w:rFonts w:ascii="Times New Roman" w:eastAsia="Times New Roman" w:hAnsi="Times New Roman" w:cs="Times New Roman"/>
          <w:kern w:val="0"/>
          <w:sz w:val="28"/>
          <w:szCs w:val="28"/>
          <w14:ligatures w14:val="none"/>
        </w:rPr>
        <w:t xml:space="preserve"> True guidance has become distinct from error…” (The Cow, 2:256). From the Islamic perspective, coercion in religion is a </w:t>
      </w:r>
      <w:r w:rsidRPr="009D385D">
        <w:rPr>
          <w:rFonts w:ascii="Times New Roman" w:eastAsia="Yu Gothic" w:hAnsi="Times New Roman" w:cs="Times New Roman"/>
          <w:color w:val="000000"/>
          <w:kern w:val="0"/>
          <w:sz w:val="28"/>
          <w:szCs w:val="28"/>
          <w14:ligatures w14:val="none"/>
        </w:rPr>
        <w:t>contradiction in terms</w:t>
      </w:r>
      <w:r w:rsidRPr="009D385D">
        <w:rPr>
          <w:rFonts w:ascii="Times New Roman" w:eastAsia="Times New Roman" w:hAnsi="Times New Roman" w:cs="Times New Roman"/>
          <w:kern w:val="0"/>
          <w:sz w:val="28"/>
          <w:szCs w:val="28"/>
          <w14:ligatures w14:val="none"/>
        </w:rPr>
        <w:t xml:space="preserve">, since religious conviction requires freedom of conscience. In this same light, the use of constraint to enforce religious belief negates the principle of human </w:t>
      </w:r>
      <w:r w:rsidRPr="009D385D">
        <w:rPr>
          <w:rFonts w:ascii="Times New Roman" w:eastAsia="Times New Roman" w:hAnsi="Times New Roman" w:cs="Times New Roman"/>
          <w:b/>
          <w:bCs/>
          <w:kern w:val="0"/>
          <w:sz w:val="28"/>
          <w:szCs w:val="28"/>
          <w14:ligatures w14:val="none"/>
        </w:rPr>
        <w:t>Moral Agency (</w:t>
      </w:r>
      <w:r w:rsidRPr="009D385D">
        <w:rPr>
          <w:rFonts w:ascii="Times New Roman" w:eastAsia="Times New Roman" w:hAnsi="Times New Roman" w:cs="Times New Roman"/>
          <w:b/>
          <w:bCs/>
          <w:i/>
          <w:iCs/>
          <w:kern w:val="0"/>
          <w:sz w:val="28"/>
          <w:szCs w:val="28"/>
          <w14:ligatures w14:val="none"/>
        </w:rPr>
        <w:t>Taklīf</w:t>
      </w:r>
      <w:r w:rsidRPr="009D385D">
        <w:rPr>
          <w:rFonts w:ascii="Times New Roman" w:eastAsia="Times New Roman" w:hAnsi="Times New Roman" w:cs="Times New Roman"/>
          <w:b/>
          <w:bCs/>
          <w:kern w:val="0"/>
          <w:sz w:val="28"/>
          <w:szCs w:val="28"/>
          <w14:ligatures w14:val="none"/>
        </w:rPr>
        <w:t>)</w:t>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kern w:val="0"/>
          <w:sz w:val="28"/>
          <w:szCs w:val="28"/>
          <w:vertAlign w:val="superscript"/>
          <w14:ligatures w14:val="none"/>
        </w:rPr>
        <w:footnoteReference w:id="14"/>
      </w:r>
      <w:r w:rsidRPr="009D385D">
        <w:rPr>
          <w:rFonts w:ascii="Times New Roman" w:eastAsia="Times New Roman" w:hAnsi="Times New Roman" w:cs="Times New Roman"/>
          <w:b/>
          <w:bCs/>
          <w:kern w:val="0"/>
          <w:sz w:val="28"/>
          <w:szCs w:val="28"/>
          <w14:ligatures w14:val="none"/>
        </w:rPr>
        <w:t xml:space="preserve"> </w:t>
      </w:r>
      <w:r w:rsidRPr="009D385D">
        <w:rPr>
          <w:rFonts w:ascii="Times New Roman" w:eastAsia="Times New Roman" w:hAnsi="Times New Roman" w:cs="Times New Roman"/>
          <w:kern w:val="0"/>
          <w:sz w:val="28"/>
          <w:szCs w:val="28"/>
          <w14:ligatures w14:val="none"/>
        </w:rPr>
        <w:t xml:space="preserve">which lies at the heart of authentic Prophetic religion and according to which each human being is only taken to account in both this life and the Hereafter for their voluntary actions. Therefore, </w:t>
      </w:r>
      <w:r w:rsidRPr="009D385D">
        <w:rPr>
          <w:rFonts w:ascii="Times New Roman" w:eastAsia="Yu Gothic" w:hAnsi="Times New Roman" w:cs="Times New Roman"/>
          <w:color w:val="000000"/>
          <w:kern w:val="0"/>
          <w:sz w:val="28"/>
          <w:szCs w:val="28"/>
          <w14:ligatures w14:val="none"/>
        </w:rPr>
        <w:t xml:space="preserve">“to compel people to believe” is an </w:t>
      </w:r>
      <w:r w:rsidRPr="009D385D">
        <w:rPr>
          <w:rFonts w:ascii="Times New Roman" w:eastAsia="Times New Roman" w:hAnsi="Times New Roman" w:cs="Times New Roman"/>
          <w:b/>
          <w:bCs/>
          <w:kern w:val="0"/>
          <w:sz w:val="28"/>
          <w:szCs w:val="28"/>
          <w14:ligatures w14:val="none"/>
        </w:rPr>
        <w:t>oxymoron</w:t>
      </w:r>
      <w:r w:rsidRPr="009D385D">
        <w:rPr>
          <w:rFonts w:ascii="Times New Roman" w:eastAsia="Yu Gothic" w:hAnsi="Times New Roman" w:cs="Times New Roman"/>
          <w:color w:val="000000"/>
          <w:kern w:val="0"/>
          <w:sz w:val="28"/>
          <w:szCs w:val="28"/>
          <w14:ligatures w14:val="none"/>
        </w:rPr>
        <w:t>.</w:t>
      </w:r>
      <w:r w:rsidRPr="009D385D">
        <w:rPr>
          <w:rFonts w:ascii="Times New Roman" w:eastAsia="Times New Roman" w:hAnsi="Times New Roman" w:cs="Times New Roman"/>
          <w:kern w:val="0"/>
          <w:sz w:val="28"/>
          <w:szCs w:val="28"/>
          <w:vertAlign w:val="superscript"/>
          <w14:ligatures w14:val="none"/>
        </w:rPr>
        <w:footnoteReference w:id="15"/>
      </w:r>
      <w:r w:rsidRPr="009D385D">
        <w:rPr>
          <w:rFonts w:ascii="Times New Roman" w:eastAsia="Times New Roman" w:hAnsi="Times New Roman" w:cs="Times New Roman"/>
          <w:kern w:val="0"/>
          <w:sz w:val="28"/>
          <w:szCs w:val="28"/>
          <w14:ligatures w14:val="none"/>
        </w:rPr>
        <w:t xml:space="preserve"> </w:t>
      </w:r>
    </w:p>
    <w:p w14:paraId="360FCAAC" w14:textId="77777777" w:rsidR="00B335E1" w:rsidRPr="009D385D" w:rsidRDefault="00B335E1" w:rsidP="00B335E1">
      <w:pPr>
        <w:tabs>
          <w:tab w:val="left" w:pos="7380"/>
        </w:tabs>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In the Prophetic teaching, belief has no merit unless it is adopted by free choice. Human beings must come to believe by virtue of their own free choice. Otherwise, their pronouncement of belief is merely an act of social conformity with no inner reality. To force people to believe simply means to compel people to dictate words or mimic rituals in which they have no conviction and no inner participation. Thus, without the conviction of the heart and the Intellect, mere confessions of belief are Theologically insignificant. Human beings must themselves willingly choose either to accept God or deny Him. The Qur’ān states:</w:t>
      </w:r>
    </w:p>
    <w:p w14:paraId="16DF0074"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p>
    <w:p w14:paraId="04211F10" w14:textId="77777777" w:rsidR="00B335E1" w:rsidRPr="009D385D" w:rsidRDefault="00B335E1" w:rsidP="00B335E1">
      <w:pPr>
        <w:spacing w:after="0" w:line="240" w:lineRule="auto"/>
        <w:ind w:left="630" w:right="810"/>
        <w:rPr>
          <w:rFonts w:ascii="Times New Roman" w:eastAsia="Times New Roman" w:hAnsi="Times New Roman" w:cs="Times New Roman"/>
          <w:kern w:val="0"/>
          <w:u w:val="single"/>
          <w14:ligatures w14:val="none"/>
        </w:rPr>
      </w:pPr>
      <w:r w:rsidRPr="009D385D">
        <w:rPr>
          <w:rFonts w:ascii="Times New Roman" w:eastAsia="Times New Roman" w:hAnsi="Times New Roman" w:cs="Times New Roman"/>
          <w:kern w:val="0"/>
          <w14:ligatures w14:val="none"/>
        </w:rPr>
        <w:t xml:space="preserve">And had your Lord willed, all those who are upon the Earth would have believed all together. </w:t>
      </w:r>
      <w:r w:rsidRPr="009D385D">
        <w:rPr>
          <w:rFonts w:ascii="Times New Roman" w:eastAsia="Times New Roman" w:hAnsi="Times New Roman" w:cs="Times New Roman"/>
          <w:kern w:val="0"/>
          <w:u w:val="single"/>
          <w14:ligatures w14:val="none"/>
        </w:rPr>
        <w:t>Would you, [then], compel the people so that they become believers? It is not for a Soul to believe except by God’s leave</w:t>
      </w:r>
      <w:r w:rsidRPr="009D385D">
        <w:rPr>
          <w:rFonts w:ascii="Times New Roman" w:eastAsia="Times New Roman" w:hAnsi="Times New Roman" w:cs="Times New Roman"/>
          <w:kern w:val="0"/>
          <w14:ligatures w14:val="none"/>
        </w:rPr>
        <w:t>…” (Jonah, 10:99-100).</w:t>
      </w:r>
      <w:r w:rsidRPr="009D385D">
        <w:rPr>
          <w:rFonts w:ascii="Times New Roman" w:eastAsia="Times New Roman" w:hAnsi="Times New Roman" w:cs="Times New Roman"/>
          <w:kern w:val="0"/>
          <w:sz w:val="28"/>
          <w:szCs w:val="28"/>
          <w14:ligatures w14:val="none"/>
        </w:rPr>
        <w:t xml:space="preserve"> </w:t>
      </w:r>
    </w:p>
    <w:p w14:paraId="05B14FC7"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p>
    <w:p w14:paraId="7E4E4A26"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Likewise, the Qur’ān often repeats the refrain: “Truly this [teaching] is a reminder, so let him who will, take a way unto his Lord” (The Enwrapped One, 73:19; 76:29). It states elsewhere: “</w:t>
      </w:r>
      <w:r w:rsidRPr="009D385D">
        <w:rPr>
          <w:rFonts w:ascii="Times New Roman" w:eastAsia="Times New Roman" w:hAnsi="Times New Roman" w:cs="Times New Roman"/>
          <w:kern w:val="0"/>
          <w:sz w:val="28"/>
          <w:szCs w:val="28"/>
          <w:u w:val="single"/>
          <w14:ligatures w14:val="none"/>
        </w:rPr>
        <w:t>You are not responsible for their guidance, but God guides whomever He wills</w:t>
      </w:r>
      <w:r w:rsidRPr="009D385D">
        <w:rPr>
          <w:rFonts w:ascii="Times New Roman" w:eastAsia="Times New Roman" w:hAnsi="Times New Roman" w:cs="Times New Roman"/>
          <w:kern w:val="0"/>
          <w:sz w:val="28"/>
          <w:szCs w:val="28"/>
          <w14:ligatures w14:val="none"/>
        </w:rPr>
        <w:t>…” (The Cow, 2:272). Similarly, the Qur’ān states in another verse: “</w:t>
      </w:r>
      <w:r w:rsidRPr="009D385D">
        <w:rPr>
          <w:rFonts w:ascii="Times New Roman" w:eastAsia="Times New Roman" w:hAnsi="Times New Roman" w:cs="Times New Roman"/>
          <w:kern w:val="0"/>
          <w:sz w:val="28"/>
          <w:szCs w:val="28"/>
          <w:u w:val="single"/>
          <w14:ligatures w14:val="none"/>
        </w:rPr>
        <w:t>Surely, you cannot guide whomever you love, but God guides whomever He wills</w:t>
      </w:r>
      <w:r w:rsidRPr="009D385D">
        <w:rPr>
          <w:rFonts w:ascii="Times New Roman" w:eastAsia="Times New Roman" w:hAnsi="Times New Roman" w:cs="Times New Roman"/>
          <w:kern w:val="0"/>
          <w:sz w:val="28"/>
          <w:szCs w:val="28"/>
          <w14:ligatures w14:val="none"/>
        </w:rPr>
        <w:t xml:space="preserve">. And He knows best those who are rightly guided” (The Story-Telling, 28:56). </w:t>
      </w:r>
    </w:p>
    <w:p w14:paraId="1C7F913D"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112B21"/>
          <w:kern w:val="0"/>
          <w:sz w:val="28"/>
          <w:szCs w:val="28"/>
          <w14:ligatures w14:val="none"/>
        </w:rPr>
      </w:pPr>
    </w:p>
    <w:p w14:paraId="64F3872E"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 the history of religious Communities, uncompromising zealotry and extremism often prove more destructive for the individual and the body of believers than undisguised hypocrisy. Ironically, religious hypocrisy often welcomes rigidity, and wherever harshness and extremism are found among the believers, hypocrisy will typically lurk behind piety’s coarse and unforgiving outward façade. The true heirs of the Prophets, on the other hand, cultivate wisdom, make excuses for others, and pardon their shortcomings. According to an authentic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Times New Roman" w:hAnsi="Times New Roman" w:cs="Times New Roman"/>
          <w:kern w:val="0"/>
          <w:sz w:val="28"/>
          <w:szCs w:val="28"/>
          <w14:ligatures w14:val="none"/>
        </w:rPr>
        <w:t>, t</w:t>
      </w:r>
      <w:r w:rsidRPr="009D385D">
        <w:rPr>
          <w:rFonts w:ascii="Times New Roman" w:eastAsia="Yu Gothic" w:hAnsi="Times New Roman" w:cs="Times New Roman"/>
          <w:color w:val="000000"/>
          <w:kern w:val="0"/>
          <w:sz w:val="28"/>
          <w:szCs w:val="28"/>
          <w14:ligatures w14:val="none"/>
        </w:rPr>
        <w:t xml:space="preserve">he Prophet </w:t>
      </w:r>
      <w:r w:rsidRPr="009D385D">
        <w:rPr>
          <w:rFonts w:ascii="Times New Roman" w:eastAsia="Times New Roman" w:hAnsi="Times New Roman" w:cs="Times New Roman"/>
          <w:kern w:val="0"/>
          <w:sz w:val="28"/>
          <w:szCs w:val="28"/>
          <w14:ligatures w14:val="none"/>
        </w:rPr>
        <w:t xml:space="preserve">Muḥammad </w:t>
      </w:r>
      <w:r w:rsidRPr="009D385D">
        <w:rPr>
          <w:rFonts w:ascii="Times New Roman" w:eastAsia="Yu Gothic" w:hAnsi="Times New Roman" w:cs="Times New Roman"/>
          <w:color w:val="000000"/>
          <w:kern w:val="0"/>
          <w:sz w:val="28"/>
          <w:szCs w:val="28"/>
          <w14:ligatures w14:val="none"/>
        </w:rPr>
        <w:t xml:space="preserve">was asked: “Of [all] religions, which is the most beloved to God?” He answered: “The true religion [of Abraham], </w:t>
      </w:r>
      <w:r w:rsidRPr="009D385D">
        <w:rPr>
          <w:rFonts w:ascii="Times New Roman" w:eastAsia="Yu Gothic" w:hAnsi="Times New Roman" w:cs="Times New Roman"/>
          <w:color w:val="000000"/>
          <w:kern w:val="0"/>
          <w:sz w:val="28"/>
          <w:szCs w:val="28"/>
          <w:u w:val="single"/>
          <w14:ligatures w14:val="none"/>
        </w:rPr>
        <w:t>tolerant and magnanimous (</w:t>
      </w:r>
      <w:r w:rsidRPr="009D385D">
        <w:rPr>
          <w:rFonts w:ascii="Times New Roman" w:eastAsia="Yu Gothic" w:hAnsi="Times New Roman" w:cs="Times New Roman"/>
          <w:i/>
          <w:iCs/>
          <w:color w:val="000000"/>
          <w:kern w:val="0"/>
          <w:sz w:val="28"/>
          <w:szCs w:val="28"/>
          <w:u w:val="single"/>
          <w14:ligatures w14:val="none"/>
        </w:rPr>
        <w:t>al-ḥanīfiyya al-samḥa</w:t>
      </w:r>
      <w:r w:rsidRPr="009D385D">
        <w:rPr>
          <w:rFonts w:ascii="Times New Roman" w:eastAsia="Yu Gothic" w:hAnsi="Times New Roman" w:cs="Times New Roman"/>
          <w:color w:val="000000"/>
          <w:kern w:val="0"/>
          <w:sz w:val="28"/>
          <w:szCs w:val="28"/>
          <w:u w:val="single"/>
          <w14:ligatures w14:val="none"/>
        </w:rPr>
        <w:t>)</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16"/>
      </w:r>
      <w:r w:rsidRPr="009D385D">
        <w:rPr>
          <w:rFonts w:ascii="Times New Roman" w:eastAsia="Yu Gothic" w:hAnsi="Times New Roman" w:cs="Times New Roman"/>
          <w:color w:val="000000"/>
          <w:kern w:val="0"/>
          <w:sz w:val="28"/>
          <w:szCs w:val="28"/>
          <w14:ligatures w14:val="none"/>
        </w:rPr>
        <w:t xml:space="preserve"> In a similar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Yu Gothic" w:hAnsi="Times New Roman" w:cs="Times New Roman"/>
          <w:color w:val="000000"/>
          <w:kern w:val="0"/>
          <w:sz w:val="28"/>
          <w:szCs w:val="28"/>
          <w14:ligatures w14:val="none"/>
        </w:rPr>
        <w:t>, the Prophet indicated his desire that the Jews and Christians know that there is “latitude (</w:t>
      </w:r>
      <w:r w:rsidRPr="009D385D">
        <w:rPr>
          <w:rFonts w:ascii="Times New Roman" w:eastAsia="Yu Gothic" w:hAnsi="Times New Roman" w:cs="Times New Roman"/>
          <w:i/>
          <w:iCs/>
          <w:color w:val="000000"/>
          <w:kern w:val="0"/>
          <w:sz w:val="28"/>
          <w:szCs w:val="28"/>
          <w14:ligatures w14:val="none"/>
        </w:rPr>
        <w:t>fusḥa</w:t>
      </w:r>
      <w:r w:rsidRPr="009D385D">
        <w:rPr>
          <w:rFonts w:ascii="Times New Roman" w:eastAsia="Yu Gothic" w:hAnsi="Times New Roman" w:cs="Times New Roman"/>
          <w:color w:val="000000"/>
          <w:kern w:val="0"/>
          <w:sz w:val="28"/>
          <w:szCs w:val="28"/>
          <w14:ligatures w14:val="none"/>
        </w:rPr>
        <w:t>) in our religion” and that it is neither rigid nor close-minded.</w:t>
      </w:r>
      <w:r w:rsidRPr="009D385D">
        <w:rPr>
          <w:rFonts w:ascii="Times New Roman" w:eastAsia="Yu Gothic" w:hAnsi="Times New Roman" w:cs="Times New Roman"/>
          <w:color w:val="000000"/>
          <w:kern w:val="0"/>
          <w:sz w:val="28"/>
          <w:szCs w:val="28"/>
          <w:vertAlign w:val="superscript"/>
          <w14:ligatures w14:val="none"/>
        </w:rPr>
        <w:footnoteReference w:id="17"/>
      </w:r>
    </w:p>
    <w:p w14:paraId="6D95EE7D"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2BEB1823"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 the Islamic view, God, the Creator of everything, is the source of all rights that protect the sanctity of life, and such prerogatives are supreme God-given trusts and invaluable gifts that spring from His infinite Mercy. God states in the </w:t>
      </w:r>
      <w:r w:rsidRPr="009D385D">
        <w:rPr>
          <w:rFonts w:ascii="Times New Roman" w:eastAsia="Times New Roman" w:hAnsi="Times New Roman" w:cs="Times New Roman"/>
          <w:kern w:val="0"/>
          <w:sz w:val="28"/>
          <w:szCs w:val="28"/>
          <w14:ligatures w14:val="none"/>
        </w:rPr>
        <w:t>Qur’ān: “</w:t>
      </w:r>
      <w:r w:rsidRPr="009D385D">
        <w:rPr>
          <w:rFonts w:ascii="Times New Roman" w:eastAsia="Times New Roman" w:hAnsi="Times New Roman" w:cs="Times New Roman"/>
          <w:kern w:val="0"/>
          <w:sz w:val="28"/>
          <w:szCs w:val="28"/>
          <w:u w:val="single"/>
          <w14:ligatures w14:val="none"/>
        </w:rPr>
        <w:t xml:space="preserve">My </w:t>
      </w:r>
      <w:r w:rsidRPr="009D385D">
        <w:rPr>
          <w:rFonts w:ascii="Times New Roman" w:eastAsia="Times New Roman" w:hAnsi="Times New Roman" w:cs="Times New Roman"/>
          <w:kern w:val="0"/>
          <w:sz w:val="28"/>
          <w:szCs w:val="28"/>
          <w:u w:val="single"/>
          <w14:ligatures w14:val="none"/>
        </w:rPr>
        <w:lastRenderedPageBreak/>
        <w:t>Mercy encompasses all things</w:t>
      </w:r>
      <w:r w:rsidRPr="009D385D">
        <w:rPr>
          <w:rFonts w:ascii="Times New Roman" w:eastAsia="Times New Roman" w:hAnsi="Times New Roman" w:cs="Times New Roman"/>
          <w:kern w:val="0"/>
          <w:sz w:val="28"/>
          <w:szCs w:val="28"/>
          <w14:ligatures w14:val="none"/>
        </w:rPr>
        <w:t xml:space="preserve">” (The Heights, </w:t>
      </w:r>
      <w:r w:rsidRPr="009D385D">
        <w:rPr>
          <w:rFonts w:ascii="Times New Roman" w:eastAsia="Yu Gothic" w:hAnsi="Times New Roman" w:cs="Times New Roman"/>
          <w:color w:val="000000"/>
          <w:kern w:val="0"/>
          <w:sz w:val="28"/>
          <w:szCs w:val="28"/>
          <w14:ligatures w14:val="none"/>
        </w:rPr>
        <w:t>7:156; see also 40:7</w:t>
      </w:r>
      <w:r w:rsidRPr="009D385D">
        <w:rPr>
          <w:rFonts w:ascii="Times New Roman" w:eastAsia="Times New Roman" w:hAnsi="Times New Roman" w:cs="Times New Roman"/>
          <w:kern w:val="0"/>
          <w:sz w:val="28"/>
          <w:szCs w:val="28"/>
          <w14:ligatures w14:val="none"/>
        </w:rPr>
        <w:t>). Elsewhere</w:t>
      </w:r>
      <w:r w:rsidRPr="009D385D">
        <w:rPr>
          <w:rFonts w:ascii="Times New Roman" w:eastAsia="Yu Gothic" w:hAnsi="Times New Roman" w:cs="Times New Roman"/>
          <w:color w:val="000000"/>
          <w:kern w:val="0"/>
          <w:sz w:val="28"/>
          <w:szCs w:val="28"/>
          <w14:ligatures w14:val="none"/>
        </w:rPr>
        <w:t xml:space="preserve"> in the </w:t>
      </w:r>
      <w:r w:rsidRPr="009D385D">
        <w:rPr>
          <w:rFonts w:ascii="Times New Roman" w:eastAsia="Times New Roman" w:hAnsi="Times New Roman" w:cs="Times New Roman"/>
          <w:kern w:val="0"/>
          <w:sz w:val="28"/>
          <w:szCs w:val="28"/>
          <w14:ligatures w14:val="none"/>
        </w:rPr>
        <w:t xml:space="preserve">Qur’ān, </w:t>
      </w:r>
      <w:r w:rsidRPr="009D385D">
        <w:rPr>
          <w:rFonts w:ascii="Times New Roman" w:eastAsia="Yu Gothic" w:hAnsi="Times New Roman" w:cs="Times New Roman"/>
          <w:color w:val="000000"/>
          <w:kern w:val="0"/>
          <w:sz w:val="28"/>
          <w:szCs w:val="28"/>
          <w14:ligatures w14:val="none"/>
        </w:rPr>
        <w:t>God states</w:t>
      </w:r>
      <w:r w:rsidRPr="009D385D">
        <w:rPr>
          <w:rFonts w:ascii="Times New Roman" w:eastAsia="Times New Roman" w:hAnsi="Times New Roman" w:cs="Times New Roman"/>
          <w:kern w:val="0"/>
          <w:sz w:val="28"/>
          <w:szCs w:val="28"/>
          <w14:ligatures w14:val="none"/>
        </w:rPr>
        <w:t xml:space="preserve">: </w:t>
      </w:r>
    </w:p>
    <w:p w14:paraId="7509D1C0"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14C0A731" w14:textId="77777777" w:rsidR="00B335E1" w:rsidRPr="009D385D" w:rsidRDefault="00B335E1" w:rsidP="00B335E1">
      <w:pPr>
        <w:autoSpaceDE w:val="0"/>
        <w:autoSpaceDN w:val="0"/>
        <w:adjustRightInd w:val="0"/>
        <w:spacing w:after="0" w:line="240" w:lineRule="auto"/>
        <w:ind w:left="540" w:right="900"/>
        <w:rPr>
          <w:rFonts w:ascii="Times New Roman" w:eastAsia="Yu Gothic" w:hAnsi="Times New Roman" w:cs="Times New Roman"/>
          <w:color w:val="000000"/>
          <w:kern w:val="0"/>
          <w14:ligatures w14:val="none"/>
        </w:rPr>
      </w:pPr>
      <w:r w:rsidRPr="009D385D">
        <w:rPr>
          <w:rFonts w:ascii="Times New Roman" w:eastAsia="Times New Roman" w:hAnsi="Times New Roman" w:cs="Times New Roman"/>
          <w:kern w:val="0"/>
          <w14:ligatures w14:val="none"/>
        </w:rPr>
        <w:t xml:space="preserve">Say: “Unto whom belongs all that is in the heavens and upon the earth?” Say: “Unto God.” </w:t>
      </w:r>
      <w:r w:rsidRPr="009D385D">
        <w:rPr>
          <w:rFonts w:ascii="Times New Roman" w:eastAsia="Times New Roman" w:hAnsi="Times New Roman" w:cs="Times New Roman"/>
          <w:kern w:val="0"/>
          <w:u w:val="single"/>
          <w14:ligatures w14:val="none"/>
        </w:rPr>
        <w:t>He has prescribed Mercy upon Himself</w:t>
      </w:r>
      <w:r w:rsidRPr="009D385D">
        <w:rPr>
          <w:rFonts w:ascii="Times New Roman" w:eastAsia="Times New Roman" w:hAnsi="Times New Roman" w:cs="Times New Roman"/>
          <w:kern w:val="0"/>
          <w14:ligatures w14:val="none"/>
        </w:rPr>
        <w:t xml:space="preserve">. He will surely gather you [all] together on the Day of Resurrection, in which there is no doubt (Livestock, </w:t>
      </w:r>
      <w:r w:rsidRPr="009D385D">
        <w:rPr>
          <w:rFonts w:ascii="Times New Roman" w:eastAsia="Yu Gothic" w:hAnsi="Times New Roman" w:cs="Times New Roman"/>
          <w:color w:val="000000"/>
          <w:kern w:val="0"/>
          <w14:ligatures w14:val="none"/>
        </w:rPr>
        <w:t xml:space="preserve">6:12; see also 6:54). </w:t>
      </w:r>
    </w:p>
    <w:p w14:paraId="3DDAC09E"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0C1C419F"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The verse begins by stressing God’s majesty and absolute sovereignty: Unto Him belongs all that is in the heavens and upon the earth. Yet—in His unlimited dominion and freedom to do whatever He wills—God, in His infinite forbearance, has prescribed Mercy upon Himself. Having appointed such Mercy for Himself, it naturally follows that Mercy has also been ordained for human beings in their lives with each other and for all of God’s creation.</w:t>
      </w:r>
    </w:p>
    <w:p w14:paraId="330E2A88"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41827EF8"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God sent His Messenger </w:t>
      </w:r>
      <w:r w:rsidRPr="009D385D">
        <w:rPr>
          <w:rFonts w:ascii="Times New Roman" w:eastAsia="Times New Roman" w:hAnsi="Times New Roman" w:cs="Times New Roman"/>
          <w:kern w:val="0"/>
          <w:sz w:val="28"/>
          <w:szCs w:val="28"/>
          <w14:ligatures w14:val="none"/>
        </w:rPr>
        <w:t>Muḥammad</w:t>
      </w:r>
      <w:r w:rsidRPr="009D385D">
        <w:rPr>
          <w:rFonts w:ascii="Times New Roman" w:eastAsia="Yu Gothic" w:hAnsi="Times New Roman" w:cs="Times New Roman"/>
          <w:color w:val="000000"/>
          <w:kern w:val="0"/>
          <w:sz w:val="28"/>
          <w:szCs w:val="28"/>
          <w14:ligatures w14:val="none"/>
        </w:rPr>
        <w:t xml:space="preserve"> as “the Prophet of Mercy” (</w:t>
      </w:r>
      <w:r w:rsidRPr="009D385D">
        <w:rPr>
          <w:rFonts w:ascii="Times New Roman" w:eastAsia="Yu Gothic" w:hAnsi="Times New Roman" w:cs="Times New Roman"/>
          <w:i/>
          <w:iCs/>
          <w:color w:val="000000"/>
          <w:kern w:val="0"/>
          <w:sz w:val="28"/>
          <w:szCs w:val="28"/>
          <w14:ligatures w14:val="none"/>
        </w:rPr>
        <w:t>Nab</w:t>
      </w:r>
      <w:r w:rsidRPr="009D385D">
        <w:rPr>
          <w:rFonts w:ascii="Times New Roman" w:eastAsia="Times New Roman" w:hAnsi="Times New Roman" w:cs="Times New Roman"/>
          <w:i/>
          <w:iCs/>
          <w:kern w:val="0"/>
          <w:sz w:val="28"/>
          <w:szCs w:val="28"/>
          <w14:ligatures w14:val="none"/>
        </w:rPr>
        <w:t>ī</w:t>
      </w:r>
      <w:r w:rsidRPr="009D385D">
        <w:rPr>
          <w:rFonts w:ascii="Times New Roman" w:eastAsia="Yu Gothic" w:hAnsi="Times New Roman" w:cs="Times New Roman"/>
          <w:i/>
          <w:iCs/>
          <w:color w:val="000000"/>
          <w:kern w:val="0"/>
          <w:sz w:val="28"/>
          <w:szCs w:val="28"/>
          <w14:ligatures w14:val="none"/>
        </w:rPr>
        <w:t>-al-Ra</w:t>
      </w:r>
      <w:r w:rsidRPr="009D385D">
        <w:rPr>
          <w:rFonts w:ascii="Times New Roman" w:eastAsia="Times New Roman" w:hAnsi="Times New Roman" w:cs="Times New Roman"/>
          <w:i/>
          <w:iCs/>
          <w:kern w:val="0"/>
          <w:sz w:val="28"/>
          <w:szCs w:val="28"/>
          <w14:ligatures w14:val="none"/>
        </w:rPr>
        <w:t>ḥ</w:t>
      </w:r>
      <w:r w:rsidRPr="009D385D">
        <w:rPr>
          <w:rFonts w:ascii="Times New Roman" w:eastAsia="Yu Gothic" w:hAnsi="Times New Roman" w:cs="Times New Roman"/>
          <w:i/>
          <w:iCs/>
          <w:color w:val="000000"/>
          <w:kern w:val="0"/>
          <w:sz w:val="28"/>
          <w:szCs w:val="28"/>
          <w14:ligatures w14:val="none"/>
        </w:rPr>
        <w:t>ma</w:t>
      </w:r>
      <w:r w:rsidRPr="009D385D">
        <w:rPr>
          <w:rFonts w:ascii="Times New Roman" w:eastAsia="Yu Gothic" w:hAnsi="Times New Roman" w:cs="Times New Roman"/>
          <w:color w:val="000000"/>
          <w:kern w:val="0"/>
          <w:sz w:val="28"/>
          <w:szCs w:val="28"/>
          <w14:ligatures w14:val="none"/>
        </w:rPr>
        <w:t xml:space="preserve">). God states in the </w:t>
      </w:r>
      <w:r w:rsidRPr="009D385D">
        <w:rPr>
          <w:rFonts w:ascii="Times New Roman" w:eastAsia="Times New Roman" w:hAnsi="Times New Roman" w:cs="Times New Roman"/>
          <w:kern w:val="0"/>
          <w:sz w:val="28"/>
          <w:szCs w:val="28"/>
          <w14:ligatures w14:val="none"/>
        </w:rPr>
        <w:t xml:space="preserve">Qur’ān regarding His Prophet: “We did not send you but as a [special] Mercy to all the worlds” (the Prophets, 21:107). </w:t>
      </w:r>
      <w:r w:rsidRPr="009D385D">
        <w:rPr>
          <w:rFonts w:ascii="Times New Roman" w:eastAsia="Yu Gothic" w:hAnsi="Times New Roman" w:cs="Times New Roman"/>
          <w:color w:val="000000"/>
          <w:kern w:val="0"/>
          <w:sz w:val="28"/>
          <w:szCs w:val="28"/>
          <w14:ligatures w14:val="none"/>
        </w:rPr>
        <w:t>The Prophet’s Mission bestowed universal Mercy upon all the worlds in every aspect—directly and indirectly.</w:t>
      </w:r>
      <w:r w:rsidRPr="009D385D">
        <w:rPr>
          <w:rFonts w:ascii="Times New Roman" w:eastAsia="Aptos" w:hAnsi="Times New Roman" w:cs="Times New Roman"/>
          <w:color w:val="000000"/>
          <w:kern w:val="0"/>
          <w:sz w:val="28"/>
          <w:szCs w:val="28"/>
          <w14:ligatures w14:val="none"/>
        </w:rPr>
        <w:t xml:space="preserve"> As regards tolerance in Islam, both God’s Messenger</w:t>
      </w:r>
      <w:r w:rsidRPr="009D385D">
        <w:rPr>
          <w:rFonts w:ascii="Times New Roman" w:eastAsia="Times New Roman" w:hAnsi="Times New Roman" w:cs="Times New Roman"/>
          <w:kern w:val="0"/>
          <w:sz w:val="28"/>
          <w:szCs w:val="28"/>
          <w14:ligatures w14:val="none"/>
        </w:rPr>
        <w:t xml:space="preserve"> Muḥammad</w:t>
      </w:r>
      <w:r w:rsidRPr="009D385D">
        <w:rPr>
          <w:rFonts w:ascii="Times New Roman" w:eastAsia="Aptos" w:hAnsi="Times New Roman" w:cs="Times New Roman"/>
          <w:color w:val="000000"/>
          <w:kern w:val="0"/>
          <w:sz w:val="28"/>
          <w:szCs w:val="28"/>
          <w14:ligatures w14:val="none"/>
        </w:rPr>
        <w:t xml:space="preserve"> and his Message became the foundation stones upon which the edifice of Islamic global culture and Civilization were eventually erected.</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MS Mincho" w:hAnsi="Times New Roman" w:cs="Times New Roman"/>
          <w:color w:val="000000"/>
          <w:kern w:val="0"/>
          <w:sz w:val="28"/>
          <w:szCs w:val="28"/>
          <w14:ligatures w14:val="none"/>
        </w:rPr>
        <w:t xml:space="preserve">The Prophet states in a well-known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Times New Roman" w:hAnsi="Times New Roman" w:cs="Times New Roman"/>
          <w:kern w:val="0"/>
          <w:sz w:val="28"/>
          <w:szCs w:val="28"/>
          <w14:ligatures w14:val="none"/>
        </w:rPr>
        <w:t xml:space="preserve"> of established authenticity transmitted by al-Imām al-Tirmidhī: “Those who show mercy, the All-Merciful will show mercy to them. </w:t>
      </w:r>
      <w:r w:rsidRPr="009D385D">
        <w:rPr>
          <w:rFonts w:ascii="Times New Roman" w:eastAsia="Times New Roman" w:hAnsi="Times New Roman" w:cs="Times New Roman"/>
          <w:kern w:val="0"/>
          <w:sz w:val="28"/>
          <w:szCs w:val="28"/>
          <w:u w:val="single"/>
          <w14:ligatures w14:val="none"/>
        </w:rPr>
        <w:t>Be merciful to those who are upon the earth, and He who is in heaven will be merciful to you</w:t>
      </w:r>
      <w:r w:rsidRPr="009D385D">
        <w:rPr>
          <w:rFonts w:ascii="Times New Roman" w:eastAsia="Times New Roman" w:hAnsi="Times New Roman" w:cs="Times New Roman"/>
          <w:kern w:val="0"/>
          <w:sz w:val="28"/>
          <w:szCs w:val="28"/>
          <w14:ligatures w14:val="none"/>
        </w:rPr>
        <w:t xml:space="preserve">.” This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Times New Roman" w:hAnsi="Times New Roman" w:cs="Times New Roman"/>
          <w:kern w:val="0"/>
          <w:sz w:val="28"/>
          <w:szCs w:val="28"/>
          <w14:ligatures w14:val="none"/>
        </w:rPr>
        <w:t xml:space="preserve"> was so important in the eyes of Traditional Muslim Scholars that they classified it as the first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Times New Roman" w:hAnsi="Times New Roman" w:cs="Times New Roman"/>
          <w:kern w:val="0"/>
          <w:sz w:val="28"/>
          <w:szCs w:val="28"/>
          <w14:ligatures w14:val="none"/>
        </w:rPr>
        <w:t xml:space="preserve"> that they would fully transmit to their beginning students with a full chain of transmitters (</w:t>
      </w:r>
      <w:r w:rsidRPr="009D385D">
        <w:rPr>
          <w:rFonts w:ascii="Times New Roman" w:eastAsia="Times New Roman" w:hAnsi="Times New Roman" w:cs="Times New Roman"/>
          <w:i/>
          <w:iCs/>
          <w:kern w:val="0"/>
          <w:sz w:val="28"/>
          <w:szCs w:val="28"/>
          <w14:ligatures w14:val="none"/>
        </w:rPr>
        <w:t>al-Ḥadīth al-musalsal bi-al-awwaliyya</w:t>
      </w:r>
      <w:r w:rsidRPr="009D385D">
        <w:rPr>
          <w:rFonts w:ascii="Times New Roman" w:eastAsia="Times New Roman" w:hAnsi="Times New Roman" w:cs="Times New Roman"/>
          <w:kern w:val="0"/>
          <w:sz w:val="28"/>
          <w:szCs w:val="28"/>
          <w14:ligatures w14:val="none"/>
        </w:rPr>
        <w:t>). The reference in this narration “to those who are upon the earth” refers, of course, to human beings—but it also includes animals, plants, and all things. In urging the believer to show Mercy to all things, this</w:t>
      </w:r>
      <w:r w:rsidRPr="009D385D">
        <w:rPr>
          <w:rFonts w:ascii="Times New Roman" w:eastAsia="Times New Roman" w:hAnsi="Times New Roman" w:cs="Times New Roman"/>
          <w:i/>
          <w:iCs/>
          <w:kern w:val="0"/>
          <w:sz w:val="28"/>
          <w:szCs w:val="28"/>
          <w14:ligatures w14:val="none"/>
        </w:rPr>
        <w:t xml:space="preserve"> Ḥadīth</w:t>
      </w:r>
      <w:r w:rsidRPr="009D385D">
        <w:rPr>
          <w:rFonts w:ascii="Times New Roman" w:eastAsia="Times New Roman" w:hAnsi="Times New Roman" w:cs="Times New Roman"/>
          <w:kern w:val="0"/>
          <w:sz w:val="28"/>
          <w:szCs w:val="28"/>
          <w14:ligatures w14:val="none"/>
        </w:rPr>
        <w:t xml:space="preserve"> corroborates the Qur’ānic affirmation of the dignity of life in all living creatures, whom God Himself brought into existence as a supreme act of Mercy.</w:t>
      </w:r>
    </w:p>
    <w:p w14:paraId="464DC89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114E9D3"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As part of his universal Mercy, the Prophet warned his Community against extremism. Thus, Muslims—like all other religious and secular Communities—must be on the constant lookout for fanaticism and potentially violent teachings that may grow up in their midst. Similarly, the Qur’ān warns the Jews and Christians against immoderation, although this message applies implicitly to Muslims as well: “People of the Book, do not go to extremes in your religion and </w:t>
      </w:r>
      <w:r w:rsidRPr="009D385D">
        <w:rPr>
          <w:rFonts w:ascii="Times New Roman" w:eastAsia="Yu Gothic" w:hAnsi="Times New Roman" w:cs="Times New Roman"/>
          <w:color w:val="000000"/>
          <w:kern w:val="0"/>
          <w:sz w:val="28"/>
          <w:szCs w:val="28"/>
          <w14:ligatures w14:val="none"/>
        </w:rPr>
        <w:lastRenderedPageBreak/>
        <w:t xml:space="preserve">do not say about God anything other than the truth” (Women, 4:171; 5:77). Addressing the Muslim Community in particular, however, the Prophet Muḥammad said in an authentic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Times New Roman" w:hAnsi="Times New Roman" w:cs="Times New Roman"/>
          <w:kern w:val="0"/>
          <w:sz w:val="28"/>
          <w:szCs w:val="28"/>
          <w14:ligatures w14:val="none"/>
        </w:rPr>
        <w:t xml:space="preserve"> transmitted by al-Imām Aḥmad</w:t>
      </w:r>
      <w:r w:rsidRPr="009D385D">
        <w:rPr>
          <w:rFonts w:ascii="Times New Roman" w:eastAsia="Yu Gothic" w:hAnsi="Times New Roman" w:cs="Times New Roman"/>
          <w:color w:val="000000"/>
          <w:kern w:val="0"/>
          <w:sz w:val="28"/>
          <w:szCs w:val="28"/>
          <w14:ligatures w14:val="none"/>
        </w:rPr>
        <w:t xml:space="preserve">: “People, </w:t>
      </w:r>
      <w:r w:rsidRPr="009D385D">
        <w:rPr>
          <w:rFonts w:ascii="Times New Roman" w:eastAsia="Yu Gothic" w:hAnsi="Times New Roman" w:cs="Times New Roman"/>
          <w:color w:val="000000"/>
          <w:kern w:val="0"/>
          <w:sz w:val="28"/>
          <w:szCs w:val="28"/>
          <w:u w:val="single"/>
          <w14:ligatures w14:val="none"/>
        </w:rPr>
        <w:t>beware of extremism in religion (</w:t>
      </w:r>
      <w:r w:rsidRPr="009D385D">
        <w:rPr>
          <w:rFonts w:ascii="Times New Roman" w:eastAsia="Yu Gothic" w:hAnsi="Times New Roman" w:cs="Times New Roman"/>
          <w:i/>
          <w:iCs/>
          <w:color w:val="000000"/>
          <w:kern w:val="0"/>
          <w:sz w:val="28"/>
          <w:szCs w:val="28"/>
          <w:u w:val="single"/>
          <w14:ligatures w14:val="none"/>
        </w:rPr>
        <w:t>al-ghuluww fī al-dīn</w:t>
      </w:r>
      <w:r w:rsidRPr="009D385D">
        <w:rPr>
          <w:rFonts w:ascii="Times New Roman" w:eastAsia="Yu Gothic" w:hAnsi="Times New Roman" w:cs="Times New Roman"/>
          <w:color w:val="000000"/>
          <w:kern w:val="0"/>
          <w:sz w:val="28"/>
          <w:szCs w:val="28"/>
          <w:u w:val="single"/>
          <w14:ligatures w14:val="none"/>
        </w:rPr>
        <w:t>)</w:t>
      </w:r>
      <w:r w:rsidRPr="009D385D">
        <w:rPr>
          <w:rFonts w:ascii="Times New Roman" w:eastAsia="Yu Gothic" w:hAnsi="Times New Roman" w:cs="Times New Roman"/>
          <w:color w:val="000000"/>
          <w:kern w:val="0"/>
          <w:sz w:val="28"/>
          <w:szCs w:val="28"/>
          <w14:ligatures w14:val="none"/>
        </w:rPr>
        <w:t xml:space="preserve">. For truly extremism in religion is what destroyed those who went before you.” He further rebuked excessiveness by saying in a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Times New Roman" w:hAnsi="Times New Roman" w:cs="Times New Roman"/>
          <w:kern w:val="0"/>
          <w:sz w:val="28"/>
          <w:szCs w:val="28"/>
          <w14:ligatures w14:val="none"/>
        </w:rPr>
        <w:t xml:space="preserve"> transmitted by al-Imām Abū-Dāwūd</w:t>
      </w:r>
      <w:r w:rsidRPr="009D385D">
        <w:rPr>
          <w:rFonts w:ascii="Times New Roman" w:eastAsia="Yu Gothic" w:hAnsi="Times New Roman" w:cs="Times New Roman"/>
          <w:color w:val="000000"/>
          <w:kern w:val="0"/>
          <w:sz w:val="28"/>
          <w:szCs w:val="28"/>
          <w14:ligatures w14:val="none"/>
        </w:rPr>
        <w:t>: “Do not be harsh (</w:t>
      </w:r>
      <w:r w:rsidRPr="009D385D">
        <w:rPr>
          <w:rFonts w:ascii="Times New Roman" w:eastAsia="Yu Gothic" w:hAnsi="Times New Roman" w:cs="Times New Roman"/>
          <w:i/>
          <w:iCs/>
          <w:color w:val="000000"/>
          <w:kern w:val="0"/>
          <w:sz w:val="28"/>
          <w:szCs w:val="28"/>
          <w14:ligatures w14:val="none"/>
        </w:rPr>
        <w:t>lā tushaddidū</w:t>
      </w:r>
      <w:r w:rsidRPr="009D385D">
        <w:rPr>
          <w:rFonts w:ascii="Times New Roman" w:eastAsia="Yu Gothic" w:hAnsi="Times New Roman" w:cs="Times New Roman"/>
          <w:color w:val="000000"/>
          <w:kern w:val="0"/>
          <w:sz w:val="28"/>
          <w:szCs w:val="28"/>
          <w14:ligatures w14:val="none"/>
        </w:rPr>
        <w:t xml:space="preserve">) upon yourselves, for [things] will then be made harsh for you [in turn].” </w:t>
      </w:r>
      <w:r w:rsidRPr="009D385D">
        <w:rPr>
          <w:rFonts w:ascii="Times New Roman" w:eastAsia="Times New Roman" w:hAnsi="Times New Roman" w:cs="Times New Roman"/>
          <w:kern w:val="0"/>
          <w:sz w:val="28"/>
          <w:szCs w:val="28"/>
          <w14:ligatures w14:val="none"/>
        </w:rPr>
        <w:t>In another authentic transmission narrated by al-Imām Muslim, al-Imām Abū Dāwūd, and al-Imām Aḥmad, the Prophet repeated to his Companions three time for emphasis: “Those who go to extremes in rigidity will come to nothing” (</w:t>
      </w:r>
      <w:r w:rsidRPr="009D385D">
        <w:rPr>
          <w:rFonts w:ascii="Times New Roman" w:eastAsia="Times New Roman" w:hAnsi="Times New Roman" w:cs="Times New Roman"/>
          <w:i/>
          <w:iCs/>
          <w:kern w:val="0"/>
          <w:sz w:val="28"/>
          <w:szCs w:val="28"/>
          <w14:ligatures w14:val="none"/>
        </w:rPr>
        <w:t>halaka al-mutanaṭṭi‘ūn</w:t>
      </w:r>
      <w:r w:rsidRPr="009D385D">
        <w:rPr>
          <w:rFonts w:ascii="Times New Roman" w:eastAsia="Times New Roman" w:hAnsi="Times New Roman" w:cs="Times New Roman"/>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 xml:space="preserve">The Prophet instructed the believers further in a fully authentic transmission in </w:t>
      </w:r>
      <w:r w:rsidRPr="009D385D">
        <w:rPr>
          <w:rFonts w:ascii="Times New Roman" w:eastAsia="Times New Roman" w:hAnsi="Times New Roman" w:cs="Times New Roman"/>
          <w:kern w:val="0"/>
          <w:sz w:val="28"/>
          <w:szCs w:val="28"/>
          <w14:ligatures w14:val="none"/>
        </w:rPr>
        <w:t>al-Imām al-Bukhārī and Muslim</w:t>
      </w:r>
      <w:r w:rsidRPr="009D385D">
        <w:rPr>
          <w:rFonts w:ascii="Times New Roman" w:eastAsia="Yu Gothic" w:hAnsi="Times New Roman" w:cs="Times New Roman"/>
          <w:color w:val="000000"/>
          <w:kern w:val="0"/>
          <w:sz w:val="28"/>
          <w:szCs w:val="28"/>
          <w14:ligatures w14:val="none"/>
        </w:rPr>
        <w:t>: “Truly, God only shows mercy to those of His servants who themselves are merciful [to others].” He warned in another</w:t>
      </w:r>
      <w:r w:rsidRPr="009D385D">
        <w:rPr>
          <w:rFonts w:ascii="Times New Roman" w:eastAsia="Times New Roman" w:hAnsi="Times New Roman" w:cs="Times New Roman"/>
          <w:i/>
          <w:iCs/>
          <w:kern w:val="0"/>
          <w:sz w:val="28"/>
          <w:szCs w:val="28"/>
          <w14:ligatures w14:val="none"/>
        </w:rPr>
        <w:t xml:space="preserve"> Ḥadīth</w:t>
      </w:r>
      <w:r w:rsidRPr="009D385D">
        <w:rPr>
          <w:rFonts w:ascii="Times New Roman" w:eastAsia="Times New Roman" w:hAnsi="Times New Roman" w:cs="Times New Roman"/>
          <w:kern w:val="0"/>
          <w:sz w:val="28"/>
          <w:szCs w:val="28"/>
          <w14:ligatures w14:val="none"/>
        </w:rPr>
        <w:t xml:space="preserve"> narrated by al-Bukhārī and Muslim</w:t>
      </w:r>
      <w:r w:rsidRPr="009D385D">
        <w:rPr>
          <w:rFonts w:ascii="Times New Roman" w:eastAsia="Yu Gothic" w:hAnsi="Times New Roman" w:cs="Times New Roman"/>
          <w:color w:val="000000"/>
          <w:kern w:val="0"/>
          <w:sz w:val="28"/>
          <w:szCs w:val="28"/>
          <w14:ligatures w14:val="none"/>
        </w:rPr>
        <w:t>: “</w:t>
      </w:r>
      <w:r w:rsidRPr="009D385D">
        <w:rPr>
          <w:rFonts w:ascii="Times New Roman" w:eastAsia="Yu Gothic" w:hAnsi="Times New Roman" w:cs="Times New Roman"/>
          <w:color w:val="000000"/>
          <w:kern w:val="0"/>
          <w:sz w:val="28"/>
          <w:szCs w:val="28"/>
          <w:u w:val="single"/>
          <w14:ligatures w14:val="none"/>
        </w:rPr>
        <w:t>Whoever does not show mercy [to others], will be shown no mercy [by God]</w:t>
      </w:r>
      <w:r w:rsidRPr="009D385D">
        <w:rPr>
          <w:rFonts w:ascii="Times New Roman" w:eastAsia="Yu Gothic" w:hAnsi="Times New Roman" w:cs="Times New Roman"/>
          <w:color w:val="000000"/>
          <w:kern w:val="0"/>
          <w:sz w:val="28"/>
          <w:szCs w:val="28"/>
          <w14:ligatures w14:val="none"/>
        </w:rPr>
        <w:t xml:space="preserve">.” In a similar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Times New Roman" w:hAnsi="Times New Roman" w:cs="Times New Roman"/>
          <w:kern w:val="0"/>
          <w:sz w:val="28"/>
          <w:szCs w:val="28"/>
          <w14:ligatures w14:val="none"/>
        </w:rPr>
        <w:t xml:space="preserve"> in al-Bukhārī</w:t>
      </w:r>
      <w:r w:rsidRPr="009D385D">
        <w:rPr>
          <w:rFonts w:ascii="Times New Roman" w:eastAsia="Yu Gothic" w:hAnsi="Times New Roman" w:cs="Times New Roman"/>
          <w:color w:val="000000"/>
          <w:kern w:val="0"/>
          <w:sz w:val="28"/>
          <w:szCs w:val="28"/>
          <w14:ligatures w14:val="none"/>
        </w:rPr>
        <w:t>, which is also authoritative, the Prophet stated: “</w:t>
      </w:r>
      <w:r w:rsidRPr="009D385D">
        <w:rPr>
          <w:rFonts w:ascii="Times New Roman" w:eastAsia="Yu Gothic" w:hAnsi="Times New Roman" w:cs="Times New Roman"/>
          <w:color w:val="000000"/>
          <w:kern w:val="0"/>
          <w:sz w:val="28"/>
          <w:szCs w:val="28"/>
          <w:u w:val="single"/>
          <w14:ligatures w14:val="none"/>
        </w:rPr>
        <w:t>God will show no mercy to those who show no mercy to Mankind</w:t>
      </w:r>
      <w:r w:rsidRPr="009D385D">
        <w:rPr>
          <w:rFonts w:ascii="Times New Roman" w:eastAsia="Yu Gothic" w:hAnsi="Times New Roman" w:cs="Times New Roman"/>
          <w:color w:val="000000"/>
          <w:kern w:val="0"/>
          <w:sz w:val="28"/>
          <w:szCs w:val="28"/>
          <w14:ligatures w14:val="none"/>
        </w:rPr>
        <w:t>.” And he emphasized in a</w:t>
      </w:r>
      <w:r w:rsidRPr="009D385D">
        <w:rPr>
          <w:rFonts w:ascii="Times New Roman" w:eastAsia="Times New Roman" w:hAnsi="Times New Roman" w:cs="Times New Roman"/>
          <w:i/>
          <w:iCs/>
          <w:kern w:val="0"/>
          <w:sz w:val="28"/>
          <w:szCs w:val="28"/>
          <w14:ligatures w14:val="none"/>
        </w:rPr>
        <w:t xml:space="preserve"> Ḥadīth</w:t>
      </w:r>
      <w:r w:rsidRPr="009D385D">
        <w:rPr>
          <w:rFonts w:ascii="Times New Roman" w:eastAsia="Times New Roman" w:hAnsi="Times New Roman" w:cs="Times New Roman"/>
          <w:kern w:val="0"/>
          <w:sz w:val="28"/>
          <w:szCs w:val="28"/>
          <w14:ligatures w14:val="none"/>
        </w:rPr>
        <w:t xml:space="preserve"> carefully transmitted by al-Imām al-Tirmidhī</w:t>
      </w:r>
      <w:r w:rsidRPr="009D385D">
        <w:rPr>
          <w:rFonts w:ascii="Times New Roman" w:eastAsia="Yu Gothic" w:hAnsi="Times New Roman" w:cs="Times New Roman"/>
          <w:color w:val="000000"/>
          <w:kern w:val="0"/>
          <w:sz w:val="28"/>
          <w:szCs w:val="28"/>
          <w14:ligatures w14:val="none"/>
        </w:rPr>
        <w:t>: “[The quality of] mercy is only stripped away from the accursed.”</w:t>
      </w:r>
    </w:p>
    <w:p w14:paraId="0A5B1A7F"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6414419E"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In the end, it must be emphasized that honest religious conviction requires Mercy, humility, and love. Faith without such underpinnings of good character (</w:t>
      </w:r>
      <w:r w:rsidRPr="009D385D">
        <w:rPr>
          <w:rFonts w:ascii="Times New Roman" w:eastAsia="Yu Gothic" w:hAnsi="Times New Roman" w:cs="Times New Roman"/>
          <w:i/>
          <w:iCs/>
          <w:color w:val="000000"/>
          <w:kern w:val="0"/>
          <w:sz w:val="28"/>
          <w:szCs w:val="28"/>
          <w14:ligatures w14:val="none"/>
        </w:rPr>
        <w:t>ḥusn al-khuluq</w:t>
      </w:r>
      <w:r w:rsidRPr="009D385D">
        <w:rPr>
          <w:rFonts w:ascii="Times New Roman" w:eastAsia="Yu Gothic" w:hAnsi="Times New Roman" w:cs="Times New Roman"/>
          <w:color w:val="000000"/>
          <w:kern w:val="0"/>
          <w:sz w:val="28"/>
          <w:szCs w:val="28"/>
          <w14:ligatures w14:val="none"/>
        </w:rPr>
        <w:t>) is hollow and fragile. Moreover, in all its manifestations, good character is rooted principally in two essential qualities: humility (</w:t>
      </w:r>
      <w:r w:rsidRPr="009D385D">
        <w:rPr>
          <w:rFonts w:ascii="Times New Roman" w:eastAsia="Yu Gothic" w:hAnsi="Times New Roman" w:cs="Times New Roman"/>
          <w:i/>
          <w:iCs/>
          <w:color w:val="000000"/>
          <w:kern w:val="0"/>
          <w:sz w:val="28"/>
          <w:szCs w:val="28"/>
          <w14:ligatures w14:val="none"/>
        </w:rPr>
        <w:t>al-taw</w:t>
      </w:r>
      <w:r w:rsidRPr="009D385D">
        <w:rPr>
          <w:rFonts w:ascii="Times New Roman" w:eastAsia="Times New Roman" w:hAnsi="Times New Roman" w:cs="Times New Roman"/>
          <w:i/>
          <w:iCs/>
          <w:kern w:val="0"/>
          <w:sz w:val="28"/>
          <w:szCs w:val="28"/>
          <w14:ligatures w14:val="none"/>
        </w:rPr>
        <w:t>āḍ</w:t>
      </w:r>
      <w:r w:rsidRPr="009D385D">
        <w:rPr>
          <w:rFonts w:ascii="Times New Roman" w:eastAsia="Yu Gothic" w:hAnsi="Times New Roman" w:cs="Times New Roman"/>
          <w:i/>
          <w:iCs/>
          <w:color w:val="000000"/>
          <w:kern w:val="0"/>
          <w:sz w:val="28"/>
          <w:szCs w:val="28"/>
          <w14:ligatures w14:val="none"/>
        </w:rPr>
        <w:t>u‘</w:t>
      </w:r>
      <w:r w:rsidRPr="009D385D">
        <w:rPr>
          <w:rFonts w:ascii="Times New Roman" w:eastAsia="Yu Gothic" w:hAnsi="Times New Roman" w:cs="Times New Roman"/>
          <w:color w:val="000000"/>
          <w:kern w:val="0"/>
          <w:sz w:val="28"/>
          <w:szCs w:val="28"/>
          <w14:ligatures w14:val="none"/>
        </w:rPr>
        <w:t>) and love of the Other (</w:t>
      </w:r>
      <w:r w:rsidRPr="009D385D">
        <w:rPr>
          <w:rFonts w:ascii="Times New Roman" w:eastAsia="Yu Gothic" w:hAnsi="Times New Roman" w:cs="Times New Roman"/>
          <w:i/>
          <w:iCs/>
          <w:color w:val="000000"/>
          <w:kern w:val="0"/>
          <w:sz w:val="28"/>
          <w:szCs w:val="28"/>
          <w14:ligatures w14:val="none"/>
        </w:rPr>
        <w:t>al-</w:t>
      </w:r>
      <w:r w:rsidRPr="009D385D">
        <w:rPr>
          <w:rFonts w:ascii="Times New Roman" w:eastAsia="Times New Roman" w:hAnsi="Times New Roman" w:cs="Times New Roman"/>
          <w:i/>
          <w:iCs/>
          <w:kern w:val="0"/>
          <w:sz w:val="28"/>
          <w:szCs w:val="28"/>
          <w14:ligatures w14:val="none"/>
        </w:rPr>
        <w:t>ī</w:t>
      </w:r>
      <w:r w:rsidRPr="009D385D">
        <w:rPr>
          <w:rFonts w:ascii="Times New Roman" w:eastAsia="Yu Gothic" w:hAnsi="Times New Roman" w:cs="Times New Roman"/>
          <w:i/>
          <w:iCs/>
          <w:color w:val="000000"/>
          <w:kern w:val="0"/>
          <w:sz w:val="28"/>
          <w:szCs w:val="28"/>
          <w14:ligatures w14:val="none"/>
        </w:rPr>
        <w:t>th</w:t>
      </w:r>
      <w:r w:rsidRPr="009D385D">
        <w:rPr>
          <w:rFonts w:ascii="Times New Roman" w:eastAsia="Times New Roman" w:hAnsi="Times New Roman" w:cs="Times New Roman"/>
          <w:i/>
          <w:iCs/>
          <w:kern w:val="0"/>
          <w:sz w:val="28"/>
          <w:szCs w:val="28"/>
          <w14:ligatures w14:val="none"/>
        </w:rPr>
        <w:t>ā</w:t>
      </w:r>
      <w:r w:rsidRPr="009D385D">
        <w:rPr>
          <w:rFonts w:ascii="Times New Roman" w:eastAsia="Yu Gothic" w:hAnsi="Times New Roman" w:cs="Times New Roman"/>
          <w:i/>
          <w:iCs/>
          <w:color w:val="000000"/>
          <w:kern w:val="0"/>
          <w:sz w:val="28"/>
          <w:szCs w:val="28"/>
          <w14:ligatures w14:val="none"/>
        </w:rPr>
        <w:t>r</w:t>
      </w:r>
      <w:r w:rsidRPr="009D385D">
        <w:rPr>
          <w:rFonts w:ascii="Times New Roman" w:eastAsia="Yu Gothic" w:hAnsi="Times New Roman" w:cs="Times New Roman"/>
          <w:color w:val="000000"/>
          <w:kern w:val="0"/>
          <w:sz w:val="28"/>
          <w:szCs w:val="28"/>
          <w14:ligatures w14:val="none"/>
        </w:rPr>
        <w:t>). The truly humble and altruistic believer is incapable of seeing himself as superior to anyone in God’s creation, especially as long as he remains mindful of the universal principle that “there, but for the grace of God, go I.” It is foolish and arrogant to take faith and salvation as guaranteed or deserved. Thus, the true believer walks constantly in humility, wearing the two sandals of fear (</w:t>
      </w:r>
      <w:r w:rsidRPr="009D385D">
        <w:rPr>
          <w:rFonts w:ascii="Times New Roman" w:eastAsia="Yu Gothic" w:hAnsi="Times New Roman" w:cs="Times New Roman"/>
          <w:i/>
          <w:iCs/>
          <w:color w:val="000000"/>
          <w:kern w:val="0"/>
          <w:sz w:val="28"/>
          <w:szCs w:val="28"/>
          <w14:ligatures w14:val="none"/>
        </w:rPr>
        <w:t>al-khawf</w:t>
      </w:r>
      <w:r w:rsidRPr="009D385D">
        <w:rPr>
          <w:rFonts w:ascii="Times New Roman" w:eastAsia="Yu Gothic" w:hAnsi="Times New Roman" w:cs="Times New Roman"/>
          <w:color w:val="000000"/>
          <w:kern w:val="0"/>
          <w:sz w:val="28"/>
          <w:szCs w:val="28"/>
          <w14:ligatures w14:val="none"/>
        </w:rPr>
        <w:t>) and hope (</w:t>
      </w:r>
      <w:r w:rsidRPr="009D385D">
        <w:rPr>
          <w:rFonts w:ascii="Times New Roman" w:eastAsia="Yu Gothic" w:hAnsi="Times New Roman" w:cs="Times New Roman"/>
          <w:i/>
          <w:iCs/>
          <w:color w:val="000000"/>
          <w:kern w:val="0"/>
          <w:sz w:val="28"/>
          <w:szCs w:val="28"/>
          <w14:ligatures w14:val="none"/>
        </w:rPr>
        <w:t>al-raj</w:t>
      </w:r>
      <w:r w:rsidRPr="009D385D">
        <w:rPr>
          <w:rFonts w:ascii="Times New Roman" w:eastAsia="Times New Roman" w:hAnsi="Times New Roman" w:cs="Times New Roman"/>
          <w:i/>
          <w:iCs/>
          <w:kern w:val="0"/>
          <w:sz w:val="28"/>
          <w:szCs w:val="28"/>
          <w14:ligatures w14:val="none"/>
        </w:rPr>
        <w:t>ā</w:t>
      </w:r>
      <w:r w:rsidRPr="009D385D">
        <w:rPr>
          <w:rFonts w:ascii="Times New Roman" w:eastAsia="Yu Gothic" w:hAnsi="Times New Roman" w:cs="Times New Roman"/>
          <w:i/>
          <w:iCs/>
          <w:color w:val="000000"/>
          <w:kern w:val="0"/>
          <w:sz w:val="28"/>
          <w:szCs w:val="28"/>
          <w14:ligatures w14:val="none"/>
        </w:rPr>
        <w:t>’</w:t>
      </w:r>
      <w:r w:rsidRPr="009D385D">
        <w:rPr>
          <w:rFonts w:ascii="Times New Roman" w:eastAsia="Yu Gothic" w:hAnsi="Times New Roman" w:cs="Times New Roman"/>
          <w:color w:val="000000"/>
          <w:kern w:val="0"/>
          <w:sz w:val="28"/>
          <w:szCs w:val="28"/>
          <w14:ligatures w14:val="none"/>
        </w:rPr>
        <w:t>) and never taking for granted his ultimate deliverance in the next world. Rather, he continually beseeches God for a “good end” (</w:t>
      </w:r>
      <w:r w:rsidRPr="009D385D">
        <w:rPr>
          <w:rFonts w:ascii="Times New Roman" w:eastAsia="Yu Gothic" w:hAnsi="Times New Roman" w:cs="Times New Roman"/>
          <w:i/>
          <w:iCs/>
          <w:color w:val="000000"/>
          <w:kern w:val="0"/>
          <w:sz w:val="28"/>
          <w:szCs w:val="28"/>
          <w14:ligatures w14:val="none"/>
        </w:rPr>
        <w:t>ḥusn al-khātima</w:t>
      </w:r>
      <w:r w:rsidRPr="009D385D">
        <w:rPr>
          <w:rFonts w:ascii="Times New Roman" w:eastAsia="Yu Gothic" w:hAnsi="Times New Roman" w:cs="Times New Roman"/>
          <w:color w:val="000000"/>
          <w:kern w:val="0"/>
          <w:sz w:val="28"/>
          <w:szCs w:val="28"/>
          <w14:ligatures w14:val="none"/>
        </w:rPr>
        <w:t xml:space="preserve">) to this life of continual trials and tribulations—outwardly and inwardly. For, just as God gives faith, He can take it away. By the same token, a single moment of Divine Grace can transform the most adamant disbeliever and the greatest derelict into a Saint. The Islamic Tradition contains well-known stories of spiritual adepts who were directed by their mentors to find and bring forth a single person who was worse than themselves. After days of searching, the most accomplished of these disciples would return empty-handed, having found no one who qualified as truly being inferior to them. This apparent failure indicated their spiritual sophistication because it reflected their awareness that their own goodness </w:t>
      </w:r>
      <w:r w:rsidRPr="009D385D">
        <w:rPr>
          <w:rFonts w:ascii="Times New Roman" w:eastAsia="Yu Gothic" w:hAnsi="Times New Roman" w:cs="Times New Roman"/>
          <w:color w:val="000000"/>
          <w:kern w:val="0"/>
          <w:sz w:val="28"/>
          <w:szCs w:val="28"/>
          <w14:ligatures w14:val="none"/>
        </w:rPr>
        <w:lastRenderedPageBreak/>
        <w:t>was an act of Divine Grace and that God could bestow that same or even greater Grace upon the worst of people and transform them beautifully in a single instant—just as He could remove from the spiritual adept or anyone else the Divine Grace that had been so freely granted them.</w:t>
      </w:r>
    </w:p>
    <w:p w14:paraId="78262F2D"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p>
    <w:p w14:paraId="6BECB6F3"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p>
    <w:p w14:paraId="73336DCD" w14:textId="77777777" w:rsidR="00B335E1" w:rsidRPr="009D385D" w:rsidRDefault="00B335E1" w:rsidP="00B335E1">
      <w:pPr>
        <w:keepNext/>
        <w:keepLines/>
        <w:spacing w:after="0" w:line="240" w:lineRule="auto"/>
        <w:outlineLvl w:val="2"/>
        <w:rPr>
          <w:rFonts w:ascii="Times New Roman" w:eastAsia="Yu Gothic" w:hAnsi="Times New Roman" w:cs="Times New Roman"/>
          <w:b/>
          <w:bCs/>
          <w:i/>
          <w:iCs/>
          <w:color w:val="0F4761"/>
          <w:kern w:val="0"/>
          <w:sz w:val="28"/>
          <w:szCs w:val="28"/>
          <w14:ligatures w14:val="none"/>
        </w:rPr>
      </w:pPr>
      <w:bookmarkStart w:id="411" w:name="_Toc152136649"/>
      <w:bookmarkStart w:id="412" w:name="_Toc193363887"/>
      <w:r w:rsidRPr="009D385D">
        <w:rPr>
          <w:rFonts w:ascii="Times New Roman" w:eastAsia="Yu Gothic" w:hAnsi="Times New Roman" w:cs="Times New Roman"/>
          <w:b/>
          <w:bCs/>
          <w:i/>
          <w:iCs/>
          <w:color w:val="0F4761"/>
          <w:kern w:val="0"/>
          <w:sz w:val="28"/>
          <w:szCs w:val="28"/>
          <w14:ligatures w14:val="none"/>
        </w:rPr>
        <w:t>Islamic Doctrines of Excuse</w:t>
      </w:r>
      <w:bookmarkEnd w:id="411"/>
      <w:bookmarkEnd w:id="412"/>
    </w:p>
    <w:p w14:paraId="17085679" w14:textId="77777777" w:rsidR="00B335E1" w:rsidRPr="009D385D" w:rsidRDefault="00B335E1" w:rsidP="00B335E1">
      <w:pPr>
        <w:spacing w:after="0" w:line="240" w:lineRule="auto"/>
        <w:rPr>
          <w:rFonts w:ascii="Times New Roman" w:eastAsia="Times New Roman" w:hAnsi="Times New Roman" w:cs="Times New Roman"/>
          <w:color w:val="000000"/>
          <w:kern w:val="0"/>
          <w:sz w:val="28"/>
          <w:szCs w:val="28"/>
          <w14:ligatures w14:val="none"/>
        </w:rPr>
      </w:pPr>
      <w:r w:rsidRPr="009D385D">
        <w:rPr>
          <w:rFonts w:ascii="Times New Roman" w:eastAsia="Times New Roman" w:hAnsi="Times New Roman" w:cs="Times New Roman"/>
          <w:kern w:val="0"/>
          <w:sz w:val="28"/>
          <w:szCs w:val="28"/>
          <w14:ligatures w14:val="none"/>
        </w:rPr>
        <w:t>Al-Imām al-Ghazālī holds that those who were not given the Message of the Prophet properly, in a credible form, or never heard of him at all “shall certainly enter the Garden.” As we will see later in our discussion of the Hereafter, al-Ghazālī also understood that the enigmatic “Companions</w:t>
      </w:r>
      <w:commentRangeStart w:id="413"/>
      <w:r w:rsidRPr="009D385D">
        <w:rPr>
          <w:rFonts w:ascii="Times New Roman" w:eastAsia="Times New Roman" w:hAnsi="Times New Roman" w:cs="Times New Roman"/>
          <w:kern w:val="0"/>
          <w:sz w:val="28"/>
          <w:szCs w:val="28"/>
          <w14:ligatures w14:val="none"/>
        </w:rPr>
        <w:t xml:space="preserve"> of the Heights”</w:t>
      </w:r>
      <w:commentRangeEnd w:id="413"/>
      <w:r w:rsidRPr="009D385D">
        <w:rPr>
          <w:rFonts w:ascii="Times New Roman" w:eastAsia="Times New Roman" w:hAnsi="Times New Roman" w:cs="Times New Roman"/>
          <w:kern w:val="0"/>
          <w:sz w:val="28"/>
          <w:szCs w:val="28"/>
          <w14:ligatures w14:val="none"/>
        </w:rPr>
        <w:commentReference w:id="413"/>
      </w:r>
      <w:r w:rsidRPr="009D385D">
        <w:rPr>
          <w:rFonts w:ascii="Times New Roman" w:eastAsia="Times New Roman" w:hAnsi="Times New Roman" w:cs="Times New Roman"/>
          <w:kern w:val="0"/>
          <w:sz w:val="28"/>
          <w:szCs w:val="28"/>
          <w14:ligatures w14:val="none"/>
        </w:rPr>
        <w:t xml:space="preserve"> (</w:t>
      </w:r>
      <w:r w:rsidRPr="009D385D">
        <w:rPr>
          <w:rFonts w:ascii="Times New Roman" w:eastAsia="Times New Roman" w:hAnsi="Times New Roman" w:cs="Times New Roman"/>
          <w:i/>
          <w:iCs/>
          <w:kern w:val="0"/>
          <w:sz w:val="28"/>
          <w:szCs w:val="28"/>
          <w14:ligatures w14:val="none"/>
        </w:rPr>
        <w:t>Aṣḥāb al-A‘rāf</w:t>
      </w:r>
      <w:r w:rsidRPr="009D385D">
        <w:rPr>
          <w:rFonts w:ascii="Times New Roman" w:eastAsia="Times New Roman" w:hAnsi="Times New Roman" w:cs="Times New Roman"/>
          <w:kern w:val="0"/>
          <w:sz w:val="28"/>
          <w:szCs w:val="28"/>
          <w14:ligatures w14:val="none"/>
        </w:rPr>
        <w:t>)</w:t>
      </w:r>
      <w:r w:rsidRPr="009D385D">
        <w:rPr>
          <w:rFonts w:ascii="Times New Roman" w:eastAsia="Yu Gothic Light" w:hAnsi="Times New Roman" w:cs="Times New Roman"/>
          <w:kern w:val="0"/>
          <w:sz w:val="28"/>
          <w:szCs w:val="28"/>
          <w:vertAlign w:val="superscript"/>
          <w14:ligatures w14:val="none"/>
        </w:rPr>
        <w:footnoteReference w:id="18"/>
      </w:r>
      <w:r w:rsidRPr="009D385D">
        <w:rPr>
          <w:rFonts w:ascii="Times New Roman" w:eastAsia="Times New Roman" w:hAnsi="Times New Roman" w:cs="Times New Roman"/>
          <w:kern w:val="0"/>
          <w:sz w:val="28"/>
          <w:szCs w:val="28"/>
          <w14:ligatures w14:val="none"/>
        </w:rPr>
        <w:t xml:space="preserve"> are made up of people who will be saved on the Last Day because they lived during “the times of the intervals (</w:t>
      </w:r>
      <w:r w:rsidRPr="009D385D">
        <w:rPr>
          <w:rFonts w:ascii="Times New Roman" w:eastAsia="Times New Roman" w:hAnsi="Times New Roman" w:cs="Times New Roman"/>
          <w:i/>
          <w:iCs/>
          <w:kern w:val="0"/>
          <w:sz w:val="28"/>
          <w:szCs w:val="28"/>
          <w14:ligatures w14:val="none"/>
        </w:rPr>
        <w:t>al-fatarāt</w:t>
      </w:r>
      <w:r w:rsidRPr="009D385D">
        <w:rPr>
          <w:rFonts w:ascii="Times New Roman" w:eastAsia="Times New Roman" w:hAnsi="Times New Roman" w:cs="Times New Roman"/>
          <w:kern w:val="0"/>
          <w:sz w:val="28"/>
          <w:szCs w:val="28"/>
          <w14:ligatures w14:val="none"/>
        </w:rPr>
        <w:t xml:space="preserve">)” between the lost Prophetic Dispensations of earlier times and the renewal of new ones or who, for other justifiable reasons, were deprived of sound knowledge of the binding Prophetic Dispensation that pertained to their time but was kept from them for one reason or another. </w:t>
      </w:r>
      <w:r w:rsidRPr="009D385D">
        <w:rPr>
          <w:rFonts w:ascii="Times New Roman" w:eastAsia="Times New Roman" w:hAnsi="Times New Roman" w:cs="Times New Roman"/>
          <w:color w:val="000000"/>
          <w:kern w:val="0"/>
          <w:sz w:val="28"/>
          <w:szCs w:val="28"/>
          <w14:ligatures w14:val="none"/>
        </w:rPr>
        <w:t>This teaching of a</w:t>
      </w:r>
      <w:r w:rsidRPr="009D385D">
        <w:rPr>
          <w:rFonts w:ascii="Times New Roman" w:eastAsia="Times New Roman" w:hAnsi="Times New Roman" w:cs="Times New Roman"/>
          <w:kern w:val="0"/>
          <w:sz w:val="28"/>
          <w:szCs w:val="28"/>
          <w14:ligatures w14:val="none"/>
        </w:rPr>
        <w:t>l-Imām al-Ghazālī constitutes a</w:t>
      </w:r>
      <w:r w:rsidRPr="009D385D">
        <w:rPr>
          <w:rFonts w:ascii="Times New Roman" w:eastAsia="Times New Roman" w:hAnsi="Times New Roman" w:cs="Times New Roman"/>
          <w:color w:val="000000"/>
          <w:kern w:val="0"/>
          <w:sz w:val="28"/>
          <w:szCs w:val="28"/>
          <w14:ligatures w14:val="none"/>
        </w:rPr>
        <w:t xml:space="preserve"> “doctrine of excuse” for non-Muslims. It may also be potentially extended to Muslims who have themselves lived in excusable ignorance of their own religion because they were prevented from receiving sound instruction in their faith through political despotism or other causes. A</w:t>
      </w:r>
      <w:r w:rsidRPr="009D385D">
        <w:rPr>
          <w:rFonts w:ascii="Times New Roman" w:eastAsia="Times New Roman" w:hAnsi="Times New Roman" w:cs="Times New Roman"/>
          <w:kern w:val="0"/>
          <w:sz w:val="28"/>
          <w:szCs w:val="28"/>
          <w14:ligatures w14:val="none"/>
        </w:rPr>
        <w:t>l-Ghazālī’s</w:t>
      </w:r>
      <w:r w:rsidRPr="009D385D">
        <w:rPr>
          <w:rFonts w:ascii="Times New Roman" w:eastAsia="Times New Roman" w:hAnsi="Times New Roman" w:cs="Times New Roman"/>
          <w:color w:val="000000"/>
          <w:kern w:val="0"/>
          <w:sz w:val="28"/>
          <w:szCs w:val="28"/>
          <w14:ligatures w14:val="none"/>
        </w:rPr>
        <w:t xml:space="preserve"> doctrine of excuse has special relevance today, since our time is distinctive in light of the sharp decline of Muslims everywhere and the widespread, virtually omnipresent misrepresentation of their faith—even to their own eyes—in the media and other means of world propaganda.</w:t>
      </w:r>
    </w:p>
    <w:p w14:paraId="35EA2352" w14:textId="77777777" w:rsidR="00B335E1" w:rsidRPr="009D385D" w:rsidRDefault="00B335E1" w:rsidP="00B335E1">
      <w:pPr>
        <w:spacing w:after="0" w:line="240" w:lineRule="auto"/>
        <w:rPr>
          <w:rFonts w:ascii="Times New Roman" w:eastAsia="Times New Roman" w:hAnsi="Times New Roman" w:cs="Times New Roman"/>
          <w:color w:val="000000"/>
          <w:kern w:val="0"/>
          <w:sz w:val="28"/>
          <w:szCs w:val="28"/>
          <w14:ligatures w14:val="none"/>
        </w:rPr>
      </w:pPr>
    </w:p>
    <w:p w14:paraId="7259BF94"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color w:val="000000"/>
          <w:kern w:val="0"/>
          <w:sz w:val="28"/>
          <w:szCs w:val="28"/>
          <w14:ligatures w14:val="none"/>
        </w:rPr>
        <w:t xml:space="preserve">Few if any Traditional Muslim Theologians would have faulted </w:t>
      </w:r>
      <w:r w:rsidRPr="009D385D">
        <w:rPr>
          <w:rFonts w:ascii="Times New Roman" w:eastAsia="Times New Roman" w:hAnsi="Times New Roman" w:cs="Times New Roman"/>
          <w:kern w:val="0"/>
          <w:sz w:val="28"/>
          <w:szCs w:val="28"/>
          <w14:ligatures w14:val="none"/>
        </w:rPr>
        <w:t>al-Ghazālī’s</w:t>
      </w:r>
      <w:r w:rsidRPr="009D385D">
        <w:rPr>
          <w:rFonts w:ascii="Times New Roman" w:eastAsia="Times New Roman" w:hAnsi="Times New Roman" w:cs="Times New Roman"/>
          <w:color w:val="000000"/>
          <w:kern w:val="0"/>
          <w:sz w:val="28"/>
          <w:szCs w:val="28"/>
          <w14:ligatures w14:val="none"/>
        </w:rPr>
        <w:t xml:space="preserve"> reasoning, but such “doctrines of excuse” were not generally a priority in their thought, especially in the ages of Islam’s brilliant cultural, political, and Civilizational ascendancy. Instead of “doctrines of excuse,” Traditional Muslim thinkers showed greater interest in formal Legal relationships between Muslims and non-Muslims in this world, both within and beyond the confines of Islamic polities and governances. Thus, they were concerned with defining the protected status of Tributary non-Muslim client Communities (</w:t>
      </w:r>
      <w:r w:rsidRPr="009D385D">
        <w:rPr>
          <w:rFonts w:ascii="Times New Roman" w:eastAsia="Times New Roman" w:hAnsi="Times New Roman" w:cs="Times New Roman"/>
          <w:i/>
          <w:iCs/>
          <w:color w:val="000000"/>
          <w:kern w:val="0"/>
          <w:sz w:val="28"/>
          <w:szCs w:val="28"/>
          <w14:ligatures w14:val="none"/>
        </w:rPr>
        <w:t>Dhimm</w:t>
      </w:r>
      <w:r w:rsidRPr="009D385D">
        <w:rPr>
          <w:rFonts w:ascii="Times New Roman" w:eastAsia="Times New Roman" w:hAnsi="Times New Roman" w:cs="Times New Roman"/>
          <w:i/>
          <w:iCs/>
          <w:kern w:val="0"/>
          <w:sz w:val="28"/>
          <w:szCs w:val="28"/>
          <w14:ligatures w14:val="none"/>
        </w:rPr>
        <w:t>īs</w:t>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color w:val="000000"/>
          <w:kern w:val="0"/>
          <w:sz w:val="28"/>
          <w:szCs w:val="28"/>
          <w14:ligatures w14:val="none"/>
        </w:rPr>
        <w:t xml:space="preserve"> who were allowed to practice their religions in their respective Muslim polities and were generally equal to Muslims legally, while having their own separate courts of law that were directed by their religious Communities. As we will see below, non-Muslims often served in State and administrative functions, but they were not allowed to rule </w:t>
      </w:r>
      <w:r w:rsidRPr="009D385D">
        <w:rPr>
          <w:rFonts w:ascii="Times New Roman" w:eastAsia="Times New Roman" w:hAnsi="Times New Roman" w:cs="Times New Roman"/>
          <w:color w:val="000000"/>
          <w:kern w:val="0"/>
          <w:sz w:val="28"/>
          <w:szCs w:val="28"/>
          <w14:ligatures w14:val="none"/>
        </w:rPr>
        <w:lastRenderedPageBreak/>
        <w:t>Muslims as their supreme leaders. Moreover, non-Muslims were not allowed to propagate their beliefs actively among Muslims, although they could do so in their local communities among their own followers.</w:t>
      </w:r>
    </w:p>
    <w:p w14:paraId="781772D8" w14:textId="77777777" w:rsidR="00B335E1" w:rsidRPr="009D385D" w:rsidRDefault="00B335E1" w:rsidP="00B335E1">
      <w:pPr>
        <w:spacing w:after="0" w:line="240" w:lineRule="auto"/>
        <w:rPr>
          <w:rFonts w:ascii="Times New Roman" w:eastAsia="Times New Roman" w:hAnsi="Times New Roman" w:cs="Times New Roman"/>
          <w:color w:val="000000"/>
          <w:kern w:val="0"/>
          <w:sz w:val="28"/>
          <w:szCs w:val="28"/>
          <w14:ligatures w14:val="none"/>
        </w:rPr>
      </w:pPr>
    </w:p>
    <w:p w14:paraId="369DBFD5"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Times New Roman" w:hAnsi="Times New Roman" w:cs="Times New Roman"/>
          <w:color w:val="000000"/>
          <w:kern w:val="0"/>
          <w:sz w:val="28"/>
          <w:szCs w:val="28"/>
          <w14:ligatures w14:val="none"/>
        </w:rPr>
        <w:t>Likewise, Traditional Muslim scholars were concerned with the legal status of hostile non-Muslim enemies living beyond their borders, whom they called “the people of war” (</w:t>
      </w:r>
      <w:r w:rsidRPr="009D385D">
        <w:rPr>
          <w:rFonts w:ascii="Times New Roman" w:eastAsia="Times New Roman" w:hAnsi="Times New Roman" w:cs="Times New Roman"/>
          <w:i/>
          <w:iCs/>
          <w:color w:val="000000"/>
          <w:kern w:val="0"/>
          <w:sz w:val="28"/>
          <w:szCs w:val="28"/>
          <w14:ligatures w14:val="none"/>
        </w:rPr>
        <w:t>ahl-al-</w:t>
      </w:r>
      <w:r w:rsidRPr="009D385D">
        <w:rPr>
          <w:rFonts w:ascii="Times New Roman" w:eastAsia="Times New Roman" w:hAnsi="Times New Roman" w:cs="Times New Roman"/>
          <w:i/>
          <w:iCs/>
          <w:kern w:val="0"/>
          <w:sz w:val="28"/>
          <w:szCs w:val="28"/>
          <w14:ligatures w14:val="none"/>
        </w:rPr>
        <w:t>ḥ</w:t>
      </w:r>
      <w:r w:rsidRPr="009D385D">
        <w:rPr>
          <w:rFonts w:ascii="Times New Roman" w:eastAsia="Times New Roman" w:hAnsi="Times New Roman" w:cs="Times New Roman"/>
          <w:i/>
          <w:iCs/>
          <w:color w:val="000000"/>
          <w:kern w:val="0"/>
          <w:sz w:val="28"/>
          <w:szCs w:val="28"/>
          <w14:ligatures w14:val="none"/>
        </w:rPr>
        <w:t xml:space="preserve">arb </w:t>
      </w:r>
      <w:r w:rsidRPr="009D385D">
        <w:rPr>
          <w:rFonts w:ascii="Times New Roman" w:eastAsia="Times New Roman" w:hAnsi="Times New Roman" w:cs="Times New Roman"/>
          <w:color w:val="000000"/>
          <w:kern w:val="0"/>
          <w:sz w:val="28"/>
          <w:szCs w:val="28"/>
          <w14:ligatures w14:val="none"/>
        </w:rPr>
        <w:t xml:space="preserve">or </w:t>
      </w:r>
      <w:r w:rsidRPr="009D385D">
        <w:rPr>
          <w:rFonts w:ascii="Times New Roman" w:eastAsia="Times New Roman" w:hAnsi="Times New Roman" w:cs="Times New Roman"/>
          <w:i/>
          <w:iCs/>
          <w:color w:val="000000"/>
          <w:kern w:val="0"/>
          <w:sz w:val="28"/>
          <w:szCs w:val="28"/>
          <w14:ligatures w14:val="none"/>
        </w:rPr>
        <w:t>al-</w:t>
      </w:r>
      <w:r w:rsidRPr="009D385D">
        <w:rPr>
          <w:rFonts w:ascii="Times New Roman" w:eastAsia="Times New Roman" w:hAnsi="Times New Roman" w:cs="Times New Roman"/>
          <w:i/>
          <w:iCs/>
          <w:kern w:val="0"/>
          <w:sz w:val="28"/>
          <w:szCs w:val="28"/>
          <w14:ligatures w14:val="none"/>
        </w:rPr>
        <w:t>ḥ</w:t>
      </w:r>
      <w:r w:rsidRPr="009D385D">
        <w:rPr>
          <w:rFonts w:ascii="Times New Roman" w:eastAsia="Times New Roman" w:hAnsi="Times New Roman" w:cs="Times New Roman"/>
          <w:i/>
          <w:iCs/>
          <w:color w:val="000000"/>
          <w:kern w:val="0"/>
          <w:sz w:val="28"/>
          <w:szCs w:val="28"/>
          <w14:ligatures w14:val="none"/>
        </w:rPr>
        <w:t>arbiyy</w:t>
      </w:r>
      <w:r w:rsidRPr="009D385D">
        <w:rPr>
          <w:rFonts w:ascii="Times New Roman" w:eastAsia="Times New Roman" w:hAnsi="Times New Roman" w:cs="Times New Roman"/>
          <w:i/>
          <w:iCs/>
          <w:kern w:val="0"/>
          <w:sz w:val="28"/>
          <w:szCs w:val="28"/>
          <w14:ligatures w14:val="none"/>
        </w:rPr>
        <w:t>ūn</w:t>
      </w:r>
      <w:r w:rsidRPr="009D385D">
        <w:rPr>
          <w:rFonts w:ascii="Times New Roman" w:eastAsia="Times New Roman" w:hAnsi="Times New Roman" w:cs="Times New Roman"/>
          <w:color w:val="000000"/>
          <w:kern w:val="0"/>
          <w:sz w:val="28"/>
          <w:szCs w:val="28"/>
          <w14:ligatures w14:val="none"/>
        </w:rPr>
        <w:t xml:space="preserve">). Regarding them, Muslims generally sought—in so far as possible—to develop diplomatic ties with them and travelled into their lands frequently and with official permission to ransom Muslim captives and prisoners of war as well as to conduct trade whenever possible. Muslims were either permitted or required to wage war—armed </w:t>
      </w:r>
      <w:r w:rsidRPr="009D385D">
        <w:rPr>
          <w:rFonts w:ascii="Times New Roman" w:eastAsia="Times New Roman" w:hAnsi="Times New Roman" w:cs="Times New Roman"/>
          <w:i/>
          <w:iCs/>
          <w:color w:val="000000"/>
          <w:kern w:val="0"/>
          <w:sz w:val="28"/>
          <w:szCs w:val="28"/>
          <w14:ligatures w14:val="none"/>
        </w:rPr>
        <w:t>Jih</w:t>
      </w:r>
      <w:r w:rsidRPr="009D385D">
        <w:rPr>
          <w:rFonts w:ascii="Times New Roman" w:eastAsia="Times New Roman" w:hAnsi="Times New Roman" w:cs="Times New Roman"/>
          <w:i/>
          <w:iCs/>
          <w:kern w:val="0"/>
          <w:sz w:val="28"/>
          <w:szCs w:val="28"/>
          <w14:ligatures w14:val="none"/>
        </w:rPr>
        <w:t>ā</w:t>
      </w:r>
      <w:r w:rsidRPr="009D385D">
        <w:rPr>
          <w:rFonts w:ascii="Times New Roman" w:eastAsia="Times New Roman" w:hAnsi="Times New Roman" w:cs="Times New Roman"/>
          <w:i/>
          <w:iCs/>
          <w:color w:val="000000"/>
          <w:kern w:val="0"/>
          <w:sz w:val="28"/>
          <w:szCs w:val="28"/>
          <w14:ligatures w14:val="none"/>
        </w:rPr>
        <w:t>d</w:t>
      </w:r>
      <w:r w:rsidRPr="009D385D">
        <w:rPr>
          <w:rFonts w:ascii="Times New Roman" w:eastAsia="Times New Roman" w:hAnsi="Times New Roman" w:cs="Times New Roman"/>
          <w:color w:val="000000"/>
          <w:kern w:val="0"/>
          <w:sz w:val="28"/>
          <w:szCs w:val="28"/>
          <w14:ligatures w14:val="none"/>
        </w:rPr>
        <w:t>, which we will discuss below—to defend themselves against their hostile neighbors and, when appropriate, to expand the realms of the Islamic governance. Likewise, Muslim Scholars were concerned with justifying relationships of tolerance between all Muslims living under an Islamic jurisdiction, despite their Creedal and Sectarian differences. This meant that whatever Theological errors these different Muslims might have committed or whatever violations of the Law they had perpetrated, they would continue to enjoy the overarching protection of Islamic Law unless such Theological errors or legal violations were so grave as to constitute a complete repudiation of Islam or, for other reasons, required stringent discipline and punishment.</w:t>
      </w:r>
    </w:p>
    <w:p w14:paraId="5CD50F7D"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ourceSansPro-Regular" w:eastAsia="Aptos" w:hAnsi="SourceSansPro-Regular" w:cs="SourceSansPro-Regular"/>
          <w:color w:val="000000"/>
          <w:kern w:val="0"/>
          <w:sz w:val="20"/>
          <w:szCs w:val="20"/>
        </w:rPr>
      </w:pPr>
    </w:p>
    <w:p w14:paraId="74C028B1"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ourceSansPro-Regular" w:eastAsia="Aptos" w:hAnsi="SourceSansPro-Regular" w:cs="SourceSansPro-Regular"/>
          <w:color w:val="000000"/>
          <w:kern w:val="0"/>
          <w:sz w:val="20"/>
          <w:szCs w:val="20"/>
        </w:rPr>
      </w:pPr>
    </w:p>
    <w:p w14:paraId="0AE5F8ED" w14:textId="77777777" w:rsidR="00B335E1" w:rsidRPr="009D385D" w:rsidRDefault="00B335E1" w:rsidP="00B335E1">
      <w:pPr>
        <w:keepNext/>
        <w:keepLines/>
        <w:spacing w:after="0" w:line="240" w:lineRule="auto"/>
        <w:outlineLvl w:val="1"/>
        <w:rPr>
          <w:rFonts w:ascii="Times New Roman" w:eastAsia="Yu Gothic Light" w:hAnsi="Times New Roman" w:cs="Times New Roman"/>
          <w:b/>
          <w:bCs/>
          <w:i/>
          <w:iCs/>
          <w:color w:val="0F4761"/>
          <w:kern w:val="0"/>
          <w:sz w:val="28"/>
          <w:szCs w:val="28"/>
          <w14:ligatures w14:val="none"/>
        </w:rPr>
      </w:pPr>
      <w:bookmarkStart w:id="419" w:name="_Toc122691146"/>
      <w:bookmarkStart w:id="420" w:name="_Toc152136654"/>
      <w:bookmarkStart w:id="421" w:name="_Toc193363893"/>
      <w:r w:rsidRPr="009D385D">
        <w:rPr>
          <w:rFonts w:ascii="Times New Roman" w:eastAsia="Yu Gothic Light" w:hAnsi="Times New Roman" w:cs="Times New Roman"/>
          <w:b/>
          <w:bCs/>
          <w:i/>
          <w:iCs/>
          <w:color w:val="0F4761"/>
          <w:kern w:val="0"/>
          <w:sz w:val="28"/>
          <w:szCs w:val="28"/>
          <w14:ligatures w14:val="none"/>
        </w:rPr>
        <w:t>No Plurality or Toleration without Protection</w:t>
      </w:r>
      <w:bookmarkEnd w:id="419"/>
      <w:r w:rsidRPr="009D385D">
        <w:rPr>
          <w:rFonts w:ascii="Times New Roman" w:eastAsia="Yu Gothic Light" w:hAnsi="Times New Roman" w:cs="Times New Roman"/>
          <w:b/>
          <w:bCs/>
          <w:i/>
          <w:iCs/>
          <w:color w:val="0F4761"/>
          <w:kern w:val="0"/>
          <w:sz w:val="28"/>
          <w:szCs w:val="28"/>
          <w14:ligatures w14:val="none"/>
        </w:rPr>
        <w:t xml:space="preserve"> &amp; Community Autonomy</w:t>
      </w:r>
      <w:bookmarkEnd w:id="420"/>
      <w:bookmarkEnd w:id="421"/>
    </w:p>
    <w:p w14:paraId="338B61DB"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From the Islamic point of view, plurality and toleration are an empty promise unless they are backed up by meaningful protection and security for those who are being granted autonomy and tolerated. Thus, one of the basic purposes of armed </w:t>
      </w:r>
      <w:r w:rsidRPr="009D385D">
        <w:rPr>
          <w:rFonts w:ascii="Times New Roman" w:eastAsia="Yu Gothic" w:hAnsi="Times New Roman" w:cs="Times New Roman"/>
          <w:i/>
          <w:iCs/>
          <w:color w:val="000000"/>
          <w:kern w:val="0"/>
          <w:sz w:val="28"/>
          <w:szCs w:val="28"/>
          <w14:ligatures w14:val="none"/>
        </w:rPr>
        <w:t>Jih</w:t>
      </w:r>
      <w:r w:rsidRPr="009D385D">
        <w:rPr>
          <w:rFonts w:ascii="Times New Roman" w:eastAsia="Times New Roman" w:hAnsi="Times New Roman" w:cs="Times New Roman"/>
          <w:i/>
          <w:iCs/>
          <w:kern w:val="0"/>
          <w:sz w:val="28"/>
          <w:szCs w:val="28"/>
          <w14:ligatures w14:val="none"/>
        </w:rPr>
        <w:t>ā</w:t>
      </w:r>
      <w:r w:rsidRPr="009D385D">
        <w:rPr>
          <w:rFonts w:ascii="Times New Roman" w:eastAsia="Yu Gothic" w:hAnsi="Times New Roman" w:cs="Times New Roman"/>
          <w:i/>
          <w:iCs/>
          <w:color w:val="000000"/>
          <w:kern w:val="0"/>
          <w:sz w:val="28"/>
          <w:szCs w:val="28"/>
          <w14:ligatures w14:val="none"/>
        </w:rPr>
        <w:t>d</w:t>
      </w:r>
      <w:r w:rsidRPr="009D385D">
        <w:rPr>
          <w:rFonts w:ascii="Times New Roman" w:eastAsia="Yu Gothic" w:hAnsi="Times New Roman" w:cs="Times New Roman"/>
          <w:color w:val="000000"/>
          <w:kern w:val="0"/>
          <w:sz w:val="28"/>
          <w:szCs w:val="28"/>
          <w14:ligatures w14:val="none"/>
        </w:rPr>
        <w:t xml:space="preserve"> in the Traditional manuals of Islamic Law was, in fact, not just to defend Muslims but also to protect their non-Muslim Tributaries from internal and external enemies. Most typically, internal dangers involved menaces such as bandits and highway robbers but it also extended to dangers of physical abuse, rape, and what today we would call “hate crimes.” External threats included violence at the hands of cross-border marauders and invading enemy armies—which sometimes involved enemy garrisons that outwardly shared the same religion as the protected non-Muslim communities in the Islamic commonwealth but to whom they often granted little or no quarter because of their acquiescence to Muslim rule. </w:t>
      </w:r>
    </w:p>
    <w:p w14:paraId="0535EC86"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00BF7B9E"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As we will see below, not only did the Prophetic Dispensation insist upon the toleration and protection of covenanted non-Muslim Tributary Communities living </w:t>
      </w:r>
      <w:r w:rsidRPr="009D385D">
        <w:rPr>
          <w:rFonts w:ascii="Times New Roman" w:eastAsia="Yu Gothic" w:hAnsi="Times New Roman" w:cs="Times New Roman"/>
          <w:color w:val="000000"/>
          <w:kern w:val="0"/>
          <w:sz w:val="28"/>
          <w:szCs w:val="28"/>
          <w14:ligatures w14:val="none"/>
        </w:rPr>
        <w:lastRenderedPageBreak/>
        <w:t xml:space="preserve">under the jurisdiction of the Islamic governance, but it also extended similar protections to foreign non-Muslims and their travelling parties who entered Muslim realms peacefully and for legitimate ends—such as education, medical treatment, and trade. Such grants of </w:t>
      </w:r>
      <w:r w:rsidRPr="009D385D">
        <w:rPr>
          <w:rFonts w:ascii="Times New Roman" w:eastAsia="Times New Roman" w:hAnsi="Times New Roman" w:cs="Times New Roman"/>
          <w:kern w:val="0"/>
          <w:sz w:val="28"/>
          <w:szCs w:val="28"/>
          <w14:ligatures w14:val="none"/>
        </w:rPr>
        <w:t>Safe-Passage (</w:t>
      </w:r>
      <w:r w:rsidRPr="009D385D">
        <w:rPr>
          <w:rFonts w:ascii="Times New Roman" w:eastAsia="Times New Roman" w:hAnsi="Times New Roman" w:cs="Times New Roman"/>
          <w:i/>
          <w:iCs/>
          <w:kern w:val="0"/>
          <w:sz w:val="28"/>
          <w:szCs w:val="28"/>
          <w14:ligatures w14:val="none"/>
        </w:rPr>
        <w:t>al-Amān</w:t>
      </w:r>
      <w:r w:rsidRPr="009D385D">
        <w:rPr>
          <w:rFonts w:ascii="Times New Roman" w:eastAsia="Times New Roman" w:hAnsi="Times New Roman" w:cs="Times New Roman"/>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were granted in all regions where Muslims gained political influence from China and Polynesia in the East to Africa and Islamic Iberia in the West. Thus, Islamic globalization protected non-Muslim communities living under Muslim rule, while it simultaneously encouraged their counterparts beyond the borders of the lands of Islam to visit Muslim realms and engage with Muslims and non-Muslims under their rule in commerce and other legitimate undertakings.</w:t>
      </w:r>
    </w:p>
    <w:p w14:paraId="4CF612F2"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1741B0C0"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4E2664BB" w14:textId="77777777" w:rsidR="00B335E1" w:rsidRPr="009D385D" w:rsidRDefault="00B335E1" w:rsidP="00B335E1">
      <w:pPr>
        <w:keepNext/>
        <w:keepLines/>
        <w:spacing w:after="0" w:line="240" w:lineRule="auto"/>
        <w:outlineLvl w:val="2"/>
        <w:rPr>
          <w:rFonts w:ascii="Times New Roman" w:eastAsia="Yu Gothic" w:hAnsi="Times New Roman" w:cs="Times New Roman"/>
          <w:b/>
          <w:bCs/>
          <w:i/>
          <w:iCs/>
          <w:color w:val="0F4761"/>
          <w:kern w:val="0"/>
          <w:sz w:val="28"/>
          <w:szCs w:val="28"/>
          <w14:ligatures w14:val="none"/>
        </w:rPr>
      </w:pPr>
      <w:bookmarkStart w:id="422" w:name="_Toc152136656"/>
      <w:bookmarkStart w:id="423" w:name="_Toc193363894"/>
      <w:r w:rsidRPr="009D385D">
        <w:rPr>
          <w:rFonts w:ascii="Times New Roman" w:eastAsia="Yu Gothic" w:hAnsi="Times New Roman" w:cs="Times New Roman"/>
          <w:b/>
          <w:bCs/>
          <w:i/>
          <w:iCs/>
          <w:color w:val="0F4761"/>
          <w:kern w:val="0"/>
          <w:sz w:val="28"/>
          <w:szCs w:val="28"/>
          <w:u w:val="single"/>
          <w14:ligatures w14:val="none"/>
        </w:rPr>
        <w:t>Dhimma</w:t>
      </w:r>
      <w:r w:rsidRPr="009D385D">
        <w:rPr>
          <w:rFonts w:ascii="Times New Roman" w:eastAsia="Yu Gothic" w:hAnsi="Times New Roman" w:cs="Times New Roman"/>
          <w:b/>
          <w:bCs/>
          <w:i/>
          <w:iCs/>
          <w:color w:val="0F4761"/>
          <w:kern w:val="0"/>
          <w:sz w:val="28"/>
          <w:szCs w:val="28"/>
          <w14:ligatures w14:val="none"/>
        </w:rPr>
        <w:t xml:space="preserve"> Pacts for the Protection of Non-Muslim Tributaries</w:t>
      </w:r>
      <w:bookmarkEnd w:id="422"/>
      <w:bookmarkEnd w:id="423"/>
    </w:p>
    <w:p w14:paraId="31F32F81"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kern w:val="0"/>
          <w:sz w:val="28"/>
          <w:szCs w:val="28"/>
          <w14:ligatures w14:val="none"/>
        </w:rPr>
        <w:t xml:space="preserve">The Arabic word </w:t>
      </w:r>
      <w:r w:rsidRPr="009D385D">
        <w:rPr>
          <w:rFonts w:ascii="Times New Roman" w:eastAsia="Yu Gothic" w:hAnsi="Times New Roman" w:cs="Times New Roman"/>
          <w:i/>
          <w:iCs/>
          <w:kern w:val="0"/>
          <w:sz w:val="28"/>
          <w:szCs w:val="28"/>
          <w14:ligatures w14:val="none"/>
        </w:rPr>
        <w:t>Dhimma</w:t>
      </w:r>
      <w:r w:rsidRPr="009D385D">
        <w:rPr>
          <w:rFonts w:ascii="Times New Roman" w:eastAsia="Yu Gothic" w:hAnsi="Times New Roman" w:cs="Times New Roman"/>
          <w:kern w:val="0"/>
          <w:sz w:val="28"/>
          <w:szCs w:val="28"/>
          <w14:ligatures w14:val="none"/>
        </w:rPr>
        <w:t xml:space="preserve"> (sacred trust and responsibility) is used in the </w:t>
      </w:r>
      <w:r w:rsidRPr="009D385D">
        <w:rPr>
          <w:rFonts w:ascii="Times New Roman" w:eastAsia="Yu Gothic" w:hAnsi="Times New Roman" w:cs="Times New Roman"/>
          <w:i/>
          <w:iCs/>
          <w:kern w:val="0"/>
          <w:sz w:val="28"/>
          <w:szCs w:val="28"/>
          <w14:ligatures w14:val="none"/>
        </w:rPr>
        <w:t>Shar</w:t>
      </w:r>
      <w:r w:rsidRPr="009D385D">
        <w:rPr>
          <w:rFonts w:ascii="Times New Roman" w:eastAsia="Times New Roman" w:hAnsi="Times New Roman" w:cs="Times New Roman"/>
          <w:i/>
          <w:iCs/>
          <w:kern w:val="0"/>
          <w:sz w:val="28"/>
          <w:szCs w:val="28"/>
          <w14:ligatures w14:val="none"/>
        </w:rPr>
        <w:t>ī</w:t>
      </w:r>
      <w:r w:rsidRPr="009D385D">
        <w:rPr>
          <w:rFonts w:ascii="Times New Roman" w:eastAsia="Yu Gothic" w:hAnsi="Times New Roman" w:cs="Times New Roman"/>
          <w:i/>
          <w:iCs/>
          <w:kern w:val="0"/>
          <w:sz w:val="28"/>
          <w:szCs w:val="28"/>
          <w14:ligatures w14:val="none"/>
        </w:rPr>
        <w:t>‘a</w:t>
      </w:r>
      <w:r w:rsidRPr="009D385D">
        <w:rPr>
          <w:rFonts w:ascii="Times New Roman" w:eastAsia="Yu Gothic" w:hAnsi="Times New Roman" w:cs="Times New Roman"/>
          <w:kern w:val="0"/>
          <w:sz w:val="28"/>
          <w:szCs w:val="28"/>
          <w14:ligatures w14:val="none"/>
        </w:rPr>
        <w:t xml:space="preserve"> for the legal pacts and protocols by which non-Muslims were tolerated and protected in Islamic governances. Semantically, the word </w:t>
      </w:r>
      <w:r w:rsidRPr="009D385D">
        <w:rPr>
          <w:rFonts w:ascii="Times New Roman" w:eastAsia="Yu Gothic" w:hAnsi="Times New Roman" w:cs="Times New Roman"/>
          <w:i/>
          <w:iCs/>
          <w:kern w:val="0"/>
          <w:sz w:val="28"/>
          <w:szCs w:val="28"/>
          <w14:ligatures w14:val="none"/>
        </w:rPr>
        <w:t>dhimma</w:t>
      </w:r>
      <w:r w:rsidRPr="009D385D">
        <w:rPr>
          <w:rFonts w:ascii="Times New Roman" w:eastAsia="Yu Gothic" w:hAnsi="Times New Roman" w:cs="Times New Roman"/>
          <w:kern w:val="0"/>
          <w:sz w:val="28"/>
          <w:szCs w:val="28"/>
          <w14:ligatures w14:val="none"/>
        </w:rPr>
        <w:t xml:space="preserve"> conveys a number of simultaneous meanings. First, </w:t>
      </w:r>
      <w:r w:rsidRPr="009D385D">
        <w:rPr>
          <w:rFonts w:ascii="Times New Roman" w:eastAsia="Yu Gothic" w:hAnsi="Times New Roman" w:cs="Times New Roman"/>
          <w:i/>
          <w:iCs/>
          <w:kern w:val="0"/>
          <w:sz w:val="28"/>
          <w:szCs w:val="28"/>
          <w14:ligatures w14:val="none"/>
        </w:rPr>
        <w:t>dhimma</w:t>
      </w:r>
      <w:r w:rsidRPr="009D385D">
        <w:rPr>
          <w:rFonts w:ascii="Times New Roman" w:eastAsia="Yu Gothic" w:hAnsi="Times New Roman" w:cs="Times New Roman"/>
          <w:kern w:val="0"/>
          <w:sz w:val="28"/>
          <w:szCs w:val="28"/>
          <w14:ligatures w14:val="none"/>
        </w:rPr>
        <w:t xml:space="preserve"> refers to a compact of trust regarding a person or thing which creates a binding personal or communal responsibility on the party granting it. Second, this </w:t>
      </w:r>
      <w:r w:rsidRPr="009D385D">
        <w:rPr>
          <w:rFonts w:ascii="Times New Roman" w:eastAsia="Yu Gothic" w:hAnsi="Times New Roman" w:cs="Times New Roman"/>
          <w:i/>
          <w:iCs/>
          <w:kern w:val="0"/>
          <w:sz w:val="28"/>
          <w:szCs w:val="28"/>
          <w14:ligatures w14:val="none"/>
        </w:rPr>
        <w:t>dhimma</w:t>
      </w:r>
      <w:r w:rsidRPr="009D385D">
        <w:rPr>
          <w:rFonts w:ascii="Times New Roman" w:eastAsia="Yu Gothic" w:hAnsi="Times New Roman" w:cs="Times New Roman"/>
          <w:kern w:val="0"/>
          <w:sz w:val="28"/>
          <w:szCs w:val="28"/>
          <w14:ligatures w14:val="none"/>
        </w:rPr>
        <w:t xml:space="preserve">-trust includes the duty of those giving the </w:t>
      </w:r>
      <w:r w:rsidRPr="009D385D">
        <w:rPr>
          <w:rFonts w:ascii="Times New Roman" w:eastAsia="Yu Gothic" w:hAnsi="Times New Roman" w:cs="Times New Roman"/>
          <w:i/>
          <w:iCs/>
          <w:kern w:val="0"/>
          <w:sz w:val="28"/>
          <w:szCs w:val="28"/>
          <w14:ligatures w14:val="none"/>
        </w:rPr>
        <w:t>dhimma-</w:t>
      </w:r>
      <w:r w:rsidRPr="009D385D">
        <w:rPr>
          <w:rFonts w:ascii="Times New Roman" w:eastAsia="Yu Gothic" w:hAnsi="Times New Roman" w:cs="Times New Roman"/>
          <w:kern w:val="0"/>
          <w:sz w:val="28"/>
          <w:szCs w:val="28"/>
          <w14:ligatures w14:val="none"/>
        </w:rPr>
        <w:t xml:space="preserve">trust to protect the well-being of the beneficiaries to whom the </w:t>
      </w:r>
      <w:r w:rsidRPr="009D385D">
        <w:rPr>
          <w:rFonts w:ascii="Times New Roman" w:eastAsia="Yu Gothic" w:hAnsi="Times New Roman" w:cs="Times New Roman"/>
          <w:i/>
          <w:iCs/>
          <w:kern w:val="0"/>
          <w:sz w:val="28"/>
          <w:szCs w:val="28"/>
          <w14:ligatures w14:val="none"/>
        </w:rPr>
        <w:t>dhimma</w:t>
      </w:r>
      <w:r w:rsidRPr="009D385D">
        <w:rPr>
          <w:rFonts w:ascii="Times New Roman" w:eastAsia="Yu Gothic" w:hAnsi="Times New Roman" w:cs="Times New Roman"/>
          <w:kern w:val="0"/>
          <w:sz w:val="28"/>
          <w:szCs w:val="28"/>
          <w14:ligatures w14:val="none"/>
        </w:rPr>
        <w:t xml:space="preserve">-trust is given. Thus, </w:t>
      </w:r>
      <w:r w:rsidRPr="009D385D">
        <w:rPr>
          <w:rFonts w:ascii="Times New Roman" w:eastAsia="Yu Gothic" w:hAnsi="Times New Roman" w:cs="Times New Roman"/>
          <w:i/>
          <w:iCs/>
          <w:kern w:val="0"/>
          <w:sz w:val="28"/>
          <w:szCs w:val="28"/>
          <w14:ligatures w14:val="none"/>
        </w:rPr>
        <w:t>dhimma</w:t>
      </w:r>
      <w:r w:rsidRPr="009D385D">
        <w:rPr>
          <w:rFonts w:ascii="Times New Roman" w:eastAsia="Yu Gothic" w:hAnsi="Times New Roman" w:cs="Times New Roman"/>
          <w:kern w:val="0"/>
          <w:sz w:val="28"/>
          <w:szCs w:val="28"/>
          <w14:ligatures w14:val="none"/>
        </w:rPr>
        <w:t>-pacts always establish a guardianship between those who grant them and those to whom they are granted, and the</w:t>
      </w:r>
      <w:r w:rsidRPr="009D385D">
        <w:rPr>
          <w:rFonts w:ascii="Times New Roman" w:eastAsia="Yu Gothic" w:hAnsi="Times New Roman" w:cs="Times New Roman"/>
          <w:i/>
          <w:iCs/>
          <w:kern w:val="0"/>
          <w:sz w:val="28"/>
          <w:szCs w:val="28"/>
          <w14:ligatures w14:val="none"/>
        </w:rPr>
        <w:t xml:space="preserve"> Shar</w:t>
      </w:r>
      <w:r w:rsidRPr="009D385D">
        <w:rPr>
          <w:rFonts w:ascii="Times New Roman" w:eastAsia="Times New Roman" w:hAnsi="Times New Roman" w:cs="Times New Roman"/>
          <w:i/>
          <w:iCs/>
          <w:kern w:val="0"/>
          <w:sz w:val="28"/>
          <w:szCs w:val="28"/>
          <w14:ligatures w14:val="none"/>
        </w:rPr>
        <w:t>ī</w:t>
      </w:r>
      <w:r w:rsidRPr="009D385D">
        <w:rPr>
          <w:rFonts w:ascii="Times New Roman" w:eastAsia="Yu Gothic" w:hAnsi="Times New Roman" w:cs="Times New Roman"/>
          <w:i/>
          <w:iCs/>
          <w:kern w:val="0"/>
          <w:sz w:val="28"/>
          <w:szCs w:val="28"/>
          <w14:ligatures w14:val="none"/>
        </w:rPr>
        <w:t>‘a</w:t>
      </w:r>
      <w:r w:rsidRPr="009D385D">
        <w:rPr>
          <w:rFonts w:ascii="Times New Roman" w:eastAsia="Yu Gothic" w:hAnsi="Times New Roman" w:cs="Times New Roman"/>
          <w:kern w:val="0"/>
          <w:sz w:val="28"/>
          <w:szCs w:val="28"/>
          <w14:ligatures w14:val="none"/>
        </w:rPr>
        <w:t xml:space="preserve"> applied this “guardian-relationship” to non-Muslim Communities living in Muslim lands under the aegis of their </w:t>
      </w:r>
      <w:r w:rsidRPr="009D385D">
        <w:rPr>
          <w:rFonts w:ascii="Times New Roman" w:eastAsia="Yu Gothic" w:hAnsi="Times New Roman" w:cs="Times New Roman"/>
          <w:i/>
          <w:iCs/>
          <w:kern w:val="0"/>
          <w:sz w:val="28"/>
          <w:szCs w:val="28"/>
          <w14:ligatures w14:val="none"/>
        </w:rPr>
        <w:t>Dhimma</w:t>
      </w:r>
      <w:r w:rsidRPr="009D385D">
        <w:rPr>
          <w:rFonts w:ascii="Times New Roman" w:eastAsia="Yu Gothic" w:hAnsi="Times New Roman" w:cs="Times New Roman"/>
          <w:kern w:val="0"/>
          <w:sz w:val="28"/>
          <w:szCs w:val="28"/>
          <w14:ligatures w14:val="none"/>
        </w:rPr>
        <w:t xml:space="preserve">-Pacts. Third, </w:t>
      </w:r>
      <w:r w:rsidRPr="009D385D">
        <w:rPr>
          <w:rFonts w:ascii="Times New Roman" w:eastAsia="Yu Gothic" w:hAnsi="Times New Roman" w:cs="Times New Roman"/>
          <w:i/>
          <w:iCs/>
          <w:kern w:val="0"/>
          <w:sz w:val="28"/>
          <w:szCs w:val="28"/>
          <w14:ligatures w14:val="none"/>
        </w:rPr>
        <w:t>dhimma</w:t>
      </w:r>
      <w:r w:rsidRPr="009D385D">
        <w:rPr>
          <w:rFonts w:ascii="Times New Roman" w:eastAsia="Yu Gothic" w:hAnsi="Times New Roman" w:cs="Times New Roman"/>
          <w:kern w:val="0"/>
          <w:sz w:val="28"/>
          <w:szCs w:val="28"/>
          <w14:ligatures w14:val="none"/>
        </w:rPr>
        <w:t xml:space="preserve">-trusts are always matters of inviolable personal and communal honor. Thus, violation of any </w:t>
      </w:r>
      <w:r w:rsidRPr="009D385D">
        <w:rPr>
          <w:rFonts w:ascii="Times New Roman" w:eastAsia="Yu Gothic" w:hAnsi="Times New Roman" w:cs="Times New Roman"/>
          <w:i/>
          <w:iCs/>
          <w:kern w:val="0"/>
          <w:sz w:val="28"/>
          <w:szCs w:val="28"/>
          <w14:ligatures w14:val="none"/>
        </w:rPr>
        <w:t>dhimma</w:t>
      </w:r>
      <w:r w:rsidRPr="009D385D">
        <w:rPr>
          <w:rFonts w:ascii="Times New Roman" w:eastAsia="Yu Gothic" w:hAnsi="Times New Roman" w:cs="Times New Roman"/>
          <w:kern w:val="0"/>
          <w:sz w:val="28"/>
          <w:szCs w:val="28"/>
          <w14:ligatures w14:val="none"/>
        </w:rPr>
        <w:t xml:space="preserve">-trust necessarily leads to dishonor and shame on the part of the keepers of the trust—which were, of course, the Muslims in the case of </w:t>
      </w:r>
      <w:r w:rsidRPr="009D385D">
        <w:rPr>
          <w:rFonts w:ascii="Times New Roman" w:eastAsia="Yu Gothic" w:hAnsi="Times New Roman" w:cs="Times New Roman"/>
          <w:i/>
          <w:iCs/>
          <w:kern w:val="0"/>
          <w:sz w:val="28"/>
          <w:szCs w:val="28"/>
          <w14:ligatures w14:val="none"/>
        </w:rPr>
        <w:t>Dhimma-</w:t>
      </w:r>
      <w:r w:rsidRPr="009D385D">
        <w:rPr>
          <w:rFonts w:ascii="Times New Roman" w:eastAsia="Yu Gothic" w:hAnsi="Times New Roman" w:cs="Times New Roman"/>
          <w:kern w:val="0"/>
          <w:sz w:val="28"/>
          <w:szCs w:val="28"/>
          <w14:ligatures w14:val="none"/>
        </w:rPr>
        <w:t xml:space="preserve">Pacts for non-Muslims under their governance. Anyone who fails to keep a </w:t>
      </w:r>
      <w:r w:rsidRPr="009D385D">
        <w:rPr>
          <w:rFonts w:ascii="Times New Roman" w:eastAsia="Yu Gothic" w:hAnsi="Times New Roman" w:cs="Times New Roman"/>
          <w:i/>
          <w:iCs/>
          <w:kern w:val="0"/>
          <w:sz w:val="28"/>
          <w:szCs w:val="28"/>
          <w14:ligatures w14:val="none"/>
        </w:rPr>
        <w:t>dhimma-</w:t>
      </w:r>
      <w:r w:rsidRPr="009D385D">
        <w:rPr>
          <w:rFonts w:ascii="Times New Roman" w:eastAsia="Yu Gothic" w:hAnsi="Times New Roman" w:cs="Times New Roman"/>
          <w:kern w:val="0"/>
          <w:sz w:val="28"/>
          <w:szCs w:val="28"/>
          <w14:ligatures w14:val="none"/>
        </w:rPr>
        <w:t>trust immediately becomes dishonorable (</w:t>
      </w:r>
      <w:r w:rsidRPr="009D385D">
        <w:rPr>
          <w:rFonts w:ascii="Times New Roman" w:eastAsia="Yu Gothic" w:hAnsi="Times New Roman" w:cs="Times New Roman"/>
          <w:i/>
          <w:iCs/>
          <w:kern w:val="0"/>
          <w:sz w:val="28"/>
          <w:szCs w:val="28"/>
          <w14:ligatures w14:val="none"/>
        </w:rPr>
        <w:t>madhm</w:t>
      </w:r>
      <w:r w:rsidRPr="009D385D">
        <w:rPr>
          <w:rFonts w:ascii="Times New Roman" w:eastAsia="Times New Roman" w:hAnsi="Times New Roman" w:cs="Times New Roman"/>
          <w:i/>
          <w:iCs/>
          <w:kern w:val="0"/>
          <w:sz w:val="28"/>
          <w:szCs w:val="28"/>
          <w14:ligatures w14:val="none"/>
        </w:rPr>
        <w:t>ū</w:t>
      </w:r>
      <w:r w:rsidRPr="009D385D">
        <w:rPr>
          <w:rFonts w:ascii="Times New Roman" w:eastAsia="Yu Gothic" w:hAnsi="Times New Roman" w:cs="Times New Roman"/>
          <w:i/>
          <w:iCs/>
          <w:kern w:val="0"/>
          <w:sz w:val="28"/>
          <w:szCs w:val="28"/>
          <w14:ligatures w14:val="none"/>
        </w:rPr>
        <w:t>m</w:t>
      </w:r>
      <w:r w:rsidRPr="009D385D">
        <w:rPr>
          <w:rFonts w:ascii="Times New Roman" w:eastAsia="Yu Gothic" w:hAnsi="Times New Roman" w:cs="Times New Roman"/>
          <w:kern w:val="0"/>
          <w:sz w:val="28"/>
          <w:szCs w:val="28"/>
          <w14:ligatures w14:val="none"/>
        </w:rPr>
        <w:t>) and lowly (</w:t>
      </w:r>
      <w:r w:rsidRPr="009D385D">
        <w:rPr>
          <w:rFonts w:ascii="Times New Roman" w:eastAsia="Yu Gothic" w:hAnsi="Times New Roman" w:cs="Times New Roman"/>
          <w:i/>
          <w:iCs/>
          <w:kern w:val="0"/>
          <w:sz w:val="28"/>
          <w:szCs w:val="28"/>
          <w14:ligatures w14:val="none"/>
        </w:rPr>
        <w:t>dham</w:t>
      </w:r>
      <w:r w:rsidRPr="009D385D">
        <w:rPr>
          <w:rFonts w:ascii="Times New Roman" w:eastAsia="Times New Roman" w:hAnsi="Times New Roman" w:cs="Times New Roman"/>
          <w:i/>
          <w:iCs/>
          <w:kern w:val="0"/>
          <w:sz w:val="28"/>
          <w:szCs w:val="28"/>
          <w14:ligatures w14:val="none"/>
        </w:rPr>
        <w:t>ī</w:t>
      </w:r>
      <w:r w:rsidRPr="009D385D">
        <w:rPr>
          <w:rFonts w:ascii="Times New Roman" w:eastAsia="Yu Gothic" w:hAnsi="Times New Roman" w:cs="Times New Roman"/>
          <w:i/>
          <w:iCs/>
          <w:kern w:val="0"/>
          <w:sz w:val="28"/>
          <w:szCs w:val="28"/>
          <w14:ligatures w14:val="none"/>
        </w:rPr>
        <w:t>m</w:t>
      </w:r>
      <w:r w:rsidRPr="009D385D">
        <w:rPr>
          <w:rFonts w:ascii="Times New Roman" w:eastAsia="Yu Gothic" w:hAnsi="Times New Roman" w:cs="Times New Roman"/>
          <w:kern w:val="0"/>
          <w:sz w:val="28"/>
          <w:szCs w:val="28"/>
          <w14:ligatures w14:val="none"/>
        </w:rPr>
        <w:t xml:space="preserve">), which again applied to Muslims who failed to honor their </w:t>
      </w:r>
      <w:r w:rsidRPr="009D385D">
        <w:rPr>
          <w:rFonts w:ascii="Times New Roman" w:eastAsia="Yu Gothic" w:hAnsi="Times New Roman" w:cs="Times New Roman"/>
          <w:i/>
          <w:iCs/>
          <w:kern w:val="0"/>
          <w:sz w:val="28"/>
          <w:szCs w:val="28"/>
          <w14:ligatures w14:val="none"/>
        </w:rPr>
        <w:t>Dhimma-</w:t>
      </w:r>
      <w:r w:rsidRPr="009D385D">
        <w:rPr>
          <w:rFonts w:ascii="Times New Roman" w:eastAsia="Yu Gothic" w:hAnsi="Times New Roman" w:cs="Times New Roman"/>
          <w:kern w:val="0"/>
          <w:sz w:val="28"/>
          <w:szCs w:val="28"/>
          <w14:ligatures w14:val="none"/>
        </w:rPr>
        <w:t xml:space="preserve">Pacts with non-Muslims or abandoned them to harm. In light of this background, the Prophet—in many of his own covenant agreements with Jews, Christians, and </w:t>
      </w:r>
      <w:r w:rsidRPr="009D385D">
        <w:rPr>
          <w:rFonts w:ascii="Times New Roman" w:eastAsia="Yu Gothic" w:hAnsi="Times New Roman" w:cs="Times New Roman"/>
          <w:b/>
          <w:bCs/>
          <w:color w:val="000000"/>
          <w:kern w:val="0"/>
          <w:sz w:val="28"/>
          <w:szCs w:val="28"/>
          <w14:ligatures w14:val="none"/>
        </w:rPr>
        <w:t>Magians</w:t>
      </w:r>
      <w:r w:rsidRPr="009D385D">
        <w:rPr>
          <w:rFonts w:ascii="Times New Roman" w:eastAsia="Yu Gothic" w:hAnsi="Times New Roman" w:cs="Times New Roman"/>
          <w:color w:val="000000"/>
          <w:kern w:val="0"/>
          <w:sz w:val="28"/>
          <w:szCs w:val="28"/>
          <w14:ligatures w14:val="none"/>
        </w:rPr>
        <w:t>,</w:t>
      </w:r>
      <w:r w:rsidRPr="009D385D">
        <w:rPr>
          <w:rFonts w:ascii="Times New Roman" w:eastAsia="MS Mincho" w:hAnsi="Times New Roman" w:cs="Times New Roman"/>
          <w:color w:val="000000"/>
          <w:kern w:val="0"/>
          <w:sz w:val="28"/>
          <w:szCs w:val="28"/>
          <w:vertAlign w:val="superscript"/>
          <w14:ligatures w14:val="none"/>
        </w:rPr>
        <w:footnoteReference w:id="19"/>
      </w:r>
      <w:r w:rsidRPr="009D385D">
        <w:rPr>
          <w:rFonts w:ascii="Times New Roman" w:eastAsia="Yu Gothic" w:hAnsi="Times New Roman" w:cs="Times New Roman"/>
          <w:kern w:val="0"/>
          <w:sz w:val="28"/>
          <w:szCs w:val="28"/>
          <w14:ligatures w14:val="none"/>
        </w:rPr>
        <w:t xml:space="preserve">—warned the Muslim Community of its duty to keep their </w:t>
      </w:r>
      <w:r w:rsidRPr="009D385D">
        <w:rPr>
          <w:rFonts w:ascii="Times New Roman" w:eastAsia="Yu Gothic" w:hAnsi="Times New Roman" w:cs="Times New Roman"/>
          <w:i/>
          <w:iCs/>
          <w:kern w:val="0"/>
          <w:sz w:val="28"/>
          <w:szCs w:val="28"/>
          <w14:ligatures w14:val="none"/>
        </w:rPr>
        <w:t>Dhimma</w:t>
      </w:r>
      <w:r w:rsidRPr="009D385D">
        <w:rPr>
          <w:rFonts w:ascii="Times New Roman" w:eastAsia="Yu Gothic" w:hAnsi="Times New Roman" w:cs="Times New Roman"/>
          <w:kern w:val="0"/>
          <w:sz w:val="28"/>
          <w:szCs w:val="28"/>
          <w14:ligatures w14:val="none"/>
        </w:rPr>
        <w:t>-</w:t>
      </w:r>
      <w:r w:rsidRPr="009D385D">
        <w:rPr>
          <w:rFonts w:ascii="Times New Roman" w:eastAsia="Yu Gothic" w:hAnsi="Times New Roman" w:cs="Times New Roman"/>
          <w:kern w:val="0"/>
          <w:sz w:val="28"/>
          <w:szCs w:val="28"/>
          <w14:ligatures w14:val="none"/>
        </w:rPr>
        <w:lastRenderedPageBreak/>
        <w:t xml:space="preserve">Pacts. He stated explicitly, for example: </w:t>
      </w:r>
      <w:r w:rsidRPr="009D385D">
        <w:rPr>
          <w:rFonts w:ascii="Times New Roman" w:eastAsia="Yu Gothic" w:hAnsi="Times New Roman" w:cs="Times New Roman"/>
          <w:color w:val="000000"/>
          <w:kern w:val="0"/>
          <w:sz w:val="28"/>
          <w:szCs w:val="28"/>
          <w14:ligatures w14:val="none"/>
        </w:rPr>
        <w:t xml:space="preserve">“Whoever harms a member of a </w:t>
      </w:r>
      <w:r w:rsidRPr="009D385D">
        <w:rPr>
          <w:rFonts w:ascii="Times New Roman" w:eastAsia="Yu Gothic" w:hAnsi="Times New Roman" w:cs="Times New Roman"/>
          <w:i/>
          <w:iCs/>
          <w:color w:val="000000"/>
          <w:kern w:val="0"/>
          <w:sz w:val="28"/>
          <w:szCs w:val="28"/>
          <w14:ligatures w14:val="none"/>
        </w:rPr>
        <w:t>Dhimma-</w:t>
      </w:r>
      <w:r w:rsidRPr="009D385D">
        <w:rPr>
          <w:rFonts w:ascii="Times New Roman" w:eastAsia="Yu Gothic" w:hAnsi="Times New Roman" w:cs="Times New Roman"/>
          <w:color w:val="000000"/>
          <w:kern w:val="0"/>
          <w:sz w:val="28"/>
          <w:szCs w:val="28"/>
          <w14:ligatures w14:val="none"/>
        </w:rPr>
        <w:t xml:space="preserve"> Community shall have me as his adversary (</w:t>
      </w:r>
      <w:r w:rsidRPr="009D385D">
        <w:rPr>
          <w:rFonts w:ascii="Times New Roman" w:eastAsia="Yu Gothic" w:hAnsi="Times New Roman" w:cs="Times New Roman"/>
          <w:i/>
          <w:iCs/>
          <w:color w:val="000000"/>
          <w:kern w:val="0"/>
          <w:sz w:val="28"/>
          <w:szCs w:val="28"/>
          <w14:ligatures w14:val="none"/>
        </w:rPr>
        <w:t>kha</w:t>
      </w:r>
      <w:r w:rsidRPr="009D385D">
        <w:rPr>
          <w:rFonts w:ascii="Times New Roman" w:eastAsia="Times New Roman" w:hAnsi="Times New Roman" w:cs="Times New Roman"/>
          <w:i/>
          <w:iCs/>
          <w:kern w:val="0"/>
          <w:sz w:val="28"/>
          <w:szCs w:val="28"/>
          <w14:ligatures w14:val="none"/>
        </w:rPr>
        <w:t>ṣī</w:t>
      </w:r>
      <w:r w:rsidRPr="009D385D">
        <w:rPr>
          <w:rFonts w:ascii="Times New Roman" w:eastAsia="Yu Gothic" w:hAnsi="Times New Roman" w:cs="Times New Roman"/>
          <w:i/>
          <w:iCs/>
          <w:color w:val="000000"/>
          <w:kern w:val="0"/>
          <w:sz w:val="28"/>
          <w:szCs w:val="28"/>
          <w14:ligatures w14:val="none"/>
        </w:rPr>
        <w:t>m</w:t>
      </w:r>
      <w:r w:rsidRPr="009D385D">
        <w:rPr>
          <w:rFonts w:ascii="Times New Roman" w:eastAsia="Yu Gothic" w:hAnsi="Times New Roman" w:cs="Times New Roman"/>
          <w:color w:val="000000"/>
          <w:kern w:val="0"/>
          <w:sz w:val="28"/>
          <w:szCs w:val="28"/>
          <w14:ligatures w14:val="none"/>
        </w:rPr>
        <w:t xml:space="preserve">) on the Day of Resurrection.” In light of this </w:t>
      </w:r>
      <w:r w:rsidRPr="009D385D">
        <w:rPr>
          <w:rFonts w:ascii="Times New Roman" w:eastAsia="Yu Gothic" w:hAnsi="Times New Roman" w:cs="Times New Roman"/>
          <w:i/>
          <w:iCs/>
          <w:color w:val="000000"/>
          <w:kern w:val="0"/>
          <w:sz w:val="28"/>
          <w:szCs w:val="28"/>
          <w14:ligatures w14:val="none"/>
        </w:rPr>
        <w:t>dhimma-</w:t>
      </w:r>
      <w:r w:rsidRPr="009D385D">
        <w:rPr>
          <w:rFonts w:ascii="Times New Roman" w:eastAsia="Yu Gothic" w:hAnsi="Times New Roman" w:cs="Times New Roman"/>
          <w:color w:val="000000"/>
          <w:kern w:val="0"/>
          <w:sz w:val="28"/>
          <w:szCs w:val="28"/>
          <w14:ligatures w14:val="none"/>
        </w:rPr>
        <w:t>based sacred duty to protect non-Muslims living under Islamic rule, the second Caliph ‘Umar ibn al-Kha</w:t>
      </w:r>
      <w:r w:rsidRPr="009D385D">
        <w:rPr>
          <w:rFonts w:ascii="Times New Roman" w:eastAsia="Times New Roman" w:hAnsi="Times New Roman" w:cs="Times New Roman"/>
          <w:kern w:val="0"/>
          <w:sz w:val="28"/>
          <w:szCs w:val="28"/>
          <w14:ligatures w14:val="none"/>
        </w:rPr>
        <w:t>ṭṭā</w:t>
      </w:r>
      <w:r w:rsidRPr="009D385D">
        <w:rPr>
          <w:rFonts w:ascii="Times New Roman" w:eastAsia="Yu Gothic" w:hAnsi="Times New Roman" w:cs="Times New Roman"/>
          <w:color w:val="000000"/>
          <w:kern w:val="0"/>
          <w:sz w:val="28"/>
          <w:szCs w:val="28"/>
          <w14:ligatures w14:val="none"/>
        </w:rPr>
        <w:t xml:space="preserve">b commended the protection of the </w:t>
      </w:r>
      <w:r w:rsidRPr="009D385D">
        <w:rPr>
          <w:rFonts w:ascii="Times New Roman" w:eastAsia="Yu Gothic" w:hAnsi="Times New Roman" w:cs="Times New Roman"/>
          <w:i/>
          <w:iCs/>
          <w:color w:val="000000"/>
          <w:kern w:val="0"/>
          <w:sz w:val="28"/>
          <w:szCs w:val="28"/>
          <w14:ligatures w14:val="none"/>
        </w:rPr>
        <w:t>Dhimma-</w:t>
      </w:r>
      <w:r w:rsidRPr="009D385D">
        <w:rPr>
          <w:rFonts w:ascii="Times New Roman" w:eastAsia="Yu Gothic" w:hAnsi="Times New Roman" w:cs="Times New Roman"/>
          <w:color w:val="000000"/>
          <w:kern w:val="0"/>
          <w:sz w:val="28"/>
          <w:szCs w:val="28"/>
          <w14:ligatures w14:val="none"/>
        </w:rPr>
        <w:t>Tributary Communities of his time to his successor—who at that time had not yet been designated—saying:</w:t>
      </w:r>
    </w:p>
    <w:p w14:paraId="59722BF9"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0C0DCD92" w14:textId="77777777" w:rsidR="00B335E1" w:rsidRPr="009D385D" w:rsidRDefault="00B335E1" w:rsidP="00B335E1">
      <w:pPr>
        <w:autoSpaceDE w:val="0"/>
        <w:autoSpaceDN w:val="0"/>
        <w:adjustRightInd w:val="0"/>
        <w:spacing w:after="0" w:line="240" w:lineRule="auto"/>
        <w:ind w:left="630" w:right="90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 xml:space="preserve">I commend the people of the </w:t>
      </w:r>
      <w:r w:rsidRPr="009D385D">
        <w:rPr>
          <w:rFonts w:ascii="Times New Roman" w:eastAsia="Yu Gothic" w:hAnsi="Times New Roman" w:cs="Times New Roman"/>
          <w:i/>
          <w:iCs/>
          <w:color w:val="000000"/>
          <w:kern w:val="0"/>
          <w14:ligatures w14:val="none"/>
        </w:rPr>
        <w:t>Dhimma</w:t>
      </w:r>
      <w:r w:rsidRPr="009D385D">
        <w:rPr>
          <w:rFonts w:ascii="Times New Roman" w:eastAsia="Yu Gothic" w:hAnsi="Times New Roman" w:cs="Times New Roman"/>
          <w:color w:val="000000"/>
          <w:kern w:val="0"/>
          <w14:ligatures w14:val="none"/>
        </w:rPr>
        <w:t>-Communities to his care, [for they] enjoy the protection of God and of the Prophet. Let him see to it that the covenant with them is kept and that no burdens are laid upon them greater than they can bear.</w:t>
      </w:r>
    </w:p>
    <w:p w14:paraId="089412EA"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3A64951"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first precedents for </w:t>
      </w:r>
      <w:r w:rsidRPr="009D385D">
        <w:rPr>
          <w:rFonts w:ascii="Times New Roman" w:eastAsia="Yu Gothic" w:hAnsi="Times New Roman" w:cs="Times New Roman"/>
          <w:i/>
          <w:iCs/>
          <w:color w:val="000000"/>
          <w:kern w:val="0"/>
          <w:sz w:val="28"/>
          <w:szCs w:val="28"/>
          <w14:ligatures w14:val="none"/>
        </w:rPr>
        <w:t>Dhimma</w:t>
      </w:r>
      <w:r w:rsidRPr="009D385D">
        <w:rPr>
          <w:rFonts w:ascii="Times New Roman" w:eastAsia="Yu Gothic" w:hAnsi="Times New Roman" w:cs="Times New Roman"/>
          <w:color w:val="000000"/>
          <w:kern w:val="0"/>
          <w:sz w:val="28"/>
          <w:szCs w:val="28"/>
          <w14:ligatures w14:val="none"/>
        </w:rPr>
        <w:t>-classification during the life of the Prophet came about directly after his Migration (</w:t>
      </w:r>
      <w:r w:rsidRPr="009D385D">
        <w:rPr>
          <w:rFonts w:ascii="Times New Roman" w:eastAsia="Yu Gothic" w:hAnsi="Times New Roman" w:cs="Times New Roman"/>
          <w:i/>
          <w:iCs/>
          <w:color w:val="000000"/>
          <w:kern w:val="0"/>
          <w:sz w:val="28"/>
          <w:szCs w:val="28"/>
          <w14:ligatures w14:val="none"/>
        </w:rPr>
        <w:t>al-Hijra</w:t>
      </w:r>
      <w:r w:rsidRPr="009D385D">
        <w:rPr>
          <w:rFonts w:ascii="Times New Roman" w:eastAsia="Yu Gothic" w:hAnsi="Times New Roman" w:cs="Times New Roman"/>
          <w:color w:val="000000"/>
          <w:kern w:val="0"/>
          <w:sz w:val="28"/>
          <w:szCs w:val="28"/>
          <w14:ligatures w14:val="none"/>
        </w:rPr>
        <w:t xml:space="preserve">) to Medina, when he enacted the </w:t>
      </w:r>
      <w:r w:rsidRPr="009D385D">
        <w:rPr>
          <w:rFonts w:ascii="Times New Roman" w:eastAsia="Yu Gothic" w:hAnsi="Times New Roman" w:cs="Times New Roman"/>
          <w:b/>
          <w:bCs/>
          <w:color w:val="000000"/>
          <w:kern w:val="0"/>
          <w:sz w:val="28"/>
          <w:szCs w:val="28"/>
          <w14:ligatures w14:val="none"/>
        </w:rPr>
        <w:t>Constitution of Medina</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Yu Gothic" w:hAnsi="Times New Roman" w:cs="Times New Roman"/>
          <w:i/>
          <w:iCs/>
          <w:color w:val="000000"/>
          <w:kern w:val="0"/>
          <w:sz w:val="28"/>
          <w:szCs w:val="28"/>
          <w14:ligatures w14:val="none"/>
        </w:rPr>
        <w:t>al-</w:t>
      </w:r>
      <w:r w:rsidRPr="009D385D">
        <w:rPr>
          <w:rFonts w:ascii="Times New Roman" w:eastAsia="Times New Roman" w:hAnsi="Times New Roman" w:cs="Times New Roman"/>
          <w:i/>
          <w:iCs/>
          <w:kern w:val="0"/>
          <w:sz w:val="28"/>
          <w:szCs w:val="28"/>
          <w14:ligatures w14:val="none"/>
        </w:rPr>
        <w:t>Ṣaḥīfa</w:t>
      </w:r>
      <w:r w:rsidRPr="009D385D">
        <w:rPr>
          <w:rFonts w:ascii="Times New Roman" w:eastAsia="Times New Roman" w:hAnsi="Times New Roman" w:cs="Times New Roman"/>
          <w:kern w:val="0"/>
          <w:sz w:val="28"/>
          <w:szCs w:val="28"/>
          <w14:ligatures w14:val="none"/>
        </w:rPr>
        <w:t xml:space="preserve"> or </w:t>
      </w:r>
      <w:r w:rsidRPr="009D385D">
        <w:rPr>
          <w:rFonts w:ascii="Times New Roman" w:eastAsia="Times New Roman" w:hAnsi="Times New Roman" w:cs="Times New Roman"/>
          <w:i/>
          <w:iCs/>
          <w:kern w:val="0"/>
          <w:sz w:val="28"/>
          <w:szCs w:val="28"/>
          <w14:ligatures w14:val="none"/>
        </w:rPr>
        <w:t>al-Kitāb</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20"/>
      </w:r>
      <w:r w:rsidRPr="009D385D">
        <w:rPr>
          <w:rFonts w:ascii="Times New Roman" w:eastAsia="Yu Gothic" w:hAnsi="Times New Roman" w:cs="Times New Roman"/>
          <w:color w:val="000000"/>
          <w:kern w:val="0"/>
          <w:sz w:val="28"/>
          <w:szCs w:val="28"/>
          <w14:ligatures w14:val="none"/>
        </w:rPr>
        <w:t xml:space="preserve"> which granted rights of </w:t>
      </w:r>
      <w:r w:rsidRPr="009D385D">
        <w:rPr>
          <w:rFonts w:ascii="Times New Roman" w:eastAsia="Yu Gothic" w:hAnsi="Times New Roman" w:cs="Times New Roman"/>
          <w:color w:val="000000"/>
          <w:kern w:val="0"/>
          <w:sz w:val="28"/>
          <w:szCs w:val="28"/>
          <w14:ligatures w14:val="none"/>
        </w:rPr>
        <w:lastRenderedPageBreak/>
        <w:t>plurality, toleration, and protection to each of the powerful Jewish tribes and clans residing in Medina’s extensive oasis area.</w:t>
      </w:r>
      <w:r w:rsidRPr="009D385D">
        <w:rPr>
          <w:rFonts w:ascii="Times New Roman" w:eastAsia="Times New Roman" w:hAnsi="Times New Roman" w:cs="Times New Roman"/>
          <w:kern w:val="0"/>
          <w:sz w:val="28"/>
          <w:szCs w:val="28"/>
          <w14:ligatures w14:val="none"/>
        </w:rPr>
        <w:t xml:space="preserve"> The Constitution focused upon the One True </w:t>
      </w:r>
      <w:r w:rsidRPr="009D385D">
        <w:rPr>
          <w:rFonts w:ascii="Times New Roman" w:eastAsia="Aptos" w:hAnsi="Times New Roman" w:cs="Times New Roman"/>
          <w:color w:val="000000"/>
          <w:kern w:val="0"/>
          <w:sz w:val="28"/>
          <w:szCs w:val="28"/>
          <w14:ligatures w14:val="none"/>
        </w:rPr>
        <w:t>God, and it declared God alone to be the head of the Community and the only source of its security (</w:t>
      </w:r>
      <w:r w:rsidRPr="009D385D">
        <w:rPr>
          <w:rFonts w:ascii="Times New Roman" w:eastAsia="Aptos" w:hAnsi="Times New Roman" w:cs="Times New Roman"/>
          <w:i/>
          <w:iCs/>
          <w:color w:val="000000"/>
          <w:kern w:val="0"/>
          <w:sz w:val="28"/>
          <w:szCs w:val="28"/>
          <w14:ligatures w14:val="none"/>
        </w:rPr>
        <w:t>Dhimma</w:t>
      </w:r>
      <w:r w:rsidRPr="009D385D">
        <w:rPr>
          <w:rFonts w:ascii="Times New Roman" w:eastAsia="Aptos" w:hAnsi="Times New Roman" w:cs="Times New Roman"/>
          <w:color w:val="000000"/>
          <w:kern w:val="0"/>
          <w:sz w:val="28"/>
          <w:szCs w:val="28"/>
          <w14:ligatures w14:val="none"/>
        </w:rPr>
        <w:t>)—for both Jews and Muslims alike</w:t>
      </w:r>
      <w:r w:rsidRPr="009D385D">
        <w:rPr>
          <w:rFonts w:ascii="Times New Roman" w:eastAsia="Times New Roman" w:hAnsi="Times New Roman" w:cs="Times New Roman"/>
          <w:kern w:val="0"/>
          <w:sz w:val="28"/>
          <w:szCs w:val="28"/>
          <w14:ligatures w14:val="none"/>
        </w:rPr>
        <w:t xml:space="preserve">. Initially, the Constitution made the Jews equal members of the </w:t>
      </w:r>
      <w:r w:rsidRPr="009D385D">
        <w:rPr>
          <w:rFonts w:ascii="Times New Roman" w:eastAsia="Times New Roman" w:hAnsi="Times New Roman" w:cs="Times New Roman"/>
          <w:i/>
          <w:iCs/>
          <w:kern w:val="0"/>
          <w:sz w:val="28"/>
          <w:szCs w:val="28"/>
          <w14:ligatures w14:val="none"/>
        </w:rPr>
        <w:t>Umma</w:t>
      </w:r>
      <w:r w:rsidRPr="009D385D">
        <w:rPr>
          <w:rFonts w:ascii="Times New Roman" w:eastAsia="Times New Roman" w:hAnsi="Times New Roman" w:cs="Times New Roman"/>
          <w:kern w:val="0"/>
          <w:sz w:val="28"/>
          <w:szCs w:val="28"/>
          <w14:ligatures w14:val="none"/>
        </w:rPr>
        <w:t xml:space="preserve"> (religious Community), while remaining faithful members of their own Jewish religion, but on the grounds that they would not support or ally themselves with the Prophet’s idolatrous enemies, who were actively seeking the destruction of his Message and Community.</w:t>
      </w:r>
    </w:p>
    <w:p w14:paraId="0D5765A5"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6CE32DC6"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 xml:space="preserve">Historically, pacts of </w:t>
      </w:r>
      <w:r w:rsidRPr="009D385D">
        <w:rPr>
          <w:rFonts w:ascii="Times New Roman" w:eastAsia="Times New Roman" w:hAnsi="Times New Roman" w:cs="Times New Roman"/>
          <w:i/>
          <w:iCs/>
          <w:kern w:val="0"/>
          <w:sz w:val="28"/>
          <w:szCs w:val="28"/>
          <w14:ligatures w14:val="none"/>
        </w:rPr>
        <w:t>Dhimma</w:t>
      </w:r>
      <w:r w:rsidRPr="009D385D">
        <w:rPr>
          <w:rFonts w:ascii="Times New Roman" w:eastAsia="Times New Roman" w:hAnsi="Times New Roman" w:cs="Times New Roman"/>
          <w:kern w:val="0"/>
          <w:sz w:val="28"/>
          <w:szCs w:val="28"/>
          <w14:ligatures w14:val="none"/>
        </w:rPr>
        <w:t xml:space="preserve"> tended to be drawn up in the wake of the extension of Islamic rule either through military victories over their enemies or various types of capitulation. Before an enemy was engaged in battle, the </w:t>
      </w:r>
      <w:r w:rsidRPr="009D385D">
        <w:rPr>
          <w:rFonts w:ascii="Times New Roman" w:eastAsia="Times New Roman" w:hAnsi="Times New Roman" w:cs="Times New Roman"/>
          <w:i/>
          <w:iCs/>
          <w:kern w:val="0"/>
          <w:sz w:val="28"/>
          <w:szCs w:val="28"/>
          <w14:ligatures w14:val="none"/>
        </w:rPr>
        <w:t>Sharī‘a</w:t>
      </w:r>
      <w:r w:rsidRPr="009D385D">
        <w:rPr>
          <w:rFonts w:ascii="Times New Roman" w:eastAsia="Times New Roman" w:hAnsi="Times New Roman" w:cs="Times New Roman"/>
          <w:kern w:val="0"/>
          <w:sz w:val="28"/>
          <w:szCs w:val="28"/>
          <w14:ligatures w14:val="none"/>
        </w:rPr>
        <w:t xml:space="preserve"> required—as a rule—that they be given ample time—often three days—in which the teachings of Islam were exposed to them. If they voluntarily accepted Islam, there would be no war, and they would be accepted as brothers with the same duties and rights as </w:t>
      </w:r>
      <w:r w:rsidRPr="009D385D">
        <w:rPr>
          <w:rFonts w:ascii="Times New Roman" w:eastAsia="Times New Roman" w:hAnsi="Times New Roman" w:cs="Times New Roman"/>
          <w:kern w:val="0"/>
          <w:sz w:val="28"/>
          <w:szCs w:val="28"/>
          <w14:ligatures w14:val="none"/>
        </w:rPr>
        <w:lastRenderedPageBreak/>
        <w:t xml:space="preserve">Muslims. If they chose to hold to their former religious status but were willing to surrender, pacts of </w:t>
      </w:r>
      <w:r w:rsidRPr="009D385D">
        <w:rPr>
          <w:rFonts w:ascii="Times New Roman" w:eastAsia="Times New Roman" w:hAnsi="Times New Roman" w:cs="Times New Roman"/>
          <w:i/>
          <w:iCs/>
          <w:kern w:val="0"/>
          <w:sz w:val="28"/>
          <w:szCs w:val="28"/>
          <w14:ligatures w14:val="none"/>
        </w:rPr>
        <w:t>Dhimma</w:t>
      </w:r>
      <w:r w:rsidRPr="009D385D">
        <w:rPr>
          <w:rFonts w:ascii="Times New Roman" w:eastAsia="Times New Roman" w:hAnsi="Times New Roman" w:cs="Times New Roman"/>
          <w:kern w:val="0"/>
          <w:sz w:val="28"/>
          <w:szCs w:val="28"/>
          <w14:ligatures w14:val="none"/>
        </w:rPr>
        <w:t xml:space="preserve"> would be negotiated with them, which held in future times, as long as those Communities continued to exist as non-Muslims and did not violate their pacts by acts such as treason and conspiring with external enemies. If, however, they refused either of the above options and continued in their hostility to the Muslims, they would be fought and, if defeated, their welfare would be left to the discretion of the Muslim Leader (</w:t>
      </w:r>
      <w:r w:rsidRPr="009D385D">
        <w:rPr>
          <w:rFonts w:ascii="Times New Roman" w:eastAsia="Times New Roman" w:hAnsi="Times New Roman" w:cs="Times New Roman"/>
          <w:i/>
          <w:iCs/>
          <w:kern w:val="0"/>
          <w:sz w:val="28"/>
          <w:szCs w:val="28"/>
          <w14:ligatures w14:val="none"/>
        </w:rPr>
        <w:t>Imām</w:t>
      </w:r>
      <w:r w:rsidRPr="009D385D">
        <w:rPr>
          <w:rFonts w:ascii="Times New Roman" w:eastAsia="Times New Roman" w:hAnsi="Times New Roman" w:cs="Times New Roman"/>
          <w:kern w:val="0"/>
          <w:sz w:val="28"/>
          <w:szCs w:val="28"/>
          <w14:ligatures w14:val="none"/>
        </w:rPr>
        <w:t xml:space="preserve">), who might enslave them—which would lead to their incorporation within the Muslim family structures—banish them, or deal with them otherwise as the </w:t>
      </w:r>
      <w:r w:rsidRPr="009D385D">
        <w:rPr>
          <w:rFonts w:ascii="Times New Roman" w:eastAsia="Times New Roman" w:hAnsi="Times New Roman" w:cs="Times New Roman"/>
          <w:i/>
          <w:iCs/>
          <w:kern w:val="0"/>
          <w:sz w:val="28"/>
          <w:szCs w:val="28"/>
          <w14:ligatures w14:val="none"/>
        </w:rPr>
        <w:t>Imām</w:t>
      </w:r>
      <w:r w:rsidRPr="009D385D">
        <w:rPr>
          <w:rFonts w:ascii="Times New Roman" w:eastAsia="Times New Roman" w:hAnsi="Times New Roman" w:cs="Times New Roman"/>
          <w:kern w:val="0"/>
          <w:sz w:val="28"/>
          <w:szCs w:val="28"/>
          <w14:ligatures w14:val="none"/>
        </w:rPr>
        <w:t xml:space="preserve"> deemed to be in the best interest of the Muslim commonwealth. </w:t>
      </w:r>
    </w:p>
    <w:p w14:paraId="62600608"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8D4398D"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 return for the payment by every adult male of the </w:t>
      </w:r>
      <w:r w:rsidRPr="009D385D">
        <w:rPr>
          <w:rFonts w:ascii="Times New Roman" w:eastAsia="Yu Gothic" w:hAnsi="Times New Roman" w:cs="Times New Roman"/>
          <w:i/>
          <w:iCs/>
          <w:color w:val="000000"/>
          <w:kern w:val="0"/>
          <w:sz w:val="28"/>
          <w:szCs w:val="28"/>
          <w14:ligatures w14:val="none"/>
        </w:rPr>
        <w:t>Jizya</w:t>
      </w:r>
      <w:r w:rsidRPr="009D385D">
        <w:rPr>
          <w:rFonts w:ascii="Times New Roman" w:eastAsia="Yu Gothic" w:hAnsi="Times New Roman" w:cs="Times New Roman"/>
          <w:color w:val="000000"/>
          <w:kern w:val="0"/>
          <w:sz w:val="28"/>
          <w:szCs w:val="28"/>
          <w14:ligatures w14:val="none"/>
        </w:rPr>
        <w:t xml:space="preserve">-Tribute, which will be discussed in the next chapter, the </w:t>
      </w:r>
      <w:r w:rsidRPr="009D385D">
        <w:rPr>
          <w:rFonts w:ascii="Times New Roman" w:eastAsia="Yu Gothic" w:hAnsi="Times New Roman" w:cs="Times New Roman"/>
          <w:i/>
          <w:iCs/>
          <w:color w:val="000000"/>
          <w:kern w:val="0"/>
          <w:sz w:val="28"/>
          <w:szCs w:val="28"/>
          <w14:ligatures w14:val="none"/>
        </w:rPr>
        <w:t>Dhimm</w:t>
      </w:r>
      <w:r w:rsidRPr="009D385D">
        <w:rPr>
          <w:rFonts w:ascii="Times New Roman" w:eastAsia="Times New Roman" w:hAnsi="Times New Roman" w:cs="Times New Roman"/>
          <w:i/>
          <w:iCs/>
          <w:kern w:val="0"/>
          <w:sz w:val="28"/>
          <w:szCs w:val="28"/>
          <w14:ligatures w14:val="none"/>
        </w:rPr>
        <w:t>ī</w:t>
      </w:r>
      <w:r w:rsidRPr="009D385D">
        <w:rPr>
          <w:rFonts w:ascii="Times New Roman" w:eastAsia="Yu Gothic" w:hAnsi="Times New Roman" w:cs="Times New Roman"/>
          <w:color w:val="000000"/>
          <w:kern w:val="0"/>
          <w:sz w:val="28"/>
          <w:szCs w:val="28"/>
          <w14:ligatures w14:val="none"/>
        </w:rPr>
        <w:t xml:space="preserve"> status of non-Muslim Tributaries brought them peacefully under Islamic rule, guaranteed their lives and property, and upheld their communal religious practices under the supervision of their own indigenous religious leadership. Throughout pre-colonial Muslim history, non-Muslim Tributaries (</w:t>
      </w:r>
      <w:r w:rsidRPr="009D385D">
        <w:rPr>
          <w:rFonts w:ascii="Times New Roman" w:eastAsia="Yu Gothic" w:hAnsi="Times New Roman" w:cs="Times New Roman"/>
          <w:i/>
          <w:iCs/>
          <w:color w:val="000000"/>
          <w:kern w:val="0"/>
          <w:sz w:val="28"/>
          <w:szCs w:val="28"/>
          <w14:ligatures w14:val="none"/>
        </w:rPr>
        <w:t>Mu‘</w:t>
      </w:r>
      <w:r w:rsidRPr="009D385D">
        <w:rPr>
          <w:rFonts w:ascii="Times New Roman" w:eastAsia="Times New Roman" w:hAnsi="Times New Roman" w:cs="Times New Roman"/>
          <w:i/>
          <w:iCs/>
          <w:kern w:val="0"/>
          <w:sz w:val="28"/>
          <w:szCs w:val="28"/>
          <w14:ligatures w14:val="none"/>
        </w:rPr>
        <w:t>ā</w:t>
      </w:r>
      <w:r w:rsidRPr="009D385D">
        <w:rPr>
          <w:rFonts w:ascii="Times New Roman" w:eastAsia="Yu Gothic" w:hAnsi="Times New Roman" w:cs="Times New Roman"/>
          <w:i/>
          <w:iCs/>
          <w:color w:val="000000"/>
          <w:kern w:val="0"/>
          <w:sz w:val="28"/>
          <w:szCs w:val="28"/>
          <w14:ligatures w14:val="none"/>
        </w:rPr>
        <w:t>hid</w:t>
      </w:r>
      <w:r w:rsidRPr="009D385D">
        <w:rPr>
          <w:rFonts w:ascii="Times New Roman" w:eastAsia="Times New Roman" w:hAnsi="Times New Roman" w:cs="Times New Roman"/>
          <w:i/>
          <w:iCs/>
          <w:kern w:val="0"/>
          <w:sz w:val="28"/>
          <w:szCs w:val="28"/>
          <w14:ligatures w14:val="none"/>
        </w:rPr>
        <w:t>ū</w:t>
      </w:r>
      <w:r w:rsidRPr="009D385D">
        <w:rPr>
          <w:rFonts w:ascii="Times New Roman" w:eastAsia="Yu Gothic" w:hAnsi="Times New Roman" w:cs="Times New Roman"/>
          <w:i/>
          <w:iCs/>
          <w:color w:val="000000"/>
          <w:kern w:val="0"/>
          <w:sz w:val="28"/>
          <w:szCs w:val="28"/>
          <w14:ligatures w14:val="none"/>
        </w:rPr>
        <w:t>n</w:t>
      </w:r>
      <w:r w:rsidRPr="009D385D">
        <w:rPr>
          <w:rFonts w:ascii="Times New Roman" w:eastAsia="Yu Gothic" w:hAnsi="Times New Roman" w:cs="Times New Roman"/>
          <w:color w:val="000000"/>
          <w:kern w:val="0"/>
          <w:sz w:val="28"/>
          <w:szCs w:val="28"/>
          <w14:ligatures w14:val="none"/>
        </w:rPr>
        <w:t xml:space="preserve">) or payers of the </w:t>
      </w:r>
      <w:r w:rsidRPr="009D385D">
        <w:rPr>
          <w:rFonts w:ascii="Times New Roman" w:eastAsia="Yu Gothic" w:hAnsi="Times New Roman" w:cs="Times New Roman"/>
          <w:i/>
          <w:iCs/>
          <w:color w:val="000000"/>
          <w:kern w:val="0"/>
          <w:sz w:val="28"/>
          <w:szCs w:val="28"/>
          <w14:ligatures w14:val="none"/>
        </w:rPr>
        <w:t>Jizya-</w:t>
      </w:r>
      <w:r w:rsidRPr="009D385D">
        <w:rPr>
          <w:rFonts w:ascii="Times New Roman" w:eastAsia="Yu Gothic" w:hAnsi="Times New Roman" w:cs="Times New Roman"/>
          <w:color w:val="000000"/>
          <w:kern w:val="0"/>
          <w:sz w:val="28"/>
          <w:szCs w:val="28"/>
          <w14:ligatures w14:val="none"/>
        </w:rPr>
        <w:t xml:space="preserve">Tribute were an important part of the population and contributed immensely to the growth of Islamic Civilization. Conversion to Islam lifted the obligation of non-Muslim Tributaries to pay </w:t>
      </w:r>
      <w:r w:rsidRPr="009D385D">
        <w:rPr>
          <w:rFonts w:ascii="Times New Roman" w:eastAsia="Yu Gothic" w:hAnsi="Times New Roman" w:cs="Times New Roman"/>
          <w:i/>
          <w:iCs/>
          <w:color w:val="000000"/>
          <w:kern w:val="0"/>
          <w:sz w:val="28"/>
          <w:szCs w:val="28"/>
          <w14:ligatures w14:val="none"/>
        </w:rPr>
        <w:t>Jizya</w:t>
      </w:r>
      <w:r w:rsidRPr="009D385D">
        <w:rPr>
          <w:rFonts w:ascii="Times New Roman" w:eastAsia="Yu Gothic" w:hAnsi="Times New Roman" w:cs="Times New Roman"/>
          <w:color w:val="000000"/>
          <w:kern w:val="0"/>
          <w:sz w:val="28"/>
          <w:szCs w:val="28"/>
          <w14:ligatures w14:val="none"/>
        </w:rPr>
        <w:t>, but it brought with it the new obligation to pay the Alms-Tax (</w:t>
      </w:r>
      <w:r w:rsidRPr="009D385D">
        <w:rPr>
          <w:rFonts w:ascii="Times New Roman" w:eastAsia="Yu Gothic" w:hAnsi="Times New Roman" w:cs="Times New Roman"/>
          <w:i/>
          <w:iCs/>
          <w:color w:val="000000"/>
          <w:kern w:val="0"/>
          <w:sz w:val="28"/>
          <w:szCs w:val="28"/>
          <w14:ligatures w14:val="none"/>
        </w:rPr>
        <w:t>al-Zak</w:t>
      </w:r>
      <w:r w:rsidRPr="009D385D">
        <w:rPr>
          <w:rFonts w:ascii="Times New Roman" w:eastAsia="Times New Roman" w:hAnsi="Times New Roman" w:cs="Times New Roman"/>
          <w:i/>
          <w:iCs/>
          <w:kern w:val="0"/>
          <w:sz w:val="28"/>
          <w:szCs w:val="28"/>
          <w14:ligatures w14:val="none"/>
        </w:rPr>
        <w:t>ā</w:t>
      </w:r>
      <w:r w:rsidRPr="009D385D">
        <w:rPr>
          <w:rFonts w:ascii="Times New Roman" w:eastAsia="Yu Gothic" w:hAnsi="Times New Roman" w:cs="Times New Roman"/>
          <w:i/>
          <w:iCs/>
          <w:color w:val="000000"/>
          <w:kern w:val="0"/>
          <w:sz w:val="28"/>
          <w:szCs w:val="28"/>
          <w14:ligatures w14:val="none"/>
        </w:rPr>
        <w:t>h</w:t>
      </w:r>
      <w:r w:rsidRPr="009D385D">
        <w:rPr>
          <w:rFonts w:ascii="Times New Roman" w:eastAsia="Yu Gothic" w:hAnsi="Times New Roman" w:cs="Times New Roman"/>
          <w:color w:val="000000"/>
          <w:kern w:val="0"/>
          <w:sz w:val="28"/>
          <w:szCs w:val="28"/>
          <w14:ligatures w14:val="none"/>
        </w:rPr>
        <w:t xml:space="preserve">) on accumulated personal wealth, which was often far in excess to the relatively moderate </w:t>
      </w:r>
      <w:r w:rsidRPr="009D385D">
        <w:rPr>
          <w:rFonts w:ascii="Times New Roman" w:eastAsia="Yu Gothic" w:hAnsi="Times New Roman" w:cs="Times New Roman"/>
          <w:i/>
          <w:iCs/>
          <w:color w:val="000000"/>
          <w:kern w:val="0"/>
          <w:sz w:val="28"/>
          <w:szCs w:val="28"/>
          <w14:ligatures w14:val="none"/>
        </w:rPr>
        <w:t>Jizya</w:t>
      </w:r>
      <w:r w:rsidRPr="009D385D">
        <w:rPr>
          <w:rFonts w:ascii="Times New Roman" w:eastAsia="Yu Gothic" w:hAnsi="Times New Roman" w:cs="Times New Roman"/>
          <w:color w:val="000000"/>
          <w:kern w:val="0"/>
          <w:sz w:val="28"/>
          <w:szCs w:val="28"/>
          <w14:ligatures w14:val="none"/>
        </w:rPr>
        <w:t xml:space="preserve">-Tribute. Moreover, non-Muslim women, children, the elderly, and others were not required to pay the </w:t>
      </w:r>
      <w:r w:rsidRPr="009D385D">
        <w:rPr>
          <w:rFonts w:ascii="Times New Roman" w:eastAsia="Yu Gothic" w:hAnsi="Times New Roman" w:cs="Times New Roman"/>
          <w:i/>
          <w:iCs/>
          <w:color w:val="000000"/>
          <w:kern w:val="0"/>
          <w:sz w:val="28"/>
          <w:szCs w:val="28"/>
          <w14:ligatures w14:val="none"/>
        </w:rPr>
        <w:t>Jizya</w:t>
      </w:r>
      <w:r w:rsidRPr="009D385D">
        <w:rPr>
          <w:rFonts w:ascii="Times New Roman" w:eastAsia="Yu Gothic" w:hAnsi="Times New Roman" w:cs="Times New Roman"/>
          <w:color w:val="000000"/>
          <w:kern w:val="0"/>
          <w:sz w:val="28"/>
          <w:szCs w:val="28"/>
          <w14:ligatures w14:val="none"/>
        </w:rPr>
        <w:t xml:space="preserve">-Tribute, but, if they converted to Islam, the </w:t>
      </w:r>
      <w:r w:rsidRPr="009D385D">
        <w:rPr>
          <w:rFonts w:ascii="Times New Roman" w:eastAsia="Yu Gothic" w:hAnsi="Times New Roman" w:cs="Times New Roman"/>
          <w:i/>
          <w:iCs/>
          <w:color w:val="000000"/>
          <w:kern w:val="0"/>
          <w:sz w:val="28"/>
          <w:szCs w:val="28"/>
          <w14:ligatures w14:val="none"/>
        </w:rPr>
        <w:t>Zak</w:t>
      </w:r>
      <w:r w:rsidRPr="009D385D">
        <w:rPr>
          <w:rFonts w:ascii="Times New Roman" w:eastAsia="Times New Roman" w:hAnsi="Times New Roman" w:cs="Times New Roman"/>
          <w:i/>
          <w:iCs/>
          <w:kern w:val="0"/>
          <w:sz w:val="28"/>
          <w:szCs w:val="28"/>
          <w14:ligatures w14:val="none"/>
        </w:rPr>
        <w:t>ā</w:t>
      </w:r>
      <w:r w:rsidRPr="009D385D">
        <w:rPr>
          <w:rFonts w:ascii="Times New Roman" w:eastAsia="Yu Gothic" w:hAnsi="Times New Roman" w:cs="Times New Roman"/>
          <w:i/>
          <w:iCs/>
          <w:color w:val="000000"/>
          <w:kern w:val="0"/>
          <w:sz w:val="28"/>
          <w:szCs w:val="28"/>
          <w14:ligatures w14:val="none"/>
        </w:rPr>
        <w:t>h</w:t>
      </w:r>
      <w:r w:rsidRPr="009D385D">
        <w:rPr>
          <w:rFonts w:ascii="Times New Roman" w:eastAsia="Yu Gothic" w:hAnsi="Times New Roman" w:cs="Times New Roman"/>
          <w:color w:val="000000"/>
          <w:kern w:val="0"/>
          <w:sz w:val="28"/>
          <w:szCs w:val="28"/>
          <w14:ligatures w14:val="none"/>
        </w:rPr>
        <w:t>-Alms-Tax did pertain to them all, if they accumulated wealth in excess to a set minimum (</w:t>
      </w:r>
      <w:r w:rsidRPr="009D385D">
        <w:rPr>
          <w:rFonts w:ascii="Times New Roman" w:eastAsia="Yu Gothic" w:hAnsi="Times New Roman" w:cs="Times New Roman"/>
          <w:i/>
          <w:iCs/>
          <w:color w:val="000000"/>
          <w:kern w:val="0"/>
          <w:sz w:val="28"/>
          <w:szCs w:val="28"/>
          <w14:ligatures w14:val="none"/>
        </w:rPr>
        <w:t>al-ni</w:t>
      </w:r>
      <w:r w:rsidRPr="009D385D">
        <w:rPr>
          <w:rFonts w:ascii="Times New Roman" w:eastAsia="Times New Roman" w:hAnsi="Times New Roman" w:cs="Times New Roman"/>
          <w:i/>
          <w:iCs/>
          <w:kern w:val="0"/>
          <w:sz w:val="28"/>
          <w:szCs w:val="28"/>
          <w14:ligatures w14:val="none"/>
        </w:rPr>
        <w:t>ṣā</w:t>
      </w:r>
      <w:r w:rsidRPr="009D385D">
        <w:rPr>
          <w:rFonts w:ascii="Times New Roman" w:eastAsia="Yu Gothic" w:hAnsi="Times New Roman" w:cs="Times New Roman"/>
          <w:i/>
          <w:iCs/>
          <w:color w:val="000000"/>
          <w:kern w:val="0"/>
          <w:sz w:val="28"/>
          <w:szCs w:val="28"/>
          <w14:ligatures w14:val="none"/>
        </w:rPr>
        <w:t>b</w:t>
      </w:r>
      <w:r w:rsidRPr="009D385D">
        <w:rPr>
          <w:rFonts w:ascii="Times New Roman" w:eastAsia="Yu Gothic" w:hAnsi="Times New Roman" w:cs="Times New Roman"/>
          <w:color w:val="000000"/>
          <w:kern w:val="0"/>
          <w:sz w:val="28"/>
          <w:szCs w:val="28"/>
          <w14:ligatures w14:val="none"/>
        </w:rPr>
        <w:t>).</w:t>
      </w:r>
    </w:p>
    <w:p w14:paraId="20B08521"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2EF01197"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4ADF9616" w14:textId="77777777" w:rsidR="00B335E1" w:rsidRPr="009D385D" w:rsidRDefault="00B335E1" w:rsidP="00B335E1">
      <w:pPr>
        <w:keepNext/>
        <w:keepLines/>
        <w:spacing w:after="0" w:line="240" w:lineRule="auto"/>
        <w:outlineLvl w:val="2"/>
        <w:rPr>
          <w:rFonts w:ascii="Times New Roman" w:eastAsia="Yu Gothic" w:hAnsi="Times New Roman" w:cs="Times New Roman"/>
          <w:b/>
          <w:bCs/>
          <w:i/>
          <w:iCs/>
          <w:color w:val="0F4761"/>
          <w:kern w:val="0"/>
          <w:sz w:val="28"/>
          <w:szCs w:val="28"/>
          <w14:ligatures w14:val="none"/>
        </w:rPr>
      </w:pPr>
      <w:bookmarkStart w:id="522" w:name="_Toc152136658"/>
      <w:bookmarkStart w:id="523" w:name="_Toc193363897"/>
      <w:r w:rsidRPr="009D385D">
        <w:rPr>
          <w:rFonts w:ascii="Times New Roman" w:eastAsia="Yu Gothic" w:hAnsi="Times New Roman" w:cs="Times New Roman"/>
          <w:b/>
          <w:bCs/>
          <w:i/>
          <w:iCs/>
          <w:color w:val="0F4761"/>
          <w:kern w:val="0"/>
          <w:sz w:val="28"/>
          <w:szCs w:val="28"/>
          <w14:ligatures w14:val="none"/>
        </w:rPr>
        <w:t xml:space="preserve">Modular Self-Regulating </w:t>
      </w:r>
      <w:r w:rsidRPr="009D385D">
        <w:rPr>
          <w:rFonts w:ascii="Times New Roman" w:eastAsia="Yu Gothic" w:hAnsi="Times New Roman" w:cs="Times New Roman"/>
          <w:b/>
          <w:bCs/>
          <w:i/>
          <w:iCs/>
          <w:color w:val="0F4761"/>
          <w:kern w:val="0"/>
          <w:sz w:val="28"/>
          <w:szCs w:val="28"/>
          <w:u w:val="single"/>
          <w14:ligatures w14:val="none"/>
        </w:rPr>
        <w:t>Dhimma</w:t>
      </w:r>
      <w:r w:rsidRPr="009D385D">
        <w:rPr>
          <w:rFonts w:ascii="Times New Roman" w:eastAsia="Yu Gothic" w:hAnsi="Times New Roman" w:cs="Times New Roman"/>
          <w:b/>
          <w:bCs/>
          <w:i/>
          <w:iCs/>
          <w:color w:val="0F4761"/>
          <w:kern w:val="0"/>
          <w:sz w:val="28"/>
          <w:szCs w:val="28"/>
          <w14:ligatures w14:val="none"/>
        </w:rPr>
        <w:t xml:space="preserve"> Tributary Communities</w:t>
      </w:r>
      <w:bookmarkEnd w:id="522"/>
      <w:bookmarkEnd w:id="523"/>
    </w:p>
    <w:p w14:paraId="7E8DA7B9"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kern w:val="0"/>
          <w:sz w:val="28"/>
          <w:szCs w:val="28"/>
          <w14:ligatures w14:val="none"/>
        </w:rPr>
        <w:t xml:space="preserve">Traditional Islamic commonwealths were generally made up of several distinct </w:t>
      </w:r>
      <w:r w:rsidRPr="009D385D">
        <w:rPr>
          <w:rFonts w:ascii="Times New Roman" w:eastAsia="Yu Gothic" w:hAnsi="Times New Roman" w:cs="Times New Roman"/>
          <w:i/>
          <w:iCs/>
          <w:color w:val="000000"/>
          <w:kern w:val="0"/>
          <w:sz w:val="28"/>
          <w:szCs w:val="28"/>
          <w14:ligatures w14:val="none"/>
        </w:rPr>
        <w:t>Dhimma</w:t>
      </w:r>
      <w:r w:rsidRPr="009D385D">
        <w:rPr>
          <w:rFonts w:ascii="Times New Roman" w:eastAsia="Yu Gothic" w:hAnsi="Times New Roman" w:cs="Times New Roman"/>
          <w:color w:val="000000"/>
          <w:kern w:val="0"/>
          <w:sz w:val="28"/>
          <w:szCs w:val="28"/>
          <w14:ligatures w14:val="none"/>
        </w:rPr>
        <w:t xml:space="preserve">-Communities, which were allowed their own integrity and extensive autonomy. Their modular self-regulating Communities made up the mosaic of highly decentralized societies that made up of a vast global tapestry of Islam’s largely organic and self-regulating Civilization. Thus, non-Muslim </w:t>
      </w:r>
      <w:r w:rsidRPr="009D385D">
        <w:rPr>
          <w:rFonts w:ascii="Times New Roman" w:eastAsia="Yu Gothic" w:hAnsi="Times New Roman" w:cs="Times New Roman"/>
          <w:i/>
          <w:iCs/>
          <w:color w:val="000000"/>
          <w:kern w:val="0"/>
          <w:sz w:val="28"/>
          <w:szCs w:val="28"/>
          <w14:ligatures w14:val="none"/>
        </w:rPr>
        <w:t>Dhimma-</w:t>
      </w:r>
      <w:r w:rsidRPr="009D385D">
        <w:rPr>
          <w:rFonts w:ascii="Times New Roman" w:eastAsia="Yu Gothic" w:hAnsi="Times New Roman" w:cs="Times New Roman"/>
          <w:color w:val="000000"/>
          <w:kern w:val="0"/>
          <w:sz w:val="28"/>
          <w:szCs w:val="28"/>
          <w14:ligatures w14:val="none"/>
        </w:rPr>
        <w:t xml:space="preserve">Communities lived largely independently of the state’s </w:t>
      </w:r>
      <w:r w:rsidRPr="009D385D">
        <w:rPr>
          <w:rFonts w:ascii="Times New Roman" w:eastAsia="Yu Gothic" w:hAnsi="Times New Roman" w:cs="Times New Roman"/>
          <w:i/>
          <w:iCs/>
          <w:color w:val="000000"/>
          <w:kern w:val="0"/>
          <w:sz w:val="28"/>
          <w:szCs w:val="28"/>
          <w14:ligatures w14:val="none"/>
        </w:rPr>
        <w:t>Shar</w:t>
      </w:r>
      <w:r w:rsidRPr="009D385D">
        <w:rPr>
          <w:rFonts w:ascii="Times New Roman" w:eastAsia="Times New Roman" w:hAnsi="Times New Roman" w:cs="Times New Roman"/>
          <w:i/>
          <w:iCs/>
          <w:kern w:val="0"/>
          <w:sz w:val="28"/>
          <w:szCs w:val="28"/>
          <w14:ligatures w14:val="none"/>
        </w:rPr>
        <w:t>ī</w:t>
      </w:r>
      <w:r w:rsidRPr="009D385D">
        <w:rPr>
          <w:rFonts w:ascii="Times New Roman" w:eastAsia="Yu Gothic" w:hAnsi="Times New Roman" w:cs="Times New Roman"/>
          <w:i/>
          <w:iCs/>
          <w:color w:val="000000"/>
          <w:kern w:val="0"/>
          <w:sz w:val="28"/>
          <w:szCs w:val="28"/>
          <w14:ligatures w14:val="none"/>
        </w:rPr>
        <w:t>‘a</w:t>
      </w:r>
      <w:r w:rsidRPr="009D385D">
        <w:rPr>
          <w:rFonts w:ascii="Times New Roman" w:eastAsia="Yu Gothic" w:hAnsi="Times New Roman" w:cs="Times New Roman"/>
          <w:color w:val="000000"/>
          <w:kern w:val="0"/>
          <w:sz w:val="28"/>
          <w:szCs w:val="28"/>
          <w14:ligatures w14:val="none"/>
        </w:rPr>
        <w:t xml:space="preserve"> jurisdictions. Each religious community had its own autonomous jurisdiction, its own religious leaders and judges, and enjoyed extensive cultural independence. There were exceptions to this overall policy. Since </w:t>
      </w:r>
      <w:r w:rsidRPr="009D385D">
        <w:rPr>
          <w:rFonts w:ascii="Times New Roman" w:eastAsia="Yu Gothic" w:hAnsi="Times New Roman" w:cs="Times New Roman"/>
          <w:i/>
          <w:iCs/>
          <w:color w:val="000000"/>
          <w:kern w:val="0"/>
          <w:sz w:val="28"/>
          <w:szCs w:val="28"/>
          <w14:ligatures w14:val="none"/>
        </w:rPr>
        <w:t>Shar</w:t>
      </w:r>
      <w:r w:rsidRPr="009D385D">
        <w:rPr>
          <w:rFonts w:ascii="Times New Roman" w:eastAsia="Times New Roman" w:hAnsi="Times New Roman" w:cs="Times New Roman"/>
          <w:i/>
          <w:iCs/>
          <w:kern w:val="0"/>
          <w:sz w:val="28"/>
          <w:szCs w:val="28"/>
          <w14:ligatures w14:val="none"/>
        </w:rPr>
        <w:t>ī</w:t>
      </w:r>
      <w:r w:rsidRPr="009D385D">
        <w:rPr>
          <w:rFonts w:ascii="Times New Roman" w:eastAsia="Yu Gothic" w:hAnsi="Times New Roman" w:cs="Times New Roman"/>
          <w:i/>
          <w:iCs/>
          <w:color w:val="000000"/>
          <w:kern w:val="0"/>
          <w:sz w:val="28"/>
          <w:szCs w:val="28"/>
          <w14:ligatures w14:val="none"/>
        </w:rPr>
        <w:t>‘a</w:t>
      </w:r>
      <w:r w:rsidRPr="009D385D">
        <w:rPr>
          <w:rFonts w:ascii="Times New Roman" w:eastAsia="Yu Gothic" w:hAnsi="Times New Roman" w:cs="Times New Roman"/>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courts did have jurisdiction over cases which crossed religious boundaries—such as injuries sustained in fighting between a Muslim and non-Muslim—</w:t>
      </w:r>
      <w:r w:rsidRPr="009D385D">
        <w:rPr>
          <w:rFonts w:ascii="Times New Roman" w:eastAsia="Times New Roman" w:hAnsi="Times New Roman" w:cs="Times New Roman"/>
          <w:kern w:val="0"/>
          <w:sz w:val="28"/>
          <w:szCs w:val="28"/>
          <w14:ligatures w14:val="none"/>
        </w:rPr>
        <w:t xml:space="preserve">direct violations of their Pacts of </w:t>
      </w:r>
      <w:r w:rsidRPr="009D385D">
        <w:rPr>
          <w:rFonts w:ascii="Times New Roman" w:eastAsia="Times New Roman" w:hAnsi="Times New Roman" w:cs="Times New Roman"/>
          <w:i/>
          <w:iCs/>
          <w:kern w:val="0"/>
          <w:sz w:val="28"/>
          <w:szCs w:val="28"/>
          <w14:ligatures w14:val="none"/>
        </w:rPr>
        <w:t>Dhimma</w:t>
      </w:r>
      <w:r w:rsidRPr="009D385D">
        <w:rPr>
          <w:rFonts w:ascii="Times New Roman" w:eastAsia="Times New Roman" w:hAnsi="Times New Roman" w:cs="Times New Roman"/>
          <w:kern w:val="0"/>
          <w:sz w:val="28"/>
          <w:szCs w:val="28"/>
          <w14:ligatures w14:val="none"/>
        </w:rPr>
        <w:t>,</w:t>
      </w:r>
      <w:r w:rsidRPr="009D385D">
        <w:rPr>
          <w:rFonts w:ascii="Times New Roman" w:eastAsia="Yu Gothic" w:hAnsi="Times New Roman" w:cs="Times New Roman"/>
          <w:color w:val="000000"/>
          <w:kern w:val="0"/>
          <w:sz w:val="28"/>
          <w:szCs w:val="28"/>
          <w14:ligatures w14:val="none"/>
        </w:rPr>
        <w:t xml:space="preserve"> or cases of treason on the part of non-Muslims communities, if they secretly conspired with </w:t>
      </w:r>
      <w:r w:rsidRPr="009D385D">
        <w:rPr>
          <w:rFonts w:ascii="Times New Roman" w:eastAsia="Yu Gothic" w:hAnsi="Times New Roman" w:cs="Times New Roman"/>
          <w:color w:val="000000"/>
          <w:kern w:val="0"/>
          <w:sz w:val="28"/>
          <w:szCs w:val="28"/>
          <w14:ligatures w14:val="none"/>
        </w:rPr>
        <w:lastRenderedPageBreak/>
        <w:t xml:space="preserve">foreign enemies to overthrow the Islamic governance. It is of note that the Ottoman Archives and other pre-Modern historical sources give evidence of many cases of non-Muslims choosing to have recourse in their internal communal disputes to Muslim judges and their courts—instead of their own communal judges. Sometimes, even Christian monks would come to </w:t>
      </w:r>
      <w:r w:rsidRPr="009D385D">
        <w:rPr>
          <w:rFonts w:ascii="Times New Roman" w:eastAsia="Yu Gothic" w:hAnsi="Times New Roman" w:cs="Times New Roman"/>
          <w:i/>
          <w:iCs/>
          <w:color w:val="000000"/>
          <w:kern w:val="0"/>
          <w:sz w:val="28"/>
          <w:szCs w:val="28"/>
          <w14:ligatures w14:val="none"/>
        </w:rPr>
        <w:t>Shar</w:t>
      </w:r>
      <w:r w:rsidRPr="009D385D">
        <w:rPr>
          <w:rFonts w:ascii="Times New Roman" w:eastAsia="Times New Roman" w:hAnsi="Times New Roman" w:cs="Times New Roman"/>
          <w:i/>
          <w:iCs/>
          <w:kern w:val="0"/>
          <w:sz w:val="28"/>
          <w:szCs w:val="28"/>
          <w14:ligatures w14:val="none"/>
        </w:rPr>
        <w:t>ī</w:t>
      </w:r>
      <w:r w:rsidRPr="009D385D">
        <w:rPr>
          <w:rFonts w:ascii="Times New Roman" w:eastAsia="Yu Gothic" w:hAnsi="Times New Roman" w:cs="Times New Roman"/>
          <w:i/>
          <w:iCs/>
          <w:color w:val="000000"/>
          <w:kern w:val="0"/>
          <w:sz w:val="28"/>
          <w:szCs w:val="28"/>
          <w14:ligatures w14:val="none"/>
        </w:rPr>
        <w:t>‘a</w:t>
      </w:r>
      <w:r w:rsidRPr="009D385D">
        <w:rPr>
          <w:rFonts w:ascii="Times New Roman" w:eastAsia="Yu Gothic" w:hAnsi="Times New Roman" w:cs="Times New Roman"/>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 xml:space="preserve">courts to resolve disputes that had arisen among themselves. </w:t>
      </w:r>
    </w:p>
    <w:p w14:paraId="1B686D54"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036F26E"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To repeat, only Muslims have the responsibility to live Islamic lives in accord with the Prophetic Way of Life (</w:t>
      </w:r>
      <w:r w:rsidRPr="009D385D">
        <w:rPr>
          <w:rFonts w:ascii="Times New Roman" w:eastAsia="Yu Gothic" w:hAnsi="Times New Roman" w:cs="Times New Roman"/>
          <w:i/>
          <w:iCs/>
          <w:color w:val="000000"/>
          <w:kern w:val="0"/>
          <w:sz w:val="28"/>
          <w:szCs w:val="28"/>
          <w14:ligatures w14:val="none"/>
        </w:rPr>
        <w:t>al-Shar</w:t>
      </w:r>
      <w:r w:rsidRPr="009D385D">
        <w:rPr>
          <w:rFonts w:ascii="Times New Roman" w:eastAsia="Times New Roman" w:hAnsi="Times New Roman" w:cs="Times New Roman"/>
          <w:i/>
          <w:iCs/>
          <w:kern w:val="0"/>
          <w:sz w:val="28"/>
          <w:szCs w:val="28"/>
          <w14:ligatures w14:val="none"/>
        </w:rPr>
        <w:t>ī‘a</w:t>
      </w:r>
      <w:r w:rsidRPr="009D385D">
        <w:rPr>
          <w:rFonts w:ascii="Times New Roman" w:eastAsia="Yu Gothic" w:hAnsi="Times New Roman" w:cs="Times New Roman"/>
          <w:color w:val="000000"/>
          <w:kern w:val="0"/>
          <w:sz w:val="28"/>
          <w:szCs w:val="28"/>
          <w14:ligatures w14:val="none"/>
        </w:rPr>
        <w:t>), and only Muslims were liable to be castigated by its punishments. Each non-Muslim community had its own legal jurisdiction in communal matters, and its members were judged by their own judges and legal authorities. Thus, t</w:t>
      </w:r>
      <w:r w:rsidRPr="009D385D">
        <w:rPr>
          <w:rFonts w:ascii="Times New Roman" w:eastAsia="Yu Gothic" w:hAnsi="Times New Roman" w:cs="Times New Roman"/>
          <w:kern w:val="0"/>
          <w:sz w:val="28"/>
          <w:szCs w:val="28"/>
          <w14:ligatures w14:val="none"/>
        </w:rPr>
        <w:t xml:space="preserve">he </w:t>
      </w:r>
      <w:r w:rsidRPr="009D385D">
        <w:rPr>
          <w:rFonts w:ascii="Times New Roman" w:eastAsia="Yu Gothic" w:hAnsi="Times New Roman" w:cs="Times New Roman"/>
          <w:i/>
          <w:iCs/>
          <w:kern w:val="0"/>
          <w:sz w:val="28"/>
          <w:szCs w:val="28"/>
          <w14:ligatures w14:val="none"/>
        </w:rPr>
        <w:t>Shar</w:t>
      </w:r>
      <w:r w:rsidRPr="009D385D">
        <w:rPr>
          <w:rFonts w:ascii="Times New Roman" w:eastAsia="Times New Roman" w:hAnsi="Times New Roman" w:cs="Times New Roman"/>
          <w:i/>
          <w:iCs/>
          <w:kern w:val="0"/>
          <w:sz w:val="28"/>
          <w:szCs w:val="28"/>
          <w14:ligatures w14:val="none"/>
        </w:rPr>
        <w:t>ī‘a</w:t>
      </w:r>
      <w:r w:rsidRPr="009D385D">
        <w:rPr>
          <w:rFonts w:ascii="Times New Roman" w:eastAsia="Times New Roman" w:hAnsi="Times New Roman" w:cs="Times New Roman"/>
          <w:kern w:val="0"/>
          <w:sz w:val="28"/>
          <w:szCs w:val="28"/>
          <w14:ligatures w14:val="none"/>
        </w:rPr>
        <w:t xml:space="preserve"> required all covenanted non-Muslims under its rule to administer their own communities autonomously as protected peoples. The policy of </w:t>
      </w:r>
      <w:r w:rsidRPr="009D385D">
        <w:rPr>
          <w:rFonts w:ascii="Times New Roman" w:eastAsia="Times New Roman" w:hAnsi="Times New Roman" w:cs="Times New Roman"/>
          <w:i/>
          <w:iCs/>
          <w:kern w:val="0"/>
          <w:sz w:val="28"/>
          <w:szCs w:val="28"/>
          <w14:ligatures w14:val="none"/>
        </w:rPr>
        <w:t>Dhimma</w:t>
      </w:r>
      <w:r w:rsidRPr="009D385D">
        <w:rPr>
          <w:rFonts w:ascii="Times New Roman" w:eastAsia="Times New Roman" w:hAnsi="Times New Roman" w:cs="Times New Roman"/>
          <w:kern w:val="0"/>
          <w:sz w:val="28"/>
          <w:szCs w:val="28"/>
          <w14:ligatures w14:val="none"/>
        </w:rPr>
        <w:t>-State protection required each Christian and Judaic denomination, for example, to provide comprehensive codes for their respective communal judges, who presided over all spiritual and worldly affairs that did not fall under the broad jurisdiction of Thus, Rabbinic and Canon Law and writings on them became a preoccupation the Jews and Christians living under Muslim rule.</w:t>
      </w:r>
      <w:r w:rsidRPr="009D385D">
        <w:rPr>
          <w:rFonts w:ascii="Times New Roman" w:eastAsia="Yu Gothic" w:hAnsi="Times New Roman" w:cs="Times New Roman"/>
          <w:color w:val="000000"/>
          <w:kern w:val="0"/>
          <w:sz w:val="28"/>
          <w:szCs w:val="28"/>
          <w14:ligatures w14:val="none"/>
        </w:rPr>
        <w:t xml:space="preserve"> Jewish</w:t>
      </w:r>
      <w:r w:rsidRPr="009D385D">
        <w:rPr>
          <w:rFonts w:ascii="Times New Roman" w:eastAsia="Yu Gothic" w:hAnsi="Times New Roman" w:cs="Times New Roman"/>
          <w:b/>
          <w:bCs/>
          <w:color w:val="000000"/>
          <w:kern w:val="0"/>
          <w:sz w:val="28"/>
          <w:szCs w:val="28"/>
          <w14:ligatures w14:val="none"/>
        </w:rPr>
        <w:t xml:space="preserve"> Samaritans (</w:t>
      </w:r>
      <w:r w:rsidRPr="009D385D">
        <w:rPr>
          <w:rFonts w:ascii="Times New Roman" w:eastAsia="Yu Gothic" w:hAnsi="Times New Roman" w:cs="Times New Roman"/>
          <w:b/>
          <w:bCs/>
          <w:i/>
          <w:iCs/>
          <w:color w:val="000000"/>
          <w:kern w:val="0"/>
          <w:sz w:val="28"/>
          <w:szCs w:val="28"/>
          <w14:ligatures w14:val="none"/>
        </w:rPr>
        <w:t>hash-Shômrônîm</w:t>
      </w:r>
      <w:r w:rsidRPr="009D385D">
        <w:rPr>
          <w:rFonts w:ascii="Times New Roman" w:eastAsia="Yu Gothic" w:hAnsi="Times New Roman" w:cs="Times New Roman"/>
          <w:b/>
          <w:bCs/>
          <w:color w:val="000000"/>
          <w:kern w:val="0"/>
          <w:sz w:val="28"/>
          <w:szCs w:val="28"/>
          <w14:ligatures w14:val="none"/>
        </w:rPr>
        <w:t>)</w:t>
      </w:r>
      <w:r w:rsidRPr="009D385D">
        <w:rPr>
          <w:rFonts w:ascii="Times New Roman" w:eastAsia="MS Mincho" w:hAnsi="Times New Roman" w:cs="Times New Roman"/>
          <w:color w:val="000000"/>
          <w:kern w:val="0"/>
          <w:sz w:val="28"/>
          <w:szCs w:val="28"/>
          <w:vertAlign w:val="superscript"/>
          <w14:ligatures w14:val="none"/>
        </w:rPr>
        <w:t xml:space="preserve"> </w:t>
      </w:r>
      <w:r w:rsidRPr="009D385D">
        <w:rPr>
          <w:rFonts w:ascii="Times New Roman" w:eastAsia="MS Mincho" w:hAnsi="Times New Roman" w:cs="Times New Roman"/>
          <w:color w:val="000000"/>
          <w:kern w:val="0"/>
          <w:sz w:val="28"/>
          <w:szCs w:val="28"/>
          <w:vertAlign w:val="superscript"/>
          <w14:ligatures w14:val="none"/>
        </w:rPr>
        <w:footnoteReference w:id="21"/>
      </w:r>
      <w:r w:rsidRPr="009D385D">
        <w:rPr>
          <w:rFonts w:ascii="Times New Roman" w:eastAsia="Yu Gothic" w:hAnsi="Times New Roman" w:cs="Times New Roman"/>
          <w:color w:val="000000"/>
          <w:kern w:val="0"/>
          <w:sz w:val="28"/>
          <w:szCs w:val="28"/>
          <w14:ligatures w14:val="none"/>
        </w:rPr>
        <w:t xml:space="preserve"> and </w:t>
      </w:r>
      <w:r w:rsidRPr="009D385D">
        <w:rPr>
          <w:rFonts w:ascii="Times New Roman" w:eastAsia="Yu Gothic" w:hAnsi="Times New Roman" w:cs="Times New Roman"/>
          <w:b/>
          <w:bCs/>
          <w:color w:val="0F252D"/>
          <w:kern w:val="0"/>
          <w:sz w:val="28"/>
          <w:szCs w:val="28"/>
          <w14:ligatures w14:val="none"/>
        </w:rPr>
        <w:t>Qaraites (</w:t>
      </w:r>
      <w:r w:rsidRPr="009D385D">
        <w:rPr>
          <w:rFonts w:ascii="Times New Roman" w:eastAsia="Times New Roman" w:hAnsi="Times New Roman" w:cs="Times New Roman"/>
          <w:b/>
          <w:bCs/>
          <w:i/>
          <w:iCs/>
          <w:color w:val="000000"/>
          <w:kern w:val="0"/>
          <w:sz w:val="28"/>
          <w:szCs w:val="28"/>
          <w14:ligatures w14:val="none"/>
        </w:rPr>
        <w:t>h</w:t>
      </w:r>
      <w:r w:rsidRPr="009D385D">
        <w:rPr>
          <w:rFonts w:ascii="Times New Roman" w:eastAsia="Times New Roman" w:hAnsi="Times New Roman" w:cs="Times New Roman"/>
          <w:b/>
          <w:bCs/>
          <w:i/>
          <w:iCs/>
          <w:color w:val="202122"/>
          <w:kern w:val="0"/>
          <w:sz w:val="28"/>
          <w:szCs w:val="28"/>
          <w:lang w:bidi="he"/>
          <w14:ligatures w14:val="none"/>
        </w:rPr>
        <w:t>ā</w:t>
      </w:r>
      <w:r w:rsidRPr="009D385D">
        <w:rPr>
          <w:rFonts w:ascii="Times New Roman" w:eastAsia="Times New Roman" w:hAnsi="Times New Roman" w:cs="Times New Roman"/>
          <w:b/>
          <w:bCs/>
          <w:i/>
          <w:iCs/>
          <w:color w:val="000000"/>
          <w:kern w:val="0"/>
          <w:sz w:val="28"/>
          <w:szCs w:val="28"/>
          <w14:ligatures w14:val="none"/>
        </w:rPr>
        <w:t>-Q</w:t>
      </w:r>
      <w:r w:rsidRPr="009D385D">
        <w:rPr>
          <w:rFonts w:ascii="Times New Roman" w:eastAsia="Times New Roman" w:hAnsi="Times New Roman" w:cs="Times New Roman"/>
          <w:b/>
          <w:bCs/>
          <w:i/>
          <w:iCs/>
          <w:color w:val="202122"/>
          <w:kern w:val="0"/>
          <w:sz w:val="28"/>
          <w:szCs w:val="28"/>
          <w:lang w:bidi="he"/>
          <w14:ligatures w14:val="none"/>
        </w:rPr>
        <w:t>ārā’î</w:t>
      </w:r>
      <w:r w:rsidRPr="009D385D">
        <w:rPr>
          <w:rFonts w:ascii="Times New Roman" w:eastAsia="Times New Roman" w:hAnsi="Times New Roman" w:cs="Times New Roman"/>
          <w:b/>
          <w:bCs/>
          <w:i/>
          <w:iCs/>
          <w:color w:val="000000"/>
          <w:kern w:val="0"/>
          <w:sz w:val="28"/>
          <w:szCs w:val="28"/>
          <w14:ligatures w14:val="none"/>
        </w:rPr>
        <w:t>m</w:t>
      </w:r>
      <w:r w:rsidRPr="009D385D">
        <w:rPr>
          <w:rFonts w:ascii="Times New Roman" w:eastAsia="Yu Gothic" w:hAnsi="Times New Roman" w:cs="Times New Roman"/>
          <w:b/>
          <w:bCs/>
          <w:color w:val="0F252D"/>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22"/>
      </w:r>
      <w:r w:rsidRPr="009D385D">
        <w:rPr>
          <w:rFonts w:ascii="Times New Roman" w:eastAsia="Yu Gothic" w:hAnsi="Times New Roman" w:cs="Times New Roman"/>
          <w:color w:val="000000"/>
          <w:kern w:val="0"/>
          <w:sz w:val="28"/>
          <w:szCs w:val="28"/>
          <w14:ligatures w14:val="none"/>
        </w:rPr>
        <w:t xml:space="preserve"> under Islamic </w:t>
      </w:r>
      <w:r w:rsidRPr="009D385D">
        <w:rPr>
          <w:rFonts w:ascii="Times New Roman" w:eastAsia="Yu Gothic" w:hAnsi="Times New Roman" w:cs="Times New Roman"/>
          <w:i/>
          <w:iCs/>
          <w:color w:val="000000"/>
          <w:kern w:val="0"/>
          <w:sz w:val="28"/>
          <w:szCs w:val="28"/>
          <w14:ligatures w14:val="none"/>
        </w:rPr>
        <w:t>Dhimma</w:t>
      </w:r>
      <w:r w:rsidRPr="009D385D">
        <w:rPr>
          <w:rFonts w:ascii="Times New Roman" w:eastAsia="Yu Gothic" w:hAnsi="Times New Roman" w:cs="Times New Roman"/>
          <w:color w:val="000000"/>
          <w:kern w:val="0"/>
          <w:sz w:val="28"/>
          <w:szCs w:val="28"/>
          <w14:ligatures w14:val="none"/>
        </w:rPr>
        <w:t xml:space="preserve">-Rule, however, enjoyed their own independent </w:t>
      </w:r>
      <w:r w:rsidRPr="009D385D">
        <w:rPr>
          <w:rFonts w:ascii="Times New Roman" w:eastAsia="Yu Gothic" w:hAnsi="Times New Roman" w:cs="Times New Roman"/>
          <w:color w:val="000000"/>
          <w:kern w:val="0"/>
          <w:sz w:val="28"/>
          <w:szCs w:val="28"/>
          <w14:ligatures w14:val="none"/>
        </w:rPr>
        <w:lastRenderedPageBreak/>
        <w:t>courts and were not subject to Rabbinical judges.</w:t>
      </w:r>
      <w:r w:rsidRPr="009D385D">
        <w:rPr>
          <w:rFonts w:ascii="Times New Roman" w:eastAsia="Times New Roman" w:hAnsi="Times New Roman" w:cs="Times New Roman"/>
          <w:kern w:val="0"/>
          <w:sz w:val="28"/>
          <w:szCs w:val="28"/>
          <w14:ligatures w14:val="none"/>
        </w:rPr>
        <w:t xml:space="preserve"> Likewise, all different </w:t>
      </w:r>
      <w:r w:rsidRPr="009D385D">
        <w:rPr>
          <w:rFonts w:ascii="Times New Roman" w:eastAsia="Yu Gothic" w:hAnsi="Times New Roman" w:cs="Times New Roman"/>
          <w:color w:val="000000"/>
          <w:kern w:val="0"/>
          <w:sz w:val="28"/>
          <w:szCs w:val="28"/>
          <w14:ligatures w14:val="none"/>
        </w:rPr>
        <w:t xml:space="preserve">Christian denominations had their own respective independent </w:t>
      </w:r>
      <w:r w:rsidRPr="009D385D">
        <w:rPr>
          <w:rFonts w:ascii="Times New Roman" w:eastAsia="Yu Gothic" w:hAnsi="Times New Roman" w:cs="Times New Roman"/>
          <w:i/>
          <w:iCs/>
          <w:color w:val="000000"/>
          <w:kern w:val="0"/>
          <w:sz w:val="28"/>
          <w:szCs w:val="28"/>
          <w14:ligatures w14:val="none"/>
        </w:rPr>
        <w:t>Dhimma</w:t>
      </w:r>
      <w:r w:rsidRPr="009D385D">
        <w:rPr>
          <w:rFonts w:ascii="Times New Roman" w:eastAsia="Yu Gothic" w:hAnsi="Times New Roman" w:cs="Times New Roman"/>
          <w:color w:val="000000"/>
          <w:kern w:val="0"/>
          <w:sz w:val="28"/>
          <w:szCs w:val="28"/>
          <w14:ligatures w14:val="none"/>
        </w:rPr>
        <w:t xml:space="preserve">-Communities with their own communal judiciaries. </w:t>
      </w:r>
      <w:r w:rsidRPr="009D385D">
        <w:rPr>
          <w:rFonts w:ascii="Times New Roman" w:eastAsia="Times New Roman" w:hAnsi="Times New Roman" w:cs="Times New Roman"/>
          <w:kern w:val="0"/>
          <w:sz w:val="28"/>
          <w:szCs w:val="28"/>
          <w14:ligatures w14:val="none"/>
        </w:rPr>
        <w:t xml:space="preserve">As regards Canon Law, in particular, Tributary Christians in the Muslim world developed Canon Law centuries before the Medieval Latin Church began its elaborate development of Catholic Canon Law in the High Middle Ages. In the case of the </w:t>
      </w:r>
      <w:r w:rsidRPr="009D385D">
        <w:rPr>
          <w:rFonts w:ascii="Times New Roman" w:eastAsia="Yu Gothic" w:hAnsi="Times New Roman" w:cs="Times New Roman"/>
          <w:b/>
          <w:bCs/>
          <w:color w:val="000000"/>
          <w:kern w:val="0"/>
          <w:sz w:val="28"/>
          <w:szCs w:val="28"/>
          <w14:ligatures w14:val="none"/>
        </w:rPr>
        <w:t>Nestorians</w:t>
      </w:r>
      <w:r w:rsidRPr="009D385D">
        <w:rPr>
          <w:rFonts w:ascii="Times New Roman" w:eastAsia="Yu Gothic" w:hAnsi="Times New Roman" w:cs="Times New Roman"/>
          <w:color w:val="000000"/>
          <w:kern w:val="0"/>
          <w:sz w:val="28"/>
          <w:szCs w:val="28"/>
          <w:vertAlign w:val="superscript"/>
          <w14:ligatures w14:val="none"/>
        </w:rPr>
        <w:footnoteReference w:id="23"/>
      </w:r>
      <w:r w:rsidRPr="009D385D">
        <w:rPr>
          <w:rFonts w:ascii="Times New Roman" w:eastAsia="Times New Roman" w:hAnsi="Times New Roman" w:cs="Times New Roman"/>
          <w:kern w:val="0"/>
          <w:sz w:val="28"/>
          <w:szCs w:val="28"/>
          <w14:ligatures w14:val="none"/>
        </w:rPr>
        <w:t xml:space="preserve"> living under Islamic rule, their efforts in Canon Law took precedence over all other types of Nestorian literature.</w:t>
      </w:r>
      <w:r w:rsidRPr="009D385D">
        <w:rPr>
          <w:rFonts w:ascii="Times New Roman" w:eastAsia="Yu Gothic" w:hAnsi="Times New Roman" w:cs="Times New Roman"/>
          <w:color w:val="000000"/>
          <w:kern w:val="0"/>
          <w:sz w:val="28"/>
          <w:szCs w:val="28"/>
          <w:vertAlign w:val="superscript"/>
          <w14:ligatures w14:val="none"/>
        </w:rPr>
        <w:footnoteReference w:id="24"/>
      </w:r>
      <w:r w:rsidRPr="009D385D">
        <w:rPr>
          <w:rFonts w:ascii="Times New Roman" w:eastAsia="Times New Roman" w:hAnsi="Times New Roman" w:cs="Times New Roman"/>
          <w:kern w:val="0"/>
          <w:sz w:val="28"/>
          <w:szCs w:val="28"/>
          <w14:ligatures w14:val="none"/>
        </w:rPr>
        <w:t xml:space="preserve"> Islamic </w:t>
      </w:r>
      <w:r w:rsidRPr="009D385D">
        <w:rPr>
          <w:rFonts w:ascii="Times New Roman" w:eastAsia="Times New Roman" w:hAnsi="Times New Roman" w:cs="Times New Roman"/>
          <w:i/>
          <w:iCs/>
          <w:kern w:val="0"/>
          <w:sz w:val="28"/>
          <w:szCs w:val="28"/>
          <w14:ligatures w14:val="none"/>
        </w:rPr>
        <w:t>Dhimma</w:t>
      </w:r>
      <w:r w:rsidRPr="009D385D">
        <w:rPr>
          <w:rFonts w:ascii="Times New Roman" w:eastAsia="Times New Roman" w:hAnsi="Times New Roman" w:cs="Times New Roman"/>
          <w:kern w:val="0"/>
          <w:sz w:val="28"/>
          <w:szCs w:val="28"/>
          <w14:ligatures w14:val="none"/>
        </w:rPr>
        <w:t xml:space="preserve">-Plurality extended similar policies of communal </w:t>
      </w:r>
      <w:r w:rsidRPr="009D385D">
        <w:rPr>
          <w:rFonts w:ascii="Times New Roman" w:eastAsia="Times New Roman" w:hAnsi="Times New Roman" w:cs="Times New Roman"/>
          <w:kern w:val="0"/>
          <w:sz w:val="28"/>
          <w:szCs w:val="28"/>
          <w14:ligatures w14:val="none"/>
        </w:rPr>
        <w:lastRenderedPageBreak/>
        <w:t xml:space="preserve">autonomy </w:t>
      </w:r>
      <w:r w:rsidRPr="009D385D">
        <w:rPr>
          <w:rFonts w:ascii="Times New Roman" w:eastAsia="Yu Gothic" w:hAnsi="Times New Roman" w:cs="Times New Roman"/>
          <w:color w:val="000000"/>
          <w:kern w:val="0"/>
          <w:sz w:val="28"/>
          <w:szCs w:val="28"/>
          <w14:ligatures w14:val="none"/>
        </w:rPr>
        <w:t xml:space="preserve">to the </w:t>
      </w:r>
      <w:r w:rsidRPr="009D385D">
        <w:rPr>
          <w:rFonts w:ascii="Times New Roman" w:eastAsia="Times New Roman" w:hAnsi="Times New Roman" w:cs="Times New Roman"/>
          <w:b/>
          <w:bCs/>
          <w:kern w:val="0"/>
          <w:sz w:val="28"/>
          <w:szCs w:val="28"/>
          <w14:ligatures w14:val="none"/>
        </w:rPr>
        <w:t>Zoroastrians</w:t>
      </w:r>
      <w:r w:rsidRPr="009D385D">
        <w:rPr>
          <w:rFonts w:ascii="Times New Roman" w:eastAsia="Times New Roman" w:hAnsi="Times New Roman" w:cs="Times New Roman"/>
          <w:kern w:val="0"/>
          <w:sz w:val="28"/>
          <w:szCs w:val="28"/>
          <w14:ligatures w14:val="none"/>
        </w:rPr>
        <w:t>,</w:t>
      </w:r>
      <w:r w:rsidRPr="009D385D">
        <w:rPr>
          <w:rFonts w:ascii="Times New Roman" w:eastAsia="MS Mincho" w:hAnsi="Times New Roman" w:cs="Times New Roman"/>
          <w:color w:val="000000"/>
          <w:kern w:val="0"/>
          <w:sz w:val="28"/>
          <w:szCs w:val="28"/>
          <w:vertAlign w:val="superscript"/>
          <w14:ligatures w14:val="none"/>
        </w:rPr>
        <w:footnoteReference w:id="25"/>
      </w:r>
      <w:r w:rsidRPr="009D385D">
        <w:rPr>
          <w:rFonts w:ascii="Times New Roman" w:eastAsia="Times New Roman" w:hAnsi="Times New Roman" w:cs="Times New Roman"/>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 xml:space="preserve"> Magians,</w:t>
      </w:r>
      <w:r w:rsidRPr="009D385D">
        <w:rPr>
          <w:rFonts w:ascii="Times New Roman" w:eastAsia="MS Mincho" w:hAnsi="Times New Roman" w:cs="Times New Roman"/>
          <w:color w:val="000000"/>
          <w:kern w:val="0"/>
          <w:sz w:val="28"/>
          <w:szCs w:val="28"/>
          <w:vertAlign w:val="superscript"/>
          <w14:ligatures w14:val="none"/>
        </w:rPr>
        <w:t xml:space="preserve"> </w:t>
      </w:r>
      <w:r w:rsidRPr="009D385D">
        <w:rPr>
          <w:rFonts w:ascii="Times New Roman" w:eastAsia="Yu Gothic" w:hAnsi="Times New Roman" w:cs="Times New Roman"/>
          <w:b/>
          <w:bCs/>
          <w:color w:val="000000"/>
          <w:kern w:val="0"/>
          <w:sz w:val="28"/>
          <w:szCs w:val="28"/>
          <w14:ligatures w14:val="none"/>
        </w:rPr>
        <w:t>Parsis</w:t>
      </w:r>
      <w:r w:rsidRPr="009D385D">
        <w:rPr>
          <w:rFonts w:ascii="Times New Roman" w:eastAsia="Yu Gothic" w:hAnsi="Times New Roman" w:cs="Times New Roman"/>
          <w:color w:val="000000"/>
          <w:kern w:val="0"/>
          <w:sz w:val="28"/>
          <w:szCs w:val="28"/>
          <w14:ligatures w14:val="none"/>
        </w:rPr>
        <w:t>,</w:t>
      </w:r>
      <w:r w:rsidRPr="009D385D">
        <w:rPr>
          <w:rFonts w:ascii="Times New Roman" w:eastAsia="MS Mincho" w:hAnsi="Times New Roman" w:cs="Times New Roman"/>
          <w:color w:val="000000"/>
          <w:kern w:val="0"/>
          <w:sz w:val="28"/>
          <w:szCs w:val="28"/>
          <w:vertAlign w:val="superscript"/>
          <w14:ligatures w14:val="none"/>
        </w:rPr>
        <w:footnoteReference w:id="26"/>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Yu Gothic" w:hAnsi="Times New Roman" w:cs="Times New Roman"/>
          <w:b/>
          <w:bCs/>
          <w:color w:val="000000"/>
          <w:kern w:val="0"/>
          <w:sz w:val="28"/>
          <w:szCs w:val="28"/>
          <w14:ligatures w14:val="none"/>
        </w:rPr>
        <w:t>Hindus</w:t>
      </w:r>
      <w:r w:rsidRPr="009D385D">
        <w:rPr>
          <w:rFonts w:ascii="Times New Roman" w:eastAsia="Yu Gothic" w:hAnsi="Times New Roman" w:cs="Times New Roman"/>
          <w:color w:val="000000"/>
          <w:kern w:val="0"/>
          <w:sz w:val="28"/>
          <w:szCs w:val="28"/>
          <w14:ligatures w14:val="none"/>
        </w:rPr>
        <w:t>,</w:t>
      </w:r>
      <w:r w:rsidRPr="009D385D">
        <w:rPr>
          <w:rFonts w:ascii="Times New Roman" w:eastAsia="MS Mincho" w:hAnsi="Times New Roman" w:cs="Times New Roman"/>
          <w:color w:val="000000"/>
          <w:kern w:val="0"/>
          <w:sz w:val="28"/>
          <w:szCs w:val="28"/>
          <w:vertAlign w:val="superscript"/>
          <w14:ligatures w14:val="none"/>
        </w:rPr>
        <w:footnoteReference w:id="27"/>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Yu Gothic" w:hAnsi="Times New Roman" w:cs="Times New Roman"/>
          <w:b/>
          <w:bCs/>
          <w:color w:val="000000"/>
          <w:kern w:val="0"/>
          <w:sz w:val="28"/>
          <w:szCs w:val="28"/>
          <w14:ligatures w14:val="none"/>
        </w:rPr>
        <w:t>Buddhists</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28"/>
      </w:r>
      <w:r w:rsidRPr="009D385D">
        <w:rPr>
          <w:rFonts w:ascii="Times New Roman" w:eastAsia="Yu Gothic" w:hAnsi="Times New Roman" w:cs="Times New Roman"/>
          <w:color w:val="000000"/>
          <w:kern w:val="0"/>
          <w:sz w:val="28"/>
          <w:szCs w:val="28"/>
          <w14:ligatures w14:val="none"/>
        </w:rPr>
        <w:t xml:space="preserve"> the “atheistic” </w:t>
      </w:r>
      <w:r w:rsidRPr="009D385D">
        <w:rPr>
          <w:rFonts w:ascii="Times New Roman" w:eastAsia="Times New Roman" w:hAnsi="Times New Roman" w:cs="Times New Roman"/>
          <w:b/>
          <w:bCs/>
          <w:kern w:val="0"/>
          <w:sz w:val="28"/>
          <w:szCs w:val="28"/>
          <w14:ligatures w14:val="none"/>
        </w:rPr>
        <w:t>Jains</w:t>
      </w:r>
      <w:r w:rsidRPr="009D385D">
        <w:rPr>
          <w:rFonts w:ascii="Times New Roman" w:eastAsia="MS Mincho" w:hAnsi="Times New Roman" w:cs="Times New Roman"/>
          <w:color w:val="000000"/>
          <w:kern w:val="0"/>
          <w:sz w:val="28"/>
          <w:szCs w:val="28"/>
          <w:vertAlign w:val="superscript"/>
          <w14:ligatures w14:val="none"/>
        </w:rPr>
        <w:footnoteReference w:id="29"/>
      </w:r>
      <w:r w:rsidRPr="009D385D">
        <w:rPr>
          <w:rFonts w:ascii="Times New Roman" w:eastAsia="Yu Gothic" w:hAnsi="Times New Roman" w:cs="Times New Roman"/>
          <w:b/>
          <w:bCs/>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of India,</w:t>
      </w:r>
      <w:r w:rsidRPr="009D385D">
        <w:rPr>
          <w:rFonts w:ascii="Times New Roman" w:eastAsia="Yu Gothic" w:hAnsi="Times New Roman" w:cs="Times New Roman"/>
          <w:b/>
          <w:bCs/>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and others.</w:t>
      </w:r>
    </w:p>
    <w:p w14:paraId="26FF214E" w14:textId="77777777" w:rsidR="00B335E1" w:rsidRPr="009D385D" w:rsidRDefault="00B335E1" w:rsidP="00B335E1">
      <w:pPr>
        <w:keepNext/>
        <w:keepLines/>
        <w:spacing w:before="80" w:after="40" w:line="240" w:lineRule="auto"/>
        <w:outlineLvl w:val="4"/>
        <w:rPr>
          <w:rFonts w:ascii="Aptos" w:eastAsia="Yu Gothic Light" w:hAnsi="Aptos" w:cs="Times New Roman"/>
          <w:color w:val="0F4761"/>
          <w:kern w:val="0"/>
          <w:sz w:val="28"/>
          <w:szCs w:val="28"/>
          <w14:ligatures w14:val="none"/>
        </w:rPr>
      </w:pPr>
    </w:p>
    <w:p w14:paraId="24AD81C8"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ourceSansPro-Regular" w:eastAsia="Aptos" w:hAnsi="SourceSansPro-Regular" w:cs="SourceSansPro-Regular"/>
          <w:color w:val="000000"/>
          <w:kern w:val="0"/>
          <w:sz w:val="20"/>
          <w:szCs w:val="20"/>
        </w:rPr>
      </w:pPr>
    </w:p>
    <w:p w14:paraId="2F58A455" w14:textId="77777777" w:rsidR="00B335E1" w:rsidRPr="009D385D" w:rsidRDefault="00B335E1" w:rsidP="00B335E1">
      <w:pPr>
        <w:keepNext/>
        <w:keepLines/>
        <w:spacing w:after="0" w:line="240" w:lineRule="auto"/>
        <w:outlineLvl w:val="2"/>
        <w:rPr>
          <w:rFonts w:ascii="Times New Roman" w:eastAsia="Yu Gothic Light" w:hAnsi="Times New Roman" w:cs="Times New Roman"/>
          <w:b/>
          <w:bCs/>
          <w:i/>
          <w:iCs/>
          <w:color w:val="0F4761"/>
          <w:kern w:val="0"/>
          <w:sz w:val="28"/>
          <w:szCs w:val="28"/>
          <w14:ligatures w14:val="none"/>
        </w:rPr>
      </w:pPr>
      <w:bookmarkStart w:id="1040" w:name="_Toc193363904"/>
      <w:r w:rsidRPr="009D385D">
        <w:rPr>
          <w:rFonts w:ascii="Times New Roman" w:eastAsia="Yu Gothic Light" w:hAnsi="Times New Roman" w:cs="Times New Roman"/>
          <w:b/>
          <w:bCs/>
          <w:i/>
          <w:iCs/>
          <w:color w:val="0F4761"/>
          <w:kern w:val="0"/>
          <w:sz w:val="28"/>
          <w:szCs w:val="28"/>
          <w14:ligatures w14:val="none"/>
        </w:rPr>
        <w:lastRenderedPageBreak/>
        <w:t>How Islam Spread Over the Centuries</w:t>
      </w:r>
      <w:bookmarkEnd w:id="1040"/>
    </w:p>
    <w:p w14:paraId="76A52013"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w:t>
      </w:r>
      <w:r w:rsidRPr="009D385D">
        <w:rPr>
          <w:rFonts w:ascii="Times New Roman" w:eastAsia="Yu Gothic" w:hAnsi="Times New Roman" w:cs="Times New Roman"/>
          <w:i/>
          <w:iCs/>
          <w:color w:val="000000"/>
          <w:kern w:val="0"/>
          <w:sz w:val="28"/>
          <w:szCs w:val="28"/>
          <w14:ligatures w14:val="none"/>
        </w:rPr>
        <w:t>Shar</w:t>
      </w:r>
      <w:r w:rsidRPr="009D385D">
        <w:rPr>
          <w:rFonts w:ascii="Times New Roman" w:eastAsia="Times New Roman" w:hAnsi="Times New Roman" w:cs="Times New Roman"/>
          <w:i/>
          <w:iCs/>
          <w:kern w:val="0"/>
          <w:sz w:val="28"/>
          <w:szCs w:val="28"/>
          <w14:ligatures w14:val="none"/>
        </w:rPr>
        <w:t>ī</w:t>
      </w:r>
      <w:r w:rsidRPr="009D385D">
        <w:rPr>
          <w:rFonts w:ascii="Times New Roman" w:eastAsia="Yu Gothic" w:hAnsi="Times New Roman" w:cs="Times New Roman"/>
          <w:i/>
          <w:iCs/>
          <w:color w:val="000000"/>
          <w:kern w:val="0"/>
          <w:sz w:val="28"/>
          <w:szCs w:val="28"/>
          <w14:ligatures w14:val="none"/>
        </w:rPr>
        <w:t>‘a</w:t>
      </w:r>
      <w:r w:rsidRPr="009D385D">
        <w:rPr>
          <w:rFonts w:ascii="Times New Roman" w:eastAsia="Yu Gothic" w:hAnsi="Times New Roman" w:cs="Times New Roman"/>
          <w:color w:val="000000"/>
          <w:kern w:val="0"/>
          <w:sz w:val="28"/>
          <w:szCs w:val="28"/>
          <w14:ligatures w14:val="none"/>
        </w:rPr>
        <w:t xml:space="preserve">—as noted above—did not permit the use of force in spreading Islam, and it did not require that non-Muslim Communities living under Muslim governance be given even the most rudimentary exposure to Islamic religious teachings. Indeed, Traditional Muslim polities, although they based their claims to legitimacy upon the Islamic faith, almost never sought actively to convert the non-Muslim </w:t>
      </w:r>
      <w:r w:rsidRPr="009D385D">
        <w:rPr>
          <w:rFonts w:ascii="Times New Roman" w:eastAsia="Yu Gothic" w:hAnsi="Times New Roman" w:cs="Times New Roman"/>
          <w:i/>
          <w:iCs/>
          <w:color w:val="000000"/>
          <w:kern w:val="0"/>
          <w:sz w:val="28"/>
          <w:szCs w:val="28"/>
          <w14:ligatures w14:val="none"/>
        </w:rPr>
        <w:t>Dhimm</w:t>
      </w:r>
      <w:r w:rsidRPr="009D385D">
        <w:rPr>
          <w:rFonts w:ascii="Times New Roman" w:eastAsia="Times New Roman" w:hAnsi="Times New Roman" w:cs="Times New Roman"/>
          <w:i/>
          <w:iCs/>
          <w:kern w:val="0"/>
          <w:sz w:val="28"/>
          <w:szCs w:val="28"/>
          <w14:ligatures w14:val="none"/>
        </w:rPr>
        <w:t>ī</w:t>
      </w:r>
      <w:r w:rsidRPr="009D385D">
        <w:rPr>
          <w:rFonts w:ascii="Times New Roman" w:eastAsia="Times New Roman" w:hAnsi="Times New Roman" w:cs="Times New Roman"/>
          <w:kern w:val="0"/>
          <w:sz w:val="28"/>
          <w:szCs w:val="28"/>
          <w14:ligatures w14:val="none"/>
        </w:rPr>
        <w:t>-Tributary</w:t>
      </w:r>
      <w:r w:rsidRPr="009D385D">
        <w:rPr>
          <w:rFonts w:ascii="Times New Roman" w:eastAsia="Yu Gothic" w:hAnsi="Times New Roman" w:cs="Times New Roman"/>
          <w:i/>
          <w:iCs/>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 xml:space="preserve">Communities under their rule. In fact, Islamic rulers frequently displayed little enthusiasm for converting their non-Muslim subjects, while classical Muslim historians—preoccupied as they were with the exploits of kings, princes, and dignitaries anyway—showed little regard for details of conversion, leaving the impression that they took conversion for granted or attached little importance to it. Conversion did often result, however, from increased social interaction between Muslims and non-Muslims—both within and beyond the Islamic frontiers—but Islamic governances did not—as a rule—pressure non-Muslims to convert or actively seek the collapse of their indigenous protected Jewish, Christian, or other non-Muslim Communities. </w:t>
      </w:r>
    </w:p>
    <w:p w14:paraId="37CC78E1"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3A4632DE"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b/>
          <w:bCs/>
          <w:i/>
          <w:iCs/>
          <w:color w:val="000000"/>
          <w:kern w:val="0"/>
          <w:sz w:val="28"/>
          <w:szCs w:val="28"/>
          <w14:ligatures w14:val="none"/>
        </w:rPr>
        <w:t>The Preaching of Islam</w:t>
      </w:r>
      <w:r w:rsidRPr="009D385D">
        <w:rPr>
          <w:rFonts w:ascii="Times New Roman" w:eastAsia="Times New Roman" w:hAnsi="Times New Roman" w:cs="Times New Roman"/>
          <w:kern w:val="0"/>
          <w:sz w:val="28"/>
          <w:szCs w:val="28"/>
          <w:vertAlign w:val="superscript"/>
          <w14:ligatures w14:val="none"/>
        </w:rPr>
        <w:footnoteReference w:id="30"/>
      </w:r>
      <w:r w:rsidRPr="009D385D">
        <w:rPr>
          <w:rFonts w:ascii="Times New Roman" w:eastAsia="Yu Gothic" w:hAnsi="Times New Roman" w:cs="Times New Roman"/>
          <w:color w:val="000000"/>
          <w:kern w:val="0"/>
          <w:sz w:val="28"/>
          <w:szCs w:val="28"/>
          <w14:ligatures w14:val="none"/>
        </w:rPr>
        <w:t xml:space="preserve">  by </w:t>
      </w:r>
      <w:r w:rsidRPr="009D385D">
        <w:rPr>
          <w:rFonts w:ascii="Times New Roman" w:eastAsia="Times New Roman" w:hAnsi="Times New Roman" w:cs="Times New Roman"/>
          <w:b/>
          <w:bCs/>
          <w:kern w:val="0"/>
          <w:sz w:val="28"/>
          <w:szCs w:val="28"/>
          <w14:ligatures w14:val="none"/>
        </w:rPr>
        <w:t>Thomas Arnold</w:t>
      </w:r>
      <w:r w:rsidRPr="009D385D">
        <w:rPr>
          <w:rFonts w:ascii="Times New Roman" w:eastAsia="Times New Roman" w:hAnsi="Times New Roman" w:cs="Times New Roman"/>
          <w:kern w:val="0"/>
          <w:sz w:val="28"/>
          <w:szCs w:val="28"/>
          <w:vertAlign w:val="superscript"/>
          <w14:ligatures w14:val="none"/>
        </w:rPr>
        <w:footnoteReference w:id="31"/>
      </w:r>
      <w:r w:rsidRPr="009D385D">
        <w:rPr>
          <w:rFonts w:ascii="Times New Roman" w:eastAsia="Times New Roman" w:hAnsi="Times New Roman" w:cs="Times New Roman"/>
          <w:b/>
          <w:bCs/>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 xml:space="preserve">which appeared in 1314/1896, remains to this day a classic of Islamic studies and a pioneering investigation of Islam’s centuries-long spread across Eurasia and Africa. Although more up-to-date studies on Islamic conversion are still needed, no subsequent Scholarly monograph has been able to take the place of Arnold’s work in scope, depth, and overall excellence. Thomas Arnold helped greatly to dispel the belief, which was then widespread in Western circles and has been partially revived today, that Islam was “spread by the sword.” He showed the false stereotype that Islam was a “religion of the sword,” propagated by the imaginary personage of Muslim warriors with a sword in one hand and the Qur’ān in another, was fictitious and had been forged in </w:t>
      </w:r>
      <w:r w:rsidRPr="009D385D">
        <w:rPr>
          <w:rFonts w:ascii="Times New Roman" w:eastAsia="Yu Gothic" w:hAnsi="Times New Roman" w:cs="Times New Roman"/>
          <w:b/>
          <w:bCs/>
          <w:color w:val="000000"/>
          <w:kern w:val="0"/>
          <w:sz w:val="28"/>
          <w:szCs w:val="28"/>
          <w14:ligatures w14:val="none"/>
        </w:rPr>
        <w:lastRenderedPageBreak/>
        <w:t>animus</w:t>
      </w:r>
      <w:r w:rsidRPr="009D385D">
        <w:rPr>
          <w:rFonts w:ascii="Times New Roman" w:eastAsia="Yu Gothic" w:hAnsi="Times New Roman" w:cs="Times New Roman"/>
          <w:color w:val="000000"/>
          <w:kern w:val="0"/>
          <w:sz w:val="28"/>
          <w:szCs w:val="28"/>
          <w:vertAlign w:val="superscript"/>
          <w14:ligatures w14:val="none"/>
        </w:rPr>
        <w:footnoteReference w:id="32"/>
      </w:r>
      <w:r w:rsidRPr="009D385D">
        <w:rPr>
          <w:rFonts w:ascii="Times New Roman" w:eastAsia="Yu Gothic" w:hAnsi="Times New Roman" w:cs="Times New Roman"/>
          <w:color w:val="000000"/>
          <w:kern w:val="0"/>
          <w:sz w:val="28"/>
          <w:szCs w:val="28"/>
          <w14:ligatures w14:val="none"/>
        </w:rPr>
        <w:t xml:space="preserve"> as much as in ignorance. Indeed, many of the indigenous peoples whom the Muslims conquered historically appear to have been largely unaware for a long time of the specific religious character of their Muslim invaders, although this fact later became fully apparent. Arnold noted correctly that Islam’s Sacred Code (</w:t>
      </w:r>
      <w:r w:rsidRPr="009D385D">
        <w:rPr>
          <w:rFonts w:ascii="Times New Roman" w:eastAsia="Yu Gothic" w:hAnsi="Times New Roman" w:cs="Times New Roman"/>
          <w:i/>
          <w:iCs/>
          <w:color w:val="000000"/>
          <w:kern w:val="0"/>
          <w:sz w:val="28"/>
          <w:szCs w:val="28"/>
          <w14:ligatures w14:val="none"/>
        </w:rPr>
        <w:t>al-Sharī‘a</w:t>
      </w:r>
      <w:r w:rsidRPr="009D385D">
        <w:rPr>
          <w:rFonts w:ascii="Times New Roman" w:eastAsia="Yu Gothic" w:hAnsi="Times New Roman" w:cs="Times New Roman"/>
          <w:color w:val="000000"/>
          <w:kern w:val="0"/>
          <w:sz w:val="28"/>
          <w:szCs w:val="28"/>
          <w14:ligatures w14:val="none"/>
        </w:rPr>
        <w:t>) explicitly forbids coercion as a means to conversion, while it demanded that non-Islamic religious groups living under its authority be protected, while granting them extensive religious, legal, and cultural independence. He also showed that, although violation of this principle did occur in the course of Islamic history, such breaches have been relatively rare.</w:t>
      </w:r>
    </w:p>
    <w:p w14:paraId="321A5467"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724C085"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 xml:space="preserve">In 1399/1979, the </w:t>
      </w:r>
      <w:r w:rsidRPr="009D385D">
        <w:rPr>
          <w:rFonts w:ascii="Times New Roman" w:eastAsia="Yu Gothic" w:hAnsi="Times New Roman" w:cs="Times New Roman"/>
          <w:color w:val="000000"/>
          <w:kern w:val="0"/>
          <w:sz w:val="28"/>
          <w:szCs w:val="28"/>
          <w14:ligatures w14:val="none"/>
        </w:rPr>
        <w:t>ground-breaking study</w:t>
      </w:r>
      <w:r w:rsidRPr="009D385D">
        <w:rPr>
          <w:rFonts w:ascii="Times New Roman" w:eastAsia="Times New Roman" w:hAnsi="Times New Roman" w:cs="Times New Roman"/>
          <w:i/>
          <w:iCs/>
          <w:kern w:val="0"/>
          <w:sz w:val="28"/>
          <w:szCs w:val="28"/>
          <w14:ligatures w14:val="none"/>
        </w:rPr>
        <w:t xml:space="preserve"> Conversion to Islam in the Medieval Period</w:t>
      </w:r>
      <w:r w:rsidRPr="009D385D">
        <w:rPr>
          <w:rFonts w:ascii="Times New Roman" w:eastAsia="Times New Roman" w:hAnsi="Times New Roman" w:cs="Times New Roman"/>
          <w:kern w:val="0"/>
          <w:sz w:val="28"/>
          <w:szCs w:val="28"/>
          <w:vertAlign w:val="superscript"/>
          <w14:ligatures w14:val="none"/>
        </w:rPr>
        <w:footnoteReference w:id="33"/>
      </w:r>
      <w:r w:rsidRPr="009D385D">
        <w:rPr>
          <w:rFonts w:ascii="Times New Roman" w:eastAsia="Times New Roman" w:hAnsi="Times New Roman" w:cs="Times New Roman"/>
          <w:kern w:val="0"/>
          <w:sz w:val="28"/>
          <w:szCs w:val="28"/>
          <w14:ligatures w14:val="none"/>
        </w:rPr>
        <w:t xml:space="preserve"> by </w:t>
      </w:r>
      <w:r w:rsidRPr="009D385D">
        <w:rPr>
          <w:rFonts w:ascii="Times New Roman" w:eastAsia="Times New Roman" w:hAnsi="Times New Roman" w:cs="Times New Roman"/>
          <w:b/>
          <w:bCs/>
          <w:kern w:val="0"/>
          <w:sz w:val="28"/>
          <w:szCs w:val="28"/>
          <w14:ligatures w14:val="none"/>
        </w:rPr>
        <w:t>Richard Bulliet</w:t>
      </w:r>
      <w:r w:rsidRPr="009D385D">
        <w:rPr>
          <w:rFonts w:ascii="Times New Roman" w:eastAsia="Yu Gothic" w:hAnsi="Times New Roman" w:cs="Times New Roman"/>
          <w:kern w:val="0"/>
          <w:sz w:val="28"/>
          <w:szCs w:val="28"/>
          <w:vertAlign w:val="superscript"/>
          <w14:ligatures w14:val="none"/>
        </w:rPr>
        <w:footnoteReference w:id="34"/>
      </w:r>
      <w:r w:rsidRPr="009D385D">
        <w:rPr>
          <w:rFonts w:ascii="Times New Roman" w:eastAsia="Times New Roman" w:hAnsi="Times New Roman" w:cs="Times New Roman"/>
          <w:b/>
          <w:bCs/>
          <w:kern w:val="0"/>
          <w:sz w:val="28"/>
          <w:szCs w:val="28"/>
          <w14:ligatures w14:val="none"/>
        </w:rPr>
        <w:t xml:space="preserve"> </w:t>
      </w:r>
      <w:r w:rsidRPr="009D385D">
        <w:rPr>
          <w:rFonts w:ascii="Times New Roman" w:eastAsia="Times New Roman" w:hAnsi="Times New Roman" w:cs="Times New Roman"/>
          <w:kern w:val="0"/>
          <w:sz w:val="28"/>
          <w:szCs w:val="28"/>
          <w14:ligatures w14:val="none"/>
        </w:rPr>
        <w:t xml:space="preserve">introduced a new approach to the history of Islamic conversion, which was based on a quantitative historiography of Muslim conversion in the core lands of Islam during the early centuries. Bulliet excluded from his analysis tribal and nomadic peoples who converted to Islam, </w:t>
      </w:r>
      <w:r w:rsidRPr="009D385D">
        <w:rPr>
          <w:rFonts w:ascii="Times New Roman" w:eastAsia="MS Mincho" w:hAnsi="Times New Roman" w:cs="Times New Roman"/>
          <w:color w:val="000000"/>
          <w:kern w:val="0"/>
          <w:sz w:val="28"/>
          <w:szCs w:val="28"/>
          <w14:ligatures w14:val="none"/>
        </w:rPr>
        <w:t xml:space="preserve">since tribes usually demonstrated a tendency to convert </w:t>
      </w:r>
      <w:r w:rsidRPr="009D385D">
        <w:rPr>
          <w:rFonts w:ascii="Times New Roman" w:eastAsia="MS Mincho" w:hAnsi="Times New Roman" w:cs="Times New Roman"/>
          <w:i/>
          <w:iCs/>
          <w:color w:val="000000"/>
          <w:kern w:val="0"/>
          <w:sz w:val="28"/>
          <w:szCs w:val="28"/>
          <w14:ligatures w14:val="none"/>
        </w:rPr>
        <w:t>en masse</w:t>
      </w:r>
      <w:r w:rsidRPr="009D385D">
        <w:rPr>
          <w:rFonts w:ascii="Times New Roman" w:eastAsia="MS Mincho" w:hAnsi="Times New Roman" w:cs="Times New Roman"/>
          <w:color w:val="000000"/>
          <w:kern w:val="0"/>
          <w:sz w:val="28"/>
          <w:szCs w:val="28"/>
          <w14:ligatures w14:val="none"/>
        </w:rPr>
        <w:t xml:space="preserve"> after the conversion of their tribal chieftains.</w:t>
      </w:r>
      <w:r w:rsidRPr="009D385D">
        <w:rPr>
          <w:rFonts w:ascii="Times New Roman" w:eastAsia="Yu Gothic" w:hAnsi="Times New Roman" w:cs="Times New Roman"/>
          <w:color w:val="000000"/>
          <w:kern w:val="0"/>
          <w:sz w:val="28"/>
          <w:szCs w:val="28"/>
          <w14:ligatures w14:val="none"/>
        </w:rPr>
        <w:t xml:space="preserve"> On the contrary, Bulliet based his historical analysis on areas where individual social conversion was the norm, and where the Muslim convert—as indicated above—would typically move from his home and leave his original religious Community to move into Muslim areas, where life would be safer and more congenial. Constituted. In his first work and subsequent research, Bulliet demonstrated that the process of embracing the Islamic faith in such lands as </w:t>
      </w:r>
      <w:r w:rsidRPr="009D385D">
        <w:rPr>
          <w:rFonts w:ascii="Times New Roman" w:eastAsia="Times New Roman" w:hAnsi="Times New Roman" w:cs="Times New Roman"/>
          <w:kern w:val="0"/>
          <w:sz w:val="28"/>
          <w:szCs w:val="28"/>
          <w14:ligatures w14:val="none"/>
        </w:rPr>
        <w:t xml:space="preserve">Iran, Iraq, Greater Syria, Egypt, and Portugal and Spain was gradual and took several centuries in core conquered regions before attaining demographic majorities, </w:t>
      </w:r>
      <w:r w:rsidRPr="009D385D">
        <w:rPr>
          <w:rFonts w:ascii="Times New Roman" w:eastAsia="Yu Gothic" w:hAnsi="Times New Roman" w:cs="Times New Roman"/>
          <w:color w:val="000000"/>
          <w:kern w:val="0"/>
          <w:sz w:val="28"/>
          <w:szCs w:val="28"/>
          <w14:ligatures w14:val="none"/>
        </w:rPr>
        <w:t>sometimes requiring as many as three or four centuries after the initial conquests</w:t>
      </w:r>
      <w:r w:rsidRPr="009D385D">
        <w:rPr>
          <w:rFonts w:ascii="Times New Roman" w:eastAsia="Times New Roman" w:hAnsi="Times New Roman" w:cs="Times New Roman"/>
          <w:kern w:val="0"/>
          <w:sz w:val="28"/>
          <w:szCs w:val="28"/>
          <w14:ligatures w14:val="none"/>
        </w:rPr>
        <w:t>.</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lastRenderedPageBreak/>
        <w:t>At the end of this process, however, Islam’s success in converting non-Muslims under its ruled culminated in the “Age of Conversion,” which constituted—in Bulliet’s words—“the great conversion experience that fundamentally changed world history by uniting the peoples of the Middle East in a new religion.”</w:t>
      </w:r>
    </w:p>
    <w:p w14:paraId="17FA84A3"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ourceSansPro-Regular" w:eastAsia="Aptos" w:hAnsi="SourceSansPro-Regular" w:cs="SourceSansPro-Regular"/>
          <w:color w:val="000000"/>
          <w:kern w:val="0"/>
          <w:sz w:val="20"/>
          <w:szCs w:val="20"/>
        </w:rPr>
      </w:pPr>
    </w:p>
    <w:p w14:paraId="00BF1E49"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ourceSansPro-Regular" w:eastAsia="Aptos" w:hAnsi="SourceSansPro-Regular" w:cs="SourceSansPro-Regular"/>
          <w:color w:val="000000"/>
          <w:kern w:val="0"/>
          <w:sz w:val="20"/>
          <w:szCs w:val="20"/>
        </w:rPr>
      </w:pPr>
    </w:p>
    <w:p w14:paraId="3EF98B6B" w14:textId="77777777" w:rsidR="00B335E1" w:rsidRPr="009D385D" w:rsidRDefault="00B335E1" w:rsidP="00B335E1">
      <w:pPr>
        <w:keepNext/>
        <w:keepLines/>
        <w:spacing w:after="0" w:line="240" w:lineRule="auto"/>
        <w:outlineLvl w:val="1"/>
        <w:rPr>
          <w:rFonts w:ascii="Times New Roman" w:eastAsia="Aptos" w:hAnsi="Times New Roman" w:cs="Times New Roman"/>
          <w:b/>
          <w:bCs/>
          <w:i/>
          <w:iCs/>
          <w:color w:val="0F4761"/>
          <w:kern w:val="0"/>
          <w:sz w:val="32"/>
          <w:szCs w:val="32"/>
          <w14:ligatures w14:val="none"/>
        </w:rPr>
      </w:pPr>
      <w:r w:rsidRPr="009D385D">
        <w:rPr>
          <w:rFonts w:ascii="Times New Roman" w:eastAsia="Aptos" w:hAnsi="Times New Roman" w:cs="Times New Roman"/>
          <w:b/>
          <w:bCs/>
          <w:i/>
          <w:iCs/>
          <w:color w:val="0F4761"/>
          <w:kern w:val="0"/>
          <w:sz w:val="32"/>
          <w:szCs w:val="32"/>
          <w14:ligatures w14:val="none"/>
        </w:rPr>
        <w:t>Select Readings from Volume Two: Book Two</w:t>
      </w:r>
    </w:p>
    <w:p w14:paraId="06666ADB" w14:textId="77777777" w:rsidR="00B335E1" w:rsidRPr="009D385D" w:rsidRDefault="00B335E1" w:rsidP="00B335E1">
      <w:pPr>
        <w:autoSpaceDE w:val="0"/>
        <w:autoSpaceDN w:val="0"/>
        <w:adjustRightInd w:val="0"/>
        <w:spacing w:after="0" w:line="240" w:lineRule="auto"/>
        <w:rPr>
          <w:rFonts w:ascii="SourceSansPro-Regular" w:eastAsia="Aptos" w:hAnsi="SourceSansPro-Regular" w:cs="SourceSansPro-Regular"/>
          <w:color w:val="000000"/>
          <w:kern w:val="0"/>
        </w:rPr>
      </w:pPr>
    </w:p>
    <w:p w14:paraId="221E107A" w14:textId="77777777" w:rsidR="00B335E1" w:rsidRPr="009D385D" w:rsidRDefault="00B335E1" w:rsidP="00B335E1">
      <w:pPr>
        <w:autoSpaceDE w:val="0"/>
        <w:autoSpaceDN w:val="0"/>
        <w:adjustRightInd w:val="0"/>
        <w:spacing w:after="0" w:line="240" w:lineRule="auto"/>
        <w:rPr>
          <w:rFonts w:ascii="SourceSansPro-Regular" w:eastAsia="Aptos" w:hAnsi="SourceSansPro-Regular" w:cs="SourceSansPro-Regular"/>
          <w:color w:val="000000"/>
          <w:kern w:val="0"/>
        </w:rPr>
      </w:pPr>
    </w:p>
    <w:p w14:paraId="766AE5A5" w14:textId="77777777" w:rsidR="00B335E1" w:rsidRPr="009D385D" w:rsidRDefault="00B335E1" w:rsidP="00B335E1">
      <w:pPr>
        <w:keepNext/>
        <w:keepLines/>
        <w:spacing w:after="0" w:line="240" w:lineRule="auto"/>
        <w:outlineLvl w:val="2"/>
        <w:rPr>
          <w:rFonts w:ascii="Times New Roman" w:eastAsia="Yu Gothic Light" w:hAnsi="Times New Roman" w:cs="Times New Roman"/>
          <w:b/>
          <w:bCs/>
          <w:i/>
          <w:iCs/>
          <w:color w:val="0F4761"/>
          <w:kern w:val="0"/>
          <w:sz w:val="28"/>
          <w:szCs w:val="28"/>
          <w14:ligatures w14:val="none"/>
        </w:rPr>
      </w:pPr>
      <w:bookmarkStart w:id="1099" w:name="_Toc160701141"/>
      <w:bookmarkStart w:id="1100" w:name="_Toc193363935"/>
      <w:r w:rsidRPr="009D385D">
        <w:rPr>
          <w:rFonts w:ascii="Times New Roman" w:eastAsia="Yu Gothic Light" w:hAnsi="Times New Roman" w:cs="Times New Roman"/>
          <w:b/>
          <w:bCs/>
          <w:i/>
          <w:iCs/>
          <w:color w:val="0F4761"/>
          <w:kern w:val="0"/>
          <w:sz w:val="28"/>
          <w:szCs w:val="28"/>
          <w14:ligatures w14:val="none"/>
        </w:rPr>
        <w:t>The End of Prophecy in Israel, the Historical Restructuring of Mosaic Religion</w:t>
      </w:r>
      <w:bookmarkEnd w:id="1099"/>
      <w:bookmarkEnd w:id="1100"/>
      <w:r w:rsidRPr="009D385D">
        <w:rPr>
          <w:rFonts w:ascii="Times New Roman" w:eastAsia="Yu Gothic Light" w:hAnsi="Times New Roman" w:cs="Times New Roman"/>
          <w:b/>
          <w:bCs/>
          <w:i/>
          <w:iCs/>
          <w:color w:val="0F4761"/>
          <w:kern w:val="0"/>
          <w:sz w:val="28"/>
          <w:szCs w:val="28"/>
          <w14:ligatures w14:val="none"/>
        </w:rPr>
        <w:t>, &amp; the Rise of Rabbinic Judaism</w:t>
      </w:r>
    </w:p>
    <w:p w14:paraId="7DF8D629" w14:textId="77777777" w:rsidR="00B335E1" w:rsidRPr="009D385D" w:rsidRDefault="00B335E1" w:rsidP="00B335E1">
      <w:pPr>
        <w:spacing w:after="0" w:line="240" w:lineRule="auto"/>
        <w:rPr>
          <w:rFonts w:ascii="Times New Roman" w:eastAsia="Yu Gothic" w:hAnsi="Times New Roman" w:cs="Times New Roman"/>
          <w:color w:val="0F252D"/>
          <w:kern w:val="0"/>
          <w:sz w:val="28"/>
          <w:szCs w:val="28"/>
          <w14:ligatures w14:val="none"/>
        </w:rPr>
      </w:pPr>
      <w:r w:rsidRPr="009D385D">
        <w:rPr>
          <w:rFonts w:ascii="Times New Roman" w:eastAsia="Times New Roman" w:hAnsi="Times New Roman" w:cs="Times New Roman"/>
          <w:kern w:val="0"/>
          <w:sz w:val="28"/>
          <w:szCs w:val="28"/>
          <w14:ligatures w14:val="none"/>
        </w:rPr>
        <w:t xml:space="preserve">The religion that the Prophet Moses instituted among the Children of Israel was a lengthy Dispensation, lasting many centuries and characterized by a long succession of Prophets. In the history of the Children of Israel, this remarkably unique pattern of consecutive Prophets lasted until the first days of </w:t>
      </w:r>
      <w:r w:rsidRPr="009D385D">
        <w:rPr>
          <w:rFonts w:ascii="Times New Roman" w:eastAsia="Times New Roman" w:hAnsi="Times New Roman" w:cs="Times New Roman"/>
          <w:b/>
          <w:bCs/>
          <w:kern w:val="0"/>
          <w:sz w:val="28"/>
          <w:szCs w:val="28"/>
          <w14:ligatures w14:val="none"/>
        </w:rPr>
        <w:t>the Second Temple</w:t>
      </w:r>
      <w:r w:rsidRPr="009D385D">
        <w:rPr>
          <w:rFonts w:ascii="Times New Roman" w:eastAsia="Times New Roman" w:hAnsi="Times New Roman" w:cs="Times New Roman"/>
          <w:kern w:val="0"/>
          <w:sz w:val="28"/>
          <w:szCs w:val="28"/>
          <w14:ligatures w14:val="none"/>
        </w:rPr>
        <w:t xml:space="preserve">. At that time with the passing of </w:t>
      </w:r>
      <w:r w:rsidRPr="009D385D">
        <w:rPr>
          <w:rFonts w:ascii="Times New Roman" w:eastAsia="Yu Gothic" w:hAnsi="Times New Roman" w:cs="Times New Roman"/>
          <w:color w:val="000000"/>
          <w:kern w:val="0"/>
          <w:sz w:val="28"/>
          <w:szCs w:val="28"/>
          <w14:ligatures w14:val="none"/>
        </w:rPr>
        <w:t xml:space="preserve">the Prophet and High Priest </w:t>
      </w:r>
      <w:r w:rsidRPr="009D385D">
        <w:rPr>
          <w:rFonts w:ascii="Times New Roman" w:eastAsia="Times New Roman" w:hAnsi="Times New Roman" w:cs="Times New Roman"/>
          <w:b/>
          <w:bCs/>
          <w:kern w:val="0"/>
          <w:sz w:val="28"/>
          <w:szCs w:val="28"/>
          <w14:ligatures w14:val="none"/>
        </w:rPr>
        <w:t>Ezra</w:t>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kern w:val="0"/>
          <w:sz w:val="28"/>
          <w:szCs w:val="28"/>
          <w:vertAlign w:val="superscript"/>
          <w14:ligatures w14:val="none"/>
        </w:rPr>
        <w:footnoteReference w:id="35"/>
      </w:r>
      <w:r w:rsidRPr="009D385D">
        <w:rPr>
          <w:rFonts w:ascii="Times New Roman" w:eastAsia="Times New Roman" w:hAnsi="Times New Roman" w:cs="Times New Roman"/>
          <w:kern w:val="0"/>
          <w:sz w:val="28"/>
          <w:szCs w:val="28"/>
          <w14:ligatures w14:val="none"/>
        </w:rPr>
        <w:t xml:space="preserve"> the Voice of Prophecy </w:t>
      </w:r>
      <w:r w:rsidRPr="009D385D">
        <w:rPr>
          <w:rFonts w:ascii="Times New Roman" w:eastAsia="Yu Gothic" w:hAnsi="Times New Roman" w:cs="Times New Roman"/>
          <w:color w:val="000000"/>
          <w:kern w:val="0"/>
          <w:sz w:val="28"/>
          <w:szCs w:val="28"/>
          <w14:ligatures w14:val="none"/>
        </w:rPr>
        <w:t xml:space="preserve">(Hebrew: </w:t>
      </w:r>
      <w:r w:rsidRPr="009D385D">
        <w:rPr>
          <w:rFonts w:ascii="Times New Roman" w:eastAsia="Yu Gothic" w:hAnsi="Times New Roman" w:cs="Times New Roman"/>
          <w:i/>
          <w:iCs/>
          <w:color w:val="000000"/>
          <w:kern w:val="0"/>
          <w:sz w:val="28"/>
          <w:szCs w:val="28"/>
          <w14:ligatures w14:val="none"/>
        </w:rPr>
        <w:t>nebh</w:t>
      </w:r>
      <w:r w:rsidRPr="009D385D">
        <w:rPr>
          <w:rFonts w:ascii="Times New Roman" w:eastAsia="Times New Roman" w:hAnsi="Times New Roman" w:cs="Times New Roman"/>
          <w:i/>
          <w:iCs/>
          <w:color w:val="000000"/>
          <w:kern w:val="0"/>
          <w:sz w:val="28"/>
          <w:szCs w:val="28"/>
          <w14:ligatures w14:val="none"/>
        </w:rPr>
        <w:t>û’</w:t>
      </w:r>
      <w:r w:rsidRPr="009D385D">
        <w:rPr>
          <w:rFonts w:ascii="Times New Roman" w:eastAsia="Times New Roman" w:hAnsi="Times New Roman" w:cs="Times New Roman"/>
          <w:i/>
          <w:iCs/>
          <w:kern w:val="0"/>
          <w:sz w:val="28"/>
          <w:szCs w:val="28"/>
          <w14:ligatures w14:val="none"/>
        </w:rPr>
        <w:t>ā</w:t>
      </w:r>
      <w:r w:rsidRPr="009D385D">
        <w:rPr>
          <w:rFonts w:ascii="Times New Roman" w:eastAsia="Yu Gothic" w:hAnsi="Times New Roman" w:cs="Times New Roman"/>
          <w:i/>
          <w:iCs/>
          <w:color w:val="000000"/>
          <w:kern w:val="0"/>
          <w:sz w:val="28"/>
          <w:szCs w:val="28"/>
          <w14:ligatures w14:val="none"/>
        </w:rPr>
        <w:t>h</w:t>
      </w:r>
      <w:r w:rsidRPr="009D385D">
        <w:rPr>
          <w:rFonts w:ascii="Times New Roman" w:eastAsia="Yu Gothic" w:hAnsi="Times New Roman" w:cs="Times New Roman"/>
          <w:color w:val="000000"/>
          <w:kern w:val="0"/>
          <w:sz w:val="28"/>
          <w:szCs w:val="28"/>
          <w14:ligatures w14:val="none"/>
        </w:rPr>
        <w:t xml:space="preserve">; Arabic, </w:t>
      </w:r>
      <w:r w:rsidRPr="009D385D">
        <w:rPr>
          <w:rFonts w:ascii="Times New Roman" w:eastAsia="Yu Gothic" w:hAnsi="Times New Roman" w:cs="Times New Roman"/>
          <w:i/>
          <w:iCs/>
          <w:color w:val="000000"/>
          <w:kern w:val="0"/>
          <w:sz w:val="28"/>
          <w:szCs w:val="28"/>
          <w14:ligatures w14:val="none"/>
        </w:rPr>
        <w:t>nab</w:t>
      </w:r>
      <w:r w:rsidRPr="009D385D">
        <w:rPr>
          <w:rFonts w:ascii="Times New Roman" w:eastAsia="Times New Roman" w:hAnsi="Times New Roman" w:cs="Times New Roman"/>
          <w:i/>
          <w:iCs/>
          <w:kern w:val="0"/>
          <w:sz w:val="28"/>
          <w:szCs w:val="28"/>
          <w14:ligatures w14:val="none"/>
        </w:rPr>
        <w:t>ū</w:t>
      </w:r>
      <w:r w:rsidRPr="009D385D">
        <w:rPr>
          <w:rFonts w:ascii="Times New Roman" w:eastAsia="Yu Gothic" w:hAnsi="Times New Roman" w:cs="Times New Roman"/>
          <w:i/>
          <w:iCs/>
          <w:color w:val="000000"/>
          <w:kern w:val="0"/>
          <w:sz w:val="28"/>
          <w:szCs w:val="28"/>
          <w14:ligatures w14:val="none"/>
        </w:rPr>
        <w:t>’a</w:t>
      </w:r>
      <w:r w:rsidRPr="009D385D">
        <w:rPr>
          <w:rFonts w:ascii="Times New Roman" w:eastAsia="Yu Gothic" w:hAnsi="Times New Roman" w:cs="Times New Roman"/>
          <w:color w:val="000000"/>
          <w:kern w:val="0"/>
          <w:sz w:val="28"/>
          <w:szCs w:val="28"/>
          <w14:ligatures w14:val="none"/>
        </w:rPr>
        <w:t>)</w:t>
      </w:r>
      <w:r w:rsidRPr="009D385D">
        <w:rPr>
          <w:rFonts w:ascii="Times New Roman" w:eastAsia="Times New Roman" w:hAnsi="Times New Roman" w:cs="Times New Roman"/>
          <w:kern w:val="0"/>
          <w:sz w:val="28"/>
          <w:szCs w:val="28"/>
          <w14:ligatures w14:val="none"/>
        </w:rPr>
        <w:t xml:space="preserve"> fell silent among the Jews. Thus, the ancient Prophetic sequence of the Children of Israel came to an end with </w:t>
      </w:r>
      <w:r w:rsidRPr="009D385D">
        <w:rPr>
          <w:rFonts w:ascii="Times New Roman" w:eastAsia="Times New Roman" w:hAnsi="Times New Roman" w:cs="Times New Roman"/>
          <w:color w:val="000000"/>
          <w:kern w:val="0"/>
          <w:sz w:val="28"/>
          <w:szCs w:val="28"/>
          <w14:ligatures w14:val="none"/>
        </w:rPr>
        <w:lastRenderedPageBreak/>
        <w:t>the Prophets</w:t>
      </w:r>
      <w:r w:rsidRPr="009D385D">
        <w:rPr>
          <w:rFonts w:ascii="Times New Roman" w:eastAsia="Times New Roman" w:hAnsi="Times New Roman" w:cs="Times New Roman"/>
          <w:b/>
          <w:bCs/>
          <w:color w:val="000000"/>
          <w:kern w:val="0"/>
          <w:sz w:val="28"/>
          <w:szCs w:val="28"/>
          <w14:ligatures w14:val="none"/>
        </w:rPr>
        <w:t xml:space="preserve"> Haggai,</w:t>
      </w:r>
      <w:r w:rsidRPr="009D385D">
        <w:rPr>
          <w:rFonts w:ascii="Times New Roman" w:eastAsia="Yu Gothic" w:hAnsi="Times New Roman" w:cs="Times New Roman"/>
          <w:color w:val="000000"/>
          <w:kern w:val="0"/>
          <w:sz w:val="28"/>
          <w:szCs w:val="28"/>
          <w:vertAlign w:val="superscript"/>
          <w14:ligatures w14:val="none"/>
        </w:rPr>
        <w:footnoteReference w:id="36"/>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Yu Gothic" w:hAnsi="Times New Roman" w:cs="Times New Roman"/>
          <w:b/>
          <w:bCs/>
          <w:color w:val="000000"/>
          <w:kern w:val="0"/>
          <w:sz w:val="28"/>
          <w:szCs w:val="28"/>
          <w14:ligatures w14:val="none"/>
        </w:rPr>
        <w:t>Zechariah I</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37"/>
      </w:r>
      <w:r w:rsidRPr="009D385D">
        <w:rPr>
          <w:rFonts w:ascii="Times New Roman" w:eastAsia="Yu Gothic" w:hAnsi="Times New Roman" w:cs="Times New Roman"/>
          <w:color w:val="000000"/>
          <w:kern w:val="0"/>
          <w:sz w:val="28"/>
          <w:szCs w:val="28"/>
          <w14:ligatures w14:val="none"/>
        </w:rPr>
        <w:t xml:space="preserve"> and </w:t>
      </w:r>
      <w:r w:rsidRPr="009D385D">
        <w:rPr>
          <w:rFonts w:ascii="Times New Roman" w:eastAsia="Yu Gothic" w:hAnsi="Times New Roman" w:cs="Times New Roman"/>
          <w:b/>
          <w:bCs/>
          <w:color w:val="000000"/>
          <w:kern w:val="0"/>
          <w:sz w:val="28"/>
          <w:szCs w:val="28"/>
          <w14:ligatures w14:val="none"/>
        </w:rPr>
        <w:t>Malachi</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38"/>
      </w:r>
      <w:r w:rsidRPr="009D385D">
        <w:rPr>
          <w:rFonts w:ascii="Times New Roman" w:eastAsia="Yu Gothic" w:hAnsi="Times New Roman" w:cs="Times New Roman"/>
          <w:color w:val="000000"/>
          <w:kern w:val="0"/>
          <w:sz w:val="28"/>
          <w:szCs w:val="28"/>
          <w14:ligatures w14:val="none"/>
        </w:rPr>
        <w:t xml:space="preserve"> all of whom belonged to the first generation of the Second Temple. </w:t>
      </w:r>
      <w:r w:rsidRPr="009D385D">
        <w:rPr>
          <w:rFonts w:ascii="Times New Roman" w:eastAsia="Yu Gothic" w:hAnsi="Times New Roman" w:cs="Times New Roman"/>
          <w:b/>
          <w:bCs/>
          <w:color w:val="000000"/>
          <w:kern w:val="0"/>
          <w:sz w:val="28"/>
          <w:szCs w:val="28"/>
          <w14:ligatures w14:val="none"/>
        </w:rPr>
        <w:t>The Rabbinic Tradition</w:t>
      </w:r>
      <w:r w:rsidRPr="009D385D">
        <w:rPr>
          <w:rFonts w:ascii="Times New Roman" w:eastAsia="Yu Gothic" w:hAnsi="Times New Roman" w:cs="Times New Roman"/>
          <w:color w:val="000000"/>
          <w:kern w:val="0"/>
          <w:sz w:val="28"/>
          <w:szCs w:val="28"/>
          <w14:ligatures w14:val="none"/>
        </w:rPr>
        <w:t xml:space="preserve"> and various </w:t>
      </w:r>
      <w:r w:rsidRPr="009D385D">
        <w:rPr>
          <w:rFonts w:ascii="Times New Roman" w:eastAsia="Yu Gothic" w:hAnsi="Times New Roman" w:cs="Times New Roman"/>
          <w:color w:val="000000"/>
          <w:kern w:val="0"/>
          <w:sz w:val="28"/>
          <w:szCs w:val="28"/>
          <w14:ligatures w14:val="none"/>
        </w:rPr>
        <w:lastRenderedPageBreak/>
        <w:t xml:space="preserve">Schools of Biblical Scholarship—as we will explain further in Volume Fifteen—understood Malachi to be </w:t>
      </w:r>
      <w:r w:rsidRPr="009D385D">
        <w:rPr>
          <w:rFonts w:ascii="Times New Roman" w:eastAsia="Yu Gothic" w:hAnsi="Times New Roman" w:cs="Times New Roman"/>
          <w:color w:val="000000"/>
          <w:kern w:val="0"/>
          <w:sz w:val="28"/>
          <w:szCs w:val="28"/>
          <w:u w:val="single"/>
          <w14:ligatures w14:val="none"/>
        </w:rPr>
        <w:t>a surrogate or substitute name</w:t>
      </w:r>
      <w:r w:rsidRPr="009D385D">
        <w:rPr>
          <w:rFonts w:ascii="Times New Roman" w:eastAsia="Yu Gothic" w:hAnsi="Times New Roman" w:cs="Times New Roman"/>
          <w:color w:val="000000"/>
          <w:kern w:val="0"/>
          <w:sz w:val="28"/>
          <w:szCs w:val="28"/>
          <w14:ligatures w14:val="none"/>
        </w:rPr>
        <w:t xml:space="preserve"> for the Prophet </w:t>
      </w:r>
      <w:r w:rsidRPr="009D385D">
        <w:rPr>
          <w:rFonts w:ascii="Times New Roman" w:eastAsia="Times New Roman" w:hAnsi="Times New Roman" w:cs="Times New Roman"/>
          <w:b/>
          <w:bCs/>
          <w:kern w:val="0"/>
          <w:sz w:val="28"/>
          <w:szCs w:val="28"/>
          <w14:ligatures w14:val="none"/>
        </w:rPr>
        <w:t>Ezra</w:t>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kern w:val="0"/>
          <w:sz w:val="28"/>
          <w:szCs w:val="28"/>
          <w:vertAlign w:val="superscript"/>
          <w14:ligatures w14:val="none"/>
        </w:rPr>
        <w:footnoteReference w:id="39"/>
      </w:r>
      <w:r w:rsidRPr="009D385D">
        <w:rPr>
          <w:rFonts w:ascii="Times New Roman" w:eastAsia="Times New Roman" w:hAnsi="Times New Roman" w:cs="Times New Roman"/>
          <w:kern w:val="0"/>
          <w:sz w:val="28"/>
          <w:szCs w:val="28"/>
          <w14:ligatures w14:val="none"/>
        </w:rPr>
        <w:t xml:space="preserve"> making </w:t>
      </w:r>
      <w:r w:rsidRPr="009D385D">
        <w:rPr>
          <w:rFonts w:ascii="Times New Roman" w:eastAsia="Times New Roman" w:hAnsi="Times New Roman" w:cs="Times New Roman"/>
          <w:b/>
          <w:bCs/>
          <w:kern w:val="0"/>
          <w:sz w:val="28"/>
          <w:szCs w:val="28"/>
          <w14:ligatures w14:val="none"/>
        </w:rPr>
        <w:t>Ezra-Malachi</w:t>
      </w:r>
      <w:r w:rsidRPr="009D385D">
        <w:rPr>
          <w:rFonts w:ascii="Times New Roman" w:eastAsia="Times New Roman" w:hAnsi="Times New Roman" w:cs="Times New Roman"/>
          <w:kern w:val="0"/>
          <w:sz w:val="28"/>
          <w:szCs w:val="28"/>
          <w14:ligatures w14:val="none"/>
        </w:rPr>
        <w:t xml:space="preserve"> the last Prophet of the Children of Israel until the final renewal of Prophecy among them in the time of Jesus Christ during the last days of the Second Temple with the Missions of </w:t>
      </w:r>
      <w:r w:rsidRPr="009D385D">
        <w:rPr>
          <w:rFonts w:ascii="Times New Roman" w:eastAsia="Times New Roman" w:hAnsi="Times New Roman" w:cs="Times New Roman"/>
          <w:b/>
          <w:bCs/>
          <w:kern w:val="0"/>
          <w:sz w:val="28"/>
          <w:szCs w:val="28"/>
          <w14:ligatures w14:val="none"/>
        </w:rPr>
        <w:t>Zachariah II</w:t>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kern w:val="0"/>
          <w:sz w:val="28"/>
          <w:szCs w:val="28"/>
          <w:vertAlign w:val="superscript"/>
          <w14:ligatures w14:val="none"/>
        </w:rPr>
        <w:footnoteReference w:id="40"/>
      </w:r>
      <w:r w:rsidRPr="009D385D">
        <w:rPr>
          <w:rFonts w:ascii="Times New Roman" w:eastAsia="Times New Roman" w:hAnsi="Times New Roman" w:cs="Times New Roman"/>
          <w:kern w:val="0"/>
          <w:sz w:val="28"/>
          <w:szCs w:val="28"/>
          <w14:ligatures w14:val="none"/>
        </w:rPr>
        <w:t xml:space="preserve"> </w:t>
      </w:r>
      <w:r w:rsidRPr="009D385D">
        <w:rPr>
          <w:rFonts w:ascii="Times New Roman" w:eastAsia="Times New Roman" w:hAnsi="Times New Roman" w:cs="Times New Roman"/>
          <w:b/>
          <w:bCs/>
          <w:kern w:val="0"/>
          <w:sz w:val="28"/>
          <w:szCs w:val="28"/>
          <w14:ligatures w14:val="none"/>
        </w:rPr>
        <w:t>John the Baptist</w:t>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kern w:val="0"/>
          <w:sz w:val="28"/>
          <w:szCs w:val="28"/>
          <w:vertAlign w:val="superscript"/>
          <w14:ligatures w14:val="none"/>
        </w:rPr>
        <w:footnoteReference w:id="41"/>
      </w:r>
      <w:r w:rsidRPr="009D385D">
        <w:rPr>
          <w:rFonts w:ascii="Times New Roman" w:eastAsia="Times New Roman" w:hAnsi="Times New Roman" w:cs="Times New Roman"/>
          <w:kern w:val="0"/>
          <w:sz w:val="28"/>
          <w:szCs w:val="28"/>
          <w14:ligatures w14:val="none"/>
        </w:rPr>
        <w:t xml:space="preserve"> and </w:t>
      </w:r>
      <w:r w:rsidRPr="009D385D">
        <w:rPr>
          <w:rFonts w:ascii="Times New Roman" w:eastAsia="Times New Roman" w:hAnsi="Times New Roman" w:cs="Times New Roman"/>
          <w:kern w:val="0"/>
          <w:sz w:val="28"/>
          <w:szCs w:val="28"/>
          <w14:ligatures w14:val="none"/>
        </w:rPr>
        <w:lastRenderedPageBreak/>
        <w:t xml:space="preserve">the Messiah Jesus Christ Son of Mary. According to the Rabbis, </w:t>
      </w:r>
      <w:r w:rsidRPr="009D385D">
        <w:rPr>
          <w:rFonts w:ascii="Times New Roman" w:eastAsia="Yu Gothic" w:hAnsi="Times New Roman" w:cs="Times New Roman"/>
          <w:color w:val="000000"/>
          <w:kern w:val="0"/>
          <w:sz w:val="28"/>
          <w:szCs w:val="28"/>
          <w14:ligatures w14:val="none"/>
        </w:rPr>
        <w:t xml:space="preserve">after Prophet Malachi (Ezra), the </w:t>
      </w:r>
      <w:r w:rsidRPr="009D385D">
        <w:rPr>
          <w:rFonts w:ascii="Times New Roman" w:eastAsia="Yu Gothic" w:hAnsi="Times New Roman" w:cs="Times New Roman"/>
          <w:i/>
          <w:iCs/>
          <w:color w:val="000000"/>
          <w:kern w:val="0"/>
          <w:sz w:val="28"/>
          <w:szCs w:val="28"/>
          <w14:ligatures w14:val="none"/>
        </w:rPr>
        <w:t>Shekhînāh</w:t>
      </w:r>
      <w:r w:rsidRPr="009D385D">
        <w:rPr>
          <w:rFonts w:ascii="Times New Roman" w:eastAsia="Yu Gothic" w:hAnsi="Times New Roman" w:cs="Times New Roman"/>
          <w:color w:val="000000"/>
          <w:kern w:val="0"/>
          <w:sz w:val="28"/>
          <w:szCs w:val="28"/>
          <w14:ligatures w14:val="none"/>
        </w:rPr>
        <w:t xml:space="preserve"> (Divine Presence of Prophecy) departed from the Children of Israel. Consequently, Malachi or Ezra the Scribe was the last of Israel’s Prophets, and after his passing, </w:t>
      </w:r>
      <w:r w:rsidRPr="009D385D">
        <w:rPr>
          <w:rFonts w:ascii="Times New Roman" w:eastAsia="Yu Gothic" w:hAnsi="Times New Roman" w:cs="Times New Roman"/>
          <w:color w:val="0F252D"/>
          <w:kern w:val="0"/>
          <w:sz w:val="28"/>
          <w:szCs w:val="28"/>
          <w14:ligatures w14:val="none"/>
        </w:rPr>
        <w:t>no one among the Children of Israel could say any longer: “Thus says the Lord.”</w:t>
      </w:r>
    </w:p>
    <w:p w14:paraId="4E3CE066" w14:textId="77777777" w:rsidR="00B335E1" w:rsidRPr="009D385D" w:rsidRDefault="00B335E1" w:rsidP="00B335E1">
      <w:pPr>
        <w:spacing w:after="0" w:line="240" w:lineRule="auto"/>
        <w:rPr>
          <w:rFonts w:ascii="Times New Roman" w:eastAsia="Yu Gothic" w:hAnsi="Times New Roman" w:cs="Times New Roman"/>
          <w:color w:val="0F252D"/>
          <w:kern w:val="0"/>
          <w:sz w:val="28"/>
          <w:szCs w:val="28"/>
          <w14:ligatures w14:val="none"/>
        </w:rPr>
      </w:pPr>
    </w:p>
    <w:p w14:paraId="10798C7D"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F252D"/>
          <w:kern w:val="0"/>
          <w:sz w:val="28"/>
          <w:szCs w:val="28"/>
          <w14:ligatures w14:val="none"/>
        </w:rPr>
        <w:t>The termination of Prophecy during the early Second Temple Period meant that the people could no</w:t>
      </w:r>
      <w:r w:rsidRPr="009D385D">
        <w:rPr>
          <w:rFonts w:ascii="Times New Roman" w:eastAsia="Yu Gothic" w:hAnsi="Times New Roman" w:cs="Times New Roman"/>
          <w:color w:val="000000"/>
          <w:kern w:val="0"/>
          <w:sz w:val="28"/>
          <w:szCs w:val="28"/>
          <w14:ligatures w14:val="none"/>
        </w:rPr>
        <w:t xml:space="preserve"> longer consult living Prophets among them regarding the Law of God or for the sake of the general guidance the people. In response to this radically different set of circumstances, the High Priest Ezra—according to Rabbinic Tradition—established </w:t>
      </w:r>
      <w:r w:rsidRPr="009D385D">
        <w:rPr>
          <w:rFonts w:ascii="Times New Roman" w:eastAsia="Yu Gothic" w:hAnsi="Times New Roman" w:cs="Times New Roman"/>
          <w:b/>
          <w:bCs/>
          <w:color w:val="000000"/>
          <w:kern w:val="0"/>
          <w:sz w:val="28"/>
          <w:szCs w:val="28"/>
          <w14:ligatures w14:val="none"/>
        </w:rPr>
        <w:t>the Great Assembly</w:t>
      </w:r>
      <w:r w:rsidRPr="009D385D">
        <w:rPr>
          <w:rFonts w:ascii="Times New Roman" w:eastAsia="Yu Gothic" w:hAnsi="Times New Roman" w:cs="Times New Roman"/>
          <w:color w:val="000000"/>
          <w:kern w:val="0"/>
          <w:vertAlign w:val="superscript"/>
          <w14:ligatures w14:val="none"/>
        </w:rPr>
        <w:footnoteReference w:id="42"/>
      </w:r>
      <w:r w:rsidRPr="009D385D">
        <w:rPr>
          <w:rFonts w:ascii="Times New Roman" w:eastAsia="Yu Gothic" w:hAnsi="Times New Roman" w:cs="Times New Roman"/>
          <w:b/>
          <w:bCs/>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 xml:space="preserve">(Hebrew: </w:t>
      </w:r>
      <w:r w:rsidRPr="009D385D">
        <w:rPr>
          <w:rFonts w:ascii="Times New Roman" w:eastAsia="Yu Gothic" w:hAnsi="Times New Roman" w:cs="Times New Roman"/>
          <w:i/>
          <w:iCs/>
          <w:color w:val="000000"/>
          <w:kern w:val="0"/>
          <w:sz w:val="28"/>
          <w:szCs w:val="28"/>
          <w14:ligatures w14:val="none"/>
        </w:rPr>
        <w:t>ha-Keneseth hag-Gedôlāh</w:t>
      </w:r>
      <w:r w:rsidRPr="009D385D">
        <w:rPr>
          <w:rFonts w:ascii="Times New Roman" w:eastAsia="Yu Gothic" w:hAnsi="Times New Roman" w:cs="Times New Roman"/>
          <w:color w:val="000000"/>
          <w:kern w:val="0"/>
          <w:sz w:val="28"/>
          <w:szCs w:val="28"/>
          <w14:ligatures w14:val="none"/>
        </w:rPr>
        <w:t>) to preside over the Jews. While Ezra’s foundation of the Great Assembly (</w:t>
      </w:r>
      <w:r w:rsidRPr="009D385D">
        <w:rPr>
          <w:rFonts w:ascii="Times New Roman" w:eastAsia="Yu Gothic" w:hAnsi="Times New Roman" w:cs="Times New Roman"/>
          <w:i/>
          <w:iCs/>
          <w:color w:val="000000"/>
          <w:kern w:val="0"/>
          <w:sz w:val="28"/>
          <w:szCs w:val="28"/>
          <w14:ligatures w14:val="none"/>
        </w:rPr>
        <w:t>ha-Keneseth hag-Gedôlāh</w:t>
      </w:r>
      <w:r w:rsidRPr="009D385D">
        <w:rPr>
          <w:rFonts w:ascii="Times New Roman" w:eastAsia="Yu Gothic" w:hAnsi="Times New Roman" w:cs="Times New Roman"/>
          <w:color w:val="000000"/>
          <w:kern w:val="0"/>
          <w:sz w:val="28"/>
          <w:szCs w:val="28"/>
          <w14:ligatures w14:val="none"/>
        </w:rPr>
        <w:t xml:space="preserve">) signaled the termination of the Voice of Prophecy among the Children of Israel and the end of Prophetic religion as such, it also marked the beginning of a Magisterial Priestly Judaism, in which the Great Assembly and its successors first worked in alliance with the Persian Crown and then later with the Hellenistic Greeks and Imperial Romans. During his time, Ezra headed the Great Assembly, and Haggai and Zachariah I were also among its earliest members. The new Scholarly council constituted a radically new restructuring of Judaism, and it was also around this time that the Children of </w:t>
      </w:r>
      <w:r w:rsidRPr="009D385D">
        <w:rPr>
          <w:rFonts w:ascii="Times New Roman" w:eastAsia="Yu Gothic" w:hAnsi="Times New Roman" w:cs="Times New Roman"/>
          <w:color w:val="000000"/>
          <w:kern w:val="0"/>
          <w:sz w:val="28"/>
          <w:szCs w:val="28"/>
          <w14:ligatures w14:val="none"/>
        </w:rPr>
        <w:lastRenderedPageBreak/>
        <w:t>Israel—possibly for the first time—began to be called generically “</w:t>
      </w:r>
      <w:r w:rsidRPr="009D385D">
        <w:rPr>
          <w:rFonts w:ascii="Times New Roman" w:eastAsia="Yu Gothic" w:hAnsi="Times New Roman" w:cs="Times New Roman"/>
          <w:b/>
          <w:bCs/>
          <w:color w:val="000000"/>
          <w:kern w:val="0"/>
          <w:sz w:val="28"/>
          <w:szCs w:val="28"/>
          <w14:ligatures w14:val="none"/>
        </w:rPr>
        <w:t>the Jews</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43"/>
      </w:r>
      <w:r w:rsidRPr="009D385D">
        <w:rPr>
          <w:rFonts w:ascii="Times New Roman" w:eastAsia="Yu Gothic" w:hAnsi="Times New Roman" w:cs="Times New Roman"/>
          <w:color w:val="000000"/>
          <w:kern w:val="0"/>
          <w:sz w:val="28"/>
          <w:szCs w:val="28"/>
          <w14:ligatures w14:val="none"/>
        </w:rPr>
        <w:t xml:space="preserve"> The word no longer referred to the people of Judah—the region of Judaic Palestine surrounding Jerusalem—but to all the people—whether they were Hebrews or not—who followed or adopted the religion of Moses. </w:t>
      </w:r>
    </w:p>
    <w:p w14:paraId="220F4C50"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14:ligatures w14:val="none"/>
        </w:rPr>
      </w:pPr>
    </w:p>
    <w:p w14:paraId="3FEF55AE"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A second </w:t>
      </w:r>
      <w:r w:rsidRPr="009D385D">
        <w:rPr>
          <w:rFonts w:ascii="Times New Roman" w:eastAsia="Times New Roman" w:hAnsi="Times New Roman" w:cs="Times New Roman"/>
          <w:kern w:val="0"/>
          <w:sz w:val="28"/>
          <w:szCs w:val="28"/>
          <w14:ligatures w14:val="none"/>
        </w:rPr>
        <w:t xml:space="preserve">historical “reorganization” of Judaism takes place in the period following the destruction of the Temple in 70 CE. It must be emphasized, however, that such later “reorganization” of the Jewish faith, which took place under Pharisaic guidelines was preceded by an essential first step during the Second Temple Period, beginning roughly around 515 BCE and lasting until the Temple’s destruction five hundred and eighty-five years later. The chief figure in this preliminary restructuring of the Mosaic faith was the High Priest Ezra, who died around 440 BCE, about seventy-five years after the foundation of the Second Temple, whom the Rabbis called “the second Moses” and who indeed may also be called </w:t>
      </w:r>
      <w:r w:rsidRPr="009D385D">
        <w:rPr>
          <w:rFonts w:ascii="Times New Roman" w:eastAsia="Yu Gothic" w:hAnsi="Times New Roman" w:cs="Times New Roman"/>
          <w:color w:val="000000"/>
          <w:kern w:val="0"/>
          <w:sz w:val="28"/>
          <w:szCs w:val="28"/>
          <w14:ligatures w14:val="none"/>
        </w:rPr>
        <w:t>“the father of Judaism.”</w:t>
      </w:r>
    </w:p>
    <w:p w14:paraId="5BB6CC07"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0EBDFDE4" w14:textId="77777777" w:rsidR="00B335E1" w:rsidRPr="009D385D" w:rsidDel="008C57FB" w:rsidRDefault="00B335E1" w:rsidP="00B335E1">
      <w:pPr>
        <w:keepNext/>
        <w:keepLines/>
        <w:spacing w:after="0" w:line="240" w:lineRule="auto"/>
        <w:outlineLvl w:val="1"/>
        <w:rPr>
          <w:del w:id="1365" w:author="Zahid Syed" w:date="2025-09-26T20:14:00Z" w16du:dateUtc="2025-09-26T11:14:00Z"/>
          <w:rFonts w:ascii="Times New Roman" w:eastAsia="Aptos" w:hAnsi="Times New Roman" w:cs="Times New Roman"/>
          <w:b/>
          <w:bCs/>
          <w:i/>
          <w:iCs/>
          <w:color w:val="0F4761"/>
          <w:kern w:val="0"/>
          <w:sz w:val="32"/>
          <w:szCs w:val="32"/>
          <w14:ligatures w14:val="none"/>
        </w:rPr>
      </w:pPr>
      <w:r w:rsidRPr="009D385D">
        <w:rPr>
          <w:rFonts w:ascii="Times New Roman" w:eastAsia="Aptos" w:hAnsi="Times New Roman" w:cs="Times New Roman"/>
          <w:b/>
          <w:bCs/>
          <w:i/>
          <w:iCs/>
          <w:color w:val="0F4761"/>
          <w:kern w:val="0"/>
          <w:sz w:val="32"/>
          <w:szCs w:val="32"/>
          <w14:ligatures w14:val="none"/>
        </w:rPr>
        <w:t>Select Readings from Volume Two: Book Three</w:t>
      </w:r>
    </w:p>
    <w:p w14:paraId="29C1C309" w14:textId="77777777" w:rsidR="00B335E1" w:rsidRPr="009D385D" w:rsidRDefault="00B335E1" w:rsidP="008C57FB">
      <w:pPr>
        <w:keepNext/>
        <w:keepLines/>
        <w:spacing w:after="0" w:line="240" w:lineRule="auto"/>
        <w:outlineLvl w:val="1"/>
        <w:rPr>
          <w:rFonts w:ascii="Times New Roman" w:eastAsia="Times New Roman" w:hAnsi="Times New Roman" w:cs="Times New Roman"/>
          <w:kern w:val="0"/>
          <w:sz w:val="28"/>
          <w:szCs w:val="28"/>
          <w14:ligatures w14:val="none"/>
        </w:rPr>
        <w:pPrChange w:id="1366" w:author="Zahid Syed" w:date="2025-09-26T20:14:00Z" w16du:dateUtc="2025-09-26T11:14:00Z">
          <w:pPr>
            <w:spacing w:after="0" w:line="240" w:lineRule="auto"/>
          </w:pPr>
        </w:pPrChange>
      </w:pPr>
    </w:p>
    <w:p w14:paraId="0963F462"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p>
    <w:p w14:paraId="5AA30B59" w14:textId="77777777" w:rsidR="00B335E1" w:rsidRPr="009D385D" w:rsidRDefault="00B335E1" w:rsidP="00B335E1">
      <w:pPr>
        <w:keepNext/>
        <w:keepLines/>
        <w:spacing w:after="0" w:line="240" w:lineRule="auto"/>
        <w:outlineLvl w:val="2"/>
        <w:rPr>
          <w:rFonts w:ascii="Times New Roman" w:eastAsia="Aptos" w:hAnsi="Times New Roman" w:cs="Times New Roman"/>
          <w:b/>
          <w:bCs/>
          <w:i/>
          <w:iCs/>
          <w:color w:val="0F4761"/>
          <w:kern w:val="0"/>
          <w:sz w:val="28"/>
          <w:szCs w:val="28"/>
          <w14:ligatures w14:val="none"/>
        </w:rPr>
      </w:pPr>
      <w:r w:rsidRPr="009D385D">
        <w:rPr>
          <w:rFonts w:ascii="Times New Roman" w:eastAsia="Aptos" w:hAnsi="Times New Roman" w:cs="Times New Roman"/>
          <w:b/>
          <w:bCs/>
          <w:i/>
          <w:iCs/>
          <w:color w:val="0F4761"/>
          <w:kern w:val="0"/>
          <w:sz w:val="28"/>
          <w:szCs w:val="28"/>
          <w14:ligatures w14:val="none"/>
        </w:rPr>
        <w:t>The Rise of Proto-Trinitarian &amp; Trinitarian Doctrine in Pauline Christianity</w:t>
      </w:r>
    </w:p>
    <w:p w14:paraId="3BF73491"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F252D"/>
          <w:kern w:val="0"/>
          <w:sz w:val="28"/>
          <w:szCs w:val="28"/>
          <w14:ligatures w14:val="none"/>
        </w:rPr>
        <w:t xml:space="preserve">The earliest known explicit </w:t>
      </w:r>
      <w:r w:rsidRPr="009D385D">
        <w:rPr>
          <w:rFonts w:ascii="Times New Roman" w:eastAsia="Yu Gothic" w:hAnsi="Times New Roman" w:cs="Times New Roman"/>
          <w:color w:val="000000"/>
          <w:kern w:val="0"/>
          <w:sz w:val="28"/>
          <w:szCs w:val="28"/>
          <w14:ligatures w14:val="none"/>
        </w:rPr>
        <w:t xml:space="preserve">reference in the mainstream Church to the Trinity—using the Greek word “Triad” (Greek: </w:t>
      </w:r>
      <w:r w:rsidRPr="009D385D">
        <w:rPr>
          <w:rFonts w:ascii="Times New Roman" w:eastAsia="Times New Roman" w:hAnsi="Times New Roman" w:cs="Times New Roman"/>
          <w:i/>
          <w:iCs/>
          <w:color w:val="202122"/>
          <w:kern w:val="0"/>
          <w:sz w:val="28"/>
          <w:szCs w:val="28"/>
          <w14:ligatures w14:val="none"/>
        </w:rPr>
        <w:t>Tri</w:t>
      </w:r>
      <w:r w:rsidRPr="009D385D">
        <w:rPr>
          <w:rFonts w:ascii="Times New Roman" w:eastAsia="Times New Roman" w:hAnsi="Times New Roman" w:cs="Times New Roman"/>
          <w:i/>
          <w:iCs/>
          <w:color w:val="000000"/>
          <w:kern w:val="0"/>
          <w:sz w:val="28"/>
          <w:szCs w:val="28"/>
          <w14:ligatures w14:val="none"/>
        </w:rPr>
        <w:t>á</w:t>
      </w:r>
      <w:r w:rsidRPr="009D385D">
        <w:rPr>
          <w:rFonts w:ascii="Times New Roman" w:eastAsia="Times New Roman" w:hAnsi="Times New Roman" w:cs="Times New Roman"/>
          <w:i/>
          <w:iCs/>
          <w:color w:val="202122"/>
          <w:kern w:val="0"/>
          <w:sz w:val="28"/>
          <w:szCs w:val="28"/>
          <w14:ligatures w14:val="none"/>
        </w:rPr>
        <w:t>s</w:t>
      </w:r>
      <w:r w:rsidRPr="009D385D">
        <w:rPr>
          <w:rFonts w:ascii="Times New Roman" w:eastAsia="Times New Roman" w:hAnsi="Times New Roman" w:cs="Times New Roman"/>
          <w:color w:val="202122"/>
          <w:kern w:val="0"/>
          <w:sz w:val="28"/>
          <w:szCs w:val="28"/>
          <w14:ligatures w14:val="none"/>
        </w:rPr>
        <w:t>,</w:t>
      </w:r>
      <w:r w:rsidRPr="009D385D">
        <w:rPr>
          <w:rFonts w:ascii="Times New Roman" w:eastAsia="Times New Roman" w:hAnsi="Times New Roman" w:cs="Times New Roman"/>
          <w:i/>
          <w:iCs/>
          <w:color w:val="202122"/>
          <w:kern w:val="0"/>
          <w:sz w:val="28"/>
          <w:szCs w:val="28"/>
          <w14:ligatures w14:val="none"/>
        </w:rPr>
        <w:t xml:space="preserve"> </w:t>
      </w:r>
      <w:r w:rsidRPr="009D385D">
        <w:rPr>
          <w:rFonts w:ascii="Times New Roman" w:eastAsia="Times New Roman" w:hAnsi="Times New Roman" w:cs="Times New Roman"/>
          <w:i/>
          <w:iCs/>
          <w:color w:val="000000"/>
          <w:kern w:val="0"/>
          <w:sz w:val="28"/>
          <w:szCs w:val="28"/>
          <w14:ligatures w14:val="none"/>
        </w:rPr>
        <w:t>Τ</w:t>
      </w:r>
      <w:r w:rsidRPr="009D385D">
        <w:rPr>
          <w:rFonts w:ascii="Times New Roman" w:eastAsia="Times New Roman" w:hAnsi="Times New Roman" w:cs="Times New Roman"/>
          <w:i/>
          <w:iCs/>
          <w:color w:val="202122"/>
          <w:kern w:val="0"/>
          <w:sz w:val="28"/>
          <w:szCs w:val="28"/>
          <w14:ligatures w14:val="none"/>
        </w:rPr>
        <w:t>ριάς</w:t>
      </w:r>
      <w:r w:rsidRPr="009D385D">
        <w:rPr>
          <w:rFonts w:ascii="Times New Roman" w:eastAsia="Times New Roman" w:hAnsi="Times New Roman" w:cs="Times New Roman"/>
          <w:color w:val="202122"/>
          <w:kern w:val="0"/>
          <w:sz w:val="28"/>
          <w:szCs w:val="28"/>
          <w14:ligatures w14:val="none"/>
        </w:rPr>
        <w:t>)—is found a</w:t>
      </w:r>
      <w:r w:rsidRPr="009D385D">
        <w:rPr>
          <w:rFonts w:ascii="Times New Roman" w:eastAsia="Yu Gothic" w:hAnsi="Times New Roman" w:cs="Times New Roman"/>
          <w:color w:val="000000"/>
          <w:kern w:val="0"/>
          <w:sz w:val="28"/>
          <w:szCs w:val="28"/>
          <w14:ligatures w14:val="none"/>
        </w:rPr>
        <w:t xml:space="preserve">round the middle of the second century CE in the writings of the early Christian Apologist </w:t>
      </w:r>
      <w:r w:rsidRPr="009D385D">
        <w:rPr>
          <w:rFonts w:ascii="Times New Roman" w:eastAsia="Yu Gothic" w:hAnsi="Times New Roman" w:cs="Times New Roman"/>
          <w:b/>
          <w:bCs/>
          <w:color w:val="000000"/>
          <w:kern w:val="0"/>
          <w:sz w:val="28"/>
          <w:szCs w:val="28"/>
          <w14:ligatures w14:val="none"/>
        </w:rPr>
        <w:t>Theophilus</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44"/>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Times New Roman" w:hAnsi="Times New Roman" w:cs="Times New Roman"/>
          <w:color w:val="202122"/>
          <w:kern w:val="0"/>
          <w:sz w:val="28"/>
          <w:szCs w:val="28"/>
          <w:lang w:val="el-GR"/>
          <w14:ligatures w14:val="none"/>
        </w:rPr>
        <w:t xml:space="preserve">Theophilus does not make reference to </w:t>
      </w:r>
      <w:r w:rsidRPr="009D385D">
        <w:rPr>
          <w:rFonts w:ascii="Times New Roman" w:eastAsia="Times New Roman" w:hAnsi="Times New Roman" w:cs="Times New Roman"/>
          <w:color w:val="202122"/>
          <w:kern w:val="0"/>
          <w:sz w:val="28"/>
          <w:szCs w:val="28"/>
          <w14:ligatures w14:val="none"/>
        </w:rPr>
        <w:t>“</w:t>
      </w:r>
      <w:r w:rsidRPr="009D385D">
        <w:rPr>
          <w:rFonts w:ascii="Times New Roman" w:eastAsia="Times New Roman" w:hAnsi="Times New Roman" w:cs="Times New Roman"/>
          <w:color w:val="202122"/>
          <w:kern w:val="0"/>
          <w:sz w:val="28"/>
          <w:szCs w:val="28"/>
          <w:lang w:val="el-GR"/>
          <w14:ligatures w14:val="none"/>
        </w:rPr>
        <w:t xml:space="preserve">the Father, the Son, and the </w:t>
      </w:r>
      <w:r w:rsidRPr="009D385D">
        <w:rPr>
          <w:rFonts w:ascii="Times New Roman" w:eastAsia="Times New Roman" w:hAnsi="Times New Roman" w:cs="Times New Roman"/>
          <w:color w:val="202122"/>
          <w:kern w:val="0"/>
          <w:sz w:val="28"/>
          <w:szCs w:val="28"/>
          <w:lang w:val="el-GR"/>
          <w14:ligatures w14:val="none"/>
        </w:rPr>
        <w:lastRenderedPageBreak/>
        <w:t>Holy Ghost</w:t>
      </w:r>
      <w:r w:rsidRPr="009D385D">
        <w:rPr>
          <w:rFonts w:ascii="Times New Roman" w:eastAsia="Times New Roman" w:hAnsi="Times New Roman" w:cs="Times New Roman"/>
          <w:color w:val="202122"/>
          <w:kern w:val="0"/>
          <w:sz w:val="28"/>
          <w:szCs w:val="28"/>
          <w14:ligatures w14:val="none"/>
        </w:rPr>
        <w:t>”</w:t>
      </w:r>
      <w:r w:rsidRPr="009D385D">
        <w:rPr>
          <w:rFonts w:ascii="Times New Roman" w:eastAsia="Times New Roman" w:hAnsi="Times New Roman" w:cs="Times New Roman"/>
          <w:color w:val="202122"/>
          <w:kern w:val="0"/>
          <w:sz w:val="28"/>
          <w:szCs w:val="28"/>
          <w:lang w:val="el-GR"/>
          <w14:ligatures w14:val="none"/>
        </w:rPr>
        <w:t xml:space="preserve"> but rather to </w:t>
      </w:r>
      <w:r w:rsidRPr="009D385D">
        <w:rPr>
          <w:rFonts w:ascii="Times New Roman" w:eastAsia="Times New Roman" w:hAnsi="Times New Roman" w:cs="Times New Roman"/>
          <w:color w:val="202122"/>
          <w:kern w:val="0"/>
          <w:sz w:val="28"/>
          <w:szCs w:val="28"/>
          <w14:ligatures w14:val="none"/>
        </w:rPr>
        <w:t>“</w:t>
      </w:r>
      <w:r w:rsidRPr="009D385D">
        <w:rPr>
          <w:rFonts w:ascii="Times New Roman" w:eastAsia="Times New Roman" w:hAnsi="Times New Roman" w:cs="Times New Roman"/>
          <w:color w:val="202122"/>
          <w:kern w:val="0"/>
          <w:sz w:val="28"/>
          <w:szCs w:val="28"/>
          <w:lang w:val="el-GR"/>
          <w14:ligatures w14:val="none"/>
        </w:rPr>
        <w:t xml:space="preserve">God, his Word (the </w:t>
      </w:r>
      <w:r w:rsidRPr="009D385D">
        <w:rPr>
          <w:rFonts w:ascii="Times New Roman" w:eastAsia="Times New Roman" w:hAnsi="Times New Roman" w:cs="Times New Roman"/>
          <w:i/>
          <w:iCs/>
          <w:color w:val="202122"/>
          <w:kern w:val="0"/>
          <w:sz w:val="28"/>
          <w:szCs w:val="28"/>
          <w14:ligatures w14:val="none"/>
        </w:rPr>
        <w:t>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Times New Roman" w:hAnsi="Times New Roman" w:cs="Times New Roman"/>
          <w:i/>
          <w:iCs/>
          <w:color w:val="202122"/>
          <w:kern w:val="0"/>
          <w:sz w:val="28"/>
          <w:szCs w:val="28"/>
          <w14:ligatures w14:val="none"/>
        </w:rPr>
        <w:t>gos</w:t>
      </w:r>
      <w:r w:rsidRPr="009D385D">
        <w:rPr>
          <w:rFonts w:ascii="Times New Roman" w:eastAsia="Times New Roman" w:hAnsi="Times New Roman" w:cs="Times New Roman"/>
          <w:color w:val="202122"/>
          <w:kern w:val="0"/>
          <w:sz w:val="28"/>
          <w:szCs w:val="28"/>
          <w14:ligatures w14:val="none"/>
        </w:rPr>
        <w:t>), and His Wisdom (</w:t>
      </w:r>
      <w:r w:rsidRPr="009D385D">
        <w:rPr>
          <w:rFonts w:ascii="Times New Roman" w:eastAsia="Times New Roman" w:hAnsi="Times New Roman" w:cs="Times New Roman"/>
          <w:i/>
          <w:iCs/>
          <w:color w:val="202122"/>
          <w:kern w:val="0"/>
          <w:sz w:val="28"/>
          <w:szCs w:val="28"/>
          <w14:ligatures w14:val="none"/>
        </w:rPr>
        <w:t>Sophia</w:t>
      </w:r>
      <w:r w:rsidRPr="009D385D">
        <w:rPr>
          <w:rFonts w:ascii="Times New Roman" w:eastAsia="Times New Roman" w:hAnsi="Times New Roman" w:cs="Times New Roman"/>
          <w:color w:val="202122"/>
          <w:kern w:val="0"/>
          <w:sz w:val="28"/>
          <w:szCs w:val="28"/>
          <w14:ligatures w14:val="none"/>
        </w:rPr>
        <w:t>).” Some decades later, Theophilus was followed by the North African Theologian</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Yu Gothic" w:hAnsi="Times New Roman" w:cs="Times New Roman"/>
          <w:b/>
          <w:bCs/>
          <w:color w:val="000000"/>
          <w:kern w:val="0"/>
          <w:sz w:val="28"/>
          <w:szCs w:val="28"/>
          <w14:ligatures w14:val="none"/>
        </w:rPr>
        <w:t>Tertullian</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45"/>
      </w:r>
      <w:r w:rsidRPr="009D385D">
        <w:rPr>
          <w:rFonts w:ascii="Times New Roman" w:eastAsia="Yu Gothic" w:hAnsi="Times New Roman" w:cs="Times New Roman"/>
          <w:b/>
          <w:bCs/>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who was the first known Church Father to use the Latin term</w:t>
      </w:r>
      <w:r w:rsidRPr="009D385D">
        <w:rPr>
          <w:rFonts w:ascii="Times New Roman" w:eastAsia="Yu Gothic" w:hAnsi="Times New Roman" w:cs="Times New Roman"/>
          <w:i/>
          <w:iCs/>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i/>
          <w:iCs/>
          <w:color w:val="000000"/>
          <w:kern w:val="0"/>
          <w:sz w:val="28"/>
          <w:szCs w:val="28"/>
          <w14:ligatures w14:val="none"/>
        </w:rPr>
        <w:t>Trinitas</w:t>
      </w:r>
      <w:r w:rsidRPr="009D385D">
        <w:rPr>
          <w:rFonts w:ascii="Times New Roman" w:eastAsia="Yu Gothic" w:hAnsi="Times New Roman" w:cs="Times New Roman"/>
          <w:color w:val="000000"/>
          <w:kern w:val="0"/>
          <w:sz w:val="28"/>
          <w:szCs w:val="28"/>
          <w14:ligatures w14:val="none"/>
        </w:rPr>
        <w:t>” for the Trinity. Tertullian also makes explicit reference to “the Father, Son, and the Holy Spirit.” He</w:t>
      </w:r>
      <w:r w:rsidRPr="009D385D">
        <w:rPr>
          <w:rFonts w:ascii="Times New Roman" w:eastAsia="Times New Roman" w:hAnsi="Times New Roman" w:cs="Times New Roman"/>
          <w:color w:val="202122"/>
          <w:kern w:val="0"/>
          <w:sz w:val="28"/>
          <w:szCs w:val="28"/>
          <w14:ligatures w14:val="none"/>
        </w:rPr>
        <w:t xml:space="preserve"> maintained, however, that there was a distinction between the Father and the Son. </w:t>
      </w:r>
      <w:r w:rsidRPr="009D385D">
        <w:rPr>
          <w:rFonts w:ascii="Times New Roman" w:eastAsia="Yu Gothic" w:hAnsi="Times New Roman" w:cs="Times New Roman"/>
          <w:color w:val="000000"/>
          <w:kern w:val="0"/>
          <w:sz w:val="28"/>
          <w:szCs w:val="28"/>
          <w14:ligatures w14:val="none"/>
        </w:rPr>
        <w:t xml:space="preserve">He was the first known Latin Theologian to use the term “Person” (Latin: </w:t>
      </w:r>
      <w:r w:rsidRPr="009D385D">
        <w:rPr>
          <w:rFonts w:ascii="Times New Roman" w:eastAsia="Yu Gothic" w:hAnsi="Times New Roman" w:cs="Times New Roman"/>
          <w:i/>
          <w:iCs/>
          <w:color w:val="000000"/>
          <w:kern w:val="0"/>
          <w:sz w:val="28"/>
          <w:szCs w:val="28"/>
          <w14:ligatures w14:val="none"/>
        </w:rPr>
        <w:t>Persona</w:t>
      </w:r>
      <w:r w:rsidRPr="009D385D">
        <w:rPr>
          <w:rFonts w:ascii="Times New Roman" w:eastAsia="Yu Gothic" w:hAnsi="Times New Roman" w:cs="Times New Roman"/>
          <w:color w:val="000000"/>
          <w:kern w:val="0"/>
          <w:sz w:val="28"/>
          <w:szCs w:val="28"/>
          <w14:ligatures w14:val="none"/>
        </w:rPr>
        <w:t xml:space="preserve">) when speaking of the Trinity, and the Latin West would later follow in his footsteps by using the terms: “One Substance, Three Persons” (Latin: </w:t>
      </w:r>
      <w:r w:rsidRPr="009D385D">
        <w:rPr>
          <w:rFonts w:ascii="Times New Roman" w:eastAsia="Yu Gothic" w:hAnsi="Times New Roman" w:cs="Times New Roman"/>
          <w:i/>
          <w:iCs/>
          <w:color w:val="000000"/>
          <w:kern w:val="0"/>
          <w:sz w:val="28"/>
          <w:szCs w:val="28"/>
          <w14:ligatures w14:val="none"/>
        </w:rPr>
        <w:t>Una Substancia, Tres Personae</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Times New Roman" w:hAnsi="Times New Roman" w:cs="Times New Roman"/>
          <w:color w:val="202122"/>
          <w:kern w:val="0"/>
          <w:sz w:val="28"/>
          <w:szCs w:val="28"/>
          <w14:ligatures w14:val="none"/>
        </w:rPr>
        <w:t xml:space="preserve">He declared the Father to be the eternal and “unoriginated” God, and he insisted that “the Father is One. The Son is another. And the Spirit is yet another (Latin: </w:t>
      </w:r>
      <w:r w:rsidRPr="009D385D">
        <w:rPr>
          <w:rFonts w:ascii="Times New Roman" w:eastAsia="Times New Roman" w:hAnsi="Times New Roman" w:cs="Times New Roman"/>
          <w:i/>
          <w:iCs/>
          <w:color w:val="202122"/>
          <w:kern w:val="0"/>
          <w:sz w:val="28"/>
          <w:szCs w:val="28"/>
          <w:lang w:val="la-Latn"/>
          <w14:ligatures w14:val="none"/>
        </w:rPr>
        <w:t>dico alium esse Patrem et alium Filium et alium Spiritum</w:t>
      </w:r>
      <w:r w:rsidRPr="009D385D">
        <w:rPr>
          <w:rFonts w:ascii="Times New Roman" w:eastAsia="Times New Roman" w:hAnsi="Times New Roman" w:cs="Times New Roman"/>
          <w:color w:val="202122"/>
          <w:kern w:val="0"/>
          <w:sz w:val="28"/>
          <w:szCs w:val="28"/>
          <w:lang w:val="la-Latn"/>
          <w14:ligatures w14:val="none"/>
        </w:rPr>
        <w:t xml:space="preserve">).” Yet, in defending God’s Unity, Tertullian took the proto-Trinitarian stance that asserted that “the Son is not other than the Father” (Latin: </w:t>
      </w:r>
      <w:r w:rsidRPr="009D385D">
        <w:rPr>
          <w:rFonts w:ascii="Times New Roman" w:eastAsia="Times New Roman" w:hAnsi="Times New Roman" w:cs="Times New Roman"/>
          <w:i/>
          <w:iCs/>
          <w:color w:val="202122"/>
          <w:kern w:val="0"/>
          <w:sz w:val="28"/>
          <w:szCs w:val="28"/>
          <w:lang w:val="la-Latn"/>
          <w14:ligatures w14:val="none"/>
        </w:rPr>
        <w:t>alius a Patre filius non est</w:t>
      </w:r>
      <w:r w:rsidRPr="009D385D">
        <w:rPr>
          <w:rFonts w:ascii="Times New Roman" w:eastAsia="Times New Roman" w:hAnsi="Times New Roman" w:cs="Times New Roman"/>
          <w:color w:val="202122"/>
          <w:kern w:val="0"/>
          <w:sz w:val="28"/>
          <w:szCs w:val="28"/>
          <w:lang w:val="la-Latn"/>
          <w14:ligatures w14:val="none"/>
        </w:rPr>
        <w:t>), since he believed that the Son participated in the Father’s substance.</w:t>
      </w:r>
      <w:r w:rsidRPr="009D385D">
        <w:rPr>
          <w:rFonts w:ascii="Times New Roman" w:eastAsia="Yu Gothic" w:hAnsi="Times New Roman" w:cs="Times New Roman"/>
          <w:color w:val="000000"/>
          <w:kern w:val="0"/>
          <w:sz w:val="28"/>
          <w:szCs w:val="28"/>
          <w14:ligatures w14:val="none"/>
        </w:rPr>
        <w:t xml:space="preserve"> In neither the case of Theophilus or Tertullian, however, was their Doctrine of Trinity completely compatible with the later Dogma of the Trinity, which would emerge hundreds of years later in the late fourth century CE.</w:t>
      </w:r>
    </w:p>
    <w:p w14:paraId="15A87359"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7A5DDA8C" w14:textId="3DBFEEAA" w:rsidR="00B335E1" w:rsidRPr="009D385D" w:rsidRDefault="00B335E1" w:rsidP="00B335E1">
      <w:pPr>
        <w:autoSpaceDE w:val="0"/>
        <w:autoSpaceDN w:val="0"/>
        <w:adjustRightInd w:val="0"/>
        <w:spacing w:after="0" w:line="240" w:lineRule="auto"/>
        <w:rPr>
          <w:rFonts w:ascii="Times New Roman" w:eastAsia="Times New Roman" w:hAnsi="Times New Roman" w:cs="Times New Roman"/>
          <w:color w:val="1A1A1A"/>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earliest known Theological Triads and Trinities of Christianity, however, are those of the early Christian Gnostics, and they antedate the first mention of the Trinity in the mainstream Church by many generations. In this regard, it is also of note that Eusebius states in his </w:t>
      </w:r>
      <w:r w:rsidRPr="009D385D">
        <w:rPr>
          <w:rFonts w:ascii="Times New Roman" w:eastAsia="Yu Gothic" w:hAnsi="Times New Roman" w:cs="Times New Roman"/>
          <w:i/>
          <w:iCs/>
          <w:color w:val="000000"/>
          <w:kern w:val="0"/>
          <w:sz w:val="28"/>
          <w:szCs w:val="28"/>
          <w14:ligatures w14:val="none"/>
        </w:rPr>
        <w:t>History of the Church</w:t>
      </w:r>
      <w:r w:rsidRPr="009D385D">
        <w:rPr>
          <w:rFonts w:ascii="Times New Roman" w:eastAsia="Yu Gothic" w:hAnsi="Times New Roman" w:cs="Times New Roman"/>
          <w:color w:val="000000"/>
          <w:kern w:val="0"/>
          <w:sz w:val="28"/>
          <w:szCs w:val="28"/>
          <w14:ligatures w14:val="none"/>
        </w:rPr>
        <w:t xml:space="preserve"> that one of the Baptismal </w:t>
      </w:r>
      <w:r w:rsidRPr="009D385D">
        <w:rPr>
          <w:rFonts w:ascii="Times New Roman" w:eastAsia="Yu Gothic" w:hAnsi="Times New Roman" w:cs="Times New Roman"/>
          <w:color w:val="000000"/>
          <w:kern w:val="0"/>
          <w:sz w:val="28"/>
          <w:szCs w:val="28"/>
          <w14:ligatures w14:val="none"/>
        </w:rPr>
        <w:lastRenderedPageBreak/>
        <w:t xml:space="preserve">formulas of certain early Christians was to baptize in the name of “the Father, the Mother, and Jesus.” </w:t>
      </w:r>
      <w:r w:rsidRPr="009D385D">
        <w:rPr>
          <w:rFonts w:ascii="Times New Roman" w:eastAsia="Yu Gothic" w:hAnsi="Times New Roman" w:cs="Times New Roman"/>
          <w:color w:val="0F252D"/>
          <w:kern w:val="0"/>
          <w:sz w:val="28"/>
          <w:szCs w:val="28"/>
          <w14:ligatures w14:val="none"/>
        </w:rPr>
        <w:t xml:space="preserve">The </w:t>
      </w:r>
      <w:r w:rsidRPr="009D385D">
        <w:rPr>
          <w:rFonts w:ascii="Times New Roman" w:eastAsia="Yu Gothic" w:hAnsi="Times New Roman" w:cs="Times New Roman"/>
          <w:b/>
          <w:bCs/>
          <w:color w:val="0F252D"/>
          <w:kern w:val="0"/>
          <w:sz w:val="28"/>
          <w:szCs w:val="28"/>
          <w14:ligatures w14:val="none"/>
        </w:rPr>
        <w:t>Apocrypha of John</w:t>
      </w:r>
      <w:r w:rsidRPr="009D385D">
        <w:rPr>
          <w:rFonts w:ascii="Times New Roman" w:eastAsia="Yu Gothic" w:hAnsi="Times New Roman" w:cs="Times New Roman"/>
          <w:color w:val="0F252D"/>
          <w:kern w:val="0"/>
          <w:sz w:val="28"/>
          <w:szCs w:val="28"/>
          <w14:ligatures w14:val="none"/>
        </w:rPr>
        <w:t xml:space="preserve"> or Secret Revelation of John, which was an early Common Era Christian Gnostic text of “secret teachings” probably from the first half of the second century CE, sets forth one of the earliest Christian Trinities, which was a Triad of Father-Mother-Son, which is mentioned as </w:t>
      </w:r>
      <w:r w:rsidRPr="009D385D">
        <w:rPr>
          <w:rFonts w:ascii="Times New Roman" w:eastAsia="Yu Gothic" w:hAnsi="Times New Roman" w:cs="Times New Roman"/>
          <w:color w:val="000000"/>
          <w:kern w:val="0"/>
          <w:sz w:val="28"/>
          <w:szCs w:val="28"/>
          <w14:ligatures w14:val="none"/>
        </w:rPr>
        <w:t xml:space="preserve">made up of the “eternal three.” The Mother—who is also the Female Principle—is lauded as the “invisible Virginal Spirit.” </w:t>
      </w:r>
      <w:r w:rsidRPr="009D385D">
        <w:rPr>
          <w:rFonts w:ascii="Times New Roman" w:eastAsia="Yu Gothic" w:hAnsi="Times New Roman" w:cs="Times New Roman"/>
          <w:color w:val="0F252D"/>
          <w:kern w:val="0"/>
          <w:sz w:val="28"/>
          <w:szCs w:val="28"/>
          <w14:ligatures w14:val="none"/>
        </w:rPr>
        <w:t xml:space="preserve">Since the Apocrypha of John was known to the Church Father </w:t>
      </w:r>
      <w:r w:rsidRPr="009D385D">
        <w:rPr>
          <w:rFonts w:ascii="Times New Roman" w:eastAsia="Times New Roman" w:hAnsi="Times New Roman" w:cs="Times New Roman"/>
          <w:color w:val="000000"/>
          <w:kern w:val="0"/>
          <w:sz w:val="28"/>
          <w:szCs w:val="28"/>
          <w14:ligatures w14:val="none"/>
        </w:rPr>
        <w:t>Saint I</w:t>
      </w:r>
      <w:r w:rsidRPr="009D385D">
        <w:rPr>
          <w:rFonts w:ascii="Times New Roman" w:eastAsia="Times New Roman" w:hAnsi="Times New Roman" w:cs="Times New Roman"/>
          <w:color w:val="1A1A1A"/>
          <w:kern w:val="0"/>
          <w:sz w:val="28"/>
          <w:szCs w:val="28"/>
          <w14:ligatures w14:val="none"/>
        </w:rPr>
        <w:t xml:space="preserve">renaeus, who died around </w:t>
      </w:r>
      <w:del w:id="1419" w:author="Zahid Syed" w:date="2025-09-24T12:58:00Z" w16du:dateUtc="2025-09-24T03:58:00Z">
        <w:r w:rsidRPr="009D385D" w:rsidDel="00591167">
          <w:rPr>
            <w:rFonts w:ascii="Times New Roman" w:eastAsia="Times New Roman" w:hAnsi="Times New Roman" w:cs="Times New Roman"/>
            <w:color w:val="1A1A1A"/>
            <w:kern w:val="0"/>
            <w:sz w:val="28"/>
            <w:szCs w:val="28"/>
            <w14:ligatures w14:val="none"/>
          </w:rPr>
          <w:delText xml:space="preserve">180 </w:delText>
        </w:r>
      </w:del>
      <w:ins w:id="1420" w:author="Zahid Syed" w:date="2025-09-24T12:58:00Z" w16du:dateUtc="2025-09-24T03:58:00Z">
        <w:r w:rsidR="00591167">
          <w:rPr>
            <w:rFonts w:ascii="Times New Roman" w:eastAsia="Times New Roman" w:hAnsi="Times New Roman" w:cs="Times New Roman"/>
            <w:color w:val="1A1A1A"/>
            <w:kern w:val="0"/>
            <w:sz w:val="28"/>
            <w:szCs w:val="28"/>
            <w14:ligatures w14:val="none"/>
          </w:rPr>
          <w:t>202</w:t>
        </w:r>
        <w:r w:rsidR="00591167" w:rsidRPr="009D385D">
          <w:rPr>
            <w:rFonts w:ascii="Times New Roman" w:eastAsia="Times New Roman" w:hAnsi="Times New Roman" w:cs="Times New Roman"/>
            <w:color w:val="1A1A1A"/>
            <w:kern w:val="0"/>
            <w:sz w:val="28"/>
            <w:szCs w:val="28"/>
            <w14:ligatures w14:val="none"/>
          </w:rPr>
          <w:t xml:space="preserve"> </w:t>
        </w:r>
      </w:ins>
      <w:r w:rsidRPr="009D385D">
        <w:rPr>
          <w:rFonts w:ascii="Times New Roman" w:eastAsia="Times New Roman" w:hAnsi="Times New Roman" w:cs="Times New Roman"/>
          <w:color w:val="1A1A1A"/>
          <w:kern w:val="0"/>
          <w:sz w:val="28"/>
          <w:szCs w:val="28"/>
          <w14:ligatures w14:val="none"/>
        </w:rPr>
        <w:t xml:space="preserve">CE, it is reasonable to consider it a work of the second half of the second century, although some modern historians date the work much later in the second half of the fourth century CE. In this work, the Monad produces a feminine divine entity or principle, who was the “first thought” and “the image” of the Monad. She is, however, also the “first man” as well as “the first woman.” In reflecting on her image, the Monad produced the properties of Light and Mind—which are synonymous with Christ. The Light and Mind engage in further creative activity with the aid of the superior principles of the Monad and the Female Principle. Out of this, however, ultimately comes the creation of the Evil God—the God of the Old Testament or the Demiurge—who is malevolent, arrogant, and grotesque. He is also ignorant of the higher spiritual worlds that are above him. The Evil God—who was created without the consent of the Monad—is nevertheless powerful enough to “mimic” the creative process. Thus, he creates—among other things—the material world, which is made from “darkness” but is infused with stolen Light from above. It shares the Evil God’s deficient character and is utterly counterfeit and inferior to the spiritual world above. Yet it is animated by the interplay of its stolen light and, in itself, is neither “light nor dark” but “dim.” In his arrogance, the Evil God declares himself the sole and jealous Sovereign of this lower realm. </w:t>
      </w:r>
    </w:p>
    <w:p w14:paraId="7D96160E"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color w:val="1A1A1A"/>
          <w:kern w:val="0"/>
          <w:sz w:val="28"/>
          <w:szCs w:val="28"/>
          <w14:ligatures w14:val="none"/>
        </w:rPr>
      </w:pPr>
    </w:p>
    <w:p w14:paraId="01D91831" w14:textId="77777777" w:rsidR="00B335E1" w:rsidRPr="009D385D" w:rsidRDefault="00B335E1" w:rsidP="00B335E1">
      <w:pPr>
        <w:keepNext/>
        <w:keepLines/>
        <w:spacing w:before="160" w:after="80" w:line="240" w:lineRule="auto"/>
        <w:outlineLvl w:val="2"/>
        <w:rPr>
          <w:rFonts w:ascii="Times New Roman" w:eastAsia="Yu Gothic Light" w:hAnsi="Times New Roman" w:cs="Times New Roman"/>
          <w:b/>
          <w:bCs/>
          <w:i/>
          <w:iCs/>
          <w:color w:val="0F4761"/>
          <w:kern w:val="0"/>
          <w:sz w:val="28"/>
          <w:szCs w:val="28"/>
          <w14:ligatures w14:val="none"/>
        </w:rPr>
      </w:pPr>
      <w:bookmarkStart w:id="1421" w:name="_Toc193363979"/>
      <w:r w:rsidRPr="009D385D">
        <w:rPr>
          <w:rFonts w:ascii="Times New Roman" w:eastAsia="Yu Gothic Light" w:hAnsi="Times New Roman" w:cs="Times New Roman"/>
          <w:b/>
          <w:bCs/>
          <w:i/>
          <w:iCs/>
          <w:color w:val="0F4761"/>
          <w:kern w:val="0"/>
          <w:sz w:val="28"/>
          <w:szCs w:val="28"/>
          <w14:ligatures w14:val="none"/>
        </w:rPr>
        <w:t>Stage One of Proto-Trinitarian Theology: Justin Martyr &amp; the Identification of the “Pre-Existent Son” with the Lógos</w:t>
      </w:r>
      <w:bookmarkEnd w:id="1421"/>
    </w:p>
    <w:p w14:paraId="0081C215"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 xml:space="preserve">Historically, the first identifiable Theological step toward the emergence of proto-Trinitarian Doctrine </w:t>
      </w:r>
      <w:r w:rsidRPr="009D385D">
        <w:rPr>
          <w:rFonts w:ascii="Times New Roman" w:eastAsia="Yu Gothic" w:hAnsi="Times New Roman" w:cs="Times New Roman"/>
          <w:color w:val="000000"/>
          <w:kern w:val="0"/>
          <w:sz w:val="28"/>
          <w:szCs w:val="28"/>
          <w14:ligatures w14:val="none"/>
        </w:rPr>
        <w:t xml:space="preserve">was the formal identification of “the Word” (Greek: </w:t>
      </w:r>
      <w:r w:rsidRPr="009D385D">
        <w:rPr>
          <w:rFonts w:ascii="Times New Roman" w:eastAsia="Times New Roman" w:hAnsi="Times New Roman" w:cs="Times New Roman"/>
          <w:i/>
          <w:iCs/>
          <w:color w:val="202124"/>
          <w:kern w:val="0"/>
          <w:sz w:val="28"/>
          <w:szCs w:val="28"/>
          <w:shd w:val="clear" w:color="auto" w:fill="FFFFFF"/>
          <w14:ligatures w14:val="none"/>
        </w:rPr>
        <w:t>ho Lógos</w:t>
      </w:r>
      <w:r w:rsidRPr="009D385D">
        <w:rPr>
          <w:rFonts w:ascii="Times New Roman" w:eastAsia="Times New Roman" w:hAnsi="Times New Roman" w:cs="Times New Roman"/>
          <w:color w:val="202124"/>
          <w:kern w:val="0"/>
          <w:sz w:val="28"/>
          <w:szCs w:val="28"/>
          <w:shd w:val="clear" w:color="auto" w:fill="FFFFFF"/>
          <w14:ligatures w14:val="none"/>
        </w:rPr>
        <w:t xml:space="preserve">, </w:t>
      </w:r>
      <w:r w:rsidRPr="009D385D">
        <w:rPr>
          <w:rFonts w:ascii="Times New Roman" w:eastAsia="Times New Roman" w:hAnsi="Times New Roman" w:cs="Times New Roman"/>
          <w:i/>
          <w:iCs/>
          <w:color w:val="202124"/>
          <w:kern w:val="0"/>
          <w:sz w:val="28"/>
          <w:szCs w:val="28"/>
          <w:shd w:val="clear" w:color="auto" w:fill="FFFFFF"/>
          <w14:ligatures w14:val="none"/>
        </w:rPr>
        <w:t xml:space="preserve">ὁ </w:t>
      </w:r>
      <w:r w:rsidRPr="009D385D">
        <w:rPr>
          <w:rFonts w:ascii="Times New Roman" w:eastAsia="Times New Roman" w:hAnsi="Times New Roman" w:cs="Times New Roman"/>
          <w:i/>
          <w:iCs/>
          <w:color w:val="000000"/>
          <w:kern w:val="0"/>
          <w:sz w:val="28"/>
          <w:szCs w:val="28"/>
          <w14:ligatures w14:val="none"/>
        </w:rPr>
        <w:t>Λ</w:t>
      </w:r>
      <w:r w:rsidRPr="009D385D">
        <w:rPr>
          <w:rFonts w:ascii="Times New Roman" w:eastAsia="Times New Roman" w:hAnsi="Times New Roman" w:cs="Times New Roman"/>
          <w:i/>
          <w:iCs/>
          <w:color w:val="202124"/>
          <w:kern w:val="0"/>
          <w:sz w:val="28"/>
          <w:szCs w:val="28"/>
          <w:shd w:val="clear" w:color="auto" w:fill="FFFFFF"/>
          <w14:ligatures w14:val="none"/>
        </w:rPr>
        <w:t>όγος</w:t>
      </w:r>
      <w:r w:rsidRPr="009D385D">
        <w:rPr>
          <w:rFonts w:ascii="Times New Roman" w:eastAsia="Times New Roman" w:hAnsi="Times New Roman" w:cs="Times New Roman"/>
          <w:color w:val="202124"/>
          <w:kern w:val="0"/>
          <w:sz w:val="28"/>
          <w:szCs w:val="28"/>
          <w:shd w:val="clear" w:color="auto" w:fill="FFFFFF"/>
          <w14:ligatures w14:val="none"/>
        </w:rPr>
        <w:t>)</w:t>
      </w:r>
      <w:r w:rsidRPr="009D385D">
        <w:rPr>
          <w:rFonts w:ascii="Times New Roman" w:eastAsia="Yu Gothic" w:hAnsi="Times New Roman" w:cs="Times New Roman"/>
          <w:color w:val="000000"/>
          <w:kern w:val="0"/>
          <w:sz w:val="28"/>
          <w:szCs w:val="28"/>
          <w14:ligatures w14:val="none"/>
        </w:rPr>
        <w:t xml:space="preserve"> of Greek Philosophy with the “pre-existent Son” or Jesus Christ. </w:t>
      </w:r>
      <w:r w:rsidRPr="009D385D">
        <w:rPr>
          <w:rFonts w:ascii="Times New Roman" w:eastAsia="Times New Roman" w:hAnsi="Times New Roman" w:cs="Times New Roman"/>
          <w:kern w:val="0"/>
          <w:sz w:val="28"/>
          <w:szCs w:val="28"/>
          <w14:ligatures w14:val="none"/>
        </w:rPr>
        <w:t xml:space="preserve">The importance of the Greek concept of the </w:t>
      </w:r>
      <w:r w:rsidRPr="009D385D">
        <w:rPr>
          <w:rFonts w:ascii="Times New Roman" w:eastAsia="Times New Roman" w:hAnsi="Times New Roman" w:cs="Times New Roman"/>
          <w:i/>
          <w:iCs/>
          <w:kern w:val="0"/>
          <w:sz w:val="28"/>
          <w:szCs w:val="28"/>
          <w14:ligatures w14:val="none"/>
        </w:rPr>
        <w:t>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Times New Roman" w:hAnsi="Times New Roman" w:cs="Times New Roman"/>
          <w:i/>
          <w:iCs/>
          <w:kern w:val="0"/>
          <w:sz w:val="28"/>
          <w:szCs w:val="28"/>
          <w14:ligatures w14:val="none"/>
        </w:rPr>
        <w:t xml:space="preserve">gos </w:t>
      </w:r>
      <w:r w:rsidRPr="009D385D">
        <w:rPr>
          <w:rFonts w:ascii="Times New Roman" w:eastAsia="Times New Roman" w:hAnsi="Times New Roman" w:cs="Times New Roman"/>
          <w:kern w:val="0"/>
          <w:sz w:val="28"/>
          <w:szCs w:val="28"/>
          <w14:ligatures w14:val="none"/>
        </w:rPr>
        <w:t>in emergent Christian Theology in the second century CE cannot be over emphasized. As we will see in what follows, the</w:t>
      </w:r>
      <w:r w:rsidRPr="009D385D">
        <w:rPr>
          <w:rFonts w:ascii="Times New Roman" w:eastAsia="Times New Roman" w:hAnsi="Times New Roman" w:cs="Times New Roman"/>
          <w:i/>
          <w:iCs/>
          <w:kern w:val="0"/>
          <w:sz w:val="28"/>
          <w:szCs w:val="28"/>
          <w14:ligatures w14:val="none"/>
        </w:rPr>
        <w:t xml:space="preserve"> 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Times New Roman" w:hAnsi="Times New Roman" w:cs="Times New Roman"/>
          <w:i/>
          <w:iCs/>
          <w:kern w:val="0"/>
          <w:sz w:val="28"/>
          <w:szCs w:val="28"/>
          <w14:ligatures w14:val="none"/>
        </w:rPr>
        <w:t>gos</w:t>
      </w:r>
      <w:r w:rsidRPr="009D385D">
        <w:rPr>
          <w:rFonts w:ascii="Times New Roman" w:eastAsia="Times New Roman" w:hAnsi="Times New Roman" w:cs="Times New Roman"/>
          <w:kern w:val="0"/>
          <w:sz w:val="28"/>
          <w:szCs w:val="28"/>
          <w14:ligatures w14:val="none"/>
        </w:rPr>
        <w:t xml:space="preserve"> was readily intelligible to the world of Greco-Roman Paganism, which also used the same concept religiously, and it soon evolved as the key paradigm that animated and directed Christianity’s historical path from its original belief in the perfectly human Jesus Christ as Divine Messenger to his complete deification in the Magisterial Church during the fourth and fifth centuries CE, which </w:t>
      </w:r>
      <w:r w:rsidRPr="009D385D">
        <w:rPr>
          <w:rFonts w:ascii="Times New Roman" w:eastAsia="Times New Roman" w:hAnsi="Times New Roman" w:cs="Times New Roman"/>
          <w:kern w:val="0"/>
          <w:sz w:val="28"/>
          <w:szCs w:val="28"/>
          <w14:ligatures w14:val="none"/>
        </w:rPr>
        <w:lastRenderedPageBreak/>
        <w:t xml:space="preserve">culminated in the Doctrine of the Trinity. The chapters that follow will also demonstrate that the same </w:t>
      </w:r>
      <w:r w:rsidRPr="009D385D">
        <w:rPr>
          <w:rFonts w:ascii="Times New Roman" w:eastAsia="Times New Roman" w:hAnsi="Times New Roman" w:cs="Times New Roman"/>
          <w:i/>
          <w:iCs/>
          <w:kern w:val="0"/>
          <w:sz w:val="28"/>
          <w:szCs w:val="28"/>
          <w14:ligatures w14:val="none"/>
        </w:rPr>
        <w:t>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Times New Roman" w:hAnsi="Times New Roman" w:cs="Times New Roman"/>
          <w:i/>
          <w:iCs/>
          <w:kern w:val="0"/>
          <w:sz w:val="28"/>
          <w:szCs w:val="28"/>
          <w14:ligatures w14:val="none"/>
        </w:rPr>
        <w:t>gos</w:t>
      </w:r>
      <w:r w:rsidRPr="009D385D">
        <w:rPr>
          <w:rFonts w:ascii="Times New Roman" w:eastAsia="Times New Roman" w:hAnsi="Times New Roman" w:cs="Times New Roman"/>
          <w:kern w:val="0"/>
          <w:sz w:val="28"/>
          <w:szCs w:val="28"/>
          <w14:ligatures w14:val="none"/>
        </w:rPr>
        <w:t xml:space="preserve"> paradigm deeply affected Judaic thought during the first centuries of the Christian era, while having distinct parallels among the Pharisaic Rabbis as well.</w:t>
      </w:r>
    </w:p>
    <w:p w14:paraId="0CFF4E8A"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p>
    <w:p w14:paraId="3974C35E" w14:textId="77777777" w:rsidR="00B335E1" w:rsidRPr="009D385D" w:rsidRDefault="00B335E1" w:rsidP="00B335E1">
      <w:pPr>
        <w:spacing w:after="0" w:line="240" w:lineRule="auto"/>
        <w:rPr>
          <w:rFonts w:ascii="Times New Roman" w:eastAsia="Times New Roman" w:hAnsi="Times New Roman" w:cs="Times New Roman"/>
          <w:iCs/>
          <w:color w:val="000000"/>
          <w:kern w:val="0"/>
          <w:sz w:val="28"/>
          <w:szCs w:val="28"/>
          <w14:ligatures w14:val="none"/>
        </w:rPr>
      </w:pPr>
      <w:r w:rsidRPr="009D385D">
        <w:rPr>
          <w:rFonts w:ascii="Times New Roman" w:eastAsia="Times New Roman" w:hAnsi="Times New Roman" w:cs="Times New Roman"/>
          <w:iCs/>
          <w:color w:val="000000"/>
          <w:kern w:val="0"/>
          <w:sz w:val="28"/>
          <w:szCs w:val="28"/>
          <w14:ligatures w14:val="none"/>
        </w:rPr>
        <w:t xml:space="preserve">The first stage of proto-Trinitarian Theology is in many ways the most critical because it alone has something of a Biblical base in the New Testament, although it is not explicitly implied by its limited Biblical references. </w:t>
      </w:r>
      <w:r w:rsidRPr="009D385D">
        <w:rPr>
          <w:rFonts w:ascii="Times New Roman" w:eastAsia="Yu Gothic" w:hAnsi="Times New Roman" w:cs="Times New Roman"/>
          <w:color w:val="000000"/>
          <w:kern w:val="0"/>
          <w:sz w:val="28"/>
          <w:szCs w:val="28"/>
          <w14:ligatures w14:val="none"/>
        </w:rPr>
        <w:t>Theologically, however, the earliest development in linking the New Testament</w:t>
      </w:r>
      <w:r w:rsidRPr="009D385D">
        <w:rPr>
          <w:rFonts w:ascii="Times New Roman" w:eastAsia="Times New Roman" w:hAnsi="Times New Roman" w:cs="Times New Roman"/>
          <w:i/>
          <w:iCs/>
          <w:color w:val="202124"/>
          <w:kern w:val="0"/>
          <w:sz w:val="28"/>
          <w:szCs w:val="28"/>
          <w:shd w:val="clear" w:color="auto" w:fill="FFFFFF"/>
          <w14:ligatures w14:val="none"/>
        </w:rPr>
        <w:t xml:space="preserve"> Lógos</w:t>
      </w:r>
      <w:r w:rsidRPr="009D385D">
        <w:rPr>
          <w:rFonts w:ascii="Times New Roman" w:eastAsia="Times New Roman" w:hAnsi="Times New Roman" w:cs="Times New Roman"/>
          <w:color w:val="202124"/>
          <w:kern w:val="0"/>
          <w:sz w:val="28"/>
          <w:szCs w:val="28"/>
          <w:shd w:val="clear" w:color="auto" w:fill="FFFFFF"/>
          <w14:ligatures w14:val="none"/>
        </w:rPr>
        <w:t xml:space="preserve"> to Christ “the Son”</w:t>
      </w:r>
      <w:r w:rsidRPr="009D385D">
        <w:rPr>
          <w:rFonts w:ascii="Times New Roman" w:eastAsia="Yu Gothic" w:hAnsi="Times New Roman" w:cs="Times New Roman"/>
          <w:color w:val="000000"/>
          <w:kern w:val="0"/>
          <w:sz w:val="28"/>
          <w:szCs w:val="28"/>
          <w14:ligatures w14:val="none"/>
        </w:rPr>
        <w:t xml:space="preserve"> is attested in the writings of </w:t>
      </w:r>
      <w:r w:rsidRPr="009D385D">
        <w:rPr>
          <w:rFonts w:ascii="Times New Roman" w:eastAsia="Yu Gothic" w:hAnsi="Times New Roman" w:cs="Times New Roman"/>
          <w:b/>
          <w:bCs/>
          <w:color w:val="000000"/>
          <w:kern w:val="0"/>
          <w:sz w:val="28"/>
          <w:szCs w:val="28"/>
          <w14:ligatures w14:val="none"/>
        </w:rPr>
        <w:t>Saint Justin Martyr</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46"/>
      </w:r>
      <w:r w:rsidRPr="009D385D">
        <w:rPr>
          <w:rFonts w:ascii="Times New Roman" w:eastAsia="Yu Gothic" w:hAnsi="Times New Roman" w:cs="Times New Roman"/>
          <w:color w:val="000000"/>
          <w:kern w:val="0"/>
          <w:sz w:val="28"/>
          <w:szCs w:val="28"/>
          <w14:ligatures w14:val="none"/>
        </w:rPr>
        <w:t xml:space="preserve">  “the Philosopher.” Saint Justin produced his works in the mid-second century CE. Although his origins were in Palestine, Saint Justin lived the last years of his life among the Christians of Rome. It was in Rome that he submitted his speculations about the </w:t>
      </w:r>
      <w:r w:rsidRPr="009D385D">
        <w:rPr>
          <w:rFonts w:ascii="Times New Roman" w:eastAsia="Times New Roman" w:hAnsi="Times New Roman" w:cs="Times New Roman"/>
          <w:i/>
          <w:iCs/>
          <w:color w:val="202124"/>
          <w:kern w:val="0"/>
          <w:sz w:val="28"/>
          <w:szCs w:val="28"/>
          <w:shd w:val="clear" w:color="auto" w:fill="FFFFFF"/>
          <w14:ligatures w14:val="none"/>
        </w:rPr>
        <w:t>Lógos</w:t>
      </w:r>
      <w:r w:rsidRPr="009D385D">
        <w:rPr>
          <w:rFonts w:ascii="Times New Roman" w:eastAsia="Times New Roman" w:hAnsi="Times New Roman" w:cs="Times New Roman"/>
          <w:color w:val="202124"/>
          <w:kern w:val="0"/>
          <w:sz w:val="28"/>
          <w:szCs w:val="28"/>
          <w:shd w:val="clear" w:color="auto" w:fill="FFFFFF"/>
          <w14:ligatures w14:val="none"/>
        </w:rPr>
        <w:t xml:space="preserve"> and the Son—which would have been immediately intelligible to the Pagan Hellenistic world of his time as well as arousing their interest. Moreover, </w:t>
      </w:r>
      <w:r w:rsidRPr="009D385D">
        <w:rPr>
          <w:rFonts w:ascii="Times New Roman" w:eastAsia="Yu Gothic" w:hAnsi="Times New Roman" w:cs="Times New Roman"/>
          <w:color w:val="000000"/>
          <w:kern w:val="0"/>
          <w:sz w:val="28"/>
          <w:szCs w:val="28"/>
          <w14:ligatures w14:val="none"/>
        </w:rPr>
        <w:t>it is reasonable to believe that his position on the</w:t>
      </w:r>
      <w:r w:rsidRPr="009D385D">
        <w:rPr>
          <w:rFonts w:ascii="Times New Roman" w:eastAsia="Times New Roman" w:hAnsi="Times New Roman" w:cs="Times New Roman"/>
          <w:i/>
          <w:iCs/>
          <w:color w:val="202124"/>
          <w:kern w:val="0"/>
          <w:sz w:val="28"/>
          <w:szCs w:val="28"/>
          <w:shd w:val="clear" w:color="auto" w:fill="FFFFFF"/>
          <w14:ligatures w14:val="none"/>
        </w:rPr>
        <w:t xml:space="preserve"> Lógos</w:t>
      </w:r>
      <w:r w:rsidRPr="009D385D">
        <w:rPr>
          <w:rFonts w:ascii="Times New Roman" w:eastAsia="Times New Roman" w:hAnsi="Times New Roman" w:cs="Times New Roman"/>
          <w:color w:val="202124"/>
          <w:kern w:val="0"/>
          <w:sz w:val="28"/>
          <w:szCs w:val="28"/>
          <w:shd w:val="clear" w:color="auto" w:fill="FFFFFF"/>
          <w14:ligatures w14:val="none"/>
        </w:rPr>
        <w:t xml:space="preserve"> represented the beliefs of many of the Christians of Rome during the middle of the </w:t>
      </w:r>
      <w:r w:rsidRPr="009D385D">
        <w:rPr>
          <w:rFonts w:ascii="Times New Roman" w:eastAsia="Yu Gothic" w:hAnsi="Times New Roman" w:cs="Times New Roman"/>
          <w:color w:val="000000"/>
          <w:kern w:val="0"/>
          <w:sz w:val="28"/>
          <w:szCs w:val="28"/>
          <w14:ligatures w14:val="none"/>
        </w:rPr>
        <w:t xml:space="preserve">second century CE. At this stage, however, “the </w:t>
      </w:r>
      <w:r w:rsidRPr="009D385D">
        <w:rPr>
          <w:rFonts w:ascii="Times New Roman" w:eastAsia="Yu Gothic" w:hAnsi="Times New Roman" w:cs="Times New Roman"/>
          <w:i/>
          <w:iCs/>
          <w:color w:val="000000"/>
          <w:kern w:val="0"/>
          <w:sz w:val="28"/>
          <w:szCs w:val="28"/>
          <w14:ligatures w14:val="none"/>
        </w:rPr>
        <w:t>Lógos</w:t>
      </w:r>
      <w:r w:rsidRPr="009D385D">
        <w:rPr>
          <w:rFonts w:ascii="Times New Roman" w:eastAsia="Yu Gothic" w:hAnsi="Times New Roman" w:cs="Times New Roman"/>
          <w:color w:val="000000"/>
          <w:kern w:val="0"/>
          <w:sz w:val="28"/>
          <w:szCs w:val="28"/>
          <w14:ligatures w14:val="none"/>
        </w:rPr>
        <w:t xml:space="preserve">-Son” was still understood—as in John 1:1—as the cosmological principle behind creation and Revelation, and Saint Justin did not believe that “the </w:t>
      </w:r>
      <w:r w:rsidRPr="009D385D">
        <w:rPr>
          <w:rFonts w:ascii="Times New Roman" w:eastAsia="Yu Gothic" w:hAnsi="Times New Roman" w:cs="Times New Roman"/>
          <w:i/>
          <w:iCs/>
          <w:color w:val="000000"/>
          <w:kern w:val="0"/>
          <w:sz w:val="28"/>
          <w:szCs w:val="28"/>
          <w14:ligatures w14:val="none"/>
        </w:rPr>
        <w:t>Lógos</w:t>
      </w:r>
      <w:r w:rsidRPr="009D385D">
        <w:rPr>
          <w:rFonts w:ascii="Times New Roman" w:eastAsia="Yu Gothic" w:hAnsi="Times New Roman" w:cs="Times New Roman"/>
          <w:color w:val="000000"/>
          <w:kern w:val="0"/>
          <w:sz w:val="28"/>
          <w:szCs w:val="28"/>
          <w14:ligatures w14:val="none"/>
        </w:rPr>
        <w:t xml:space="preserve">-Son” was “uncreated” and “co-eternal” with God or shared in God’s “the eternal Fatherhood,” which was the second stage of proto-Trinitarian thought in the next century.  </w:t>
      </w:r>
    </w:p>
    <w:p w14:paraId="4F77BF8D"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3FFC5E70"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Times New Roman" w:hAnsi="Times New Roman" w:cs="Times New Roman"/>
          <w:kern w:val="0"/>
          <w:sz w:val="28"/>
          <w:szCs w:val="28"/>
          <w14:ligatures w14:val="none"/>
        </w:rPr>
        <w:t>Saint Justin Martyr’s formal identification of the pre-existent</w:t>
      </w:r>
      <w:r w:rsidRPr="009D385D">
        <w:rPr>
          <w:rFonts w:ascii="Times New Roman" w:eastAsia="Times New Roman" w:hAnsi="Times New Roman" w:cs="Times New Roman"/>
          <w:i/>
          <w:kern w:val="0"/>
          <w:sz w:val="28"/>
          <w:szCs w:val="28"/>
          <w14:ligatures w14:val="none"/>
        </w:rPr>
        <w:t xml:space="preserve"> </w:t>
      </w:r>
      <w:r w:rsidRPr="009D385D">
        <w:rPr>
          <w:rFonts w:ascii="Times New Roman" w:eastAsia="Times New Roman" w:hAnsi="Times New Roman" w:cs="Times New Roman"/>
          <w:i/>
          <w:color w:val="000000"/>
          <w:kern w:val="0"/>
          <w:sz w:val="28"/>
          <w:szCs w:val="28"/>
          <w14:ligatures w14:val="none"/>
        </w:rPr>
        <w:t>Lógos</w:t>
      </w:r>
      <w:r w:rsidRPr="009D385D">
        <w:rPr>
          <w:rFonts w:ascii="Times New Roman" w:eastAsia="Times New Roman" w:hAnsi="Times New Roman" w:cs="Times New Roman"/>
          <w:kern w:val="0"/>
          <w:sz w:val="28"/>
          <w:szCs w:val="28"/>
          <w14:ligatures w14:val="none"/>
        </w:rPr>
        <w:t xml:space="preserve"> (“Word”</w:t>
      </w:r>
      <w:r w:rsidRPr="009D385D">
        <w:rPr>
          <w:rFonts w:ascii="Times New Roman" w:eastAsia="Times New Roman" w:hAnsi="Times New Roman" w:cs="Times New Roman"/>
          <w:iCs/>
          <w:kern w:val="0"/>
          <w:sz w:val="28"/>
          <w:szCs w:val="28"/>
          <w14:ligatures w14:val="none"/>
        </w:rPr>
        <w:t>) with “the Son” has—as we have just shown—parallels in the New Testament writings of Saint John, Saint Paul, and Revelations. But Church historians have long noted the perplexing fact that th</w:t>
      </w:r>
      <w:r w:rsidRPr="009D385D">
        <w:rPr>
          <w:rFonts w:ascii="Times New Roman" w:eastAsia="Yu Gothic" w:hAnsi="Times New Roman" w:cs="Times New Roman"/>
          <w:color w:val="000000"/>
          <w:kern w:val="0"/>
          <w:sz w:val="28"/>
          <w:szCs w:val="28"/>
          <w14:ligatures w14:val="none"/>
        </w:rPr>
        <w:t xml:space="preserve">e writings of Saint Justin Martyr give no indication that he knew either the Gospel of Saint John, his Epistles, the writings of Saint Paul, or the Book of Revelation in their present form. Like Saint John, for example, Justin is possessed with the idea of the pre-existence of Christ as the </w:t>
      </w:r>
      <w:r w:rsidRPr="009D385D">
        <w:rPr>
          <w:rFonts w:ascii="Times New Roman" w:eastAsia="Times New Roman" w:hAnsi="Times New Roman" w:cs="Times New Roman"/>
          <w:i/>
          <w:color w:val="000000"/>
          <w:kern w:val="0"/>
          <w:sz w:val="28"/>
          <w:szCs w:val="28"/>
          <w14:ligatures w14:val="none"/>
        </w:rPr>
        <w:t>Lógos</w:t>
      </w:r>
      <w:r w:rsidRPr="009D385D">
        <w:rPr>
          <w:rFonts w:ascii="Times New Roman" w:eastAsia="Yu Gothic" w:hAnsi="Times New Roman" w:cs="Times New Roman"/>
          <w:color w:val="000000"/>
          <w:kern w:val="0"/>
          <w:sz w:val="28"/>
          <w:szCs w:val="28"/>
          <w14:ligatures w14:val="none"/>
        </w:rPr>
        <w:t xml:space="preserve"> prior to the </w:t>
      </w:r>
      <w:r w:rsidRPr="009D385D">
        <w:rPr>
          <w:rFonts w:ascii="Times New Roman" w:eastAsia="Yu Gothic" w:hAnsi="Times New Roman" w:cs="Times New Roman"/>
          <w:color w:val="000000"/>
          <w:kern w:val="0"/>
          <w:sz w:val="28"/>
          <w:szCs w:val="28"/>
          <w14:ligatures w14:val="none"/>
        </w:rPr>
        <w:lastRenderedPageBreak/>
        <w:t xml:space="preserve">creation of the world, but he does not adduce any proof from the New Testament in support of his ideas. Instead, Saint Justin seeks laboriously to press the three </w:t>
      </w:r>
      <w:r w:rsidRPr="009D385D">
        <w:rPr>
          <w:rFonts w:ascii="Times New Roman" w:eastAsia="Yu Gothic" w:hAnsi="Times New Roman" w:cs="Times New Roman"/>
          <w:b/>
          <w:bCs/>
          <w:color w:val="000000"/>
          <w:kern w:val="0"/>
          <w:sz w:val="28"/>
          <w:szCs w:val="28"/>
          <w14:ligatures w14:val="none"/>
        </w:rPr>
        <w:t>Synoptic Gospels</w:t>
      </w:r>
      <w:r w:rsidRPr="009D385D">
        <w:rPr>
          <w:rFonts w:ascii="Times New Roman" w:eastAsia="Yu Gothic" w:hAnsi="Times New Roman" w:cs="Times New Roman"/>
          <w:color w:val="000000"/>
          <w:kern w:val="0"/>
          <w:sz w:val="28"/>
          <w:szCs w:val="28"/>
          <w:vertAlign w:val="superscript"/>
          <w14:ligatures w14:val="none"/>
        </w:rPr>
        <w:footnoteReference w:id="47"/>
      </w:r>
      <w:r w:rsidRPr="009D385D">
        <w:rPr>
          <w:rFonts w:ascii="Times New Roman" w:eastAsia="Yu Gothic" w:hAnsi="Times New Roman" w:cs="Times New Roman"/>
          <w:color w:val="000000"/>
          <w:kern w:val="0"/>
          <w:sz w:val="28"/>
          <w:szCs w:val="28"/>
          <w14:ligatures w14:val="none"/>
        </w:rPr>
        <w:t xml:space="preserve"> into the service of his Theology. </w:t>
      </w:r>
    </w:p>
    <w:p w14:paraId="4FBFBCD6"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p>
    <w:p w14:paraId="09BC48E5"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F252D"/>
          <w:kern w:val="0"/>
          <w:sz w:val="28"/>
          <w:szCs w:val="28"/>
          <w14:ligatures w14:val="none"/>
        </w:rPr>
        <w:t xml:space="preserve">It is of note that Saint Justin Martyr’s writings contain the oldest known references that we possess of the Synoptic Gospels, although he makes no mention of the Gospel of John or the Pauline Epistles. </w:t>
      </w:r>
      <w:r w:rsidRPr="009D385D">
        <w:rPr>
          <w:rFonts w:ascii="Times New Roman" w:eastAsia="Yu Gothic" w:hAnsi="Times New Roman" w:cs="Times New Roman"/>
          <w:color w:val="000000"/>
          <w:kern w:val="0"/>
          <w:sz w:val="28"/>
          <w:szCs w:val="28"/>
          <w14:ligatures w14:val="none"/>
        </w:rPr>
        <w:t xml:space="preserve">The Church first regarded the Gospel of John as heretical. Thus, the Gospel of John faced considerable difficulty in gaining acceptance in the mainstream Church, and </w:t>
      </w:r>
      <w:r w:rsidRPr="009D385D">
        <w:rPr>
          <w:rFonts w:ascii="Times New Roman" w:eastAsia="Yu Gothic" w:hAnsi="Times New Roman" w:cs="Times New Roman"/>
          <w:color w:val="0F252D"/>
          <w:kern w:val="0"/>
          <w:sz w:val="28"/>
          <w:szCs w:val="28"/>
          <w14:ligatures w14:val="none"/>
        </w:rPr>
        <w:t xml:space="preserve">historically, it was the last of the four Gospels to win confirmation. </w:t>
      </w:r>
      <w:r w:rsidRPr="009D385D">
        <w:rPr>
          <w:rFonts w:ascii="Times New Roman" w:eastAsia="Yu Gothic" w:hAnsi="Times New Roman" w:cs="Times New Roman"/>
          <w:color w:val="000000"/>
          <w:kern w:val="0"/>
          <w:sz w:val="28"/>
          <w:szCs w:val="28"/>
          <w14:ligatures w14:val="none"/>
        </w:rPr>
        <w:t xml:space="preserve">A current of caution towards the Gospel of John was always in Rome at this time. Some Roman Christians regarded the Apocalypse and the Gospel of John to be forgeries of Cerinthus. This may explain Justin’s silence in referring to them. None of the Apostolic Fathers seems to have used John. This would refer to figures as the Apostolic Fathers Clement I or Rome and </w:t>
      </w:r>
      <w:r w:rsidRPr="009D385D">
        <w:rPr>
          <w:rFonts w:ascii="Times New Roman" w:eastAsia="Yu Gothic" w:hAnsi="Times New Roman" w:cs="Times New Roman"/>
          <w:b/>
          <w:bCs/>
          <w:color w:val="000000"/>
          <w:kern w:val="0"/>
          <w:sz w:val="28"/>
          <w:szCs w:val="28"/>
          <w14:ligatures w14:val="none"/>
        </w:rPr>
        <w:t>Saint Polycarp</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48"/>
      </w:r>
      <w:r w:rsidRPr="009D385D">
        <w:rPr>
          <w:rFonts w:ascii="Times New Roman" w:eastAsia="Aptos" w:hAnsi="Times New Roman" w:cs="Times New Roman"/>
          <w:color w:val="000000"/>
          <w:kern w:val="0"/>
          <w:sz w:val="28"/>
          <w:szCs w:val="28"/>
          <w14:ligatures w14:val="none"/>
        </w:rPr>
        <w:t xml:space="preserve"> The Epistles of Saint John are often dated around the beginning of the second century CE, during the early years of Saint Justin’s life.</w:t>
      </w:r>
    </w:p>
    <w:p w14:paraId="174522EE" w14:textId="77777777" w:rsidR="00B335E1" w:rsidRPr="009D385D" w:rsidRDefault="00B335E1" w:rsidP="00B335E1">
      <w:pPr>
        <w:keepNext/>
        <w:keepLines/>
        <w:spacing w:before="80" w:after="40" w:line="240" w:lineRule="auto"/>
        <w:outlineLvl w:val="3"/>
        <w:rPr>
          <w:rFonts w:ascii="Times New Roman" w:eastAsia="Yu Gothic" w:hAnsi="Times New Roman" w:cs="Times New Roman"/>
          <w:b/>
          <w:bCs/>
          <w:i/>
          <w:iCs/>
          <w:color w:val="C00000"/>
          <w:kern w:val="0"/>
          <w:sz w:val="28"/>
          <w:szCs w:val="28"/>
          <w14:ligatures w14:val="none"/>
        </w:rPr>
      </w:pPr>
      <w:bookmarkStart w:id="1487" w:name="_Toc193363986"/>
      <w:r w:rsidRPr="009D385D">
        <w:rPr>
          <w:rFonts w:ascii="Times New Roman" w:eastAsia="Yu Gothic" w:hAnsi="Times New Roman" w:cs="Times New Roman"/>
          <w:b/>
          <w:bCs/>
          <w:i/>
          <w:iCs/>
          <w:color w:val="C00000"/>
          <w:kern w:val="0"/>
          <w:sz w:val="28"/>
          <w:szCs w:val="28"/>
          <w14:ligatures w14:val="none"/>
        </w:rPr>
        <w:t>Philo’s L</w:t>
      </w:r>
      <w:r w:rsidRPr="009D385D">
        <w:rPr>
          <w:rFonts w:ascii="Times New Roman" w:eastAsia="Yu Gothic Light" w:hAnsi="Times New Roman" w:cs="Times New Roman"/>
          <w:b/>
          <w:bCs/>
          <w:i/>
          <w:iCs/>
          <w:color w:val="C00000"/>
          <w:kern w:val="0"/>
          <w:sz w:val="28"/>
          <w:szCs w:val="28"/>
          <w14:ligatures w14:val="none"/>
        </w:rPr>
        <w:t>ó</w:t>
      </w:r>
      <w:r w:rsidRPr="009D385D">
        <w:rPr>
          <w:rFonts w:ascii="Times New Roman" w:eastAsia="Yu Gothic" w:hAnsi="Times New Roman" w:cs="Times New Roman"/>
          <w:b/>
          <w:bCs/>
          <w:i/>
          <w:iCs/>
          <w:color w:val="C00000"/>
          <w:kern w:val="0"/>
          <w:sz w:val="28"/>
          <w:szCs w:val="28"/>
          <w14:ligatures w14:val="none"/>
        </w:rPr>
        <w:t>gos-Theology, &amp; the Sadducees of the Second Temple</w:t>
      </w:r>
      <w:bookmarkEnd w:id="1487"/>
    </w:p>
    <w:p w14:paraId="5259BE9B"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b/>
          <w:bCs/>
          <w:color w:val="0F252D"/>
          <w:kern w:val="0"/>
          <w:sz w:val="28"/>
          <w:szCs w:val="28"/>
          <w14:ligatures w14:val="none"/>
        </w:rPr>
        <w:t>Philo Judaeus</w:t>
      </w:r>
      <w:r w:rsidRPr="009D385D">
        <w:rPr>
          <w:rFonts w:ascii="Times New Roman" w:eastAsia="Yu Gothic" w:hAnsi="Times New Roman" w:cs="Times New Roman"/>
          <w:color w:val="0F252D"/>
          <w:kern w:val="0"/>
          <w:sz w:val="28"/>
          <w:szCs w:val="28"/>
          <w:vertAlign w:val="superscript"/>
          <w14:ligatures w14:val="none"/>
        </w:rPr>
        <w:footnoteReference w:id="49"/>
      </w:r>
      <w:r w:rsidRPr="009D385D">
        <w:rPr>
          <w:rFonts w:ascii="Times New Roman" w:eastAsia="Yu Gothic" w:hAnsi="Times New Roman" w:cs="Times New Roman"/>
          <w:color w:val="000000"/>
          <w:kern w:val="0"/>
          <w:sz w:val="28"/>
          <w:szCs w:val="28"/>
          <w14:ligatures w14:val="none"/>
        </w:rPr>
        <w:t xml:space="preserve"> of Alexandria was undoubtedly one of the greatest and most important thinkers in the history of the thought of Late Greco-Roman Antiquity and the Christian Era that followed. Indeed, Philo’s influence upon the emergent proto-Trintiarian and Trinitarian Theologies of the early centuries of the Church </w:t>
      </w:r>
      <w:r w:rsidRPr="009D385D">
        <w:rPr>
          <w:rFonts w:ascii="Times New Roman" w:eastAsia="Yu Gothic" w:hAnsi="Times New Roman" w:cs="Times New Roman"/>
          <w:color w:val="000000"/>
          <w:kern w:val="0"/>
          <w:sz w:val="28"/>
          <w:szCs w:val="28"/>
          <w14:ligatures w14:val="none"/>
        </w:rPr>
        <w:lastRenderedPageBreak/>
        <w:t xml:space="preserve">was so great that </w:t>
      </w:r>
      <w:r w:rsidRPr="009D385D">
        <w:rPr>
          <w:rFonts w:ascii="Times New Roman" w:eastAsia="Yu Gothic" w:hAnsi="Times New Roman" w:cs="Times New Roman"/>
          <w:b/>
          <w:bCs/>
          <w:color w:val="000000"/>
          <w:kern w:val="0"/>
          <w:sz w:val="28"/>
          <w:szCs w:val="28"/>
          <w14:ligatures w14:val="none"/>
        </w:rPr>
        <w:t>Henry Chadwick</w:t>
      </w:r>
      <w:r w:rsidRPr="009D385D">
        <w:rPr>
          <w:rFonts w:ascii="Times New Roman" w:eastAsia="Yu Gothic" w:hAnsi="Times New Roman" w:cs="Times New Roman"/>
          <w:color w:val="000000"/>
          <w:kern w:val="0"/>
          <w:sz w:val="28"/>
          <w:szCs w:val="28"/>
          <w:vertAlign w:val="superscript"/>
          <w14:ligatures w14:val="none"/>
        </w:rPr>
        <w:footnoteReference w:id="50"/>
      </w:r>
      <w:r w:rsidRPr="009D385D">
        <w:rPr>
          <w:rFonts w:ascii="Times New Roman" w:eastAsia="Yu Gothic" w:hAnsi="Times New Roman" w:cs="Times New Roman"/>
          <w:color w:val="000000"/>
          <w:kern w:val="0"/>
          <w:sz w:val="28"/>
          <w:szCs w:val="28"/>
          <w14:ligatures w14:val="none"/>
        </w:rPr>
        <w:t xml:space="preserve"> has stated: “The history of Christian philosophy began not with a Christian but a Jew.” Indeed, Philo exercised profound influence upon the development of Christianity in its various stages and different tendencies and Schools. Philo lived at the same time as Jesus Christ, although it is not certain that Philo knew him or knew of him, but long before the rise of Philosophical Christianity as distinctively new world religion, he—as a brilliant Alexandrian Jew in the service of Judaism—opened the path of Philosophical interpretation of the Hebrew Scriptures, which later Christian thinkers like</w:t>
      </w:r>
      <w:r w:rsidRPr="009D385D">
        <w:rPr>
          <w:rFonts w:ascii="Times New Roman" w:eastAsia="Yu Gothic" w:hAnsi="Times New Roman" w:cs="Times New Roman"/>
          <w:b/>
          <w:bCs/>
          <w:color w:val="000000"/>
          <w:kern w:val="0"/>
          <w:sz w:val="28"/>
          <w:szCs w:val="28"/>
          <w14:ligatures w14:val="none"/>
        </w:rPr>
        <w:t xml:space="preserve"> Clement of Alexandria</w:t>
      </w:r>
      <w:r w:rsidRPr="009D385D">
        <w:rPr>
          <w:rFonts w:ascii="Times New Roman" w:eastAsia="Yu Gothic" w:hAnsi="Times New Roman" w:cs="Times New Roman"/>
          <w:color w:val="000000"/>
          <w:kern w:val="0"/>
          <w:sz w:val="28"/>
          <w:szCs w:val="28"/>
          <w:vertAlign w:val="superscript"/>
          <w14:ligatures w14:val="none"/>
        </w:rPr>
        <w:footnoteReference w:id="51"/>
      </w:r>
      <w:r w:rsidRPr="009D385D">
        <w:rPr>
          <w:rFonts w:ascii="Times New Roman" w:eastAsia="Yu Gothic" w:hAnsi="Times New Roman" w:cs="Times New Roman"/>
          <w:color w:val="000000"/>
          <w:kern w:val="0"/>
          <w:sz w:val="28"/>
          <w:szCs w:val="28"/>
          <w14:ligatures w14:val="none"/>
        </w:rPr>
        <w:t xml:space="preserve"> and his devoted student</w:t>
      </w:r>
      <w:r w:rsidRPr="009D385D">
        <w:rPr>
          <w:rFonts w:ascii="Times New Roman" w:eastAsia="Times New Roman" w:hAnsi="Times New Roman" w:cs="Times New Roman"/>
          <w:b/>
          <w:bCs/>
          <w:kern w:val="0"/>
          <w:sz w:val="28"/>
          <w:szCs w:val="28"/>
          <w14:ligatures w14:val="none"/>
        </w:rPr>
        <w:t xml:space="preserve"> Origen of Alexandria</w:t>
      </w:r>
      <w:r w:rsidRPr="009D385D">
        <w:rPr>
          <w:rFonts w:ascii="Times New Roman" w:eastAsia="Times New Roman" w:hAnsi="Times New Roman" w:cs="Times New Roman"/>
          <w:kern w:val="0"/>
          <w:sz w:val="28"/>
          <w:szCs w:val="28"/>
          <w:vertAlign w:val="superscript"/>
          <w14:ligatures w14:val="none"/>
        </w:rPr>
        <w:footnoteReference w:id="52"/>
      </w:r>
      <w:r w:rsidRPr="009D385D">
        <w:rPr>
          <w:rFonts w:ascii="Times New Roman" w:eastAsia="Times New Roman" w:hAnsi="Times New Roman" w:cs="Times New Roman"/>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 xml:space="preserve">would—in their own distinctively different ways— emulate from the </w:t>
      </w:r>
      <w:r w:rsidRPr="009D385D">
        <w:rPr>
          <w:rFonts w:ascii="Times New Roman" w:eastAsia="Yu Gothic" w:hAnsi="Times New Roman" w:cs="Times New Roman"/>
          <w:color w:val="000000"/>
          <w:kern w:val="0"/>
          <w:sz w:val="28"/>
          <w:szCs w:val="28"/>
          <w14:ligatures w14:val="none"/>
        </w:rPr>
        <w:lastRenderedPageBreak/>
        <w:t>third century CE and which would continue onwards in the successive Church Fathers.</w:t>
      </w:r>
      <w:r w:rsidRPr="009D385D">
        <w:rPr>
          <w:rFonts w:ascii="Times New Roman" w:eastAsia="Yu Gothic" w:hAnsi="Times New Roman" w:cs="Times New Roman"/>
          <w:b/>
          <w:bCs/>
          <w:color w:val="112B21"/>
          <w:kern w:val="0"/>
          <w:sz w:val="28"/>
          <w:szCs w:val="28"/>
          <w14:ligatures w14:val="none"/>
        </w:rPr>
        <w:t xml:space="preserve"> </w:t>
      </w:r>
    </w:p>
    <w:p w14:paraId="57F21859"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b/>
          <w:bCs/>
          <w:color w:val="112B21"/>
          <w:kern w:val="0"/>
          <w:sz w:val="28"/>
          <w:szCs w:val="28"/>
          <w14:ligatures w14:val="none"/>
        </w:rPr>
      </w:pPr>
    </w:p>
    <w:p w14:paraId="7D9CF894"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b/>
          <w:bCs/>
          <w:color w:val="112B21"/>
          <w:kern w:val="0"/>
          <w:sz w:val="28"/>
          <w:szCs w:val="28"/>
          <w14:ligatures w14:val="none"/>
        </w:rPr>
      </w:pPr>
      <w:r w:rsidRPr="009D385D">
        <w:rPr>
          <w:rFonts w:ascii="Times New Roman" w:eastAsia="Yu Gothic" w:hAnsi="Times New Roman" w:cs="Times New Roman"/>
          <w:color w:val="000000"/>
          <w:kern w:val="0"/>
          <w:sz w:val="28"/>
          <w:szCs w:val="28"/>
          <w14:ligatures w14:val="none"/>
        </w:rPr>
        <w:t>A new form of Christianity was emerging in the early third century CE during the lifetimes of Clement of Alexandria and his student Origen. It was entirely Hellenistic Greek in manner, culture, and thought. Moreover, by the second half of the third century CE, Christianity had already become a predominant faith in the Roman Empire, especially along the coasts and in the main cities. This fundamental historical shift also required that Christianity be explained in terms consistent with Greek Philosophical thought, and it is the prelude to the great proto-Trinitarian Debates, beginning in the early fourth century CE. In this overall context, Philo’s concept of the</w:t>
      </w:r>
      <w:r w:rsidRPr="009D385D">
        <w:rPr>
          <w:rFonts w:ascii="Times New Roman" w:eastAsia="Times New Roman" w:hAnsi="Times New Roman" w:cs="Times New Roman"/>
          <w:i/>
          <w:color w:val="000000"/>
          <w:kern w:val="0"/>
          <w:sz w:val="28"/>
          <w:szCs w:val="28"/>
          <w14:ligatures w14:val="none"/>
        </w:rPr>
        <w:t xml:space="preserve"> Lógos</w:t>
      </w:r>
      <w:r w:rsidRPr="009D385D">
        <w:rPr>
          <w:rFonts w:ascii="Times New Roman" w:eastAsia="Yu Gothic" w:hAnsi="Times New Roman" w:cs="Times New Roman"/>
          <w:color w:val="000000"/>
          <w:kern w:val="0"/>
          <w:sz w:val="28"/>
          <w:szCs w:val="28"/>
          <w14:ligatures w14:val="none"/>
        </w:rPr>
        <w:t xml:space="preserve"> in the framework of Hebrew Scriptural exegesis would prove for them—as it did for him—the most promising path for establishing common ground between the Greek-Latin speaking Roman world, the Bible, and Biblical concepts regarding God’s creation. Thus, as noted above, Henry Chadwick’s tongue-in-cheek observation about Philo—“The history of Christian philosophy began not with a Christian but a Jew”—was not only perfectly accurate, it was also in every sense an understatement, the profundity of which Chadwick himself might not have even fully understood.</w:t>
      </w:r>
    </w:p>
    <w:p w14:paraId="09F93556"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p>
    <w:p w14:paraId="387FE98D" w14:textId="77777777" w:rsidR="00B335E1" w:rsidRPr="009D385D" w:rsidRDefault="00B335E1" w:rsidP="00B335E1">
      <w:pPr>
        <w:autoSpaceDE w:val="0"/>
        <w:autoSpaceDN w:val="0"/>
        <w:adjustRightInd w:val="0"/>
        <w:spacing w:after="0" w:line="240" w:lineRule="auto"/>
        <w:rPr>
          <w:rFonts w:ascii="Helvetica" w:eastAsia="Yu Gothic" w:hAnsi="Helvetica" w:cs="Helvetica"/>
          <w:color w:val="000000"/>
          <w:kern w:val="0"/>
          <w14:ligatures w14:val="none"/>
        </w:rPr>
      </w:pPr>
      <w:r w:rsidRPr="009D385D">
        <w:rPr>
          <w:rFonts w:ascii="Times New Roman" w:eastAsia="Yu Gothic" w:hAnsi="Times New Roman" w:cs="Times New Roman"/>
          <w:color w:val="000000"/>
          <w:kern w:val="0"/>
          <w:sz w:val="28"/>
          <w:szCs w:val="28"/>
          <w14:ligatures w14:val="none"/>
        </w:rPr>
        <w:t>Historians generally go little further than to categorize Philo as a “Jewish” Hellenistic Philosopher of Alexandria. Only rarely do they pay attention to the actual denomination of Judaism to which Philo belonged. Some, however, have suggested that Philo was probably a Sadducee Jew and almost certainly not a Pharisee. Indeed, as the following discussion hopes to show, Philo probably offers us more insight into the lost Sadducee heritage of the Second Temple than any other known figure in the history of Judaic and Christian thought, with the exception of the Keepers of the Dead Sea Scrolls, who—like Philo were distinctly not Pharisaic—but held beliefs either identical with or similar to those of the ancient “Sadducees” or “Sons of Zadok” (</w:t>
      </w:r>
      <w:r w:rsidRPr="009D385D">
        <w:rPr>
          <w:rFonts w:ascii="Times New Roman" w:eastAsia="Yu Gothic" w:hAnsi="Times New Roman" w:cs="Times New Roman"/>
          <w:i/>
          <w:iCs/>
          <w:color w:val="000000"/>
          <w:kern w:val="0"/>
          <w:sz w:val="28"/>
          <w:szCs w:val="28"/>
          <w14:ligatures w14:val="none"/>
        </w:rPr>
        <w:t>Benē Ṣādôq</w:t>
      </w:r>
      <w:r w:rsidRPr="009D385D">
        <w:rPr>
          <w:rFonts w:ascii="Times New Roman" w:eastAsia="Yu Gothic" w:hAnsi="Times New Roman" w:cs="Times New Roman"/>
          <w:color w:val="000000"/>
          <w:kern w:val="0"/>
          <w:sz w:val="28"/>
          <w:szCs w:val="28"/>
          <w14:ligatures w14:val="none"/>
        </w:rPr>
        <w:t>) in their greatest exemplars and the best generations of the Second Temple in its early period.</w:t>
      </w:r>
      <w:r w:rsidRPr="009D385D">
        <w:rPr>
          <w:rFonts w:ascii="Times" w:eastAsia="Yu Gothic" w:hAnsi="Times" w:cs="Times"/>
          <w:color w:val="000000"/>
          <w:kern w:val="0"/>
          <w:sz w:val="28"/>
          <w:szCs w:val="28"/>
          <w14:ligatures w14:val="none"/>
        </w:rPr>
        <w:t xml:space="preserve"> Although they lived during the last decades of the Second Temple, the Keepers of the Scrolls </w:t>
      </w:r>
      <w:r w:rsidRPr="009D385D">
        <w:rPr>
          <w:rFonts w:ascii="Times" w:eastAsia="Yu Gothic" w:hAnsi="Times" w:cs="Times"/>
          <w:color w:val="000000"/>
          <w:kern w:val="0"/>
          <w:sz w:val="28"/>
          <w:szCs w:val="28"/>
          <w14:ligatures w14:val="none"/>
        </w:rPr>
        <w:lastRenderedPageBreak/>
        <w:t>continued to mourn the destruction of the First Temple, which took place in 586 BCE, although the Second Temple was standing. Their alienation from the Second Temple was because of the venality of the Sadducee Priests of Jerusalem, who in their eyes, had polluted the Temple and removed its sanctity.</w:t>
      </w:r>
      <w:r w:rsidRPr="009D385D">
        <w:rPr>
          <w:rFonts w:ascii="Helvetica" w:eastAsia="Yu Gothic" w:hAnsi="Helvetica" w:cs="Helvetica"/>
          <w:color w:val="000000"/>
          <w:kern w:val="0"/>
          <w14:ligatures w14:val="none"/>
        </w:rPr>
        <w:t xml:space="preserve"> </w:t>
      </w:r>
    </w:p>
    <w:p w14:paraId="1E2FA0BD"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24363653"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Philo is easily identified as one of the Fathers of Hellenized Christianity in both its Greek-speaking Eastern and Latin-speaking Western forms, but he also exercised thoroughgoing influence on their nemesis, Arius of Alexandria. Long before Arius and the Fathers of later Church Theology, strong parallels and patterns of similarity had somehow already been established between Philo and the language and thought of Saint John and Saint Paul. </w:t>
      </w:r>
      <w:r w:rsidRPr="009D385D">
        <w:rPr>
          <w:rFonts w:ascii="Times New Roman" w:eastAsia="Yu Gothic" w:hAnsi="Times New Roman" w:cs="Times New Roman"/>
          <w:kern w:val="0"/>
          <w:sz w:val="28"/>
          <w:szCs w:val="28"/>
          <w14:ligatures w14:val="none"/>
        </w:rPr>
        <w:t>Saint Paul claimed, of course, to be of Pharisaic background, but his teachings about Jesus Christ—in so far as it corresponds closely to the worldview of Philo Judaeus, as we will see below—appears to be essentially “Sadducee” in nature.</w:t>
      </w:r>
    </w:p>
    <w:p w14:paraId="4ECEC274"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kern w:val="0"/>
          <w:sz w:val="28"/>
          <w:szCs w:val="28"/>
          <w14:ligatures w14:val="none"/>
        </w:rPr>
      </w:pPr>
    </w:p>
    <w:p w14:paraId="6D06ADBC"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Paraclete (Greek: </w:t>
      </w:r>
      <w:r w:rsidRPr="009D385D">
        <w:rPr>
          <w:rFonts w:ascii="Times New Roman" w:eastAsia="Times New Roman" w:hAnsi="Times New Roman" w:cs="Times New Roman"/>
          <w:i/>
          <w:iCs/>
          <w:color w:val="000000"/>
          <w:kern w:val="0"/>
          <w:sz w:val="28"/>
          <w:szCs w:val="28"/>
          <w14:ligatures w14:val="none"/>
        </w:rPr>
        <w:t xml:space="preserve">ho </w:t>
      </w:r>
      <w:r w:rsidRPr="009D385D">
        <w:rPr>
          <w:rFonts w:ascii="Times New Roman" w:eastAsia="Aptos" w:hAnsi="Times New Roman" w:cs="Times New Roman"/>
          <w:i/>
          <w:iCs/>
          <w:color w:val="000000"/>
          <w:kern w:val="0"/>
          <w:sz w:val="28"/>
          <w:szCs w:val="28"/>
          <w14:ligatures w14:val="none"/>
        </w:rPr>
        <w:t>Par</w:t>
      </w:r>
      <w:r w:rsidRPr="009D385D">
        <w:rPr>
          <w:rFonts w:ascii="Times New Roman" w:eastAsia="Times New Roman" w:hAnsi="Times New Roman" w:cs="Times New Roman"/>
          <w:i/>
          <w:iCs/>
          <w:color w:val="000000"/>
          <w:kern w:val="0"/>
          <w:sz w:val="28"/>
          <w:szCs w:val="28"/>
          <w14:ligatures w14:val="none"/>
        </w:rPr>
        <w:t>á</w:t>
      </w:r>
      <w:r w:rsidRPr="009D385D">
        <w:rPr>
          <w:rFonts w:ascii="Times New Roman" w:eastAsia="Aptos" w:hAnsi="Times New Roman" w:cs="Times New Roman"/>
          <w:i/>
          <w:iCs/>
          <w:color w:val="000000"/>
          <w:kern w:val="0"/>
          <w:sz w:val="28"/>
          <w:szCs w:val="28"/>
          <w14:ligatures w14:val="none"/>
        </w:rPr>
        <w:t>kl</w:t>
      </w:r>
      <w:r w:rsidRPr="009D385D">
        <w:rPr>
          <w:rFonts w:ascii="Times New Roman" w:eastAsia="Times New Roman" w:hAnsi="Times New Roman" w:cs="Times New Roman"/>
          <w:i/>
          <w:iCs/>
          <w:color w:val="000000"/>
          <w:kern w:val="0"/>
          <w:sz w:val="28"/>
          <w:szCs w:val="28"/>
          <w14:ligatures w14:val="none"/>
        </w:rPr>
        <w:t>ē</w:t>
      </w:r>
      <w:r w:rsidRPr="009D385D">
        <w:rPr>
          <w:rFonts w:ascii="Times New Roman" w:eastAsia="Aptos" w:hAnsi="Times New Roman" w:cs="Times New Roman"/>
          <w:i/>
          <w:iCs/>
          <w:color w:val="000000"/>
          <w:kern w:val="0"/>
          <w:sz w:val="28"/>
          <w:szCs w:val="28"/>
          <w14:ligatures w14:val="none"/>
        </w:rPr>
        <w:t>tos</w:t>
      </w:r>
      <w:r w:rsidRPr="009D385D">
        <w:rPr>
          <w:rFonts w:ascii="Times New Roman" w:eastAsia="Aptos" w:hAnsi="Times New Roman" w:cs="Times New Roman"/>
          <w:color w:val="000000"/>
          <w:kern w:val="0"/>
          <w:sz w:val="28"/>
          <w:szCs w:val="28"/>
          <w14:ligatures w14:val="none"/>
        </w:rPr>
        <w:t xml:space="preserve">, </w:t>
      </w:r>
      <w:r w:rsidRPr="009D385D">
        <w:rPr>
          <w:rFonts w:ascii="Times New Roman" w:eastAsia="Aptos" w:hAnsi="Times New Roman" w:cs="Times New Roman"/>
          <w:i/>
          <w:iCs/>
          <w:color w:val="000000"/>
          <w:kern w:val="0"/>
          <w:sz w:val="28"/>
          <w:szCs w:val="28"/>
          <w14:ligatures w14:val="none"/>
        </w:rPr>
        <w:t xml:space="preserve">‘o </w:t>
      </w:r>
      <w:r w:rsidRPr="009D385D">
        <w:rPr>
          <w:rFonts w:ascii="Times New Roman" w:eastAsia="Times New Roman" w:hAnsi="Times New Roman" w:cs="Times New Roman"/>
          <w:i/>
          <w:iCs/>
          <w:color w:val="000000"/>
          <w:kern w:val="0"/>
          <w:sz w:val="28"/>
          <w:szCs w:val="28"/>
          <w14:ligatures w14:val="none"/>
        </w:rPr>
        <w:t>Π</w:t>
      </w:r>
      <w:r w:rsidRPr="009D385D">
        <w:rPr>
          <w:rFonts w:ascii="Times New Roman" w:eastAsia="Yu Gothic" w:hAnsi="Times New Roman" w:cs="Times New Roman"/>
          <w:i/>
          <w:iCs/>
          <w:color w:val="000000"/>
          <w:kern w:val="0"/>
          <w:sz w:val="28"/>
          <w:szCs w:val="28"/>
          <w14:ligatures w14:val="none"/>
        </w:rPr>
        <w:t>αράκλητος</w:t>
      </w:r>
      <w:r w:rsidRPr="009D385D">
        <w:rPr>
          <w:rFonts w:ascii="Times New Roman" w:eastAsia="Yu Gothic" w:hAnsi="Times New Roman" w:cs="Times New Roman"/>
          <w:color w:val="000000"/>
          <w:kern w:val="0"/>
          <w:sz w:val="28"/>
          <w:szCs w:val="28"/>
          <w14:ligatures w14:val="none"/>
        </w:rPr>
        <w:t xml:space="preserve">) occurs only in the Gospel of Saint John </w:t>
      </w:r>
      <w:r w:rsidRPr="009D385D">
        <w:rPr>
          <w:rFonts w:ascii="Times New Roman" w:eastAsia="Times New Roman" w:hAnsi="Times New Roman" w:cs="Times New Roman"/>
          <w:color w:val="000000"/>
          <w:kern w:val="0"/>
          <w:sz w:val="28"/>
          <w:szCs w:val="28"/>
          <w14:ligatures w14:val="none"/>
        </w:rPr>
        <w:t xml:space="preserve">(John, 14:15-31; 15:22-27; 16:1-16) and is a core part of its Message, occurring again as a focal point of intermediation in Saint John’s First Epistle </w:t>
      </w:r>
      <w:r w:rsidRPr="009D385D">
        <w:rPr>
          <w:rFonts w:ascii="Times New Roman" w:eastAsia="Yu Gothic" w:hAnsi="Times New Roman" w:cs="Times New Roman"/>
          <w:color w:val="000000"/>
          <w:kern w:val="0"/>
          <w:sz w:val="28"/>
          <w:szCs w:val="28"/>
          <w14:ligatures w14:val="none"/>
        </w:rPr>
        <w:t xml:space="preserve">(1 John, 2:1-2). The Paraclete was even more central to the Theology of Philo of Alexandria. As for Saint Paul, </w:t>
      </w:r>
      <w:r w:rsidRPr="009D385D">
        <w:rPr>
          <w:rFonts w:ascii="Times New Roman" w:eastAsia="Yu Gothic" w:hAnsi="Times New Roman" w:cs="Times New Roman"/>
          <w:kern w:val="0"/>
          <w:sz w:val="28"/>
          <w:szCs w:val="28"/>
          <w14:ligatures w14:val="none"/>
        </w:rPr>
        <w:t>Pauline Theology is broad, complex, and not easily put in a nutshell—even Arius of Alexandria in his Monotheistic opposition to proto-Trinitarian developments in the Pauline Church was himself a Pauline Christian.</w:t>
      </w:r>
      <w:r w:rsidRPr="009D385D">
        <w:rPr>
          <w:rFonts w:ascii="Times New Roman" w:eastAsia="Yu Gothic" w:hAnsi="Times New Roman" w:cs="Times New Roman"/>
          <w:color w:val="000000"/>
          <w:kern w:val="0"/>
          <w:sz w:val="28"/>
          <w:szCs w:val="28"/>
          <w14:ligatures w14:val="none"/>
        </w:rPr>
        <w:t xml:space="preserve"> But the Pauline Christ is, for example, spoken of as the Image or Likeness of God (Greek: </w:t>
      </w:r>
      <w:r w:rsidRPr="009D385D">
        <w:rPr>
          <w:rFonts w:ascii="Times New Roman" w:eastAsia="Yu Gothic" w:hAnsi="Times New Roman" w:cs="Times New Roman"/>
          <w:i/>
          <w:iCs/>
          <w:color w:val="000000"/>
          <w:kern w:val="0"/>
          <w:sz w:val="28"/>
          <w:szCs w:val="28"/>
          <w14:ligatures w14:val="none"/>
        </w:rPr>
        <w:t>E</w:t>
      </w:r>
      <w:r w:rsidRPr="009D385D">
        <w:rPr>
          <w:rFonts w:ascii="Times New Roman" w:eastAsia="Times New Roman" w:hAnsi="Times New Roman" w:cs="Times New Roman"/>
          <w:i/>
          <w:iCs/>
          <w:color w:val="000000"/>
          <w:kern w:val="0"/>
          <w:sz w:val="28"/>
          <w:szCs w:val="28"/>
          <w14:ligatures w14:val="none"/>
        </w:rPr>
        <w:t>ì</w:t>
      </w:r>
      <w:r w:rsidRPr="009D385D">
        <w:rPr>
          <w:rFonts w:ascii="Times New Roman" w:eastAsia="Yu Gothic" w:hAnsi="Times New Roman" w:cs="Times New Roman"/>
          <w:i/>
          <w:iCs/>
          <w:color w:val="000000"/>
          <w:kern w:val="0"/>
          <w:sz w:val="28"/>
          <w:szCs w:val="28"/>
          <w14:ligatures w14:val="none"/>
        </w:rPr>
        <w:t>k</w:t>
      </w:r>
      <w:r w:rsidRPr="009D385D">
        <w:rPr>
          <w:rFonts w:ascii="Times New Roman" w:eastAsia="Times New Roman" w:hAnsi="Times New Roman" w:cs="Times New Roman"/>
          <w:i/>
          <w:iCs/>
          <w:color w:val="000000"/>
          <w:kern w:val="0"/>
          <w:sz w:val="28"/>
          <w:szCs w:val="28"/>
          <w14:ligatures w14:val="none"/>
        </w:rPr>
        <w:t>ô</w:t>
      </w:r>
      <w:r w:rsidRPr="009D385D">
        <w:rPr>
          <w:rFonts w:ascii="Times New Roman" w:eastAsia="Yu Gothic" w:hAnsi="Times New Roman" w:cs="Times New Roman"/>
          <w:i/>
          <w:iCs/>
          <w:color w:val="000000"/>
          <w:kern w:val="0"/>
          <w:sz w:val="28"/>
          <w:szCs w:val="28"/>
          <w14:ligatures w14:val="none"/>
        </w:rPr>
        <w:t>n Theoû</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Times New Roman" w:hAnsi="Times New Roman" w:cs="Times New Roman"/>
          <w:i/>
          <w:iCs/>
          <w:color w:val="000000"/>
          <w:kern w:val="0"/>
          <w:sz w:val="28"/>
          <w:szCs w:val="28"/>
          <w14:ligatures w14:val="none"/>
        </w:rPr>
        <w:t>Εἰκών</w:t>
      </w:r>
      <w:r w:rsidRPr="009D385D">
        <w:rPr>
          <w:rFonts w:ascii="Times New Roman" w:eastAsia="Times New Roman" w:hAnsi="Times New Roman" w:cs="Times New Roman"/>
          <w:i/>
          <w:iCs/>
          <w:color w:val="202122"/>
          <w:kern w:val="0"/>
          <w:sz w:val="28"/>
          <w:szCs w:val="28"/>
          <w:shd w:val="clear" w:color="auto" w:fill="FFFFFF"/>
          <w14:ligatures w14:val="none"/>
        </w:rPr>
        <w:t xml:space="preserve"> Θεο</w:t>
      </w:r>
      <w:r w:rsidRPr="009D385D">
        <w:rPr>
          <w:rFonts w:ascii="Times New Roman" w:eastAsia="Times New Roman" w:hAnsi="Times New Roman" w:cs="Times New Roman"/>
          <w:i/>
          <w:iCs/>
          <w:color w:val="000000"/>
          <w:kern w:val="0"/>
          <w:sz w:val="28"/>
          <w:szCs w:val="28"/>
          <w14:ligatures w14:val="none"/>
        </w:rPr>
        <w:t>ϋ</w:t>
      </w:r>
      <w:r w:rsidRPr="009D385D">
        <w:rPr>
          <w:rFonts w:ascii="Times New Roman" w:eastAsia="Times New Roman" w:hAnsi="Times New Roman" w:cs="Times New Roman"/>
          <w:color w:val="000000"/>
          <w:kern w:val="0"/>
          <w:sz w:val="28"/>
          <w:szCs w:val="28"/>
          <w14:ligatures w14:val="none"/>
        </w:rPr>
        <w:t xml:space="preserve">) </w:t>
      </w:r>
      <w:r w:rsidRPr="009D385D">
        <w:rPr>
          <w:rFonts w:ascii="Times New Roman" w:eastAsia="Times New Roman" w:hAnsi="Times New Roman" w:cs="Times New Roman"/>
          <w:color w:val="000000"/>
          <w:kern w:val="0"/>
          <w:sz w:val="28"/>
          <w:szCs w:val="28"/>
          <w:shd w:val="clear" w:color="auto" w:fill="FFFFFF"/>
          <w14:ligatures w14:val="none"/>
        </w:rPr>
        <w:t>(2 Corinthians, 4:4; cf. 2 Corinthians, 3:18; Colossians 1:15)</w:t>
      </w:r>
      <w:r w:rsidRPr="009D385D">
        <w:rPr>
          <w:rFonts w:ascii="Times New Roman" w:eastAsia="Times New Roman" w:hAnsi="Times New Roman" w:cs="Times New Roman"/>
          <w:color w:val="000000"/>
          <w:kern w:val="0"/>
          <w:sz w:val="28"/>
          <w:szCs w:val="28"/>
          <w14:ligatures w14:val="none"/>
        </w:rPr>
        <w:t xml:space="preserve">, which is identical to the wording of Philo uses for the many meanings that he gives to the </w:t>
      </w:r>
      <w:r w:rsidRPr="009D385D">
        <w:rPr>
          <w:rFonts w:ascii="Times New Roman" w:eastAsia="Times New Roman" w:hAnsi="Times New Roman" w:cs="Times New Roman"/>
          <w:i/>
          <w:color w:val="000000"/>
          <w:kern w:val="0"/>
          <w:sz w:val="28"/>
          <w:szCs w:val="28"/>
          <w14:ligatures w14:val="none"/>
        </w:rPr>
        <w:t>Lógos</w:t>
      </w:r>
      <w:r w:rsidRPr="009D385D">
        <w:rPr>
          <w:rFonts w:ascii="Times New Roman" w:eastAsia="Times New Roman" w:hAnsi="Times New Roman" w:cs="Times New Roman"/>
          <w:iCs/>
          <w:color w:val="000000"/>
          <w:kern w:val="0"/>
          <w:sz w:val="28"/>
          <w:szCs w:val="28"/>
          <w14:ligatures w14:val="none"/>
        </w:rPr>
        <w:t xml:space="preserve"> and the High Priest</w:t>
      </w:r>
      <w:r w:rsidRPr="009D385D">
        <w:rPr>
          <w:rFonts w:ascii="Times New Roman" w:eastAsia="Times New Roman" w:hAnsi="Times New Roman" w:cs="Times New Roman"/>
          <w:color w:val="000000"/>
          <w:kern w:val="0"/>
          <w:sz w:val="28"/>
          <w:szCs w:val="28"/>
          <w14:ligatures w14:val="none"/>
        </w:rPr>
        <w:t xml:space="preserve"> and corresponds with his other Theological conceptions. Similarly, it is the shared Doctrine of Saint John and Saint Paul that all things were created through Christ, which fits Philo’s </w:t>
      </w:r>
      <w:r w:rsidRPr="009D385D">
        <w:rPr>
          <w:rFonts w:ascii="Times New Roman" w:eastAsia="Times New Roman" w:hAnsi="Times New Roman" w:cs="Times New Roman"/>
          <w:i/>
          <w:color w:val="000000"/>
          <w:kern w:val="0"/>
          <w:sz w:val="28"/>
          <w:szCs w:val="28"/>
          <w14:ligatures w14:val="none"/>
        </w:rPr>
        <w:t>Lógos</w:t>
      </w:r>
      <w:r w:rsidRPr="009D385D">
        <w:rPr>
          <w:rFonts w:ascii="Times New Roman" w:eastAsia="Times New Roman" w:hAnsi="Times New Roman" w:cs="Times New Roman"/>
          <w:iCs/>
          <w:color w:val="000000"/>
          <w:kern w:val="0"/>
          <w:sz w:val="28"/>
          <w:szCs w:val="28"/>
          <w14:ligatures w14:val="none"/>
        </w:rPr>
        <w:t xml:space="preserve">-Theology closely and his invocation of the Messianic High Priest </w:t>
      </w:r>
      <w:r w:rsidRPr="009D385D">
        <w:rPr>
          <w:rFonts w:ascii="Times New Roman" w:eastAsia="Times New Roman" w:hAnsi="Times New Roman" w:cs="Times New Roman"/>
          <w:i/>
          <w:color w:val="000000"/>
          <w:kern w:val="0"/>
          <w:sz w:val="28"/>
          <w:szCs w:val="28"/>
          <w14:ligatures w14:val="none"/>
        </w:rPr>
        <w:t>Lógos</w:t>
      </w:r>
      <w:r w:rsidRPr="009D385D">
        <w:rPr>
          <w:rFonts w:ascii="Times New Roman" w:eastAsia="Times New Roman" w:hAnsi="Times New Roman" w:cs="Times New Roman"/>
          <w:iCs/>
          <w:color w:val="000000"/>
          <w:kern w:val="0"/>
          <w:sz w:val="28"/>
          <w:szCs w:val="28"/>
          <w14:ligatures w14:val="none"/>
        </w:rPr>
        <w:t xml:space="preserve"> as the fundamental cosmological principle equated with the Image of God </w:t>
      </w:r>
      <w:r w:rsidRPr="009D385D">
        <w:rPr>
          <w:rFonts w:ascii="Times New Roman" w:eastAsia="Yu Gothic" w:hAnsi="Times New Roman" w:cs="Times New Roman"/>
          <w:color w:val="000000"/>
          <w:kern w:val="0"/>
          <w:sz w:val="28"/>
          <w:szCs w:val="28"/>
          <w14:ligatures w14:val="none"/>
        </w:rPr>
        <w:t xml:space="preserve">(Greek: </w:t>
      </w:r>
      <w:r w:rsidRPr="009D385D">
        <w:rPr>
          <w:rFonts w:ascii="Times New Roman" w:eastAsia="Yu Gothic" w:hAnsi="Times New Roman" w:cs="Times New Roman"/>
          <w:i/>
          <w:iCs/>
          <w:color w:val="000000"/>
          <w:kern w:val="0"/>
          <w:sz w:val="28"/>
          <w:szCs w:val="28"/>
          <w14:ligatures w14:val="none"/>
        </w:rPr>
        <w:t>E</w:t>
      </w:r>
      <w:r w:rsidRPr="009D385D">
        <w:rPr>
          <w:rFonts w:ascii="Times New Roman" w:eastAsia="Times New Roman" w:hAnsi="Times New Roman" w:cs="Times New Roman"/>
          <w:i/>
          <w:iCs/>
          <w:color w:val="000000"/>
          <w:kern w:val="0"/>
          <w:sz w:val="28"/>
          <w:szCs w:val="28"/>
          <w14:ligatures w14:val="none"/>
        </w:rPr>
        <w:t>ì</w:t>
      </w:r>
      <w:r w:rsidRPr="009D385D">
        <w:rPr>
          <w:rFonts w:ascii="Times New Roman" w:eastAsia="Yu Gothic" w:hAnsi="Times New Roman" w:cs="Times New Roman"/>
          <w:i/>
          <w:iCs/>
          <w:color w:val="000000"/>
          <w:kern w:val="0"/>
          <w:sz w:val="28"/>
          <w:szCs w:val="28"/>
          <w14:ligatures w14:val="none"/>
        </w:rPr>
        <w:t>k</w:t>
      </w:r>
      <w:r w:rsidRPr="009D385D">
        <w:rPr>
          <w:rFonts w:ascii="Times New Roman" w:eastAsia="Times New Roman" w:hAnsi="Times New Roman" w:cs="Times New Roman"/>
          <w:i/>
          <w:iCs/>
          <w:color w:val="000000"/>
          <w:kern w:val="0"/>
          <w:sz w:val="28"/>
          <w:szCs w:val="28"/>
          <w14:ligatures w14:val="none"/>
        </w:rPr>
        <w:t>ô</w:t>
      </w:r>
      <w:r w:rsidRPr="009D385D">
        <w:rPr>
          <w:rFonts w:ascii="Times New Roman" w:eastAsia="Yu Gothic" w:hAnsi="Times New Roman" w:cs="Times New Roman"/>
          <w:i/>
          <w:iCs/>
          <w:color w:val="000000"/>
          <w:kern w:val="0"/>
          <w:sz w:val="28"/>
          <w:szCs w:val="28"/>
          <w14:ligatures w14:val="none"/>
        </w:rPr>
        <w:t>n Theoû</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Times New Roman" w:hAnsi="Times New Roman" w:cs="Times New Roman"/>
          <w:i/>
          <w:iCs/>
          <w:color w:val="000000"/>
          <w:kern w:val="0"/>
          <w:sz w:val="28"/>
          <w:szCs w:val="28"/>
          <w14:ligatures w14:val="none"/>
        </w:rPr>
        <w:t>Εἰκών</w:t>
      </w:r>
      <w:r w:rsidRPr="009D385D">
        <w:rPr>
          <w:rFonts w:ascii="Times New Roman" w:eastAsia="Times New Roman" w:hAnsi="Times New Roman" w:cs="Times New Roman"/>
          <w:i/>
          <w:iCs/>
          <w:color w:val="202122"/>
          <w:kern w:val="0"/>
          <w:sz w:val="28"/>
          <w:szCs w:val="28"/>
          <w:shd w:val="clear" w:color="auto" w:fill="FFFFFF"/>
          <w14:ligatures w14:val="none"/>
        </w:rPr>
        <w:t xml:space="preserve"> Θεο</w:t>
      </w:r>
      <w:r w:rsidRPr="009D385D">
        <w:rPr>
          <w:rFonts w:ascii="Times New Roman" w:eastAsia="Times New Roman" w:hAnsi="Times New Roman" w:cs="Times New Roman"/>
          <w:i/>
          <w:iCs/>
          <w:color w:val="000000"/>
          <w:kern w:val="0"/>
          <w:sz w:val="28"/>
          <w:szCs w:val="28"/>
          <w14:ligatures w14:val="none"/>
        </w:rPr>
        <w:t>ϋ</w:t>
      </w:r>
      <w:r w:rsidRPr="009D385D">
        <w:rPr>
          <w:rFonts w:ascii="Times New Roman" w:eastAsia="Times New Roman" w:hAnsi="Times New Roman" w:cs="Times New Roman"/>
          <w:color w:val="000000"/>
          <w:kern w:val="0"/>
          <w:sz w:val="28"/>
          <w:szCs w:val="28"/>
          <w14:ligatures w14:val="none"/>
        </w:rPr>
        <w:t>), although in Philo—and probably in Saint John and Saint Paul also—distinct</w:t>
      </w:r>
      <w:r w:rsidRPr="009D385D">
        <w:rPr>
          <w:rFonts w:ascii="Times New Roman" w:eastAsia="Yu Gothic" w:hAnsi="Times New Roman" w:cs="Times New Roman"/>
          <w:color w:val="000000"/>
          <w:kern w:val="0"/>
          <w:sz w:val="28"/>
          <w:szCs w:val="28"/>
          <w14:ligatures w14:val="none"/>
        </w:rPr>
        <w:t xml:space="preserve"> from God Himself but still an intermediate between God and the world.</w:t>
      </w:r>
    </w:p>
    <w:p w14:paraId="3443FE15"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2F773DFA"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Book of Hebrews in the New Testament also stands out in the New Testament canon as having a distinctive Sadducee quality. Hebrews is distinct from the rest of the New Testament in its thoughts, metaphors, and ideas. Its Greek is eloquent and is the best Greek of the entire New Testament. Although Hebrews in anonymous, the Eastern Church accepted the Book of Hebrews in the second century CE and has regarded it to be a work of Saint Paul since at least the mid third century CE. </w:t>
      </w:r>
      <w:r w:rsidRPr="009D385D">
        <w:rPr>
          <w:rFonts w:ascii="Times New Roman" w:eastAsia="Yu Gothic" w:hAnsi="Times New Roman" w:cs="Times New Roman"/>
          <w:color w:val="000000"/>
          <w:kern w:val="0"/>
          <w:sz w:val="28"/>
          <w:szCs w:val="28"/>
          <w14:ligatures w14:val="none"/>
        </w:rPr>
        <w:lastRenderedPageBreak/>
        <w:t xml:space="preserve">The Western Church was more hesitant and did not include Hebrews in the Pauline corpus. It also did not include Hebrews in the New Testament canon until 367 CE. Hebrews is more “Theological” than any other work of the New Testament, and it calls itself in Greek “a </w:t>
      </w:r>
      <w:r w:rsidRPr="009D385D">
        <w:rPr>
          <w:rFonts w:ascii="Times New Roman" w:eastAsia="Yu Gothic" w:hAnsi="Times New Roman" w:cs="Times New Roman"/>
          <w:i/>
          <w:iCs/>
          <w:color w:val="000000"/>
          <w:kern w:val="0"/>
          <w:sz w:val="28"/>
          <w:szCs w:val="28"/>
          <w14:ligatures w14:val="none"/>
        </w:rPr>
        <w:t>par</w:t>
      </w:r>
      <w:r w:rsidRPr="009D385D">
        <w:rPr>
          <w:rFonts w:ascii="Times New Roman" w:eastAsia="Times New Roman" w:hAnsi="Times New Roman" w:cs="Times New Roman"/>
          <w:i/>
          <w:iCs/>
          <w:color w:val="000000"/>
          <w:kern w:val="0"/>
          <w:sz w:val="28"/>
          <w:szCs w:val="28"/>
          <w14:ligatures w14:val="none"/>
        </w:rPr>
        <w:t>á</w:t>
      </w:r>
      <w:r w:rsidRPr="009D385D">
        <w:rPr>
          <w:rFonts w:ascii="Times New Roman" w:eastAsia="Yu Gothic" w:hAnsi="Times New Roman" w:cs="Times New Roman"/>
          <w:i/>
          <w:iCs/>
          <w:color w:val="000000"/>
          <w:kern w:val="0"/>
          <w:sz w:val="28"/>
          <w:szCs w:val="28"/>
          <w14:ligatures w14:val="none"/>
        </w:rPr>
        <w:t>klēsis</w:t>
      </w:r>
      <w:r w:rsidRPr="009D385D">
        <w:rPr>
          <w:rFonts w:ascii="Times New Roman" w:eastAsia="Yu Gothic" w:hAnsi="Times New Roman" w:cs="Times New Roman"/>
          <w:color w:val="000000"/>
          <w:kern w:val="0"/>
          <w:sz w:val="28"/>
          <w:szCs w:val="28"/>
          <w14:ligatures w14:val="none"/>
        </w:rPr>
        <w:t>,</w:t>
      </w:r>
      <w:r w:rsidRPr="009D385D">
        <w:rPr>
          <w:rFonts w:ascii="Times New Roman" w:eastAsia="Times New Roman" w:hAnsi="Times New Roman" w:cs="Times New Roman"/>
          <w:color w:val="4D5156"/>
          <w:kern w:val="0"/>
          <w:sz w:val="28"/>
          <w:szCs w:val="28"/>
          <w:shd w:val="clear" w:color="auto" w:fill="FFFFFF"/>
          <w14:ligatures w14:val="none"/>
        </w:rPr>
        <w:t xml:space="preserve"> </w:t>
      </w:r>
      <w:r w:rsidRPr="009D385D">
        <w:rPr>
          <w:rFonts w:ascii="Times New Roman" w:eastAsia="Times New Roman" w:hAnsi="Times New Roman" w:cs="Times New Roman"/>
          <w:i/>
          <w:iCs/>
          <w:color w:val="4D5156"/>
          <w:kern w:val="0"/>
          <w:sz w:val="28"/>
          <w:szCs w:val="28"/>
          <w:shd w:val="clear" w:color="auto" w:fill="FFFFFF"/>
          <w14:ligatures w14:val="none"/>
        </w:rPr>
        <w:t>παράκλησις</w:t>
      </w:r>
      <w:r w:rsidRPr="009D385D">
        <w:rPr>
          <w:rFonts w:ascii="Times New Roman" w:eastAsia="Times New Roman" w:hAnsi="Times New Roman" w:cs="Times New Roman"/>
          <w:color w:val="4D5156"/>
          <w:kern w:val="0"/>
          <w:sz w:val="28"/>
          <w:szCs w:val="28"/>
          <w:shd w:val="clear" w:color="auto" w:fill="FFFFFF"/>
          <w14:ligatures w14:val="none"/>
        </w:rPr>
        <w:t>, meaning “an intercession, advocacy, or exhortation.”</w:t>
      </w:r>
      <w:r w:rsidRPr="009D385D">
        <w:rPr>
          <w:rFonts w:ascii="Times New Roman" w:eastAsia="Yu Gothic Light" w:hAnsi="Times New Roman" w:cs="Times New Roman"/>
          <w:color w:val="4D5156"/>
          <w:kern w:val="0"/>
          <w:sz w:val="28"/>
          <w:szCs w:val="28"/>
          <w:shd w:val="clear" w:color="auto" w:fill="FFFFFF"/>
          <w14:ligatures w14:val="none"/>
        </w:rPr>
        <w:t> </w:t>
      </w:r>
      <w:r w:rsidRPr="009D385D">
        <w:rPr>
          <w:rFonts w:ascii="Times New Roman" w:eastAsia="Yu Gothic" w:hAnsi="Times New Roman" w:cs="Times New Roman"/>
          <w:color w:val="000000"/>
          <w:kern w:val="0"/>
          <w:sz w:val="28"/>
          <w:szCs w:val="28"/>
          <w14:ligatures w14:val="none"/>
        </w:rPr>
        <w:t xml:space="preserve">Its vocabulary is that of the Old Testament Priestly sacrifices for the forgiveness of the people. In Hebrews, Jesus Christ is presented as the High Priest and the great Mediator (Greek: </w:t>
      </w:r>
      <w:r w:rsidRPr="009D385D">
        <w:rPr>
          <w:rFonts w:ascii="Times New Roman" w:eastAsia="Yu Gothic" w:hAnsi="Times New Roman" w:cs="Times New Roman"/>
          <w:i/>
          <w:iCs/>
          <w:color w:val="000000"/>
          <w:kern w:val="0"/>
          <w:sz w:val="28"/>
          <w:szCs w:val="28"/>
          <w14:ligatures w14:val="none"/>
        </w:rPr>
        <w:t>Mesítēs</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Times New Roman" w:hAnsi="Times New Roman" w:cs="Times New Roman"/>
          <w:i/>
          <w:iCs/>
          <w:color w:val="000000"/>
          <w:kern w:val="0"/>
          <w:sz w:val="28"/>
          <w:szCs w:val="28"/>
          <w14:ligatures w14:val="none"/>
        </w:rPr>
        <w:t>Μ</w:t>
      </w:r>
      <w:r w:rsidRPr="009D385D">
        <w:rPr>
          <w:rFonts w:ascii="Times New Roman" w:eastAsia="Times New Roman" w:hAnsi="Times New Roman" w:cs="Times New Roman"/>
          <w:i/>
          <w:iCs/>
          <w:color w:val="4D5156"/>
          <w:kern w:val="0"/>
          <w:sz w:val="28"/>
          <w:szCs w:val="28"/>
          <w:shd w:val="clear" w:color="auto" w:fill="FFFFFF"/>
          <w14:ligatures w14:val="none"/>
        </w:rPr>
        <w:t>εσίτης</w:t>
      </w:r>
      <w:r w:rsidRPr="009D385D">
        <w:rPr>
          <w:rFonts w:ascii="Times New Roman" w:eastAsia="Yu Gothic" w:hAnsi="Times New Roman" w:cs="Times New Roman"/>
          <w:color w:val="000000"/>
          <w:kern w:val="0"/>
          <w:sz w:val="28"/>
          <w:szCs w:val="28"/>
          <w14:ligatures w14:val="none"/>
        </w:rPr>
        <w:t>) or “go-between” forever, and Hebrew invokes the term “Mediator” three times with reference to Christ (Hebrews, 8:6; 9:15;</w:t>
      </w:r>
      <w:r w:rsidRPr="009D385D">
        <w:rPr>
          <w:rFonts w:ascii="Times New Roman" w:eastAsia="Times New Roman" w:hAnsi="Times New Roman" w:cs="Times New Roman"/>
          <w:kern w:val="0"/>
          <w14:ligatures w14:val="none"/>
        </w:rPr>
        <w:t xml:space="preserve"> </w:t>
      </w:r>
      <w:r w:rsidRPr="009D385D">
        <w:rPr>
          <w:rFonts w:ascii="Times New Roman" w:eastAsia="Yu Gothic" w:hAnsi="Times New Roman" w:cs="Times New Roman"/>
          <w:color w:val="000000"/>
          <w:kern w:val="0"/>
          <w:sz w:val="28"/>
          <w:szCs w:val="28"/>
          <w14:ligatures w14:val="none"/>
        </w:rPr>
        <w:t>12:24). As we will see below, for the Children of Israel, the High Priest was above all else their Mediator, who represented them before God, and who represented God to them.</w:t>
      </w:r>
    </w:p>
    <w:p w14:paraId="0C916B34"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41CA5307"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After explaining that Christ is superior to the Angels—although completely human—Hebrews identifies him as the High Priest, who is also fully human, and it emphasizes that as an entirely human High Priest, Jesus serves as the ultimate example for his followers:</w:t>
      </w:r>
    </w:p>
    <w:p w14:paraId="09E002AC"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 </w:t>
      </w:r>
    </w:p>
    <w:p w14:paraId="71D32CC4" w14:textId="77777777" w:rsidR="00B335E1" w:rsidRPr="009D385D" w:rsidRDefault="00B335E1" w:rsidP="00B335E1">
      <w:pPr>
        <w:autoSpaceDE w:val="0"/>
        <w:autoSpaceDN w:val="0"/>
        <w:adjustRightInd w:val="0"/>
        <w:spacing w:after="0" w:line="240" w:lineRule="auto"/>
        <w:ind w:left="540" w:right="81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 xml:space="preserve">Therefore, holy brothers, who share the heavenly calling, fix your thoughts on Jesus, the Emissary and the High Priest in whom we confess [our belief]. He was faithful to the One who appointed him, just as Moses was faithful in all of God’s house (Hebrews, 3:1-2). </w:t>
      </w:r>
    </w:p>
    <w:p w14:paraId="4D694274"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5A274184"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 this same tenor, </w:t>
      </w:r>
      <w:r w:rsidRPr="009D385D">
        <w:rPr>
          <w:rFonts w:ascii="Times New Roman" w:eastAsia="Yu Gothic" w:hAnsi="Times New Roman" w:cs="Times New Roman"/>
          <w:b/>
          <w:bCs/>
          <w:color w:val="000000"/>
          <w:kern w:val="0"/>
          <w:sz w:val="28"/>
          <w:szCs w:val="28"/>
          <w14:ligatures w14:val="none"/>
        </w:rPr>
        <w:t>Saint</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Yu Gothic" w:hAnsi="Times New Roman" w:cs="Times New Roman"/>
          <w:b/>
          <w:bCs/>
          <w:color w:val="000000"/>
          <w:kern w:val="0"/>
          <w:sz w:val="28"/>
          <w:szCs w:val="28"/>
          <w14:ligatures w14:val="none"/>
        </w:rPr>
        <w:t>Polycarp</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53"/>
      </w:r>
      <w:r w:rsidRPr="009D385D">
        <w:rPr>
          <w:rFonts w:ascii="Times New Roman" w:eastAsia="Yu Gothic" w:hAnsi="Times New Roman" w:cs="Times New Roman"/>
          <w:color w:val="000000"/>
          <w:kern w:val="0"/>
          <w:sz w:val="28"/>
          <w:szCs w:val="28"/>
          <w14:ligatures w14:val="none"/>
        </w:rPr>
        <w:t xml:space="preserve"> is said to have been a disciple of Saint John, declared Christ to be his “King and the eternal High Priest.” The outlook of Saint Paul is clearly similar when he uses the word “Mediator” for Christ in his Epistles: “For there is one God and one Mediator also between God and Men, the Man Christ Jesus” (1 Timothy 2:5).</w:t>
      </w:r>
    </w:p>
    <w:p w14:paraId="2F095BF1"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518F11D"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While Philo’s influence upon emerging Christianity was as great as it was subtle, he certainly exercised no similar effect upon the emerging Pharisaic-based Rabbinical Judaism of the early centuries of the Common Era. Philo was neither notable in Pharisaic-Rabbinic eyes, nor were his works worthy of preservation. It was the Pauline Church that preserved the legacy of Philo’s thought for humanity, and not the Pharisaic Rabbis, and the chief reason for this is that Philo was </w:t>
      </w:r>
      <w:r w:rsidRPr="009D385D">
        <w:rPr>
          <w:rFonts w:ascii="Times New Roman" w:eastAsia="Yu Gothic" w:hAnsi="Times New Roman" w:cs="Times New Roman"/>
          <w:color w:val="000000"/>
          <w:kern w:val="0"/>
          <w:sz w:val="28"/>
          <w:szCs w:val="28"/>
          <w14:ligatures w14:val="none"/>
        </w:rPr>
        <w:lastRenderedPageBreak/>
        <w:t xml:space="preserve">anathema in Rabbinical eyes, and this is because he was not a Pharisee but—as some Church historians have understood—a Second Temple Sadducee. Indeed, if it had not been for the intervention of the Pauline Church, the writings of Philo would probably have been lost from history forever. Yet the proto-Trinitarian and Trinitarian Churches were themselves equally notorious for their systematic suppression and eradication of all “heresies” that did not dovetail with their teachings. Thus, they only made an exception in Philo’s case because they recognized him not just as a kindred spirit but as essentially holding beliefs identical to those they intended to bequeath to the Church, although the names of the chief figures were different. While the Church identified the Christ, </w:t>
      </w:r>
      <w:r w:rsidRPr="009D385D">
        <w:rPr>
          <w:rFonts w:ascii="Times New Roman" w:eastAsia="Times New Roman" w:hAnsi="Times New Roman" w:cs="Times New Roman"/>
          <w:i/>
          <w:color w:val="000000"/>
          <w:kern w:val="0"/>
          <w:sz w:val="28"/>
          <w:szCs w:val="28"/>
          <w14:ligatures w14:val="none"/>
        </w:rPr>
        <w:t>Lógos</w:t>
      </w:r>
      <w:r w:rsidRPr="009D385D">
        <w:rPr>
          <w:rFonts w:ascii="Times New Roman" w:eastAsia="Times New Roman" w:hAnsi="Times New Roman" w:cs="Times New Roman"/>
          <w:iCs/>
          <w:color w:val="000000"/>
          <w:kern w:val="0"/>
          <w:sz w:val="28"/>
          <w:szCs w:val="28"/>
          <w14:ligatures w14:val="none"/>
        </w:rPr>
        <w:t>,</w:t>
      </w:r>
      <w:r w:rsidRPr="009D385D">
        <w:rPr>
          <w:rFonts w:ascii="Times New Roman" w:eastAsia="Yu Gothic" w:hAnsi="Times New Roman" w:cs="Times New Roman"/>
          <w:color w:val="000000"/>
          <w:kern w:val="0"/>
          <w:sz w:val="28"/>
          <w:szCs w:val="28"/>
          <w14:ligatures w14:val="none"/>
        </w:rPr>
        <w:t xml:space="preserve"> and High Priest as Jesus Son of Mary, Philo had someone else or others in mind, who certainly would have held the sacred position of being or having been actual High Priests of the Second Temple.</w:t>
      </w:r>
    </w:p>
    <w:p w14:paraId="78E6A0BA"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p>
    <w:p w14:paraId="42B0EC71"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The</w:t>
      </w:r>
      <w:r w:rsidRPr="009D385D">
        <w:rPr>
          <w:rFonts w:ascii="Times New Roman" w:eastAsia="Yu Gothic" w:hAnsi="Times New Roman" w:cs="Times New Roman"/>
          <w:i/>
          <w:iCs/>
          <w:color w:val="000000"/>
          <w:kern w:val="0"/>
          <w:sz w:val="28"/>
          <w:szCs w:val="28"/>
          <w14:ligatures w14:val="none"/>
        </w:rPr>
        <w:t xml:space="preserve"> Lógos</w:t>
      </w:r>
      <w:r w:rsidRPr="009D385D">
        <w:rPr>
          <w:rFonts w:ascii="Times New Roman" w:eastAsia="Yu Gothic" w:hAnsi="Times New Roman" w:cs="Times New Roman"/>
          <w:color w:val="000000"/>
          <w:kern w:val="0"/>
          <w:sz w:val="28"/>
          <w:szCs w:val="28"/>
          <w14:ligatures w14:val="none"/>
        </w:rPr>
        <w:t xml:space="preserve"> for Philo was the first of the Angels. At the same time, the </w:t>
      </w:r>
      <w:r w:rsidRPr="009D385D">
        <w:rPr>
          <w:rFonts w:ascii="Times New Roman" w:eastAsia="Yu Gothic" w:hAnsi="Times New Roman" w:cs="Times New Roman"/>
          <w:i/>
          <w:iCs/>
          <w:color w:val="000000"/>
          <w:kern w:val="0"/>
          <w:sz w:val="28"/>
          <w:szCs w:val="28"/>
          <w14:ligatures w14:val="none"/>
        </w:rPr>
        <w:t>Lógos</w:t>
      </w:r>
      <w:r w:rsidRPr="009D385D">
        <w:rPr>
          <w:rFonts w:ascii="Times New Roman" w:eastAsia="Yu Gothic" w:hAnsi="Times New Roman" w:cs="Times New Roman"/>
          <w:color w:val="000000"/>
          <w:kern w:val="0"/>
          <w:sz w:val="28"/>
          <w:szCs w:val="28"/>
          <w14:ligatures w14:val="none"/>
        </w:rPr>
        <w:t xml:space="preserve"> was also Man himself, the immediate Image or Likeness of God (Greek: </w:t>
      </w:r>
      <w:r w:rsidRPr="009D385D">
        <w:rPr>
          <w:rFonts w:ascii="Times New Roman" w:eastAsia="Yu Gothic" w:hAnsi="Times New Roman" w:cs="Times New Roman"/>
          <w:i/>
          <w:iCs/>
          <w:color w:val="000000"/>
          <w:kern w:val="0"/>
          <w:sz w:val="28"/>
          <w:szCs w:val="28"/>
          <w14:ligatures w14:val="none"/>
        </w:rPr>
        <w:t>Eík</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Yu Gothic" w:hAnsi="Times New Roman" w:cs="Times New Roman"/>
          <w:i/>
          <w:iCs/>
          <w:color w:val="000000"/>
          <w:kern w:val="0"/>
          <w:sz w:val="28"/>
          <w:szCs w:val="28"/>
          <w14:ligatures w14:val="none"/>
        </w:rPr>
        <w:t>n Theoû</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Times New Roman" w:hAnsi="Times New Roman" w:cs="Times New Roman"/>
          <w:i/>
          <w:iCs/>
          <w:color w:val="000000"/>
          <w:kern w:val="0"/>
          <w:sz w:val="28"/>
          <w:szCs w:val="28"/>
          <w14:ligatures w14:val="none"/>
        </w:rPr>
        <w:t>Εἰκών</w:t>
      </w:r>
      <w:r w:rsidRPr="009D385D">
        <w:rPr>
          <w:rFonts w:ascii="Times New Roman" w:eastAsia="Times New Roman" w:hAnsi="Times New Roman" w:cs="Times New Roman"/>
          <w:i/>
          <w:iCs/>
          <w:color w:val="202122"/>
          <w:kern w:val="0"/>
          <w:sz w:val="28"/>
          <w:szCs w:val="28"/>
          <w:shd w:val="clear" w:color="auto" w:fill="FFFFFF"/>
          <w14:ligatures w14:val="none"/>
        </w:rPr>
        <w:t xml:space="preserve"> Θεο</w:t>
      </w:r>
      <w:r w:rsidRPr="009D385D">
        <w:rPr>
          <w:rFonts w:ascii="Times New Roman" w:eastAsia="Times New Roman" w:hAnsi="Times New Roman" w:cs="Times New Roman"/>
          <w:i/>
          <w:iCs/>
          <w:color w:val="000000"/>
          <w:kern w:val="0"/>
          <w:sz w:val="28"/>
          <w:szCs w:val="28"/>
          <w14:ligatures w14:val="none"/>
        </w:rPr>
        <w:t>ϋ</w:t>
      </w:r>
      <w:r w:rsidRPr="009D385D">
        <w:rPr>
          <w:rFonts w:ascii="Times New Roman" w:eastAsia="Times New Roman" w:hAnsi="Times New Roman" w:cs="Times New Roman"/>
          <w:color w:val="000000"/>
          <w:kern w:val="0"/>
          <w:sz w:val="28"/>
          <w:szCs w:val="28"/>
          <w14:ligatures w14:val="none"/>
        </w:rPr>
        <w:t>). The</w:t>
      </w:r>
      <w:r w:rsidRPr="009D385D">
        <w:rPr>
          <w:rFonts w:ascii="Times New Roman" w:eastAsia="Yu Gothic" w:hAnsi="Times New Roman" w:cs="Times New Roman"/>
          <w:i/>
          <w:iCs/>
          <w:color w:val="000000"/>
          <w:kern w:val="0"/>
          <w:sz w:val="28"/>
          <w:szCs w:val="28"/>
          <w14:ligatures w14:val="none"/>
        </w:rPr>
        <w:t xml:space="preserve"> Lógos</w:t>
      </w:r>
      <w:r w:rsidRPr="009D385D">
        <w:rPr>
          <w:rFonts w:ascii="Times New Roman" w:eastAsia="Yu Gothic" w:hAnsi="Times New Roman" w:cs="Times New Roman"/>
          <w:color w:val="000000"/>
          <w:kern w:val="0"/>
          <w:sz w:val="28"/>
          <w:szCs w:val="28"/>
          <w14:ligatures w14:val="none"/>
        </w:rPr>
        <w:t xml:space="preserve">-Man was prototypical Man, in whose Image all other human beings were created. Philo asserted that the </w:t>
      </w:r>
      <w:r w:rsidRPr="009D385D">
        <w:rPr>
          <w:rFonts w:ascii="Times New Roman" w:eastAsia="Yu Gothic" w:hAnsi="Times New Roman" w:cs="Times New Roman"/>
          <w:i/>
          <w:iCs/>
          <w:color w:val="000000"/>
          <w:kern w:val="0"/>
          <w:sz w:val="28"/>
          <w:szCs w:val="28"/>
          <w14:ligatures w14:val="none"/>
        </w:rPr>
        <w:t>Lógos</w:t>
      </w:r>
      <w:r w:rsidRPr="009D385D">
        <w:rPr>
          <w:rFonts w:ascii="Times New Roman" w:eastAsia="Yu Gothic" w:hAnsi="Times New Roman" w:cs="Times New Roman"/>
          <w:color w:val="000000"/>
          <w:kern w:val="0"/>
          <w:sz w:val="28"/>
          <w:szCs w:val="28"/>
          <w14:ligatures w14:val="none"/>
        </w:rPr>
        <w:t xml:space="preserve"> dwells with God in the presence of His Throne as His Vicegerent. Thus, the </w:t>
      </w:r>
      <w:r w:rsidRPr="009D385D">
        <w:rPr>
          <w:rFonts w:ascii="Times New Roman" w:eastAsia="Yu Gothic" w:hAnsi="Times New Roman" w:cs="Times New Roman"/>
          <w:i/>
          <w:iCs/>
          <w:color w:val="000000"/>
          <w:kern w:val="0"/>
          <w:sz w:val="28"/>
          <w:szCs w:val="28"/>
          <w14:ligatures w14:val="none"/>
        </w:rPr>
        <w:t>Lógos</w:t>
      </w:r>
      <w:r w:rsidRPr="009D385D">
        <w:rPr>
          <w:rFonts w:ascii="Times New Roman" w:eastAsia="Yu Gothic" w:hAnsi="Times New Roman" w:cs="Times New Roman"/>
          <w:color w:val="000000"/>
          <w:kern w:val="0"/>
          <w:sz w:val="28"/>
          <w:szCs w:val="28"/>
          <w14:ligatures w14:val="none"/>
        </w:rPr>
        <w:t xml:space="preserve"> is the eldest Son of God, and “Wisdom” is His Mother. Sometimes, Philo identifies the the </w:t>
      </w:r>
      <w:r w:rsidRPr="009D385D">
        <w:rPr>
          <w:rFonts w:ascii="Times New Roman" w:eastAsia="Yu Gothic" w:hAnsi="Times New Roman" w:cs="Times New Roman"/>
          <w:i/>
          <w:iCs/>
          <w:color w:val="000000"/>
          <w:kern w:val="0"/>
          <w:sz w:val="28"/>
          <w:szCs w:val="28"/>
          <w14:ligatures w14:val="none"/>
        </w:rPr>
        <w:t>Lógos</w:t>
      </w:r>
      <w:r w:rsidRPr="009D385D">
        <w:rPr>
          <w:rFonts w:ascii="Times New Roman" w:eastAsia="Yu Gothic" w:hAnsi="Times New Roman" w:cs="Times New Roman"/>
          <w:color w:val="000000"/>
          <w:kern w:val="0"/>
          <w:sz w:val="28"/>
          <w:szCs w:val="28"/>
          <w14:ligatures w14:val="none"/>
        </w:rPr>
        <w:t xml:space="preserve"> with “Wisdom” directly. As an intermediary, the </w:t>
      </w:r>
      <w:r w:rsidRPr="009D385D">
        <w:rPr>
          <w:rFonts w:ascii="Times New Roman" w:eastAsia="Yu Gothic" w:hAnsi="Times New Roman" w:cs="Times New Roman"/>
          <w:i/>
          <w:iCs/>
          <w:color w:val="000000"/>
          <w:kern w:val="0"/>
          <w:sz w:val="28"/>
          <w:szCs w:val="28"/>
          <w14:ligatures w14:val="none"/>
        </w:rPr>
        <w:t>Lógos</w:t>
      </w:r>
      <w:r w:rsidRPr="009D385D">
        <w:rPr>
          <w:rFonts w:ascii="Times New Roman" w:eastAsia="Yu Gothic" w:hAnsi="Times New Roman" w:cs="Times New Roman"/>
          <w:color w:val="000000"/>
          <w:kern w:val="0"/>
          <w:sz w:val="28"/>
          <w:szCs w:val="28"/>
          <w14:ligatures w14:val="none"/>
        </w:rPr>
        <w:t xml:space="preserve"> represents the world before God. He also represents the world as the High Priest, the Paraclete (Greek: </w:t>
      </w:r>
      <w:r w:rsidRPr="009D385D">
        <w:rPr>
          <w:rFonts w:ascii="Times New Roman" w:eastAsia="Times New Roman" w:hAnsi="Times New Roman" w:cs="Times New Roman"/>
          <w:i/>
          <w:iCs/>
          <w:color w:val="000000"/>
          <w:kern w:val="0"/>
          <w:sz w:val="28"/>
          <w:szCs w:val="28"/>
          <w14:ligatures w14:val="none"/>
        </w:rPr>
        <w:t xml:space="preserve">ho </w:t>
      </w:r>
      <w:r w:rsidRPr="009D385D">
        <w:rPr>
          <w:rFonts w:ascii="Times New Roman" w:eastAsia="Aptos" w:hAnsi="Times New Roman" w:cs="Times New Roman"/>
          <w:i/>
          <w:iCs/>
          <w:color w:val="000000"/>
          <w:kern w:val="0"/>
          <w:sz w:val="28"/>
          <w:szCs w:val="28"/>
          <w14:ligatures w14:val="none"/>
        </w:rPr>
        <w:t>Par</w:t>
      </w:r>
      <w:r w:rsidRPr="009D385D">
        <w:rPr>
          <w:rFonts w:ascii="Times New Roman" w:eastAsia="Times New Roman" w:hAnsi="Times New Roman" w:cs="Times New Roman"/>
          <w:i/>
          <w:iCs/>
          <w:color w:val="000000"/>
          <w:kern w:val="0"/>
          <w:sz w:val="28"/>
          <w:szCs w:val="28"/>
          <w14:ligatures w14:val="none"/>
        </w:rPr>
        <w:t>á</w:t>
      </w:r>
      <w:r w:rsidRPr="009D385D">
        <w:rPr>
          <w:rFonts w:ascii="Times New Roman" w:eastAsia="Aptos" w:hAnsi="Times New Roman" w:cs="Times New Roman"/>
          <w:i/>
          <w:iCs/>
          <w:color w:val="000000"/>
          <w:kern w:val="0"/>
          <w:sz w:val="28"/>
          <w:szCs w:val="28"/>
          <w14:ligatures w14:val="none"/>
        </w:rPr>
        <w:t>kl</w:t>
      </w:r>
      <w:r w:rsidRPr="009D385D">
        <w:rPr>
          <w:rFonts w:ascii="Times New Roman" w:eastAsia="Times New Roman" w:hAnsi="Times New Roman" w:cs="Times New Roman"/>
          <w:i/>
          <w:iCs/>
          <w:color w:val="000000"/>
          <w:kern w:val="0"/>
          <w:sz w:val="28"/>
          <w:szCs w:val="28"/>
          <w14:ligatures w14:val="none"/>
        </w:rPr>
        <w:t>ē</w:t>
      </w:r>
      <w:r w:rsidRPr="009D385D">
        <w:rPr>
          <w:rFonts w:ascii="Times New Roman" w:eastAsia="Aptos" w:hAnsi="Times New Roman" w:cs="Times New Roman"/>
          <w:i/>
          <w:iCs/>
          <w:color w:val="000000"/>
          <w:kern w:val="0"/>
          <w:sz w:val="28"/>
          <w:szCs w:val="28"/>
          <w14:ligatures w14:val="none"/>
        </w:rPr>
        <w:t>tos</w:t>
      </w:r>
      <w:r w:rsidRPr="009D385D">
        <w:rPr>
          <w:rFonts w:ascii="Times New Roman" w:eastAsia="Aptos" w:hAnsi="Times New Roman" w:cs="Times New Roman"/>
          <w:color w:val="000000"/>
          <w:kern w:val="0"/>
          <w:sz w:val="28"/>
          <w:szCs w:val="28"/>
          <w14:ligatures w14:val="none"/>
        </w:rPr>
        <w:t xml:space="preserve">, </w:t>
      </w:r>
      <w:r w:rsidRPr="009D385D">
        <w:rPr>
          <w:rFonts w:ascii="Times New Roman" w:eastAsia="Aptos" w:hAnsi="Times New Roman" w:cs="Times New Roman"/>
          <w:i/>
          <w:iCs/>
          <w:color w:val="000000"/>
          <w:kern w:val="0"/>
          <w:sz w:val="28"/>
          <w:szCs w:val="28"/>
          <w14:ligatures w14:val="none"/>
        </w:rPr>
        <w:t xml:space="preserve">‘o </w:t>
      </w:r>
      <w:r w:rsidRPr="009D385D">
        <w:rPr>
          <w:rFonts w:ascii="Times New Roman" w:eastAsia="Times New Roman" w:hAnsi="Times New Roman" w:cs="Times New Roman"/>
          <w:i/>
          <w:iCs/>
          <w:color w:val="000000"/>
          <w:kern w:val="0"/>
          <w:sz w:val="28"/>
          <w:szCs w:val="28"/>
          <w14:ligatures w14:val="none"/>
        </w:rPr>
        <w:t>Π</w:t>
      </w:r>
      <w:r w:rsidRPr="009D385D">
        <w:rPr>
          <w:rFonts w:ascii="Times New Roman" w:eastAsia="Yu Gothic" w:hAnsi="Times New Roman" w:cs="Times New Roman"/>
          <w:i/>
          <w:iCs/>
          <w:color w:val="000000"/>
          <w:kern w:val="0"/>
          <w:sz w:val="28"/>
          <w:szCs w:val="28"/>
          <w14:ligatures w14:val="none"/>
        </w:rPr>
        <w:t>αράκλητος</w:t>
      </w:r>
      <w:r w:rsidRPr="009D385D">
        <w:rPr>
          <w:rFonts w:ascii="Times New Roman" w:eastAsia="Yu Gothic" w:hAnsi="Times New Roman" w:cs="Times New Roman"/>
          <w:color w:val="000000"/>
          <w:kern w:val="0"/>
          <w:sz w:val="28"/>
          <w:szCs w:val="28"/>
          <w14:ligatures w14:val="none"/>
        </w:rPr>
        <w:t>)—a term that Philo focuses upon and uses repeatedly, and the Great Intercessor. The</w:t>
      </w:r>
      <w:r w:rsidRPr="009D385D">
        <w:rPr>
          <w:rFonts w:ascii="Times New Roman" w:eastAsia="Yu Gothic" w:hAnsi="Times New Roman" w:cs="Times New Roman"/>
          <w:i/>
          <w:iCs/>
          <w:color w:val="000000"/>
          <w:kern w:val="0"/>
          <w:sz w:val="28"/>
          <w:szCs w:val="28"/>
          <w14:ligatures w14:val="none"/>
        </w:rPr>
        <w:t xml:space="preserve"> Lógos</w:t>
      </w:r>
      <w:r w:rsidRPr="009D385D">
        <w:rPr>
          <w:rFonts w:ascii="Times New Roman" w:eastAsia="Yu Gothic" w:hAnsi="Times New Roman" w:cs="Times New Roman"/>
          <w:color w:val="000000"/>
          <w:kern w:val="0"/>
          <w:sz w:val="28"/>
          <w:szCs w:val="28"/>
          <w14:ligatures w14:val="none"/>
        </w:rPr>
        <w:t xml:space="preserve"> is the Hebrew </w:t>
      </w:r>
      <w:r w:rsidRPr="009D385D">
        <w:rPr>
          <w:rFonts w:ascii="Times New Roman" w:eastAsia="Yu Gothic" w:hAnsi="Times New Roman" w:cs="Times New Roman"/>
          <w:i/>
          <w:iCs/>
          <w:color w:val="000000"/>
          <w:kern w:val="0"/>
          <w:sz w:val="28"/>
          <w:szCs w:val="28"/>
          <w14:ligatures w14:val="none"/>
        </w:rPr>
        <w:t>Shekh</w:t>
      </w:r>
      <w:r w:rsidRPr="009D385D">
        <w:rPr>
          <w:rFonts w:ascii="Times New Roman" w:eastAsia="Times New Roman" w:hAnsi="Times New Roman" w:cs="Times New Roman"/>
          <w:i/>
          <w:iCs/>
          <w:color w:val="000000"/>
          <w:kern w:val="0"/>
          <w:sz w:val="28"/>
          <w:szCs w:val="28"/>
          <w14:ligatures w14:val="none"/>
        </w:rPr>
        <w:t>î</w:t>
      </w:r>
      <w:r w:rsidRPr="009D385D">
        <w:rPr>
          <w:rFonts w:ascii="Times New Roman" w:eastAsia="Yu Gothic" w:hAnsi="Times New Roman" w:cs="Times New Roman"/>
          <w:i/>
          <w:iCs/>
          <w:color w:val="000000"/>
          <w:kern w:val="0"/>
          <w:sz w:val="28"/>
          <w:szCs w:val="28"/>
          <w14:ligatures w14:val="none"/>
        </w:rPr>
        <w:t>n</w:t>
      </w:r>
      <w:r w:rsidRPr="009D385D">
        <w:rPr>
          <w:rFonts w:ascii="Times New Roman" w:eastAsia="Times New Roman" w:hAnsi="Times New Roman" w:cs="Times New Roman"/>
          <w:i/>
          <w:iCs/>
          <w:kern w:val="0"/>
          <w:sz w:val="28"/>
          <w:szCs w:val="28"/>
          <w14:ligatures w14:val="none"/>
        </w:rPr>
        <w:t>āh</w:t>
      </w:r>
      <w:r w:rsidRPr="009D385D">
        <w:rPr>
          <w:rFonts w:ascii="Times New Roman" w:eastAsia="Yu Gothic" w:hAnsi="Times New Roman" w:cs="Times New Roman"/>
          <w:color w:val="000000"/>
          <w:kern w:val="0"/>
          <w:sz w:val="28"/>
          <w:szCs w:val="28"/>
          <w14:ligatures w14:val="none"/>
        </w:rPr>
        <w:t xml:space="preserve"> (Indwelling or immanent Glory of God) (cf. Arabic: </w:t>
      </w:r>
      <w:r w:rsidRPr="009D385D">
        <w:rPr>
          <w:rFonts w:ascii="Times New Roman" w:eastAsia="Yu Gothic" w:hAnsi="Times New Roman" w:cs="Times New Roman"/>
          <w:i/>
          <w:iCs/>
          <w:color w:val="000000"/>
          <w:kern w:val="0"/>
          <w:sz w:val="28"/>
          <w:szCs w:val="28"/>
          <w14:ligatures w14:val="none"/>
        </w:rPr>
        <w:t>Sak</w:t>
      </w:r>
      <w:r w:rsidRPr="009D385D">
        <w:rPr>
          <w:rFonts w:ascii="Times New Roman" w:eastAsia="Times New Roman" w:hAnsi="Times New Roman" w:cs="Times New Roman"/>
          <w:i/>
          <w:iCs/>
          <w:kern w:val="0"/>
          <w:sz w:val="28"/>
          <w:szCs w:val="28"/>
          <w14:ligatures w14:val="none"/>
        </w:rPr>
        <w:t>ī</w:t>
      </w:r>
      <w:r w:rsidRPr="009D385D">
        <w:rPr>
          <w:rFonts w:ascii="Times New Roman" w:eastAsia="Yu Gothic" w:hAnsi="Times New Roman" w:cs="Times New Roman"/>
          <w:i/>
          <w:iCs/>
          <w:color w:val="000000"/>
          <w:kern w:val="0"/>
          <w:sz w:val="28"/>
          <w:szCs w:val="28"/>
          <w14:ligatures w14:val="none"/>
        </w:rPr>
        <w:t>na</w:t>
      </w:r>
      <w:r w:rsidRPr="009D385D">
        <w:rPr>
          <w:rFonts w:ascii="Times New Roman" w:eastAsia="Yu Gothic" w:hAnsi="Times New Roman" w:cs="Times New Roman"/>
          <w:color w:val="000000"/>
          <w:kern w:val="0"/>
          <w:sz w:val="28"/>
          <w:szCs w:val="28"/>
          <w14:ligatures w14:val="none"/>
        </w:rPr>
        <w:t xml:space="preserve">, “Serenity,” especially of a Spiritual nature) that gives perfect Peace. But the </w:t>
      </w:r>
      <w:r w:rsidRPr="009D385D">
        <w:rPr>
          <w:rFonts w:ascii="Times New Roman" w:eastAsia="Yu Gothic" w:hAnsi="Times New Roman" w:cs="Times New Roman"/>
          <w:i/>
          <w:iCs/>
          <w:color w:val="000000"/>
          <w:kern w:val="0"/>
          <w:sz w:val="28"/>
          <w:szCs w:val="28"/>
          <w14:ligatures w14:val="none"/>
        </w:rPr>
        <w:t>Lógos</w:t>
      </w:r>
      <w:r w:rsidRPr="009D385D">
        <w:rPr>
          <w:rFonts w:ascii="Times New Roman" w:eastAsia="Yu Gothic" w:hAnsi="Times New Roman" w:cs="Times New Roman"/>
          <w:color w:val="000000"/>
          <w:kern w:val="0"/>
          <w:sz w:val="28"/>
          <w:szCs w:val="28"/>
          <w14:ligatures w14:val="none"/>
        </w:rPr>
        <w:t xml:space="preserve"> is also the Darkness and Shadow of God, since the creature—like creation itself—half conceals and half reveals the Creator. </w:t>
      </w:r>
    </w:p>
    <w:p w14:paraId="186B820C"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6F68B569"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Philo establishes a strong fundamental link between the </w:t>
      </w:r>
      <w:r w:rsidRPr="009D385D">
        <w:rPr>
          <w:rFonts w:ascii="Times New Roman" w:eastAsia="Yu Gothic" w:hAnsi="Times New Roman" w:cs="Times New Roman"/>
          <w:i/>
          <w:iCs/>
          <w:color w:val="000000"/>
          <w:kern w:val="0"/>
          <w:sz w:val="28"/>
          <w:szCs w:val="28"/>
          <w14:ligatures w14:val="none"/>
        </w:rPr>
        <w:t>Lógos</w:t>
      </w:r>
      <w:r w:rsidRPr="009D385D">
        <w:rPr>
          <w:rFonts w:ascii="Times New Roman" w:eastAsia="Yu Gothic" w:hAnsi="Times New Roman" w:cs="Times New Roman"/>
          <w:color w:val="000000"/>
          <w:kern w:val="0"/>
          <w:sz w:val="28"/>
          <w:szCs w:val="28"/>
          <w14:ligatures w14:val="none"/>
        </w:rPr>
        <w:t xml:space="preserve"> and the Messiah </w:t>
      </w:r>
      <w:r w:rsidRPr="009D385D">
        <w:rPr>
          <w:rFonts w:ascii="Times New Roman" w:eastAsia="Yu Gothic" w:hAnsi="Times New Roman" w:cs="Times New Roman"/>
          <w:color w:val="1A1A1A"/>
          <w:kern w:val="0"/>
          <w:sz w:val="28"/>
          <w:szCs w:val="28"/>
          <w14:ligatures w14:val="none"/>
        </w:rPr>
        <w:t xml:space="preserve">(Hebrew, </w:t>
      </w:r>
      <w:r w:rsidRPr="009D385D">
        <w:rPr>
          <w:rFonts w:ascii="Times New Roman" w:eastAsia="Yu Gothic" w:hAnsi="Times New Roman" w:cs="Times New Roman"/>
          <w:i/>
          <w:iCs/>
          <w:color w:val="000000"/>
          <w:kern w:val="0"/>
          <w:sz w:val="28"/>
          <w:szCs w:val="28"/>
          <w14:ligatures w14:val="none"/>
        </w:rPr>
        <w:t>Mesh</w:t>
      </w:r>
      <w:r w:rsidRPr="009D385D">
        <w:rPr>
          <w:rFonts w:ascii="Times New Roman" w:eastAsia="Times New Roman" w:hAnsi="Times New Roman" w:cs="Times New Roman"/>
          <w:i/>
          <w:iCs/>
          <w:kern w:val="0"/>
          <w:sz w:val="28"/>
          <w:szCs w:val="28"/>
          <w14:ligatures w14:val="none"/>
        </w:rPr>
        <w:t>îaḥ</w:t>
      </w:r>
      <w:r w:rsidRPr="009D385D">
        <w:rPr>
          <w:rFonts w:ascii="Times New Roman" w:eastAsia="Times New Roman" w:hAnsi="Times New Roman" w:cs="Times New Roman"/>
          <w:kern w:val="0"/>
          <w:sz w:val="28"/>
          <w:szCs w:val="28"/>
          <w14:ligatures w14:val="none"/>
        </w:rPr>
        <w:t xml:space="preserve">; Arabic, </w:t>
      </w:r>
      <w:r w:rsidRPr="009D385D">
        <w:rPr>
          <w:rFonts w:ascii="Times New Roman" w:eastAsia="Times New Roman" w:hAnsi="Times New Roman" w:cs="Times New Roman"/>
          <w:i/>
          <w:iCs/>
          <w:kern w:val="0"/>
          <w:sz w:val="28"/>
          <w:szCs w:val="28"/>
          <w14:ligatures w14:val="none"/>
        </w:rPr>
        <w:t>Masīḥ</w:t>
      </w:r>
      <w:r w:rsidRPr="009D385D">
        <w:rPr>
          <w:rFonts w:ascii="Times New Roman" w:eastAsia="Times New Roman" w:hAnsi="Times New Roman" w:cs="Times New Roman"/>
          <w:kern w:val="0"/>
          <w:sz w:val="28"/>
          <w:szCs w:val="28"/>
          <w14:ligatures w14:val="none"/>
        </w:rPr>
        <w:t>)</w:t>
      </w:r>
      <w:r w:rsidRPr="009D385D">
        <w:rPr>
          <w:rFonts w:ascii="Times New Roman" w:eastAsia="Yu Gothic" w:hAnsi="Times New Roman" w:cs="Times New Roman"/>
          <w:color w:val="000000"/>
          <w:kern w:val="0"/>
          <w:sz w:val="28"/>
          <w:szCs w:val="28"/>
          <w14:ligatures w14:val="none"/>
        </w:rPr>
        <w:t xml:space="preserve">, which occurs repeatedly in Philo’s writings. For Philo and Traditional Jews, the Messiah is “the Son of Man.” For Philo as for the Keepers of the Dead Sea Scrolls, the Messiah is the High Priest, who in Mosaic Tradition was both “an anointed one” (Messiah in Hebrew and Arabic conveys the meaning of “anointed”)—all Temple Priests had to be “anointed” (see Exodus, 29:7; 40:12-15; Leviticus, 8:12)—and he was also the chief Intercessor. Philo also calls the Messiah by the honorific of “the Son of God,” which also occurs in the Old Testament, </w:t>
      </w:r>
      <w:r w:rsidRPr="009D385D">
        <w:rPr>
          <w:rFonts w:ascii="Times New Roman" w:eastAsia="Yu Gothic" w:hAnsi="Times New Roman" w:cs="Times New Roman"/>
          <w:color w:val="0F252D"/>
          <w:kern w:val="0"/>
          <w:sz w:val="28"/>
          <w:szCs w:val="28"/>
          <w14:ligatures w14:val="none"/>
        </w:rPr>
        <w:t xml:space="preserve">see, </w:t>
      </w:r>
      <w:r w:rsidRPr="009D385D">
        <w:rPr>
          <w:rFonts w:ascii="Times New Roman" w:eastAsia="Yu Gothic" w:hAnsi="Times New Roman" w:cs="Times New Roman"/>
          <w:color w:val="000000"/>
          <w:kern w:val="0"/>
          <w:sz w:val="28"/>
          <w:szCs w:val="28"/>
          <w14:ligatures w14:val="none"/>
        </w:rPr>
        <w:t xml:space="preserve">Psalms, 2:7 and 2 Samuel 7:14. For Philo, the King Messiah was both a “Divine superhuman appearance” and a man of war, that is, a “Warrior </w:t>
      </w:r>
      <w:r w:rsidRPr="009D385D">
        <w:rPr>
          <w:rFonts w:ascii="Times New Roman" w:eastAsia="Yu Gothic" w:hAnsi="Times New Roman" w:cs="Times New Roman"/>
          <w:color w:val="000000"/>
          <w:kern w:val="0"/>
          <w:sz w:val="28"/>
          <w:szCs w:val="28"/>
          <w14:ligatures w14:val="none"/>
        </w:rPr>
        <w:lastRenderedPageBreak/>
        <w:t>Messiah,” which as we will emphasize below was a matter of consensus in the pre-Christian Biblical, Hebrew, and Rabbinic conception of the Messiah.</w:t>
      </w:r>
    </w:p>
    <w:p w14:paraId="1F04800C"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b/>
          <w:bCs/>
          <w:color w:val="000000"/>
          <w:kern w:val="0"/>
          <w:sz w:val="28"/>
          <w:szCs w:val="28"/>
          <w14:ligatures w14:val="none"/>
        </w:rPr>
      </w:pPr>
    </w:p>
    <w:p w14:paraId="0AB10C6D"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b/>
          <w:bCs/>
          <w:color w:val="000000"/>
          <w:kern w:val="0"/>
          <w:sz w:val="28"/>
          <w:szCs w:val="28"/>
          <w14:ligatures w14:val="none"/>
        </w:rPr>
      </w:pPr>
    </w:p>
    <w:p w14:paraId="453670B0" w14:textId="77777777" w:rsidR="00B335E1" w:rsidRPr="009D385D" w:rsidRDefault="00B335E1" w:rsidP="00B335E1">
      <w:pPr>
        <w:keepNext/>
        <w:keepLines/>
        <w:spacing w:before="80" w:after="40" w:line="240" w:lineRule="auto"/>
        <w:outlineLvl w:val="3"/>
        <w:rPr>
          <w:rFonts w:ascii="Times New Roman" w:eastAsia="Yu Gothic" w:hAnsi="Times New Roman" w:cs="Times New Roman"/>
          <w:b/>
          <w:i/>
          <w:iCs/>
          <w:color w:val="C00000"/>
          <w:kern w:val="0"/>
          <w:sz w:val="28"/>
          <w:szCs w:val="28"/>
          <w14:ligatures w14:val="none"/>
        </w:rPr>
      </w:pPr>
      <w:bookmarkStart w:id="1565" w:name="_Toc193363989"/>
      <w:bookmarkStart w:id="1566" w:name="_Toc160330112"/>
      <w:r w:rsidRPr="009D385D">
        <w:rPr>
          <w:rFonts w:ascii="Times New Roman" w:eastAsia="Yu Gothic" w:hAnsi="Times New Roman" w:cs="Times New Roman"/>
          <w:b/>
          <w:i/>
          <w:iCs/>
          <w:color w:val="C00000"/>
          <w:kern w:val="0"/>
          <w:sz w:val="28"/>
          <w:szCs w:val="28"/>
          <w14:ligatures w14:val="none"/>
        </w:rPr>
        <w:t>Meṭ</w:t>
      </w:r>
      <w:r w:rsidRPr="009D385D">
        <w:rPr>
          <w:rFonts w:ascii="Times New Roman" w:eastAsia="Yu Gothic Light" w:hAnsi="Times New Roman" w:cs="Times New Roman"/>
          <w:b/>
          <w:i/>
          <w:iCs/>
          <w:color w:val="C00000"/>
          <w:kern w:val="0"/>
          <w:sz w:val="28"/>
          <w:szCs w:val="28"/>
          <w14:ligatures w14:val="none"/>
        </w:rPr>
        <w:t>ā</w:t>
      </w:r>
      <w:r w:rsidRPr="009D385D">
        <w:rPr>
          <w:rFonts w:ascii="Times New Roman" w:eastAsia="Yu Gothic" w:hAnsi="Times New Roman" w:cs="Times New Roman"/>
          <w:b/>
          <w:i/>
          <w:iCs/>
          <w:color w:val="C00000"/>
          <w:kern w:val="0"/>
          <w:sz w:val="28"/>
          <w:szCs w:val="28"/>
          <w14:ligatures w14:val="none"/>
        </w:rPr>
        <w:t>ṭrôn-</w:t>
      </w:r>
      <w:r w:rsidRPr="009D385D">
        <w:rPr>
          <w:rFonts w:ascii="Times New Roman" w:eastAsia="Yu Gothic Light" w:hAnsi="Times New Roman" w:cs="Times New Roman"/>
          <w:b/>
          <w:i/>
          <w:iCs/>
          <w:color w:val="C00000"/>
          <w:kern w:val="0"/>
          <w:sz w:val="28"/>
          <w:szCs w:val="28"/>
          <w14:ligatures w14:val="none"/>
        </w:rPr>
        <w:t>Miṭṭaṭrōn</w:t>
      </w:r>
      <w:r w:rsidRPr="009D385D">
        <w:rPr>
          <w:rFonts w:ascii="Times New Roman" w:eastAsia="Yu Gothic" w:hAnsi="Times New Roman" w:cs="Times New Roman"/>
          <w:b/>
          <w:i/>
          <w:iCs/>
          <w:color w:val="C00000"/>
          <w:kern w:val="0"/>
          <w:sz w:val="28"/>
          <w:szCs w:val="28"/>
          <w14:ligatures w14:val="none"/>
        </w:rPr>
        <w:t xml:space="preserve"> as Divine Angelic Intercessor: Pharisaic-Rabbinic Parallels to Philo’s Concept of the L</w:t>
      </w:r>
      <w:r w:rsidRPr="009D385D">
        <w:rPr>
          <w:rFonts w:ascii="Times New Roman" w:eastAsia="Yu Gothic Light" w:hAnsi="Times New Roman" w:cs="Times New Roman"/>
          <w:b/>
          <w:i/>
          <w:iCs/>
          <w:color w:val="C00000"/>
          <w:kern w:val="0"/>
          <w:sz w:val="28"/>
          <w:szCs w:val="28"/>
          <w14:ligatures w14:val="none"/>
        </w:rPr>
        <w:t>ó</w:t>
      </w:r>
      <w:r w:rsidRPr="009D385D">
        <w:rPr>
          <w:rFonts w:ascii="Times New Roman" w:eastAsia="Yu Gothic" w:hAnsi="Times New Roman" w:cs="Times New Roman"/>
          <w:b/>
          <w:i/>
          <w:iCs/>
          <w:color w:val="C00000"/>
          <w:kern w:val="0"/>
          <w:sz w:val="28"/>
          <w:szCs w:val="28"/>
          <w14:ligatures w14:val="none"/>
        </w:rPr>
        <w:t>gos-High Priest</w:t>
      </w:r>
      <w:bookmarkEnd w:id="1565"/>
      <w:r w:rsidRPr="009D385D">
        <w:rPr>
          <w:rFonts w:ascii="Times New Roman" w:eastAsia="Yu Gothic" w:hAnsi="Times New Roman" w:cs="Times New Roman"/>
          <w:b/>
          <w:i/>
          <w:iCs/>
          <w:color w:val="C00000"/>
          <w:kern w:val="0"/>
          <w:sz w:val="28"/>
          <w:szCs w:val="28"/>
          <w14:ligatures w14:val="none"/>
        </w:rPr>
        <w:t xml:space="preserve"> </w:t>
      </w:r>
      <w:bookmarkEnd w:id="1566"/>
    </w:p>
    <w:p w14:paraId="548DE787"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kern w:val="0"/>
          <w:sz w:val="28"/>
          <w:szCs w:val="28"/>
          <w14:ligatures w14:val="none"/>
        </w:rPr>
        <w:t xml:space="preserve">Angelology was a fundamental concern of the Jews and Judeo-Christians around the time of the rise of Christianity in the early Common Era. Both groups were captivated by the notion of the “Throne World”—that is the realities surrounding the Throne of God—and the Angelic Intercessors of that world, to whom God had given </w:t>
      </w:r>
      <w:r w:rsidRPr="009D385D">
        <w:rPr>
          <w:rFonts w:ascii="Times New Roman" w:eastAsia="Yu Gothic" w:hAnsi="Times New Roman" w:cs="Times New Roman"/>
          <w:color w:val="000000"/>
          <w:kern w:val="0"/>
          <w:sz w:val="28"/>
          <w:szCs w:val="28"/>
          <w14:ligatures w14:val="none"/>
        </w:rPr>
        <w:t xml:space="preserve">a unique share of His Attributes and in whom God had “made His name dwell.” Although it was often emphasized that such Angels were not to be worshipped, they were invoked and besought as means of intercession, and, in some cases, such practices led in fact to actual Angel-worship. </w:t>
      </w:r>
      <w:r w:rsidRPr="009D385D">
        <w:rPr>
          <w:rFonts w:ascii="Times New Roman" w:eastAsia="Yu Gothic" w:hAnsi="Times New Roman" w:cs="Times New Roman"/>
          <w:kern w:val="0"/>
          <w:sz w:val="28"/>
          <w:szCs w:val="28"/>
          <w14:ligatures w14:val="none"/>
        </w:rPr>
        <w:t xml:space="preserve">The New Testament charges the Jews with Angel-worship (Colossians, 2:18), although that particular charge would have pertained especially to Jewish-Christians in the early community. The Jews and Jewish-Christians of the time typically fought over the new moons, fasting, Angel-worship, and other typically Jewish Legal and Theological problems. The Jews believed that the Angel </w:t>
      </w:r>
      <w:r w:rsidRPr="009D385D">
        <w:rPr>
          <w:rFonts w:ascii="Times New Roman" w:eastAsia="Yu Gothic" w:hAnsi="Times New Roman" w:cs="Times New Roman"/>
          <w:color w:val="000000"/>
          <w:kern w:val="0"/>
          <w:sz w:val="28"/>
          <w:szCs w:val="28"/>
          <w14:ligatures w14:val="none"/>
        </w:rPr>
        <w:t xml:space="preserve">Michael intercedes with God on behalf of the Children of Israel, and the Maccabee warriors invoked the Angel that destroyed Assyrian army in ancient times (1 Maccabees, 7:41).Rabbi Ishmael forbad slaughtering animals in the name of the Angel Michael, the great captain of the Heavenly Hosts, and he insisted that believers should turn to God immediately in time of need and not intercede through the Angels Michael and Gabriel. Invocations of Angels were common in Jewish liturgy, although the Angels were addressed as Mediators to God, not as Divine helpers independent of God’s power. Still, Many Rabbinical authorities disapproved of such intermediation. </w:t>
      </w:r>
    </w:p>
    <w:p w14:paraId="62F80CD8" w14:textId="77777777" w:rsidR="00B335E1" w:rsidRPr="009D385D" w:rsidRDefault="00B335E1" w:rsidP="00B335E1">
      <w:pPr>
        <w:spacing w:after="0" w:line="240" w:lineRule="auto"/>
        <w:rPr>
          <w:rFonts w:ascii="Times New Roman" w:eastAsia="Yu Gothic" w:hAnsi="Times New Roman" w:cs="Times New Roman"/>
          <w:kern w:val="0"/>
          <w:sz w:val="28"/>
          <w:szCs w:val="28"/>
          <w14:ligatures w14:val="none"/>
        </w:rPr>
      </w:pPr>
    </w:p>
    <w:p w14:paraId="61119C66"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The Second Temple Period was an era when esoteric lore—intended only for the initiated few—was popular among the Jews, and it tended to focus in particular upon the notion of Prophet theophanies, such as those that became associated the Rabbinic Angelic figure Metatron, as we will see below. Early Rabbinic Jews held that there were five mediating powers between God and Man, and this belief was known to the early Christians, who generally regarded the five Rabbinic Intercessors as hints of the single Mediator in which they believed: Jesus Christ. These five Rabbinic Mediators were:</w:t>
      </w:r>
    </w:p>
    <w:p w14:paraId="7BA9DE67"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EC5FE18" w14:textId="77777777" w:rsidR="00B335E1" w:rsidRPr="009D385D" w:rsidRDefault="00B335E1" w:rsidP="00B335E1">
      <w:pPr>
        <w:numPr>
          <w:ilvl w:val="0"/>
          <w:numId w:val="3"/>
        </w:numPr>
        <w:autoSpaceDE w:val="0"/>
        <w:autoSpaceDN w:val="0"/>
        <w:adjustRightInd w:val="0"/>
        <w:spacing w:after="0" w:line="240" w:lineRule="auto"/>
        <w:contextualSpacing/>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The Spirit of God,</w:t>
      </w:r>
    </w:p>
    <w:p w14:paraId="4CB1AF1E" w14:textId="77777777" w:rsidR="00B335E1" w:rsidRPr="009D385D" w:rsidRDefault="00B335E1" w:rsidP="00B335E1">
      <w:pPr>
        <w:numPr>
          <w:ilvl w:val="0"/>
          <w:numId w:val="3"/>
        </w:numPr>
        <w:autoSpaceDE w:val="0"/>
        <w:autoSpaceDN w:val="0"/>
        <w:adjustRightInd w:val="0"/>
        <w:spacing w:after="0" w:line="240" w:lineRule="auto"/>
        <w:contextualSpacing/>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 xml:space="preserve">The Word of God (Aramaic: </w:t>
      </w:r>
      <w:r w:rsidRPr="009D385D">
        <w:rPr>
          <w:rFonts w:ascii="Times New Roman" w:eastAsia="Times New Roman" w:hAnsi="Times New Roman" w:cs="Times New Roman"/>
          <w:i/>
          <w:iCs/>
          <w:color w:val="000000"/>
          <w:kern w:val="0"/>
          <w14:ligatures w14:val="none"/>
        </w:rPr>
        <w:t>Mēmrā</w:t>
      </w:r>
      <w:r w:rsidRPr="009D385D">
        <w:rPr>
          <w:rFonts w:ascii="Times New Roman" w:eastAsia="Yu Gothic" w:hAnsi="Times New Roman" w:cs="Times New Roman"/>
          <w:color w:val="000000"/>
          <w:kern w:val="0"/>
          <w14:ligatures w14:val="none"/>
        </w:rPr>
        <w:t>), of which we have spoken above.</w:t>
      </w:r>
    </w:p>
    <w:p w14:paraId="5797E7EA" w14:textId="77777777" w:rsidR="00B335E1" w:rsidRPr="009D385D" w:rsidRDefault="00B335E1" w:rsidP="00B335E1">
      <w:pPr>
        <w:numPr>
          <w:ilvl w:val="0"/>
          <w:numId w:val="3"/>
        </w:numPr>
        <w:autoSpaceDE w:val="0"/>
        <w:autoSpaceDN w:val="0"/>
        <w:adjustRightInd w:val="0"/>
        <w:spacing w:after="0" w:line="240" w:lineRule="auto"/>
        <w:contextualSpacing/>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lastRenderedPageBreak/>
        <w:t xml:space="preserve">The </w:t>
      </w:r>
      <w:r w:rsidRPr="009D385D">
        <w:rPr>
          <w:rFonts w:ascii="Times New Roman" w:eastAsia="Yu Gothic" w:hAnsi="Times New Roman" w:cs="Times New Roman"/>
          <w:i/>
          <w:iCs/>
          <w:color w:val="000000"/>
          <w:kern w:val="0"/>
          <w14:ligatures w14:val="none"/>
        </w:rPr>
        <w:t>Shekhînāh</w:t>
      </w:r>
      <w:r w:rsidRPr="009D385D">
        <w:rPr>
          <w:rFonts w:ascii="Times New Roman" w:eastAsia="Yu Gothic" w:hAnsi="Times New Roman" w:cs="Times New Roman"/>
          <w:color w:val="000000"/>
          <w:kern w:val="0"/>
          <w14:ligatures w14:val="none"/>
        </w:rPr>
        <w:t xml:space="preserve"> (Divine Presence, cf. </w:t>
      </w:r>
      <w:r w:rsidRPr="009D385D">
        <w:rPr>
          <w:rFonts w:ascii="Times New Roman" w:eastAsia="Times New Roman" w:hAnsi="Times New Roman" w:cs="Times New Roman"/>
          <w:color w:val="202122"/>
          <w:kern w:val="0"/>
          <w:shd w:val="clear" w:color="auto" w:fill="FFFFFF"/>
          <w14:ligatures w14:val="none"/>
        </w:rPr>
        <w:t xml:space="preserve">Exodus 25:8; related to the Arabic: </w:t>
      </w:r>
      <w:r w:rsidRPr="009D385D">
        <w:rPr>
          <w:rFonts w:ascii="Times New Roman" w:eastAsia="Times New Roman" w:hAnsi="Times New Roman" w:cs="Times New Roman"/>
          <w:i/>
          <w:iCs/>
          <w:color w:val="202122"/>
          <w:kern w:val="0"/>
          <w:shd w:val="clear" w:color="auto" w:fill="FFFFFF"/>
          <w14:ligatures w14:val="none"/>
        </w:rPr>
        <w:t>sak</w:t>
      </w:r>
      <w:r w:rsidRPr="009D385D">
        <w:rPr>
          <w:rFonts w:ascii="Times New Roman" w:eastAsia="Times New Roman" w:hAnsi="Times New Roman" w:cs="Times New Roman"/>
          <w:i/>
          <w:iCs/>
          <w:kern w:val="0"/>
          <w14:ligatures w14:val="none"/>
        </w:rPr>
        <w:t>ī</w:t>
      </w:r>
      <w:r w:rsidRPr="009D385D">
        <w:rPr>
          <w:rFonts w:ascii="Times New Roman" w:eastAsia="Times New Roman" w:hAnsi="Times New Roman" w:cs="Times New Roman"/>
          <w:i/>
          <w:iCs/>
          <w:color w:val="202122"/>
          <w:kern w:val="0"/>
          <w:shd w:val="clear" w:color="auto" w:fill="FFFFFF"/>
          <w14:ligatures w14:val="none"/>
        </w:rPr>
        <w:t>na</w:t>
      </w:r>
      <w:r w:rsidRPr="009D385D">
        <w:rPr>
          <w:rFonts w:ascii="Times New Roman" w:eastAsia="Yu Gothic" w:hAnsi="Times New Roman" w:cs="Times New Roman"/>
          <w:color w:val="000000"/>
          <w:kern w:val="0"/>
          <w14:ligatures w14:val="none"/>
        </w:rPr>
        <w:t>)</w:t>
      </w:r>
    </w:p>
    <w:p w14:paraId="79A8E9ED" w14:textId="77777777" w:rsidR="00B335E1" w:rsidRPr="009D385D" w:rsidRDefault="00B335E1" w:rsidP="00B335E1">
      <w:pPr>
        <w:numPr>
          <w:ilvl w:val="0"/>
          <w:numId w:val="3"/>
        </w:numPr>
        <w:autoSpaceDE w:val="0"/>
        <w:autoSpaceDN w:val="0"/>
        <w:adjustRightInd w:val="0"/>
        <w:spacing w:after="0" w:line="240" w:lineRule="auto"/>
        <w:contextualSpacing/>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 xml:space="preserve">The </w:t>
      </w:r>
      <w:r w:rsidRPr="009D385D">
        <w:rPr>
          <w:rFonts w:ascii="Times New Roman" w:eastAsia="Yu Gothic" w:hAnsi="Times New Roman" w:cs="Times New Roman"/>
          <w:i/>
          <w:iCs/>
          <w:color w:val="000000"/>
          <w:kern w:val="0"/>
          <w14:ligatures w14:val="none"/>
        </w:rPr>
        <w:t>Bath Qôl</w:t>
      </w:r>
      <w:r w:rsidRPr="009D385D">
        <w:rPr>
          <w:rFonts w:ascii="Times New Roman" w:eastAsia="Yu Gothic" w:hAnsi="Times New Roman" w:cs="Times New Roman"/>
          <w:color w:val="000000"/>
          <w:kern w:val="0"/>
          <w14:ligatures w14:val="none"/>
        </w:rPr>
        <w:t xml:space="preserve"> (Hebrew: literally, “Daughter of a Voice;” cf. Arabic: </w:t>
      </w:r>
      <w:r w:rsidRPr="009D385D">
        <w:rPr>
          <w:rFonts w:ascii="Times New Roman" w:eastAsia="Yu Gothic" w:hAnsi="Times New Roman" w:cs="Times New Roman"/>
          <w:i/>
          <w:iCs/>
          <w:color w:val="000000"/>
          <w:kern w:val="0"/>
          <w14:ligatures w14:val="none"/>
        </w:rPr>
        <w:t>Bint Qawl</w:t>
      </w:r>
      <w:r w:rsidRPr="009D385D">
        <w:rPr>
          <w:rFonts w:ascii="Times New Roman" w:eastAsia="Yu Gothic" w:hAnsi="Times New Roman" w:cs="Times New Roman"/>
          <w:color w:val="000000"/>
          <w:kern w:val="0"/>
          <w14:ligatures w14:val="none"/>
        </w:rPr>
        <w:t>, in Hebrew, the “n” is weak and is often elided) or the Heavenly Voice of God.</w:t>
      </w:r>
    </w:p>
    <w:p w14:paraId="602314D8" w14:textId="77777777" w:rsidR="00B335E1" w:rsidRPr="009D385D" w:rsidRDefault="00B335E1" w:rsidP="00B335E1">
      <w:pPr>
        <w:numPr>
          <w:ilvl w:val="0"/>
          <w:numId w:val="3"/>
        </w:numPr>
        <w:autoSpaceDE w:val="0"/>
        <w:autoSpaceDN w:val="0"/>
        <w:adjustRightInd w:val="0"/>
        <w:spacing w:after="0" w:line="240" w:lineRule="auto"/>
        <w:contextualSpacing/>
        <w:rPr>
          <w:rFonts w:ascii="Times New Roman" w:eastAsia="Yu Gothic" w:hAnsi="Times New Roman" w:cs="Times New Roman"/>
          <w:color w:val="000000"/>
          <w:kern w:val="0"/>
          <w14:ligatures w14:val="none"/>
        </w:rPr>
      </w:pPr>
      <w:r w:rsidRPr="009D385D">
        <w:rPr>
          <w:rFonts w:ascii="Times New Roman" w:eastAsia="Yu Gothic" w:hAnsi="Times New Roman" w:cs="Times New Roman"/>
          <w:b/>
          <w:bCs/>
          <w:color w:val="000000"/>
          <w:kern w:val="0"/>
          <w14:ligatures w14:val="none"/>
        </w:rPr>
        <w:t>Metatron</w:t>
      </w:r>
      <w:r w:rsidRPr="009D385D">
        <w:rPr>
          <w:rFonts w:ascii="Times New Roman" w:eastAsia="Yu Gothic" w:hAnsi="Times New Roman" w:cs="Times New Roman"/>
          <w:color w:val="000000"/>
          <w:kern w:val="0"/>
          <w14:ligatures w14:val="none"/>
        </w:rPr>
        <w:t>.</w:t>
      </w:r>
    </w:p>
    <w:p w14:paraId="3CE383F3"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7F49E72D"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Among these five Mediators, it is Metatron who represented the Angelic intermediations of Jewish Angelology. For the Pharisaic-based Rabbis, these five intermediators were distinct and did not converge into a single Mediator such as the High Priest—as they might have for Philo. In this section, we will focus upon Metatron because of the peculiar nature of the Theological concept, the exact origin of which is not clear, although its several parallels in Jewish Angelology and the thought of Philo regarding the </w:t>
      </w:r>
      <w:r w:rsidRPr="009D385D">
        <w:rPr>
          <w:rFonts w:ascii="Times New Roman" w:eastAsia="Yu Gothic" w:hAnsi="Times New Roman" w:cs="Times New Roman"/>
          <w:i/>
          <w:iCs/>
          <w:color w:val="000000"/>
          <w:kern w:val="0"/>
          <w:sz w:val="28"/>
          <w:szCs w:val="28"/>
          <w14:ligatures w14:val="none"/>
        </w:rPr>
        <w:t>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Yu Gothic" w:hAnsi="Times New Roman" w:cs="Times New Roman"/>
          <w:i/>
          <w:iCs/>
          <w:color w:val="000000"/>
          <w:kern w:val="0"/>
          <w:sz w:val="28"/>
          <w:szCs w:val="28"/>
          <w14:ligatures w14:val="none"/>
        </w:rPr>
        <w:t>gos</w:t>
      </w:r>
      <w:r w:rsidRPr="009D385D">
        <w:rPr>
          <w:rFonts w:ascii="Times New Roman" w:eastAsia="Yu Gothic" w:hAnsi="Times New Roman" w:cs="Times New Roman"/>
          <w:color w:val="000000"/>
          <w:kern w:val="0"/>
          <w:sz w:val="28"/>
          <w:szCs w:val="28"/>
          <w14:ligatures w14:val="none"/>
        </w:rPr>
        <w:t xml:space="preserve">-High Priest in particular. </w:t>
      </w:r>
    </w:p>
    <w:p w14:paraId="5136AAC0"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94155E7"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 Rabbinic thought, Metatron was often paired with </w:t>
      </w:r>
      <w:r w:rsidRPr="009D385D">
        <w:rPr>
          <w:rFonts w:ascii="Times New Roman" w:eastAsia="Yu Gothic" w:hAnsi="Times New Roman" w:cs="Times New Roman"/>
          <w:b/>
          <w:bCs/>
          <w:color w:val="000000"/>
          <w:kern w:val="0"/>
          <w:sz w:val="28"/>
          <w:szCs w:val="28"/>
          <w14:ligatures w14:val="none"/>
        </w:rPr>
        <w:t>Sandalfon</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54"/>
      </w:r>
      <w:r w:rsidRPr="009D385D">
        <w:rPr>
          <w:rFonts w:ascii="Times New Roman" w:eastAsia="Yu Gothic" w:hAnsi="Times New Roman" w:cs="Times New Roman"/>
          <w:color w:val="000000"/>
          <w:kern w:val="0"/>
          <w:sz w:val="28"/>
          <w:szCs w:val="28"/>
          <w14:ligatures w14:val="none"/>
        </w:rPr>
        <w:t xml:space="preserve"> who fulfills a similar Divine purpose. Rabbinical sources often identified Metatron with Enoch (Arabic: Idr</w:t>
      </w:r>
      <w:r w:rsidRPr="009D385D">
        <w:rPr>
          <w:rFonts w:ascii="Times New Roman" w:eastAsia="Times New Roman" w:hAnsi="Times New Roman" w:cs="Times New Roman"/>
          <w:kern w:val="0"/>
          <w:sz w:val="28"/>
          <w:szCs w:val="28"/>
          <w14:ligatures w14:val="none"/>
        </w:rPr>
        <w:t>ī</w:t>
      </w:r>
      <w:r w:rsidRPr="009D385D">
        <w:rPr>
          <w:rFonts w:ascii="Times New Roman" w:eastAsia="Yu Gothic" w:hAnsi="Times New Roman" w:cs="Times New Roman"/>
          <w:color w:val="000000"/>
          <w:kern w:val="0"/>
          <w:sz w:val="28"/>
          <w:szCs w:val="28"/>
          <w14:ligatures w14:val="none"/>
        </w:rPr>
        <w:t>s) and Sandalfon with Elijah (Arabic: Ily</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 xml:space="preserve">s), ranking the Archangels Michael and Gabriel below them, but they also equated them with Michael and Gabriel respectively. Without referring explicitly to Metatron or any other Angel, </w:t>
      </w:r>
      <w:r w:rsidRPr="009D385D">
        <w:rPr>
          <w:rFonts w:ascii="Times New Roman" w:eastAsia="Times New Roman" w:hAnsi="Times New Roman" w:cs="Times New Roman"/>
          <w:color w:val="000000"/>
          <w:kern w:val="0"/>
          <w:sz w:val="28"/>
          <w:szCs w:val="28"/>
          <w14:ligatures w14:val="none"/>
        </w:rPr>
        <w:t>al-Shahrast</w:t>
      </w:r>
      <w:r w:rsidRPr="009D385D">
        <w:rPr>
          <w:rFonts w:ascii="Times New Roman" w:eastAsia="Times New Roman" w:hAnsi="Times New Roman" w:cs="Times New Roman"/>
          <w:kern w:val="0"/>
          <w:sz w:val="28"/>
          <w:szCs w:val="28"/>
          <w14:ligatures w14:val="none"/>
        </w:rPr>
        <w:t>ā</w:t>
      </w:r>
      <w:r w:rsidRPr="009D385D">
        <w:rPr>
          <w:rFonts w:ascii="Times New Roman" w:eastAsia="Times New Roman" w:hAnsi="Times New Roman" w:cs="Times New Roman"/>
          <w:color w:val="000000"/>
          <w:kern w:val="0"/>
          <w:sz w:val="28"/>
          <w:szCs w:val="28"/>
          <w14:ligatures w14:val="none"/>
        </w:rPr>
        <w:t xml:space="preserve">nī mentions a sect of Medieval Persian Jews from </w:t>
      </w:r>
      <w:r w:rsidRPr="009D385D">
        <w:rPr>
          <w:rFonts w:ascii="Times New Roman" w:eastAsia="Yu Gothic" w:hAnsi="Times New Roman" w:cs="Times New Roman"/>
          <w:b/>
          <w:bCs/>
          <w:color w:val="000000"/>
          <w:kern w:val="0"/>
          <w:sz w:val="28"/>
          <w:szCs w:val="28"/>
          <w14:ligatures w14:val="none"/>
        </w:rPr>
        <w:t>Hamadān</w:t>
      </w:r>
      <w:r w:rsidRPr="009D385D">
        <w:rPr>
          <w:rFonts w:ascii="Times New Roman" w:eastAsia="Yu Gothic" w:hAnsi="Times New Roman" w:cs="Times New Roman"/>
          <w:color w:val="000000"/>
          <w:kern w:val="0"/>
          <w:sz w:val="28"/>
          <w:szCs w:val="28"/>
          <w:vertAlign w:val="superscript"/>
          <w14:ligatures w14:val="none"/>
        </w:rPr>
        <w:footnoteReference w:id="55"/>
      </w:r>
      <w:r w:rsidRPr="009D385D">
        <w:rPr>
          <w:rFonts w:ascii="Times New Roman" w:eastAsia="Times New Roman" w:hAnsi="Times New Roman" w:cs="Times New Roman"/>
          <w:color w:val="000000"/>
          <w:kern w:val="0"/>
          <w:sz w:val="28"/>
          <w:szCs w:val="28"/>
          <w14:ligatures w14:val="none"/>
        </w:rPr>
        <w:t xml:space="preserve"> who believed in a </w:t>
      </w:r>
      <w:r w:rsidRPr="009D385D">
        <w:rPr>
          <w:rFonts w:ascii="Times New Roman" w:eastAsia="Yu Gothic" w:hAnsi="Times New Roman" w:cs="Times New Roman"/>
          <w:color w:val="0F252D"/>
          <w:kern w:val="0"/>
          <w:sz w:val="28"/>
          <w:szCs w:val="28"/>
          <w14:ligatures w14:val="none"/>
        </w:rPr>
        <w:t>Great Angel that represented God somewhat like Metatron, whom God had made his Vicegerent and was the means by which God addressed the Prophets and manifested Himself to Mankind.</w:t>
      </w:r>
      <w:r w:rsidRPr="009D385D">
        <w:rPr>
          <w:rFonts w:ascii="Times New Roman" w:eastAsia="Yu Gothic" w:hAnsi="Times New Roman" w:cs="Times New Roman"/>
          <w:color w:val="000000"/>
          <w:kern w:val="0"/>
          <w:sz w:val="28"/>
          <w:szCs w:val="28"/>
          <w:vertAlign w:val="superscript"/>
          <w14:ligatures w14:val="none"/>
        </w:rPr>
        <w:footnoteReference w:id="56"/>
      </w:r>
      <w:r w:rsidRPr="009D385D">
        <w:rPr>
          <w:rFonts w:ascii="Times New Roman" w:eastAsia="Yu Gothic" w:hAnsi="Times New Roman" w:cs="Times New Roman"/>
          <w:color w:val="0F252D"/>
          <w:kern w:val="0"/>
          <w:sz w:val="28"/>
          <w:szCs w:val="28"/>
          <w14:ligatures w14:val="none"/>
        </w:rPr>
        <w:t xml:space="preserve"> The earliest Traditions about </w:t>
      </w:r>
      <w:r w:rsidRPr="009D385D">
        <w:rPr>
          <w:rFonts w:ascii="Times New Roman" w:eastAsia="Yu Gothic" w:hAnsi="Times New Roman" w:cs="Times New Roman"/>
          <w:color w:val="0F252D"/>
          <w:kern w:val="0"/>
          <w:sz w:val="28"/>
          <w:szCs w:val="28"/>
          <w14:ligatures w14:val="none"/>
        </w:rPr>
        <w:lastRenderedPageBreak/>
        <w:t xml:space="preserve">Metatron are not yet known, but it appears that that he evolved from the Angel </w:t>
      </w:r>
      <w:r w:rsidRPr="009D385D">
        <w:rPr>
          <w:rFonts w:ascii="Times New Roman" w:eastAsia="Yu Gothic" w:hAnsi="Times New Roman" w:cs="Times New Roman"/>
          <w:b/>
          <w:bCs/>
          <w:color w:val="000000"/>
          <w:kern w:val="0"/>
          <w:sz w:val="28"/>
          <w:szCs w:val="28"/>
          <w14:ligatures w14:val="none"/>
        </w:rPr>
        <w:t>Jahoel</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57"/>
      </w:r>
      <w:r w:rsidRPr="009D385D">
        <w:rPr>
          <w:rFonts w:ascii="Times New Roman" w:eastAsia="Yu Gothic" w:hAnsi="Times New Roman" w:cs="Times New Roman"/>
          <w:color w:val="0F252D"/>
          <w:kern w:val="0"/>
          <w:sz w:val="28"/>
          <w:szCs w:val="28"/>
          <w14:ligatures w14:val="none"/>
        </w:rPr>
        <w:t xml:space="preserve"> earliest evidence of which is in the post Second Temple period between 70 CE and 150 CE. Although l</w:t>
      </w:r>
      <w:r w:rsidRPr="009D385D">
        <w:rPr>
          <w:rFonts w:ascii="Times New Roman" w:eastAsia="Times New Roman" w:hAnsi="Times New Roman" w:cs="Times New Roman"/>
          <w:color w:val="000000"/>
          <w:kern w:val="0"/>
          <w:sz w:val="28"/>
          <w:szCs w:val="28"/>
          <w14:ligatures w14:val="none"/>
        </w:rPr>
        <w:t>ater Rabbinical works, cite “Jahoel” as one of the seventy names of Metatron, it is clear that Jahoel once played a role in the Rabbinic Tradition virtually identical to that of Metatron in later times, although his name,</w:t>
      </w:r>
      <w:r w:rsidRPr="009D385D">
        <w:rPr>
          <w:rFonts w:ascii="Times New Roman" w:eastAsia="Times New Roman" w:hAnsi="Times New Roman" w:cs="Times New Roman"/>
          <w:i/>
          <w:iCs/>
          <w:kern w:val="0"/>
          <w:sz w:val="28"/>
          <w:szCs w:val="28"/>
          <w14:ligatures w14:val="none"/>
        </w:rPr>
        <w:t xml:space="preserve"> Yah</w:t>
      </w:r>
      <w:r w:rsidRPr="009D385D">
        <w:rPr>
          <w:rFonts w:ascii="Times New Roman" w:eastAsia="Times New Roman" w:hAnsi="Times New Roman" w:cs="Times New Roman"/>
          <w:i/>
          <w:iCs/>
          <w:color w:val="000000"/>
          <w:kern w:val="0"/>
          <w:sz w:val="28"/>
          <w:szCs w:val="28"/>
          <w14:ligatures w14:val="none"/>
        </w:rPr>
        <w:t>ô’ēl</w:t>
      </w:r>
      <w:r w:rsidRPr="009D385D">
        <w:rPr>
          <w:rFonts w:ascii="Times New Roman" w:eastAsia="Times New Roman" w:hAnsi="Times New Roman" w:cs="Times New Roman"/>
          <w:color w:val="000000"/>
          <w:kern w:val="0"/>
          <w:sz w:val="28"/>
          <w:szCs w:val="28"/>
          <w14:ligatures w14:val="none"/>
        </w:rPr>
        <w:t xml:space="preserve">, meaning “Lord God,” makes explicit reference to God and appears to join the Tetragrammaton, </w:t>
      </w:r>
      <w:r w:rsidRPr="009D385D">
        <w:rPr>
          <w:rFonts w:ascii="Times New Roman" w:eastAsia="Times New Roman" w:hAnsi="Times New Roman" w:cs="Times New Roman"/>
          <w:i/>
          <w:iCs/>
          <w:color w:val="000000"/>
          <w:kern w:val="0"/>
          <w:sz w:val="28"/>
          <w:szCs w:val="28"/>
          <w14:ligatures w14:val="none"/>
        </w:rPr>
        <w:t>YHWH</w:t>
      </w:r>
      <w:r w:rsidRPr="009D385D">
        <w:rPr>
          <w:rFonts w:ascii="Times New Roman" w:eastAsia="Times New Roman" w:hAnsi="Times New Roman" w:cs="Times New Roman"/>
          <w:color w:val="000000"/>
          <w:kern w:val="0"/>
          <w:sz w:val="28"/>
          <w:szCs w:val="28"/>
          <w14:ligatures w14:val="none"/>
        </w:rPr>
        <w:t>, with the Hebrew word for “God” (</w:t>
      </w:r>
      <w:r w:rsidRPr="009D385D">
        <w:rPr>
          <w:rFonts w:ascii="Times New Roman" w:eastAsia="Times New Roman" w:hAnsi="Times New Roman" w:cs="Times New Roman"/>
          <w:i/>
          <w:iCs/>
          <w:color w:val="000000"/>
          <w:kern w:val="0"/>
          <w:sz w:val="28"/>
          <w:szCs w:val="28"/>
          <w14:ligatures w14:val="none"/>
        </w:rPr>
        <w:t>Ēl</w:t>
      </w:r>
      <w:r w:rsidRPr="009D385D">
        <w:rPr>
          <w:rFonts w:ascii="Times New Roman" w:eastAsia="Times New Roman" w:hAnsi="Times New Roman" w:cs="Times New Roman"/>
          <w:color w:val="000000"/>
          <w:kern w:val="0"/>
          <w:sz w:val="28"/>
          <w:szCs w:val="28"/>
          <w14:ligatures w14:val="none"/>
        </w:rPr>
        <w:t xml:space="preserve">). Ultimately, the attributes of the Angel Jahoel would be completely transferred to Metatron, whose name, however, hid away its association with God in a manner that had hardly been true of the unequivocal </w:t>
      </w:r>
      <w:r w:rsidRPr="009D385D">
        <w:rPr>
          <w:rFonts w:ascii="Times New Roman" w:eastAsia="Times New Roman" w:hAnsi="Times New Roman" w:cs="Times New Roman"/>
          <w:i/>
          <w:iCs/>
          <w:kern w:val="0"/>
          <w:sz w:val="28"/>
          <w:szCs w:val="28"/>
          <w14:ligatures w14:val="none"/>
        </w:rPr>
        <w:t>Yah</w:t>
      </w:r>
      <w:r w:rsidRPr="009D385D">
        <w:rPr>
          <w:rFonts w:ascii="Times New Roman" w:eastAsia="Times New Roman" w:hAnsi="Times New Roman" w:cs="Times New Roman"/>
          <w:i/>
          <w:iCs/>
          <w:color w:val="000000"/>
          <w:kern w:val="0"/>
          <w:sz w:val="28"/>
          <w:szCs w:val="28"/>
          <w14:ligatures w14:val="none"/>
        </w:rPr>
        <w:t>ô’ēl</w:t>
      </w:r>
      <w:r w:rsidRPr="009D385D">
        <w:rPr>
          <w:rFonts w:ascii="Times New Roman" w:eastAsia="Times New Roman" w:hAnsi="Times New Roman" w:cs="Times New Roman"/>
          <w:color w:val="000000"/>
          <w:kern w:val="0"/>
          <w:sz w:val="28"/>
          <w:szCs w:val="28"/>
          <w14:ligatures w14:val="none"/>
        </w:rPr>
        <w:t xml:space="preserve"> or “Angel Lord-God.”</w:t>
      </w:r>
    </w:p>
    <w:p w14:paraId="1A8943B4"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EF7207E"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origin and meaning of Metatron’s name were obscure by design. In Rabbinic usage, other similar Angelic names such as Sandalfon and </w:t>
      </w:r>
      <w:r w:rsidRPr="009D385D">
        <w:rPr>
          <w:rFonts w:ascii="Times New Roman" w:eastAsia="Yu Gothic" w:hAnsi="Times New Roman" w:cs="Times New Roman"/>
          <w:b/>
          <w:bCs/>
          <w:color w:val="000000"/>
          <w:kern w:val="0"/>
          <w:sz w:val="28"/>
          <w:szCs w:val="28"/>
          <w14:ligatures w14:val="none"/>
        </w:rPr>
        <w:t>Adiriron</w:t>
      </w:r>
      <w:r w:rsidRPr="009D385D">
        <w:rPr>
          <w:rFonts w:ascii="Times New Roman" w:eastAsia="Yu Gothic" w:hAnsi="Times New Roman" w:cs="Times New Roman"/>
          <w:color w:val="000000"/>
          <w:kern w:val="0"/>
          <w:sz w:val="28"/>
          <w:szCs w:val="28"/>
          <w:vertAlign w:val="superscript"/>
          <w14:ligatures w14:val="none"/>
        </w:rPr>
        <w:footnoteReference w:id="58"/>
      </w:r>
      <w:r w:rsidRPr="009D385D">
        <w:rPr>
          <w:rFonts w:ascii="Times New Roman" w:eastAsia="Yu Gothic" w:hAnsi="Times New Roman" w:cs="Times New Roman"/>
          <w:b/>
          <w:bCs/>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 xml:space="preserve">were also of obscure origin and had a secretive nature. Like these arcane names, Metatron was a stand-in word, a substitute and proxy for other things and other meanings of central Theological importance in belief and practice, while conveying an essentially neutral valence in reference to them. Although Metatron, Sandalfon, and Adiriron were identified as the names of Angels, Metatron in particular had multiple other associations as well—as we will see in what follows. The conception of Metatron, however, dates from the earliest period of reorganized Pharisaic-based Rabbinic Judaism, if not before. In the early period of Rabbinic Judaism, belief in Metatron was central to the beliefs and worship of the Rabbis and very popular among their followers. In later times, however, Rabbinic fixation upon Metatron subsided, and he was ultimately repudiated, although allusions to Metatron are amply preserved in Talmudic texts, and Metatron long remained prominent in Rabbinic Mysticism. Metatron’s name was probably intended to remain a secret, in order to conceal other realities that lie hidden behind it for the initiated alone. Moreover, in </w:t>
      </w:r>
      <w:r w:rsidRPr="009D385D">
        <w:rPr>
          <w:rFonts w:ascii="Times New Roman" w:eastAsia="Yu Gothic" w:hAnsi="Times New Roman" w:cs="Times New Roman"/>
          <w:color w:val="000000"/>
          <w:kern w:val="0"/>
          <w:sz w:val="28"/>
          <w:szCs w:val="28"/>
          <w14:ligatures w14:val="none"/>
        </w:rPr>
        <w:lastRenderedPageBreak/>
        <w:t>Rabbinic Mysticism, Angelic names were deemed as sacred. Thus, they were not usually written out but were often given proxy names or referred to by symbols and tokens. As a consequence, a large number of the old Angelic names remain unknown today or have been completely lost.</w:t>
      </w:r>
    </w:p>
    <w:p w14:paraId="09A63BEC"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49557E69"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Despite its hidden or possibly neutral valence, Metatron was an intentionally suggestive name, artificially constructed both to conceal and to reveal. For the non-Jew and uninitiated Jew, it concealed a world of beliefs that were hidden behind it, which—for whatever reasons—it was not in the best interest for the people to know, but was reserved for the initiated and those of the inner circle. As a suggestively symbolic name, Metatron invoked a certain awe and revealed a profusion of associations and inspired deeper contemplation. Thus, for example, doubling the letter “</w:t>
      </w:r>
      <w:r w:rsidRPr="009D385D">
        <w:rPr>
          <w:rFonts w:ascii="Times New Roman" w:eastAsia="Times New Roman" w:hAnsi="Times New Roman" w:cs="Times New Roman"/>
          <w:i/>
          <w:iCs/>
          <w:kern w:val="0"/>
          <w:sz w:val="28"/>
          <w:szCs w:val="28"/>
          <w14:ligatures w14:val="none"/>
        </w:rPr>
        <w:t>Ṭ</w:t>
      </w:r>
      <w:r w:rsidRPr="009D385D">
        <w:rPr>
          <w:rFonts w:ascii="Times New Roman" w:eastAsia="Yu Gothic" w:hAnsi="Times New Roman" w:cs="Times New Roman"/>
          <w:color w:val="000000"/>
          <w:kern w:val="0"/>
          <w:sz w:val="28"/>
          <w:szCs w:val="28"/>
          <w14:ligatures w14:val="none"/>
        </w:rPr>
        <w:t xml:space="preserve">” (Hebrew-Aramaic-Syriac: </w:t>
      </w:r>
      <w:r w:rsidRPr="009D385D">
        <w:rPr>
          <w:rFonts w:ascii="Times New Roman" w:eastAsia="Times New Roman" w:hAnsi="Times New Roman" w:cs="Times New Roman"/>
          <w:i/>
          <w:iCs/>
          <w:color w:val="000000"/>
          <w:kern w:val="0"/>
          <w:sz w:val="28"/>
          <w:szCs w:val="28"/>
          <w:shd w:val="clear" w:color="auto" w:fill="FFFFFF"/>
          <w14:ligatures w14:val="none"/>
        </w:rPr>
        <w:t>Ṭēth</w:t>
      </w:r>
      <w:r w:rsidRPr="009D385D">
        <w:rPr>
          <w:rFonts w:ascii="Times New Roman" w:eastAsia="Times New Roman" w:hAnsi="Times New Roman" w:cs="Times New Roman"/>
          <w:color w:val="000000"/>
          <w:kern w:val="0"/>
          <w:sz w:val="28"/>
          <w:szCs w:val="28"/>
          <w:shd w:val="clear" w:color="auto" w:fill="FFFFFF"/>
          <w14:ligatures w14:val="none"/>
        </w:rPr>
        <w:t>; Arabic:</w:t>
      </w:r>
      <w:r w:rsidRPr="009D385D">
        <w:rPr>
          <w:rFonts w:ascii="Times New Roman" w:eastAsia="Times New Roman" w:hAnsi="Times New Roman" w:cs="Times New Roman"/>
          <w:i/>
          <w:iCs/>
          <w:color w:val="000000"/>
          <w:kern w:val="0"/>
          <w:sz w:val="28"/>
          <w:szCs w:val="28"/>
          <w14:ligatures w14:val="none"/>
        </w:rPr>
        <w:t xml:space="preserve"> Ṭā’</w:t>
      </w:r>
      <w:r w:rsidRPr="009D385D">
        <w:rPr>
          <w:rFonts w:ascii="Times New Roman" w:eastAsia="Times New Roman" w:hAnsi="Times New Roman" w:cs="Times New Roman"/>
          <w:color w:val="000000"/>
          <w:kern w:val="0"/>
          <w:sz w:val="28"/>
          <w:szCs w:val="28"/>
          <w14:ligatures w14:val="none"/>
        </w:rPr>
        <w:t xml:space="preserve">)—as occurs in Metatron—was </w:t>
      </w:r>
      <w:r w:rsidRPr="009D385D">
        <w:rPr>
          <w:rFonts w:ascii="Times New Roman" w:eastAsia="Yu Gothic" w:hAnsi="Times New Roman" w:cs="Times New Roman"/>
          <w:color w:val="000000"/>
          <w:kern w:val="0"/>
          <w:sz w:val="28"/>
          <w:szCs w:val="28"/>
          <w14:ligatures w14:val="none"/>
        </w:rPr>
        <w:t xml:space="preserve">characteristic of many of the stand-in names in Rabbinic Mysticism. Signifying the number nine, </w:t>
      </w:r>
      <w:r w:rsidRPr="009D385D">
        <w:rPr>
          <w:rFonts w:ascii="Times New Roman" w:eastAsia="Times New Roman" w:hAnsi="Times New Roman" w:cs="Times New Roman"/>
          <w:i/>
          <w:iCs/>
          <w:color w:val="000000"/>
          <w:kern w:val="0"/>
          <w:sz w:val="28"/>
          <w:szCs w:val="28"/>
          <w:shd w:val="clear" w:color="auto" w:fill="FFFFFF"/>
          <w14:ligatures w14:val="none"/>
        </w:rPr>
        <w:t>Ṭēth</w:t>
      </w:r>
      <w:r w:rsidRPr="009D385D">
        <w:rPr>
          <w:rFonts w:ascii="Times New Roman" w:eastAsia="Times New Roman" w:hAnsi="Times New Roman" w:cs="Times New Roman"/>
          <w:color w:val="000000"/>
          <w:kern w:val="0"/>
          <w:sz w:val="28"/>
          <w:szCs w:val="28"/>
          <w:shd w:val="clear" w:color="auto" w:fill="FFFFFF"/>
          <w14:ligatures w14:val="none"/>
        </w:rPr>
        <w:t xml:space="preserve"> was a letter of power release. In Hebrew, it was also a sign for “purity (Hebrew:</w:t>
      </w:r>
      <w:r w:rsidRPr="009D385D">
        <w:rPr>
          <w:rFonts w:ascii="Times New Roman" w:eastAsia="Times New Roman" w:hAnsi="Times New Roman" w:cs="Times New Roman"/>
          <w:i/>
          <w:iCs/>
          <w:color w:val="000000"/>
          <w:kern w:val="0"/>
          <w:sz w:val="28"/>
          <w:szCs w:val="28"/>
          <w:shd w:val="clear" w:color="auto" w:fill="FFFFFF"/>
          <w14:ligatures w14:val="none"/>
        </w:rPr>
        <w:t xml:space="preserve"> Ṭ</w:t>
      </w:r>
      <w:r w:rsidRPr="009D385D">
        <w:rPr>
          <w:rFonts w:ascii="Times New Roman" w:eastAsia="Times New Roman" w:hAnsi="Times New Roman" w:cs="Times New Roman"/>
          <w:i/>
          <w:iCs/>
          <w:kern w:val="0"/>
          <w:sz w:val="28"/>
          <w:szCs w:val="28"/>
          <w14:ligatures w14:val="none"/>
        </w:rPr>
        <w:t>āharāh</w:t>
      </w:r>
      <w:r w:rsidRPr="009D385D">
        <w:rPr>
          <w:rFonts w:ascii="Times New Roman" w:eastAsia="Times New Roman" w:hAnsi="Times New Roman" w:cs="Times New Roman"/>
          <w:kern w:val="0"/>
          <w:sz w:val="28"/>
          <w:szCs w:val="28"/>
          <w14:ligatures w14:val="none"/>
        </w:rPr>
        <w:t>; Arabic:</w:t>
      </w:r>
      <w:r w:rsidRPr="009D385D">
        <w:rPr>
          <w:rFonts w:ascii="Times New Roman" w:eastAsia="Times New Roman" w:hAnsi="Times New Roman" w:cs="Times New Roman"/>
          <w:i/>
          <w:iCs/>
          <w:color w:val="000000"/>
          <w:kern w:val="0"/>
          <w:sz w:val="28"/>
          <w:szCs w:val="28"/>
          <w:shd w:val="clear" w:color="auto" w:fill="FFFFFF"/>
          <w14:ligatures w14:val="none"/>
        </w:rPr>
        <w:t xml:space="preserve"> Ṭah</w:t>
      </w:r>
      <w:r w:rsidRPr="009D385D">
        <w:rPr>
          <w:rFonts w:ascii="Times New Roman" w:eastAsia="Times New Roman" w:hAnsi="Times New Roman" w:cs="Times New Roman"/>
          <w:i/>
          <w:iCs/>
          <w:kern w:val="0"/>
          <w:sz w:val="28"/>
          <w:szCs w:val="28"/>
          <w14:ligatures w14:val="none"/>
        </w:rPr>
        <w:t>ā</w:t>
      </w:r>
      <w:r w:rsidRPr="009D385D">
        <w:rPr>
          <w:rFonts w:ascii="Times New Roman" w:eastAsia="Times New Roman" w:hAnsi="Times New Roman" w:cs="Times New Roman"/>
          <w:i/>
          <w:iCs/>
          <w:color w:val="000000"/>
          <w:kern w:val="0"/>
          <w:sz w:val="28"/>
          <w:szCs w:val="28"/>
          <w:shd w:val="clear" w:color="auto" w:fill="FFFFFF"/>
          <w14:ligatures w14:val="none"/>
        </w:rPr>
        <w:t>ra</w:t>
      </w:r>
      <w:r w:rsidRPr="009D385D">
        <w:rPr>
          <w:rFonts w:ascii="Times New Roman" w:eastAsia="Times New Roman" w:hAnsi="Times New Roman" w:cs="Times New Roman"/>
          <w:color w:val="000000"/>
          <w:kern w:val="0"/>
          <w:sz w:val="28"/>
          <w:szCs w:val="28"/>
          <w:shd w:val="clear" w:color="auto" w:fill="FFFFFF"/>
          <w14:ligatures w14:val="none"/>
        </w:rPr>
        <w:t>) and impurity (Hebrew:</w:t>
      </w:r>
      <w:r w:rsidRPr="009D385D">
        <w:rPr>
          <w:rFonts w:ascii="Times New Roman" w:eastAsia="Times New Roman" w:hAnsi="Times New Roman" w:cs="Times New Roman"/>
          <w:i/>
          <w:iCs/>
          <w:color w:val="000000"/>
          <w:kern w:val="0"/>
          <w:sz w:val="28"/>
          <w:szCs w:val="28"/>
          <w:shd w:val="clear" w:color="auto" w:fill="FFFFFF"/>
          <w14:ligatures w14:val="none"/>
        </w:rPr>
        <w:t xml:space="preserve"> Ṭ</w:t>
      </w:r>
      <w:r w:rsidRPr="009D385D">
        <w:rPr>
          <w:rFonts w:ascii="Times New Roman" w:eastAsia="Times New Roman" w:hAnsi="Times New Roman" w:cs="Times New Roman"/>
          <w:i/>
          <w:iCs/>
          <w:color w:val="000000"/>
          <w:kern w:val="0"/>
          <w:sz w:val="28"/>
          <w:szCs w:val="28"/>
          <w14:ligatures w14:val="none"/>
        </w:rPr>
        <w:t>ûm’ah</w:t>
      </w:r>
      <w:r w:rsidRPr="009D385D">
        <w:rPr>
          <w:rFonts w:ascii="Times New Roman" w:eastAsia="Times New Roman" w:hAnsi="Times New Roman" w:cs="Times New Roman"/>
          <w:color w:val="000000"/>
          <w:kern w:val="0"/>
          <w:sz w:val="28"/>
          <w:szCs w:val="28"/>
          <w:shd w:val="clear" w:color="auto" w:fill="FFFFFF"/>
          <w14:ligatures w14:val="none"/>
        </w:rPr>
        <w:t xml:space="preserve">),” as well as being the first letter in the word “good” (Hebrew: </w:t>
      </w:r>
      <w:r w:rsidRPr="009D385D">
        <w:rPr>
          <w:rFonts w:ascii="Times New Roman" w:eastAsia="Times New Roman" w:hAnsi="Times New Roman" w:cs="Times New Roman"/>
          <w:i/>
          <w:iCs/>
          <w:color w:val="000000"/>
          <w:kern w:val="0"/>
          <w:sz w:val="28"/>
          <w:szCs w:val="28"/>
          <w:shd w:val="clear" w:color="auto" w:fill="FFFFFF"/>
          <w14:ligatures w14:val="none"/>
        </w:rPr>
        <w:t>Ṭ</w:t>
      </w:r>
      <w:r w:rsidRPr="009D385D">
        <w:rPr>
          <w:rFonts w:ascii="Times New Roman" w:eastAsia="Times New Roman" w:hAnsi="Times New Roman" w:cs="Times New Roman"/>
          <w:i/>
          <w:iCs/>
          <w:color w:val="000000"/>
          <w:kern w:val="0"/>
          <w:sz w:val="28"/>
          <w:szCs w:val="28"/>
          <w14:ligatures w14:val="none"/>
        </w:rPr>
        <w:t>û</w:t>
      </w:r>
      <w:r w:rsidRPr="009D385D">
        <w:rPr>
          <w:rFonts w:ascii="Times New Roman" w:eastAsia="Times New Roman" w:hAnsi="Times New Roman" w:cs="Times New Roman"/>
          <w:i/>
          <w:iCs/>
          <w:color w:val="000000"/>
          <w:kern w:val="0"/>
          <w:sz w:val="28"/>
          <w:szCs w:val="28"/>
          <w:shd w:val="clear" w:color="auto" w:fill="FFFFFF"/>
          <w14:ligatures w14:val="none"/>
        </w:rPr>
        <w:t>bh</w:t>
      </w:r>
      <w:r w:rsidRPr="009D385D">
        <w:rPr>
          <w:rFonts w:ascii="Times New Roman" w:eastAsia="Times New Roman" w:hAnsi="Times New Roman" w:cs="Times New Roman"/>
          <w:color w:val="000000"/>
          <w:kern w:val="0"/>
          <w:sz w:val="28"/>
          <w:szCs w:val="28"/>
          <w:shd w:val="clear" w:color="auto" w:fill="FFFFFF"/>
          <w14:ligatures w14:val="none"/>
        </w:rPr>
        <w:t xml:space="preserve"> and </w:t>
      </w:r>
      <w:r w:rsidRPr="009D385D">
        <w:rPr>
          <w:rFonts w:ascii="Times New Roman" w:eastAsia="Times New Roman" w:hAnsi="Times New Roman" w:cs="Times New Roman"/>
          <w:i/>
          <w:iCs/>
          <w:color w:val="000000"/>
          <w:kern w:val="0"/>
          <w:sz w:val="28"/>
          <w:szCs w:val="28"/>
          <w:shd w:val="clear" w:color="auto" w:fill="FFFFFF"/>
          <w14:ligatures w14:val="none"/>
        </w:rPr>
        <w:t>Ṭ</w:t>
      </w:r>
      <w:r w:rsidRPr="009D385D">
        <w:rPr>
          <w:rFonts w:ascii="Times New Roman" w:eastAsia="Times New Roman" w:hAnsi="Times New Roman" w:cs="Times New Roman"/>
          <w:i/>
          <w:iCs/>
          <w:color w:val="000000"/>
          <w:kern w:val="0"/>
          <w:sz w:val="28"/>
          <w:szCs w:val="28"/>
          <w14:ligatures w14:val="none"/>
        </w:rPr>
        <w:t>ô</w:t>
      </w:r>
      <w:r w:rsidRPr="009D385D">
        <w:rPr>
          <w:rFonts w:ascii="Times New Roman" w:eastAsia="Times New Roman" w:hAnsi="Times New Roman" w:cs="Times New Roman"/>
          <w:i/>
          <w:iCs/>
          <w:color w:val="000000"/>
          <w:kern w:val="0"/>
          <w:sz w:val="28"/>
          <w:szCs w:val="28"/>
          <w:shd w:val="clear" w:color="auto" w:fill="FFFFFF"/>
          <w14:ligatures w14:val="none"/>
        </w:rPr>
        <w:t>bh</w:t>
      </w:r>
      <w:r w:rsidRPr="009D385D">
        <w:rPr>
          <w:rFonts w:ascii="Times New Roman" w:eastAsia="Times New Roman" w:hAnsi="Times New Roman" w:cs="Times New Roman"/>
          <w:color w:val="000000"/>
          <w:kern w:val="0"/>
          <w:sz w:val="28"/>
          <w:szCs w:val="28"/>
          <w:shd w:val="clear" w:color="auto" w:fill="FFFFFF"/>
          <w14:ligatures w14:val="none"/>
        </w:rPr>
        <w:t xml:space="preserve">; cf. Arabic: </w:t>
      </w:r>
      <w:r w:rsidRPr="009D385D">
        <w:rPr>
          <w:rFonts w:ascii="Times New Roman" w:eastAsia="Times New Roman" w:hAnsi="Times New Roman" w:cs="Times New Roman"/>
          <w:i/>
          <w:iCs/>
          <w:color w:val="000000"/>
          <w:kern w:val="0"/>
          <w:sz w:val="28"/>
          <w:szCs w:val="28"/>
          <w:shd w:val="clear" w:color="auto" w:fill="FFFFFF"/>
          <w14:ligatures w14:val="none"/>
        </w:rPr>
        <w:t>Ṭ</w:t>
      </w:r>
      <w:r w:rsidRPr="009D385D">
        <w:rPr>
          <w:rFonts w:ascii="Times New Roman" w:eastAsia="Times New Roman" w:hAnsi="Times New Roman" w:cs="Times New Roman"/>
          <w:i/>
          <w:iCs/>
          <w:kern w:val="0"/>
          <w:sz w:val="28"/>
          <w:szCs w:val="28"/>
          <w14:ligatures w14:val="none"/>
        </w:rPr>
        <w:t>ūbā</w:t>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i/>
          <w:iCs/>
          <w:color w:val="000000"/>
          <w:kern w:val="0"/>
          <w:sz w:val="28"/>
          <w:szCs w:val="28"/>
          <w:shd w:val="clear" w:color="auto" w:fill="FFFFFF"/>
          <w14:ligatures w14:val="none"/>
        </w:rPr>
        <w:t xml:space="preserve"> al-Ṭ</w:t>
      </w:r>
      <w:r w:rsidRPr="009D385D">
        <w:rPr>
          <w:rFonts w:ascii="Times New Roman" w:eastAsia="Times New Roman" w:hAnsi="Times New Roman" w:cs="Times New Roman"/>
          <w:i/>
          <w:iCs/>
          <w:kern w:val="0"/>
          <w:sz w:val="28"/>
          <w:szCs w:val="28"/>
          <w14:ligatures w14:val="none"/>
        </w:rPr>
        <w:t>īb</w:t>
      </w:r>
      <w:r w:rsidRPr="009D385D">
        <w:rPr>
          <w:rFonts w:ascii="Times New Roman" w:eastAsia="Times New Roman" w:hAnsi="Times New Roman" w:cs="Times New Roman"/>
          <w:kern w:val="0"/>
          <w:sz w:val="28"/>
          <w:szCs w:val="28"/>
          <w14:ligatures w14:val="none"/>
        </w:rPr>
        <w:t xml:space="preserve">, </w:t>
      </w:r>
      <w:r w:rsidRPr="009D385D">
        <w:rPr>
          <w:rFonts w:ascii="Times New Roman" w:eastAsia="Times New Roman" w:hAnsi="Times New Roman" w:cs="Times New Roman"/>
          <w:i/>
          <w:iCs/>
          <w:kern w:val="0"/>
          <w:sz w:val="28"/>
          <w:szCs w:val="28"/>
          <w14:ligatures w14:val="none"/>
        </w:rPr>
        <w:t>al-</w:t>
      </w:r>
      <w:r w:rsidRPr="009D385D">
        <w:rPr>
          <w:rFonts w:ascii="Times New Roman" w:eastAsia="Times New Roman" w:hAnsi="Times New Roman" w:cs="Times New Roman"/>
          <w:i/>
          <w:iCs/>
          <w:color w:val="000000"/>
          <w:kern w:val="0"/>
          <w:sz w:val="28"/>
          <w:szCs w:val="28"/>
          <w:shd w:val="clear" w:color="auto" w:fill="FFFFFF"/>
          <w14:ligatures w14:val="none"/>
        </w:rPr>
        <w:t>Ṭayyib</w:t>
      </w:r>
      <w:r w:rsidRPr="009D385D">
        <w:rPr>
          <w:rFonts w:ascii="Times New Roman" w:eastAsia="Times New Roman" w:hAnsi="Times New Roman" w:cs="Times New Roman"/>
          <w:color w:val="000000"/>
          <w:kern w:val="0"/>
          <w:sz w:val="28"/>
          <w:szCs w:val="28"/>
          <w:shd w:val="clear" w:color="auto" w:fill="FFFFFF"/>
          <w14:ligatures w14:val="none"/>
        </w:rPr>
        <w:t xml:space="preserve">) by which the Hebrew of Genesis describes God’s creation of the world, His separating Light from Darkness, and His contentment with creation. </w:t>
      </w:r>
    </w:p>
    <w:p w14:paraId="6FDF6C64"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694E27E5"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lang w:bidi="he-IL"/>
          <w14:ligatures w14:val="none"/>
        </w:rPr>
      </w:pPr>
      <w:r w:rsidRPr="009D385D">
        <w:rPr>
          <w:rFonts w:ascii="Times New Roman" w:eastAsia="Yu Gothic" w:hAnsi="Times New Roman" w:cs="Times New Roman"/>
          <w:color w:val="000000"/>
          <w:kern w:val="0"/>
          <w:sz w:val="28"/>
          <w:szCs w:val="28"/>
          <w14:ligatures w14:val="none"/>
        </w:rPr>
        <w:t>In Hebrew-Aramaic letters, Metatron is written—without short vowels—as M</w:t>
      </w:r>
      <w:r w:rsidRPr="009D385D">
        <w:rPr>
          <w:rFonts w:ascii="Times New Roman" w:eastAsia="Times New Roman" w:hAnsi="Times New Roman" w:cs="Times New Roman"/>
          <w:color w:val="000000"/>
          <w:kern w:val="0"/>
          <w:sz w:val="28"/>
          <w:szCs w:val="28"/>
          <w14:ligatures w14:val="none"/>
        </w:rPr>
        <w:t>ṬṬRÔN,</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rtl/>
          <w:lang w:bidi="he-IL"/>
          <w14:ligatures w14:val="none"/>
        </w:rPr>
        <w:t>מטטרון</w:t>
      </w:r>
      <w:r w:rsidRPr="009D385D">
        <w:rPr>
          <w:rFonts w:ascii="Times New Roman" w:eastAsia="Yu Gothic" w:hAnsi="Times New Roman" w:cs="Times New Roman"/>
          <w:color w:val="000000"/>
          <w:kern w:val="0"/>
          <w:sz w:val="28"/>
          <w:szCs w:val="28"/>
          <w:lang w:bidi="he-IL"/>
          <w14:ligatures w14:val="none"/>
        </w:rPr>
        <w:t xml:space="preserve">. </w:t>
      </w:r>
      <w:r w:rsidRPr="009D385D">
        <w:rPr>
          <w:rFonts w:ascii="Times New Roman" w:eastAsia="Yu Gothic" w:hAnsi="Times New Roman" w:cs="Times New Roman"/>
          <w:color w:val="0F252D"/>
          <w:kern w:val="0"/>
          <w:sz w:val="28"/>
          <w:szCs w:val="28"/>
          <w14:ligatures w14:val="none"/>
        </w:rPr>
        <w:t xml:space="preserve">In the in Hebrew-Aramaic of the Talmud, Metatron is written with vowels in two different ways: </w:t>
      </w:r>
      <w:r w:rsidRPr="009D385D">
        <w:rPr>
          <w:rFonts w:ascii="Times New Roman" w:eastAsia="Yu Gothic" w:hAnsi="Times New Roman" w:cs="Times New Roman"/>
          <w:color w:val="000000"/>
          <w:kern w:val="0"/>
          <w:sz w:val="28"/>
          <w:szCs w:val="28"/>
          <w:lang w:bidi="he-IL"/>
          <w14:ligatures w14:val="none"/>
        </w:rPr>
        <w:t xml:space="preserve"> </w:t>
      </w:r>
      <w:r w:rsidRPr="009D385D">
        <w:rPr>
          <w:rFonts w:ascii="Times New Roman" w:eastAsia="Yu Gothic" w:hAnsi="Times New Roman" w:cs="Times New Roman"/>
          <w:i/>
          <w:iCs/>
          <w:color w:val="000000"/>
          <w:kern w:val="0"/>
          <w:sz w:val="28"/>
          <w:szCs w:val="28"/>
          <w14:ligatures w14:val="none"/>
        </w:rPr>
        <w:t>Meṭ</w:t>
      </w:r>
      <w:r w:rsidRPr="009D385D">
        <w:rPr>
          <w:rFonts w:ascii="Times New Roman" w:eastAsia="Times New Roman" w:hAnsi="Times New Roman" w:cs="Times New Roman"/>
          <w:i/>
          <w:iCs/>
          <w:kern w:val="0"/>
          <w:sz w:val="28"/>
          <w:szCs w:val="28"/>
          <w14:ligatures w14:val="none"/>
        </w:rPr>
        <w:t>ā</w:t>
      </w:r>
      <w:r w:rsidRPr="009D385D">
        <w:rPr>
          <w:rFonts w:ascii="Times New Roman" w:eastAsia="Yu Gothic" w:hAnsi="Times New Roman" w:cs="Times New Roman"/>
          <w:i/>
          <w:iCs/>
          <w:color w:val="000000"/>
          <w:kern w:val="0"/>
          <w:sz w:val="28"/>
          <w:szCs w:val="28"/>
          <w14:ligatures w14:val="none"/>
        </w:rPr>
        <w:t>ṭrôn</w:t>
      </w:r>
      <w:r w:rsidRPr="009D385D">
        <w:rPr>
          <w:rFonts w:ascii="Times New Roman" w:eastAsia="Yu Gothic" w:hAnsi="Times New Roman" w:cs="Times New Roman"/>
          <w:color w:val="000000"/>
          <w:kern w:val="0"/>
          <w:sz w:val="28"/>
          <w:szCs w:val="28"/>
          <w14:ligatures w14:val="none"/>
        </w:rPr>
        <w:t xml:space="preserve"> (Hebrew-Aramaic</w:t>
      </w:r>
      <w:r w:rsidRPr="009D385D">
        <w:rPr>
          <w:rFonts w:ascii="Times New Roman" w:eastAsia="Times New Roman" w:hAnsi="Times New Roman" w:cs="Times New Roman"/>
          <w:color w:val="202122"/>
          <w:kern w:val="0"/>
          <w:sz w:val="28"/>
          <w:szCs w:val="28"/>
          <w:shd w:val="clear" w:color="auto" w:fill="FFFFFF"/>
          <w14:ligatures w14:val="none"/>
        </w:rPr>
        <w:t>:</w:t>
      </w:r>
      <w:r w:rsidRPr="009D385D">
        <w:rPr>
          <w:rFonts w:ascii="Times New Roman" w:eastAsia="Yu Gothic Light" w:hAnsi="Times New Roman" w:cs="Times New Roman"/>
          <w:color w:val="202122"/>
          <w:kern w:val="0"/>
          <w:sz w:val="28"/>
          <w:szCs w:val="28"/>
          <w:shd w:val="clear" w:color="auto" w:fill="FFFFFF"/>
          <w14:ligatures w14:val="none"/>
        </w:rPr>
        <w:t> </w:t>
      </w:r>
      <w:r w:rsidRPr="009D385D">
        <w:rPr>
          <w:rFonts w:ascii="Times New Roman" w:eastAsia="Yu Gothic Light" w:hAnsi="Times New Roman" w:cs="Times New Roman"/>
          <w:color w:val="202122"/>
          <w:kern w:val="0"/>
          <w:sz w:val="28"/>
          <w:szCs w:val="28"/>
          <w:rtl/>
          <w:lang w:bidi="he-IL"/>
          <w14:ligatures w14:val="none"/>
        </w:rPr>
        <w:t>מֶטָטְרוֹן</w:t>
      </w:r>
      <w:r w:rsidRPr="009D385D">
        <w:rPr>
          <w:rFonts w:ascii="Times New Roman" w:eastAsia="Times New Roman" w:hAnsi="Times New Roman" w:cs="Times New Roman"/>
          <w:color w:val="202122"/>
          <w:kern w:val="0"/>
          <w:sz w:val="28"/>
          <w:szCs w:val="28"/>
          <w:shd w:val="clear" w:color="auto" w:fill="FFFFFF"/>
          <w:cs/>
          <w14:ligatures w14:val="none"/>
        </w:rPr>
        <w:t>‎</w:t>
      </w:r>
      <w:r w:rsidRPr="009D385D">
        <w:rPr>
          <w:rFonts w:ascii="Times New Roman" w:eastAsia="Yu Gothic Light" w:hAnsi="Times New Roman" w:cs="Times New Roman"/>
          <w:color w:val="202122"/>
          <w:kern w:val="0"/>
          <w:sz w:val="28"/>
          <w:szCs w:val="28"/>
          <w:shd w:val="clear" w:color="auto" w:fill="FFFFFF"/>
          <w14:ligatures w14:val="none"/>
        </w:rPr>
        <w:t>)</w:t>
      </w:r>
      <w:r w:rsidRPr="009D385D">
        <w:rPr>
          <w:rFonts w:ascii="Times New Roman" w:eastAsia="Yu Gothic" w:hAnsi="Times New Roman" w:cs="Times New Roman"/>
          <w:color w:val="000000"/>
          <w:kern w:val="0"/>
          <w:sz w:val="28"/>
          <w:szCs w:val="28"/>
          <w14:ligatures w14:val="none"/>
        </w:rPr>
        <w:t xml:space="preserve"> and </w:t>
      </w:r>
      <w:r w:rsidRPr="009D385D">
        <w:rPr>
          <w:rFonts w:ascii="Times New Roman" w:eastAsia="Times New Roman" w:hAnsi="Times New Roman" w:cs="Times New Roman"/>
          <w:i/>
          <w:iCs/>
          <w:color w:val="202122"/>
          <w:kern w:val="0"/>
          <w:sz w:val="28"/>
          <w:szCs w:val="28"/>
          <w14:ligatures w14:val="none"/>
        </w:rPr>
        <w:t>Miṭṭaṭrōn</w:t>
      </w:r>
      <w:r w:rsidRPr="009D385D">
        <w:rPr>
          <w:rFonts w:ascii="Times New Roman" w:eastAsia="Times New Roman" w:hAnsi="Times New Roman" w:cs="Times New Roman"/>
          <w:color w:val="202122"/>
          <w:kern w:val="0"/>
          <w:sz w:val="28"/>
          <w:szCs w:val="28"/>
          <w14:ligatures w14:val="none"/>
        </w:rPr>
        <w:t xml:space="preserve"> (Hebrew-Aramaic: </w:t>
      </w:r>
      <w:r w:rsidRPr="009D385D">
        <w:rPr>
          <w:rFonts w:ascii="Times New Roman" w:eastAsia="Yu Gothic Light" w:hAnsi="Times New Roman" w:cs="Times New Roman"/>
          <w:color w:val="202122"/>
          <w:kern w:val="0"/>
          <w:sz w:val="28"/>
          <w:szCs w:val="28"/>
          <w:rtl/>
          <w:lang w:bidi="he-IL"/>
          <w14:ligatures w14:val="none"/>
        </w:rPr>
        <w:t>מִטַּטְרוֹן</w:t>
      </w:r>
      <w:r w:rsidRPr="009D385D">
        <w:rPr>
          <w:rFonts w:ascii="Times New Roman" w:eastAsia="Yu Gothic Light" w:hAnsi="Times New Roman" w:cs="Times New Roman"/>
          <w:color w:val="202122"/>
          <w:kern w:val="0"/>
          <w:sz w:val="28"/>
          <w:szCs w:val="28"/>
          <w:lang w:bidi="he-IL"/>
          <w14:ligatures w14:val="none"/>
        </w:rPr>
        <w:t>).</w:t>
      </w:r>
      <w:r w:rsidRPr="009D385D">
        <w:rPr>
          <w:rFonts w:ascii="Times New Roman" w:eastAsia="Yu Gothic" w:hAnsi="Times New Roman" w:cs="Times New Roman"/>
          <w:color w:val="000000"/>
          <w:kern w:val="0"/>
          <w:sz w:val="28"/>
          <w:szCs w:val="28"/>
          <w:lang w:bidi="he-IL"/>
          <w14:ligatures w14:val="none"/>
        </w:rPr>
        <w:t xml:space="preserve"> Both </w:t>
      </w:r>
      <w:r w:rsidRPr="009D385D">
        <w:rPr>
          <w:rFonts w:ascii="Times New Roman" w:eastAsia="Yu Gothic" w:hAnsi="Times New Roman" w:cs="Times New Roman"/>
          <w:color w:val="000000"/>
          <w:kern w:val="0"/>
          <w:sz w:val="28"/>
          <w:szCs w:val="28"/>
          <w14:ligatures w14:val="none"/>
        </w:rPr>
        <w:t>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 xml:space="preserve">ṭrôn and its counterpart </w:t>
      </w:r>
      <w:r w:rsidRPr="009D385D">
        <w:rPr>
          <w:rFonts w:ascii="Times New Roman" w:eastAsia="Times New Roman" w:hAnsi="Times New Roman" w:cs="Times New Roman"/>
          <w:color w:val="202122"/>
          <w:kern w:val="0"/>
          <w:sz w:val="28"/>
          <w:szCs w:val="28"/>
          <w14:ligatures w14:val="none"/>
        </w:rPr>
        <w:t>Miṭṭaṭrōn</w:t>
      </w:r>
      <w:r w:rsidRPr="009D385D">
        <w:rPr>
          <w:rFonts w:ascii="Times New Roman" w:eastAsia="Yu Gothic" w:hAnsi="Times New Roman" w:cs="Times New Roman"/>
          <w:color w:val="0F252D"/>
          <w:kern w:val="0"/>
          <w:sz w:val="28"/>
          <w:szCs w:val="28"/>
          <w14:ligatures w14:val="none"/>
        </w:rPr>
        <w:t xml:space="preserve"> are probably derived from Greek, which—as noted above—is also the case with Sandalfon </w:t>
      </w:r>
      <w:r w:rsidRPr="009D385D">
        <w:rPr>
          <w:rFonts w:ascii="Times New Roman" w:eastAsia="Yu Gothic" w:hAnsi="Times New Roman" w:cs="Times New Roman"/>
          <w:color w:val="000000"/>
          <w:kern w:val="0"/>
          <w:sz w:val="28"/>
          <w:szCs w:val="28"/>
          <w14:ligatures w14:val="none"/>
        </w:rPr>
        <w:t xml:space="preserve">(Hebrew: </w:t>
      </w:r>
      <w:r w:rsidRPr="009D385D">
        <w:rPr>
          <w:rFonts w:ascii="Times New Roman" w:eastAsia="Times New Roman" w:hAnsi="Times New Roman" w:cs="Times New Roman"/>
          <w:i/>
          <w:iCs/>
          <w:color w:val="202122"/>
          <w:kern w:val="0"/>
          <w:sz w:val="28"/>
          <w:szCs w:val="28"/>
          <w14:ligatures w14:val="none"/>
        </w:rPr>
        <w:t>Sandalph</w:t>
      </w:r>
      <w:r w:rsidRPr="009D385D">
        <w:rPr>
          <w:rFonts w:ascii="Times New Roman" w:eastAsia="Times New Roman" w:hAnsi="Times New Roman" w:cs="Times New Roman"/>
          <w:i/>
          <w:iCs/>
          <w:color w:val="000000"/>
          <w:kern w:val="0"/>
          <w:sz w:val="28"/>
          <w:szCs w:val="28"/>
          <w14:ligatures w14:val="none"/>
        </w:rPr>
        <w:t>ô</w:t>
      </w:r>
      <w:r w:rsidRPr="009D385D">
        <w:rPr>
          <w:rFonts w:ascii="Times New Roman" w:eastAsia="Times New Roman" w:hAnsi="Times New Roman" w:cs="Times New Roman"/>
          <w:i/>
          <w:iCs/>
          <w:color w:val="202122"/>
          <w:kern w:val="0"/>
          <w:sz w:val="28"/>
          <w:szCs w:val="28"/>
          <w14:ligatures w14:val="none"/>
        </w:rPr>
        <w:t>n</w:t>
      </w:r>
      <w:r w:rsidRPr="009D385D">
        <w:rPr>
          <w:rFonts w:ascii="Times New Roman" w:eastAsia="Times New Roman" w:hAnsi="Times New Roman" w:cs="Times New Roman"/>
          <w:color w:val="202122"/>
          <w:kern w:val="0"/>
          <w:sz w:val="28"/>
          <w:szCs w:val="28"/>
          <w14:ligatures w14:val="none"/>
        </w:rPr>
        <w:t xml:space="preserve">; Greek: </w:t>
      </w:r>
      <w:r w:rsidRPr="009D385D">
        <w:rPr>
          <w:rFonts w:ascii="Times New Roman" w:eastAsia="Times New Roman" w:hAnsi="Times New Roman" w:cs="Times New Roman"/>
          <w:i/>
          <w:iCs/>
          <w:color w:val="202122"/>
          <w:kern w:val="0"/>
          <w:sz w:val="28"/>
          <w:szCs w:val="28"/>
          <w14:ligatures w14:val="none"/>
        </w:rPr>
        <w:t>Sandalf</w:t>
      </w:r>
      <w:r w:rsidRPr="009D385D">
        <w:rPr>
          <w:rFonts w:ascii="Times New Roman" w:eastAsia="Times New Roman" w:hAnsi="Times New Roman" w:cs="Times New Roman"/>
          <w:i/>
          <w:iCs/>
          <w:color w:val="000000"/>
          <w:kern w:val="0"/>
          <w:sz w:val="28"/>
          <w:szCs w:val="28"/>
          <w14:ligatures w14:val="none"/>
        </w:rPr>
        <w:t>ô</w:t>
      </w:r>
      <w:r w:rsidRPr="009D385D">
        <w:rPr>
          <w:rFonts w:ascii="Times New Roman" w:eastAsia="Times New Roman" w:hAnsi="Times New Roman" w:cs="Times New Roman"/>
          <w:i/>
          <w:iCs/>
          <w:color w:val="202122"/>
          <w:kern w:val="0"/>
          <w:sz w:val="28"/>
          <w:szCs w:val="28"/>
          <w14:ligatures w14:val="none"/>
        </w:rPr>
        <w:t>n</w:t>
      </w:r>
      <w:r w:rsidRPr="009D385D">
        <w:rPr>
          <w:rFonts w:ascii="Times New Roman" w:eastAsia="Times New Roman" w:hAnsi="Times New Roman" w:cs="Times New Roman"/>
          <w:color w:val="202122"/>
          <w:kern w:val="0"/>
          <w:sz w:val="28"/>
          <w:szCs w:val="28"/>
          <w14:ligatures w14:val="none"/>
        </w:rPr>
        <w:t xml:space="preserve">, </w:t>
      </w:r>
      <w:r w:rsidRPr="009D385D">
        <w:rPr>
          <w:rFonts w:ascii="Times New Roman" w:eastAsia="Times New Roman" w:hAnsi="Times New Roman" w:cs="Times New Roman"/>
          <w:i/>
          <w:iCs/>
          <w:color w:val="202122"/>
          <w:kern w:val="0"/>
          <w:sz w:val="28"/>
          <w:szCs w:val="28"/>
          <w:lang w:val="el-GR"/>
          <w14:ligatures w14:val="none"/>
        </w:rPr>
        <w:t>Σανδαλφών</w:t>
      </w:r>
      <w:r w:rsidRPr="009D385D">
        <w:rPr>
          <w:rFonts w:ascii="Times New Roman" w:eastAsia="Yu Gothic" w:hAnsi="Times New Roman" w:cs="Times New Roman"/>
          <w:color w:val="000000"/>
          <w:kern w:val="0"/>
          <w:sz w:val="28"/>
          <w:szCs w:val="28"/>
          <w14:ligatures w14:val="none"/>
        </w:rPr>
        <w:t>), Metatron’s twin-brother or co-worker, corresponding to the Greek</w:t>
      </w:r>
      <w:r w:rsidRPr="009D385D">
        <w:rPr>
          <w:rFonts w:ascii="Times New Roman" w:eastAsia="Yu Gothic" w:hAnsi="Times New Roman" w:cs="Times New Roman"/>
          <w:i/>
          <w:iCs/>
          <w:color w:val="000000"/>
          <w:kern w:val="0"/>
          <w:sz w:val="28"/>
          <w:szCs w:val="28"/>
          <w14:ligatures w14:val="none"/>
        </w:rPr>
        <w:t xml:space="preserve"> syn</w:t>
      </w:r>
      <w:r w:rsidRPr="009D385D">
        <w:rPr>
          <w:rFonts w:ascii="Times New Roman" w:eastAsia="Times New Roman" w:hAnsi="Times New Roman" w:cs="Times New Roman"/>
          <w:i/>
          <w:iCs/>
          <w:color w:val="000000"/>
          <w:kern w:val="0"/>
          <w:sz w:val="28"/>
          <w:szCs w:val="28"/>
          <w14:ligatures w14:val="none"/>
        </w:rPr>
        <w:t>á</w:t>
      </w:r>
      <w:r w:rsidRPr="009D385D">
        <w:rPr>
          <w:rFonts w:ascii="Times New Roman" w:eastAsia="Yu Gothic" w:hAnsi="Times New Roman" w:cs="Times New Roman"/>
          <w:i/>
          <w:iCs/>
          <w:color w:val="000000"/>
          <w:kern w:val="0"/>
          <w:sz w:val="28"/>
          <w:szCs w:val="28"/>
          <w14:ligatures w14:val="none"/>
        </w:rPr>
        <w:t xml:space="preserve">delphos, </w:t>
      </w:r>
      <w:r w:rsidRPr="009D385D">
        <w:rPr>
          <w:rFonts w:ascii="Times New Roman" w:eastAsia="Times New Roman" w:hAnsi="Times New Roman" w:cs="Times New Roman"/>
          <w:i/>
          <w:iCs/>
          <w:color w:val="000000"/>
          <w:kern w:val="0"/>
          <w:sz w:val="28"/>
          <w:szCs w:val="28"/>
          <w:shd w:val="clear" w:color="auto" w:fill="FFFFFF"/>
          <w14:ligatures w14:val="none"/>
        </w:rPr>
        <w:t>συνάδελφος</w:t>
      </w:r>
      <w:r w:rsidRPr="009D385D">
        <w:rPr>
          <w:rFonts w:ascii="Times New Roman" w:eastAsia="Times New Roman" w:hAnsi="Times New Roman" w:cs="Times New Roman"/>
          <w:color w:val="000000"/>
          <w:kern w:val="0"/>
          <w:sz w:val="28"/>
          <w:szCs w:val="28"/>
          <w:shd w:val="clear" w:color="auto" w:fill="FFFFFF"/>
          <w14:ligatures w14:val="none"/>
        </w:rPr>
        <w:t xml:space="preserve"> (co-brother or co-worker).</w:t>
      </w:r>
      <w:r w:rsidRPr="009D385D">
        <w:rPr>
          <w:rFonts w:ascii="Times New Roman" w:eastAsia="Yu Gothic" w:hAnsi="Times New Roman" w:cs="Times New Roman"/>
          <w:color w:val="0F252D"/>
          <w:kern w:val="0"/>
          <w:sz w:val="28"/>
          <w:szCs w:val="28"/>
          <w14:ligatures w14:val="none"/>
        </w:rPr>
        <w:t xml:space="preserve"> Greek was, of course, the dominant official language of Eastern Roman realms in Late Antiquity, and the Rabbis of the first centuries of Exile—after their banishment from Palestine in 135 CE—developed the habit of introducing Greek names to explain Biblical and Talmudic things and concepts, especially Angelic beings.</w:t>
      </w:r>
      <w:r w:rsidRPr="009D385D">
        <w:rPr>
          <w:rFonts w:ascii="Times New Roman" w:eastAsia="Yu Gothic" w:hAnsi="Times New Roman" w:cs="Times New Roman"/>
          <w:color w:val="000000"/>
          <w:kern w:val="0"/>
          <w:sz w:val="28"/>
          <w:szCs w:val="28"/>
          <w14:ligatures w14:val="none"/>
        </w:rPr>
        <w:t xml:space="preserve"> Thus, it is likely that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 was taken from the Greek “</w:t>
      </w:r>
      <w:r w:rsidRPr="009D385D">
        <w:rPr>
          <w:rFonts w:ascii="Times New Roman" w:eastAsia="Yu Gothic" w:hAnsi="Times New Roman" w:cs="Times New Roman"/>
          <w:i/>
          <w:iCs/>
          <w:color w:val="000000"/>
          <w:kern w:val="0"/>
          <w:sz w:val="28"/>
          <w:szCs w:val="28"/>
          <w14:ligatures w14:val="none"/>
        </w:rPr>
        <w:t>met</w:t>
      </w:r>
      <w:r w:rsidRPr="009D385D">
        <w:rPr>
          <w:rFonts w:ascii="Times New Roman" w:eastAsia="Times New Roman" w:hAnsi="Times New Roman" w:cs="Times New Roman"/>
          <w:i/>
          <w:iCs/>
          <w:color w:val="000000"/>
          <w:kern w:val="0"/>
          <w:sz w:val="28"/>
          <w:szCs w:val="28"/>
          <w14:ligatures w14:val="none"/>
        </w:rPr>
        <w:t>á</w:t>
      </w:r>
      <w:r w:rsidRPr="009D385D">
        <w:rPr>
          <w:rFonts w:ascii="Times New Roman" w:eastAsia="Yu Gothic" w:hAnsi="Times New Roman" w:cs="Times New Roman"/>
          <w:i/>
          <w:iCs/>
          <w:color w:val="000000"/>
          <w:kern w:val="0"/>
          <w:sz w:val="28"/>
          <w:szCs w:val="28"/>
          <w14:ligatures w14:val="none"/>
        </w:rPr>
        <w:t xml:space="preserve"> Thr</w:t>
      </w:r>
      <w:r w:rsidRPr="009D385D">
        <w:rPr>
          <w:rFonts w:ascii="Times New Roman" w:eastAsia="Times New Roman" w:hAnsi="Times New Roman" w:cs="Times New Roman"/>
          <w:i/>
          <w:iCs/>
          <w:color w:val="4D5156"/>
          <w:kern w:val="0"/>
          <w:sz w:val="28"/>
          <w:szCs w:val="28"/>
          <w:shd w:val="clear" w:color="auto" w:fill="FFFFFF"/>
          <w14:ligatures w14:val="none"/>
        </w:rPr>
        <w:t>ό</w:t>
      </w:r>
      <w:r w:rsidRPr="009D385D">
        <w:rPr>
          <w:rFonts w:ascii="Times New Roman" w:eastAsia="Yu Gothic" w:hAnsi="Times New Roman" w:cs="Times New Roman"/>
          <w:i/>
          <w:iCs/>
          <w:color w:val="000000"/>
          <w:kern w:val="0"/>
          <w:sz w:val="28"/>
          <w:szCs w:val="28"/>
          <w14:ligatures w14:val="none"/>
        </w:rPr>
        <w:t>nos</w:t>
      </w:r>
      <w:r w:rsidRPr="009D385D">
        <w:rPr>
          <w:rFonts w:ascii="Times New Roman" w:eastAsia="Yu Gothic" w:hAnsi="Times New Roman" w:cs="Times New Roman"/>
          <w:color w:val="000000"/>
          <w:kern w:val="0"/>
          <w:sz w:val="28"/>
          <w:szCs w:val="28"/>
          <w14:ligatures w14:val="none"/>
        </w:rPr>
        <w:t xml:space="preserve">” (Greek: </w:t>
      </w:r>
      <w:r w:rsidRPr="009D385D">
        <w:rPr>
          <w:rFonts w:ascii="Times New Roman" w:eastAsia="Times New Roman" w:hAnsi="Times New Roman" w:cs="Times New Roman"/>
          <w:i/>
          <w:iCs/>
          <w:color w:val="202124"/>
          <w:kern w:val="0"/>
          <w:sz w:val="28"/>
          <w:szCs w:val="28"/>
          <w:shd w:val="clear" w:color="auto" w:fill="FFFFFF"/>
          <w14:ligatures w14:val="none"/>
        </w:rPr>
        <w:t>μετά</w:t>
      </w:r>
      <w:r w:rsidRPr="009D385D">
        <w:rPr>
          <w:rFonts w:ascii="Times New Roman" w:eastAsia="Yu Gothic" w:hAnsi="Times New Roman" w:cs="Times New Roman"/>
          <w:i/>
          <w:iCs/>
          <w:color w:val="000000"/>
          <w:kern w:val="0"/>
          <w:sz w:val="28"/>
          <w:szCs w:val="28"/>
          <w14:ligatures w14:val="none"/>
        </w:rPr>
        <w:t xml:space="preserve"> </w:t>
      </w:r>
      <w:r w:rsidRPr="009D385D">
        <w:rPr>
          <w:rFonts w:ascii="Times New Roman" w:eastAsia="Times New Roman" w:hAnsi="Times New Roman" w:cs="Times New Roman"/>
          <w:i/>
          <w:iCs/>
          <w:color w:val="4D5156"/>
          <w:kern w:val="0"/>
          <w:sz w:val="28"/>
          <w:szCs w:val="28"/>
          <w:shd w:val="clear" w:color="auto" w:fill="FFFFFF"/>
          <w14:ligatures w14:val="none"/>
        </w:rPr>
        <w:t>θρόνος</w:t>
      </w:r>
      <w:r w:rsidRPr="009D385D">
        <w:rPr>
          <w:rFonts w:ascii="Times New Roman" w:eastAsia="Yu Gothic" w:hAnsi="Times New Roman" w:cs="Times New Roman"/>
          <w:color w:val="000000"/>
          <w:kern w:val="0"/>
          <w:sz w:val="28"/>
          <w:szCs w:val="28"/>
          <w14:ligatures w14:val="none"/>
        </w:rPr>
        <w:t>), meaning, “existing beside the Throne” of God or along with, behind, around, or beyond it. The Rabbis seem initially to have rendered “</w:t>
      </w:r>
      <w:r w:rsidRPr="009D385D">
        <w:rPr>
          <w:rFonts w:ascii="Times New Roman" w:eastAsia="Yu Gothic" w:hAnsi="Times New Roman" w:cs="Times New Roman"/>
          <w:i/>
          <w:iCs/>
          <w:color w:val="000000"/>
          <w:kern w:val="0"/>
          <w:sz w:val="28"/>
          <w:szCs w:val="28"/>
          <w14:ligatures w14:val="none"/>
        </w:rPr>
        <w:t>met</w:t>
      </w:r>
      <w:r w:rsidRPr="009D385D">
        <w:rPr>
          <w:rFonts w:ascii="Times New Roman" w:eastAsia="Times New Roman" w:hAnsi="Times New Roman" w:cs="Times New Roman"/>
          <w:i/>
          <w:iCs/>
          <w:color w:val="000000"/>
          <w:kern w:val="0"/>
          <w:sz w:val="28"/>
          <w:szCs w:val="28"/>
          <w14:ligatures w14:val="none"/>
        </w:rPr>
        <w:t>á</w:t>
      </w:r>
      <w:r w:rsidRPr="009D385D">
        <w:rPr>
          <w:rFonts w:ascii="Times New Roman" w:eastAsia="Yu Gothic" w:hAnsi="Times New Roman" w:cs="Times New Roman"/>
          <w:i/>
          <w:iCs/>
          <w:color w:val="000000"/>
          <w:kern w:val="0"/>
          <w:sz w:val="28"/>
          <w:szCs w:val="28"/>
          <w14:ligatures w14:val="none"/>
        </w:rPr>
        <w:t xml:space="preserve"> Thr</w:t>
      </w:r>
      <w:r w:rsidRPr="009D385D">
        <w:rPr>
          <w:rFonts w:ascii="Times New Roman" w:eastAsia="Times New Roman" w:hAnsi="Times New Roman" w:cs="Times New Roman"/>
          <w:i/>
          <w:iCs/>
          <w:color w:val="4D5156"/>
          <w:kern w:val="0"/>
          <w:sz w:val="28"/>
          <w:szCs w:val="28"/>
          <w:shd w:val="clear" w:color="auto" w:fill="FFFFFF"/>
          <w14:ligatures w14:val="none"/>
        </w:rPr>
        <w:t>ό</w:t>
      </w:r>
      <w:r w:rsidRPr="009D385D">
        <w:rPr>
          <w:rFonts w:ascii="Times New Roman" w:eastAsia="Yu Gothic" w:hAnsi="Times New Roman" w:cs="Times New Roman"/>
          <w:i/>
          <w:iCs/>
          <w:color w:val="000000"/>
          <w:kern w:val="0"/>
          <w:sz w:val="28"/>
          <w:szCs w:val="28"/>
          <w14:ligatures w14:val="none"/>
        </w:rPr>
        <w:t>nos</w:t>
      </w:r>
      <w:r w:rsidRPr="009D385D">
        <w:rPr>
          <w:rFonts w:ascii="Times New Roman" w:eastAsia="Yu Gothic" w:hAnsi="Times New Roman" w:cs="Times New Roman"/>
          <w:color w:val="000000"/>
          <w:kern w:val="0"/>
          <w:sz w:val="28"/>
          <w:szCs w:val="28"/>
          <w14:ligatures w14:val="none"/>
        </w:rPr>
        <w:t xml:space="preserve">” as </w:t>
      </w:r>
      <w:r w:rsidRPr="009D385D">
        <w:rPr>
          <w:rFonts w:ascii="Times New Roman" w:eastAsia="Yu Gothic" w:hAnsi="Times New Roman" w:cs="Times New Roman"/>
          <w:i/>
          <w:iCs/>
          <w:color w:val="000000"/>
          <w:kern w:val="0"/>
          <w:sz w:val="28"/>
          <w:szCs w:val="28"/>
          <w14:ligatures w14:val="none"/>
        </w:rPr>
        <w:t>Metatyranos</w:t>
      </w:r>
      <w:r w:rsidRPr="009D385D">
        <w:rPr>
          <w:rFonts w:ascii="Times New Roman" w:eastAsia="Yu Gothic" w:hAnsi="Times New Roman" w:cs="Times New Roman"/>
          <w:color w:val="000000"/>
          <w:kern w:val="0"/>
          <w:sz w:val="28"/>
          <w:szCs w:val="28"/>
          <w14:ligatures w14:val="none"/>
        </w:rPr>
        <w:t>, by which they understood “he who serves behind the Divine Throne.”</w:t>
      </w:r>
    </w:p>
    <w:p w14:paraId="765D67DC"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786663CC"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 xml:space="preserve">ṭrôn and its double </w:t>
      </w:r>
      <w:r w:rsidRPr="009D385D">
        <w:rPr>
          <w:rFonts w:ascii="Times New Roman" w:eastAsia="Times New Roman" w:hAnsi="Times New Roman" w:cs="Times New Roman"/>
          <w:color w:val="202122"/>
          <w:kern w:val="0"/>
          <w:sz w:val="28"/>
          <w:szCs w:val="28"/>
          <w14:ligatures w14:val="none"/>
        </w:rPr>
        <w:t xml:space="preserve">Miṭṭaṭrōn may, however, also have come from Rabbinic Aramaic, most notably the root </w:t>
      </w:r>
      <w:r w:rsidRPr="009D385D">
        <w:rPr>
          <w:rFonts w:ascii="Times New Roman" w:eastAsia="Yu Gothic" w:hAnsi="Times New Roman" w:cs="Times New Roman"/>
          <w:i/>
          <w:iCs/>
          <w:color w:val="000000"/>
          <w:kern w:val="0"/>
          <w:sz w:val="28"/>
          <w:szCs w:val="28"/>
          <w14:ligatures w14:val="none"/>
        </w:rPr>
        <w:t>M</w:t>
      </w:r>
      <w:r w:rsidRPr="009D385D">
        <w:rPr>
          <w:rFonts w:ascii="Times New Roman" w:eastAsia="Times New Roman" w:hAnsi="Times New Roman" w:cs="Times New Roman"/>
          <w:i/>
          <w:iCs/>
          <w:kern w:val="0"/>
          <w:sz w:val="28"/>
          <w:szCs w:val="28"/>
          <w14:ligatures w14:val="none"/>
        </w:rPr>
        <w:t>Ṭ</w:t>
      </w:r>
      <w:r w:rsidRPr="009D385D">
        <w:rPr>
          <w:rFonts w:ascii="Times New Roman" w:eastAsia="Yu Gothic" w:hAnsi="Times New Roman" w:cs="Times New Roman"/>
          <w:i/>
          <w:iCs/>
          <w:color w:val="000000"/>
          <w:kern w:val="0"/>
          <w:sz w:val="28"/>
          <w:szCs w:val="28"/>
          <w14:ligatures w14:val="none"/>
        </w:rPr>
        <w:t>R</w:t>
      </w:r>
      <w:r w:rsidRPr="009D385D">
        <w:rPr>
          <w:rFonts w:ascii="Times New Roman" w:eastAsia="Yu Gothic" w:hAnsi="Times New Roman" w:cs="Times New Roman"/>
          <w:color w:val="000000"/>
          <w:kern w:val="0"/>
          <w:sz w:val="28"/>
          <w:szCs w:val="28"/>
          <w14:ligatures w14:val="none"/>
        </w:rPr>
        <w:t>, which gives the word</w:t>
      </w:r>
      <w:r w:rsidRPr="009D385D">
        <w:rPr>
          <w:rFonts w:ascii="Times New Roman" w:eastAsia="Yu Gothic" w:hAnsi="Times New Roman" w:cs="Times New Roman"/>
          <w:i/>
          <w:iCs/>
          <w:color w:val="000000"/>
          <w:kern w:val="0"/>
          <w:sz w:val="28"/>
          <w:szCs w:val="28"/>
          <w14:ligatures w14:val="none"/>
        </w:rPr>
        <w:t xml:space="preserve"> Ma</w:t>
      </w:r>
      <w:r w:rsidRPr="009D385D">
        <w:rPr>
          <w:rFonts w:ascii="Times New Roman" w:eastAsia="Times New Roman" w:hAnsi="Times New Roman" w:cs="Times New Roman"/>
          <w:i/>
          <w:iCs/>
          <w:kern w:val="0"/>
          <w:sz w:val="28"/>
          <w:szCs w:val="28"/>
          <w14:ligatures w14:val="none"/>
        </w:rPr>
        <w:t>ṭ</w:t>
      </w:r>
      <w:r w:rsidRPr="009D385D">
        <w:rPr>
          <w:rFonts w:ascii="Times New Roman" w:eastAsia="Yu Gothic" w:hAnsi="Times New Roman" w:cs="Times New Roman"/>
          <w:i/>
          <w:iCs/>
          <w:color w:val="000000"/>
          <w:kern w:val="0"/>
          <w:sz w:val="28"/>
          <w:szCs w:val="28"/>
          <w14:ligatures w14:val="none"/>
        </w:rPr>
        <w:t>arā</w:t>
      </w:r>
      <w:r w:rsidRPr="009D385D">
        <w:rPr>
          <w:rFonts w:ascii="Times New Roman" w:eastAsia="Yu Gothic" w:hAnsi="Times New Roman" w:cs="Times New Roman"/>
          <w:color w:val="000000"/>
          <w:kern w:val="0"/>
          <w:sz w:val="28"/>
          <w:szCs w:val="28"/>
          <w14:ligatures w14:val="none"/>
        </w:rPr>
        <w:t xml:space="preserve">, meaning “the </w:t>
      </w:r>
      <w:r w:rsidRPr="009D385D">
        <w:rPr>
          <w:rFonts w:ascii="Times New Roman" w:eastAsia="Yu Gothic" w:hAnsi="Times New Roman" w:cs="Times New Roman"/>
          <w:color w:val="000000"/>
          <w:kern w:val="0"/>
          <w:sz w:val="28"/>
          <w:szCs w:val="28"/>
          <w14:ligatures w14:val="none"/>
        </w:rPr>
        <w:lastRenderedPageBreak/>
        <w:t>keeper of the watch.” It has also been suggested that use of the root</w:t>
      </w:r>
      <w:r w:rsidRPr="009D385D">
        <w:rPr>
          <w:rFonts w:ascii="Times New Roman" w:eastAsia="Yu Gothic" w:hAnsi="Times New Roman" w:cs="Times New Roman"/>
          <w:i/>
          <w:iCs/>
          <w:color w:val="000000"/>
          <w:kern w:val="0"/>
          <w:sz w:val="28"/>
          <w:szCs w:val="28"/>
          <w14:ligatures w14:val="none"/>
        </w:rPr>
        <w:t xml:space="preserve"> M</w:t>
      </w:r>
      <w:r w:rsidRPr="009D385D">
        <w:rPr>
          <w:rFonts w:ascii="Times New Roman" w:eastAsia="Times New Roman" w:hAnsi="Times New Roman" w:cs="Times New Roman"/>
          <w:i/>
          <w:iCs/>
          <w:kern w:val="0"/>
          <w:sz w:val="28"/>
          <w:szCs w:val="28"/>
          <w14:ligatures w14:val="none"/>
        </w:rPr>
        <w:t>Ṭ</w:t>
      </w:r>
      <w:r w:rsidRPr="009D385D">
        <w:rPr>
          <w:rFonts w:ascii="Times New Roman" w:eastAsia="Yu Gothic" w:hAnsi="Times New Roman" w:cs="Times New Roman"/>
          <w:i/>
          <w:iCs/>
          <w:color w:val="000000"/>
          <w:kern w:val="0"/>
          <w:sz w:val="28"/>
          <w:szCs w:val="28"/>
          <w14:ligatures w14:val="none"/>
        </w:rPr>
        <w:t>R</w:t>
      </w:r>
      <w:r w:rsidRPr="009D385D">
        <w:rPr>
          <w:rFonts w:ascii="Times New Roman" w:eastAsia="Yu Gothic" w:hAnsi="Times New Roman" w:cs="Times New Roman"/>
          <w:color w:val="000000"/>
          <w:kern w:val="0"/>
          <w:sz w:val="28"/>
          <w:szCs w:val="28"/>
          <w14:ligatures w14:val="none"/>
        </w:rPr>
        <w:t xml:space="preserve"> was meant to invoke the intercessor Savior-god Mithra, whose cult—as frequently indicated—propagated belief in him as one of the most popular Savior-Redeemers </w:t>
      </w:r>
      <w:r w:rsidRPr="009D385D">
        <w:rPr>
          <w:rFonts w:ascii="Times New Roman" w:eastAsia="Times New Roman" w:hAnsi="Times New Roman" w:cs="Times New Roman"/>
          <w:kern w:val="0"/>
          <w:sz w:val="28"/>
          <w:szCs w:val="28"/>
          <w14:ligatures w14:val="none"/>
        </w:rPr>
        <w:t xml:space="preserve">(Greek: </w:t>
      </w:r>
      <w:r w:rsidRPr="009D385D">
        <w:rPr>
          <w:rFonts w:ascii="Times New Roman" w:eastAsia="Times New Roman" w:hAnsi="Times New Roman" w:cs="Times New Roman"/>
          <w:i/>
          <w:iCs/>
          <w:color w:val="202122"/>
          <w:kern w:val="0"/>
          <w:sz w:val="28"/>
          <w:szCs w:val="28"/>
          <w14:ligatures w14:val="none"/>
        </w:rPr>
        <w:t>Sōt</w:t>
      </w:r>
      <w:r w:rsidRPr="009D385D">
        <w:rPr>
          <w:rFonts w:ascii="Times New Roman" w:eastAsia="Times New Roman" w:hAnsi="Times New Roman" w:cs="Times New Roman"/>
          <w:i/>
          <w:iCs/>
          <w:color w:val="000000"/>
          <w:kern w:val="0"/>
          <w:sz w:val="28"/>
          <w:szCs w:val="28"/>
          <w14:ligatures w14:val="none"/>
        </w:rPr>
        <w:t>ê</w:t>
      </w:r>
      <w:r w:rsidRPr="009D385D">
        <w:rPr>
          <w:rFonts w:ascii="Times New Roman" w:eastAsia="Times New Roman" w:hAnsi="Times New Roman" w:cs="Times New Roman"/>
          <w:i/>
          <w:iCs/>
          <w:color w:val="202122"/>
          <w:kern w:val="0"/>
          <w:sz w:val="28"/>
          <w:szCs w:val="28"/>
          <w14:ligatures w14:val="none"/>
        </w:rPr>
        <w:t>r, Σωτήρ</w:t>
      </w:r>
      <w:r w:rsidRPr="009D385D">
        <w:rPr>
          <w:rFonts w:ascii="Times New Roman" w:eastAsia="Times New Roman" w:hAnsi="Times New Roman" w:cs="Times New Roman"/>
          <w:color w:val="202122"/>
          <w:kern w:val="0"/>
          <w:sz w:val="28"/>
          <w:szCs w:val="28"/>
          <w14:ligatures w14:val="none"/>
        </w:rPr>
        <w:t>) and</w:t>
      </w:r>
      <w:r w:rsidRPr="009D385D">
        <w:rPr>
          <w:rFonts w:ascii="Times New Roman" w:eastAsia="Yu Gothic" w:hAnsi="Times New Roman" w:cs="Times New Roman"/>
          <w:color w:val="000000"/>
          <w:kern w:val="0"/>
          <w:sz w:val="28"/>
          <w:szCs w:val="28"/>
          <w14:ligatures w14:val="none"/>
        </w:rPr>
        <w:t xml:space="preserve"> Divine Intercessors in the Roman Empire during the first three centuries of the Common Era. From this semantic background arise other speculative proto-constructions of Metatron such as </w:t>
      </w:r>
      <w:r w:rsidRPr="009D385D">
        <w:rPr>
          <w:rFonts w:ascii="Times New Roman" w:eastAsia="Yu Gothic Light" w:hAnsi="Times New Roman" w:cs="Times New Roman"/>
          <w:color w:val="202122"/>
          <w:kern w:val="0"/>
          <w:sz w:val="28"/>
          <w:szCs w:val="28"/>
          <w:shd w:val="clear" w:color="auto" w:fill="FFFFFF"/>
          <w14:ligatures w14:val="none"/>
        </w:rPr>
        <w:t>“</w:t>
      </w:r>
      <w:r w:rsidRPr="009D385D">
        <w:rPr>
          <w:rFonts w:ascii="Times New Roman" w:eastAsia="Times New Roman" w:hAnsi="Times New Roman" w:cs="Times New Roman"/>
          <w:i/>
          <w:iCs/>
          <w:color w:val="202122"/>
          <w:kern w:val="0"/>
          <w:sz w:val="28"/>
          <w:szCs w:val="28"/>
          <w14:ligatures w14:val="none"/>
        </w:rPr>
        <w:t>Mīṭāṭōr</w:t>
      </w:r>
      <w:r w:rsidRPr="009D385D">
        <w:rPr>
          <w:rFonts w:ascii="Times New Roman" w:eastAsia="Yu Gothic Light" w:hAnsi="Times New Roman" w:cs="Times New Roman"/>
          <w:color w:val="202122"/>
          <w:kern w:val="0"/>
          <w:sz w:val="28"/>
          <w:szCs w:val="28"/>
          <w:shd w:val="clear" w:color="auto" w:fill="FFFFFF"/>
          <w14:ligatures w14:val="none"/>
        </w:rPr>
        <w:t> </w:t>
      </w:r>
      <w:r w:rsidRPr="009D385D">
        <w:rPr>
          <w:rFonts w:ascii="Times New Roman" w:eastAsia="Times New Roman" w:hAnsi="Times New Roman" w:cs="Times New Roman"/>
          <w:color w:val="202122"/>
          <w:kern w:val="0"/>
          <w:sz w:val="28"/>
          <w:szCs w:val="28"/>
          <w:shd w:val="clear" w:color="auto" w:fill="FFFFFF"/>
          <w14:ligatures w14:val="none"/>
        </w:rPr>
        <w:t>(</w:t>
      </w:r>
      <w:r w:rsidRPr="009D385D">
        <w:rPr>
          <w:rFonts w:ascii="Times New Roman" w:eastAsia="Times New Roman" w:hAnsi="Times New Roman" w:cs="Times New Roman"/>
          <w:color w:val="202122"/>
          <w:kern w:val="0"/>
          <w:sz w:val="28"/>
          <w:szCs w:val="28"/>
          <w:rtl/>
          <w:lang w:bidi="he-IL"/>
          <w14:ligatures w14:val="none"/>
        </w:rPr>
        <w:t>מִיטָטוֹר</w:t>
      </w:r>
      <w:r w:rsidRPr="009D385D">
        <w:rPr>
          <w:rFonts w:ascii="Times New Roman" w:eastAsia="Times New Roman" w:hAnsi="Times New Roman" w:cs="Times New Roman"/>
          <w:i/>
          <w:iCs/>
          <w:color w:val="202122"/>
          <w:kern w:val="0"/>
          <w:sz w:val="28"/>
          <w:szCs w:val="28"/>
          <w:shd w:val="clear" w:color="auto" w:fill="FFFFFF"/>
          <w14:ligatures w14:val="none"/>
        </w:rPr>
        <w:t>,</w:t>
      </w:r>
      <w:r w:rsidRPr="009D385D">
        <w:rPr>
          <w:rFonts w:ascii="Times New Roman" w:eastAsia="Times New Roman" w:hAnsi="Times New Roman" w:cs="Times New Roman"/>
          <w:color w:val="202122"/>
          <w:kern w:val="0"/>
          <w:sz w:val="28"/>
          <w:szCs w:val="28"/>
          <w:shd w:val="clear" w:color="auto" w:fill="FFFFFF"/>
          <w14:ligatures w14:val="none"/>
        </w:rPr>
        <w:t>”—“the Measurer of boundaries,” related to the Aramaic word for a high-ranking military officer sent out in advance to scout the enemy, arrange camp, and organize the troops. It is suggested that from this Aramaic background came the forms</w:t>
      </w:r>
      <w:r w:rsidRPr="009D385D">
        <w:rPr>
          <w:rFonts w:ascii="Times New Roman" w:eastAsia="Yu Gothic" w:hAnsi="Times New Roman" w:cs="Times New Roman"/>
          <w:color w:val="000000"/>
          <w:kern w:val="0"/>
          <w:sz w:val="28"/>
          <w:szCs w:val="28"/>
          <w14:ligatures w14:val="none"/>
        </w:rPr>
        <w:t xml:space="preserve"> “Metator” and “Mittur” for the Guide or Messenger—both of which occur in Rabbinic Mysticism. There is also “Mytátōr,” representing “the Measurer of Heaven.”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 xml:space="preserve">ṭrôn is also said to indicate “the [exalted] Station” (Hebrew: </w:t>
      </w:r>
      <w:r w:rsidRPr="009D385D">
        <w:rPr>
          <w:rFonts w:ascii="Times New Roman" w:eastAsia="Yu Gothic" w:hAnsi="Times New Roman" w:cs="Times New Roman"/>
          <w:i/>
          <w:iCs/>
          <w:color w:val="000000"/>
          <w:kern w:val="0"/>
          <w:sz w:val="28"/>
          <w:szCs w:val="28"/>
          <w14:ligatures w14:val="none"/>
        </w:rPr>
        <w:t>ha-Maq</w:t>
      </w:r>
      <w:r w:rsidRPr="009D385D">
        <w:rPr>
          <w:rFonts w:ascii="Times New Roman" w:eastAsia="Times New Roman" w:hAnsi="Times New Roman" w:cs="Times New Roman"/>
          <w:i/>
          <w:iCs/>
          <w:color w:val="000000"/>
          <w:kern w:val="0"/>
          <w:sz w:val="28"/>
          <w:szCs w:val="28"/>
          <w14:ligatures w14:val="none"/>
        </w:rPr>
        <w:t>ô</w:t>
      </w:r>
      <w:r w:rsidRPr="009D385D">
        <w:rPr>
          <w:rFonts w:ascii="Times New Roman" w:eastAsia="Yu Gothic" w:hAnsi="Times New Roman" w:cs="Times New Roman"/>
          <w:i/>
          <w:iCs/>
          <w:color w:val="000000"/>
          <w:kern w:val="0"/>
          <w:sz w:val="28"/>
          <w:szCs w:val="28"/>
          <w14:ligatures w14:val="none"/>
        </w:rPr>
        <w:t>m</w:t>
      </w:r>
      <w:r w:rsidRPr="009D385D">
        <w:rPr>
          <w:rFonts w:ascii="Times New Roman" w:eastAsia="Yu Gothic" w:hAnsi="Times New Roman" w:cs="Times New Roman"/>
          <w:color w:val="000000"/>
          <w:kern w:val="0"/>
          <w:sz w:val="28"/>
          <w:szCs w:val="28"/>
          <w14:ligatures w14:val="none"/>
        </w:rPr>
        <w:t xml:space="preserve">; Arabic: </w:t>
      </w:r>
      <w:r w:rsidRPr="009D385D">
        <w:rPr>
          <w:rFonts w:ascii="Times New Roman" w:eastAsia="Yu Gothic" w:hAnsi="Times New Roman" w:cs="Times New Roman"/>
          <w:i/>
          <w:iCs/>
          <w:color w:val="000000"/>
          <w:kern w:val="0"/>
          <w:sz w:val="28"/>
          <w:szCs w:val="28"/>
          <w14:ligatures w14:val="none"/>
        </w:rPr>
        <w:t>al-Maq</w:t>
      </w:r>
      <w:r w:rsidRPr="009D385D">
        <w:rPr>
          <w:rFonts w:ascii="Times New Roman" w:eastAsia="Times New Roman" w:hAnsi="Times New Roman" w:cs="Times New Roman"/>
          <w:i/>
          <w:iCs/>
          <w:kern w:val="0"/>
          <w:sz w:val="28"/>
          <w:szCs w:val="28"/>
          <w14:ligatures w14:val="none"/>
        </w:rPr>
        <w:t>ā</w:t>
      </w:r>
      <w:r w:rsidRPr="009D385D">
        <w:rPr>
          <w:rFonts w:ascii="Times New Roman" w:eastAsia="Yu Gothic" w:hAnsi="Times New Roman" w:cs="Times New Roman"/>
          <w:i/>
          <w:iCs/>
          <w:color w:val="000000"/>
          <w:kern w:val="0"/>
          <w:sz w:val="28"/>
          <w:szCs w:val="28"/>
          <w14:ligatures w14:val="none"/>
        </w:rPr>
        <w:t>m</w:t>
      </w:r>
      <w:r w:rsidRPr="009D385D">
        <w:rPr>
          <w:rFonts w:ascii="Times New Roman" w:eastAsia="Yu Gothic" w:hAnsi="Times New Roman" w:cs="Times New Roman"/>
          <w:color w:val="000000"/>
          <w:kern w:val="0"/>
          <w:sz w:val="28"/>
          <w:szCs w:val="28"/>
          <w14:ligatures w14:val="none"/>
        </w:rPr>
        <w:t>), referring to God’s Celestial Temple, which—in Rabbinic belief—is the Heavenly counterpart of the earthly Temple of Solomon, as alluded to in the Biblical verse: “Blessed is the glory of the Lord (</w:t>
      </w:r>
      <w:r w:rsidRPr="009D385D">
        <w:rPr>
          <w:rFonts w:ascii="Times New Roman" w:eastAsia="Yu Gothic" w:hAnsi="Times New Roman" w:cs="Times New Roman"/>
          <w:i/>
          <w:iCs/>
          <w:color w:val="000000"/>
          <w:kern w:val="0"/>
          <w:sz w:val="28"/>
          <w:szCs w:val="28"/>
          <w14:ligatures w14:val="none"/>
        </w:rPr>
        <w:t>YHWH</w:t>
      </w:r>
      <w:r w:rsidRPr="009D385D">
        <w:rPr>
          <w:rFonts w:ascii="Times New Roman" w:eastAsia="Yu Gothic" w:hAnsi="Times New Roman" w:cs="Times New Roman"/>
          <w:color w:val="000000"/>
          <w:kern w:val="0"/>
          <w:sz w:val="28"/>
          <w:szCs w:val="28"/>
          <w14:ligatures w14:val="none"/>
        </w:rPr>
        <w:t>) from His [exalted] Station (</w:t>
      </w:r>
      <w:r w:rsidRPr="009D385D">
        <w:rPr>
          <w:rFonts w:ascii="Times New Roman" w:eastAsia="Yu Gothic" w:hAnsi="Times New Roman" w:cs="Times New Roman"/>
          <w:i/>
          <w:iCs/>
          <w:color w:val="000000"/>
          <w:kern w:val="0"/>
          <w:sz w:val="28"/>
          <w:szCs w:val="28"/>
          <w14:ligatures w14:val="none"/>
        </w:rPr>
        <w:t>mim-Maq</w:t>
      </w:r>
      <w:r w:rsidRPr="009D385D">
        <w:rPr>
          <w:rFonts w:ascii="Times New Roman" w:eastAsia="Times New Roman" w:hAnsi="Times New Roman" w:cs="Times New Roman"/>
          <w:i/>
          <w:iCs/>
          <w:color w:val="000000"/>
          <w:kern w:val="0"/>
          <w:sz w:val="28"/>
          <w:szCs w:val="28"/>
          <w14:ligatures w14:val="none"/>
        </w:rPr>
        <w:t>ô</w:t>
      </w:r>
      <w:r w:rsidRPr="009D385D">
        <w:rPr>
          <w:rFonts w:ascii="Times New Roman" w:eastAsia="Yu Gothic" w:hAnsi="Times New Roman" w:cs="Times New Roman"/>
          <w:i/>
          <w:iCs/>
          <w:color w:val="000000"/>
          <w:kern w:val="0"/>
          <w:sz w:val="28"/>
          <w:szCs w:val="28"/>
          <w14:ligatures w14:val="none"/>
        </w:rPr>
        <w:t>m</w:t>
      </w:r>
      <w:r w:rsidRPr="009D385D">
        <w:rPr>
          <w:rFonts w:ascii="Times New Roman" w:eastAsia="Times New Roman" w:hAnsi="Times New Roman" w:cs="Times New Roman"/>
          <w:i/>
          <w:iCs/>
          <w:color w:val="000000"/>
          <w:kern w:val="0"/>
          <w:sz w:val="28"/>
          <w:szCs w:val="28"/>
          <w14:ligatures w14:val="none"/>
        </w:rPr>
        <w:t>ô</w:t>
      </w:r>
      <w:r w:rsidRPr="009D385D">
        <w:rPr>
          <w:rFonts w:ascii="Times New Roman" w:eastAsia="Times New Roman"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14:ligatures w14:val="none"/>
        </w:rPr>
        <w:t xml:space="preserve">” (Ezekiel, 3:12). Thus, Metatron is also interpreted as conveying the sense of “Palace” in reference to the Divine </w:t>
      </w:r>
      <w:r w:rsidRPr="009D385D">
        <w:rPr>
          <w:rFonts w:ascii="Times New Roman" w:eastAsia="Yu Gothic" w:hAnsi="Times New Roman" w:cs="Times New Roman"/>
          <w:i/>
          <w:iCs/>
          <w:color w:val="000000"/>
          <w:kern w:val="0"/>
          <w:sz w:val="28"/>
          <w:szCs w:val="28"/>
          <w14:ligatures w14:val="none"/>
        </w:rPr>
        <w:t>Maq</w:t>
      </w:r>
      <w:r w:rsidRPr="009D385D">
        <w:rPr>
          <w:rFonts w:ascii="Times New Roman" w:eastAsia="Times New Roman" w:hAnsi="Times New Roman" w:cs="Times New Roman"/>
          <w:i/>
          <w:iCs/>
          <w:color w:val="000000"/>
          <w:kern w:val="0"/>
          <w:sz w:val="28"/>
          <w:szCs w:val="28"/>
          <w14:ligatures w14:val="none"/>
        </w:rPr>
        <w:t>ô</w:t>
      </w:r>
      <w:r w:rsidRPr="009D385D">
        <w:rPr>
          <w:rFonts w:ascii="Times New Roman" w:eastAsia="Yu Gothic" w:hAnsi="Times New Roman" w:cs="Times New Roman"/>
          <w:i/>
          <w:iCs/>
          <w:color w:val="000000"/>
          <w:kern w:val="0"/>
          <w:sz w:val="28"/>
          <w:szCs w:val="28"/>
          <w14:ligatures w14:val="none"/>
        </w:rPr>
        <w:t>m</w:t>
      </w:r>
      <w:r w:rsidRPr="009D385D">
        <w:rPr>
          <w:rFonts w:ascii="Times New Roman" w:eastAsia="Yu Gothic" w:hAnsi="Times New Roman" w:cs="Times New Roman"/>
          <w:color w:val="000000"/>
          <w:kern w:val="0"/>
          <w:sz w:val="28"/>
          <w:szCs w:val="28"/>
          <w14:ligatures w14:val="none"/>
        </w:rPr>
        <w:t>.</w:t>
      </w:r>
    </w:p>
    <w:p w14:paraId="0B0F7323"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6AC0BA1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Ancient Rabbinic teaching refers to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 as he “whose name is like that of his Master.” In this regard, the relationship between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w:t>
      </w:r>
      <w:r w:rsidRPr="009D385D">
        <w:rPr>
          <w:rFonts w:ascii="Times New Roman" w:eastAsia="Times New Roman" w:hAnsi="Times New Roman" w:cs="Times New Roman"/>
          <w:color w:val="202122"/>
          <w:kern w:val="0"/>
          <w:sz w:val="28"/>
          <w:szCs w:val="28"/>
          <w14:ligatures w14:val="none"/>
        </w:rPr>
        <w:t xml:space="preserve">Miṭṭaṭrōn and the Divine is deliberate and unmistakable, alluding through inference to what was explicit in the older Angelic name </w:t>
      </w:r>
      <w:r w:rsidRPr="009D385D">
        <w:rPr>
          <w:rFonts w:ascii="Times New Roman" w:eastAsia="Times New Roman" w:hAnsi="Times New Roman" w:cs="Times New Roman"/>
          <w:i/>
          <w:iCs/>
          <w:kern w:val="0"/>
          <w:sz w:val="28"/>
          <w:szCs w:val="28"/>
          <w14:ligatures w14:val="none"/>
        </w:rPr>
        <w:t>Yah</w:t>
      </w:r>
      <w:r w:rsidRPr="009D385D">
        <w:rPr>
          <w:rFonts w:ascii="Times New Roman" w:eastAsia="Times New Roman" w:hAnsi="Times New Roman" w:cs="Times New Roman"/>
          <w:i/>
          <w:iCs/>
          <w:color w:val="000000"/>
          <w:kern w:val="0"/>
          <w:sz w:val="28"/>
          <w:szCs w:val="28"/>
          <w14:ligatures w14:val="none"/>
        </w:rPr>
        <w:t>ô’ēl</w:t>
      </w:r>
      <w:r w:rsidRPr="009D385D">
        <w:rPr>
          <w:rFonts w:ascii="Times New Roman" w:eastAsia="Times New Roman" w:hAnsi="Times New Roman" w:cs="Times New Roman"/>
          <w:color w:val="000000"/>
          <w:kern w:val="0"/>
          <w:sz w:val="28"/>
          <w:szCs w:val="28"/>
          <w14:ligatures w14:val="none"/>
        </w:rPr>
        <w:t xml:space="preserve"> or “Angel Lord-God.”</w:t>
      </w:r>
      <w:r w:rsidRPr="009D385D">
        <w:rPr>
          <w:rFonts w:ascii="Times New Roman" w:eastAsia="Times New Roman" w:hAnsi="Times New Roman" w:cs="Times New Roman"/>
          <w:color w:val="202122"/>
          <w:kern w:val="0"/>
          <w:sz w:val="28"/>
          <w:szCs w:val="28"/>
          <w14:ligatures w14:val="none"/>
        </w:rPr>
        <w:t xml:space="preserve"> Thus, the early Rabbis frequently emphasized that Metatron “bears” the </w:t>
      </w:r>
      <w:r w:rsidRPr="009D385D">
        <w:rPr>
          <w:rFonts w:ascii="Times New Roman" w:eastAsia="Yu Gothic" w:hAnsi="Times New Roman" w:cs="Times New Roman"/>
          <w:i/>
          <w:iCs/>
          <w:color w:val="000000"/>
          <w:kern w:val="0"/>
          <w:sz w:val="28"/>
          <w:szCs w:val="28"/>
          <w14:ligatures w14:val="none"/>
        </w:rPr>
        <w:t>Tetragrammaton</w:t>
      </w:r>
      <w:r w:rsidRPr="009D385D">
        <w:rPr>
          <w:rFonts w:ascii="Times New Roman" w:eastAsia="Yu Gothic" w:hAnsi="Times New Roman" w:cs="Times New Roman"/>
          <w:color w:val="000000"/>
          <w:kern w:val="0"/>
          <w:sz w:val="28"/>
          <w:szCs w:val="28"/>
          <w14:ligatures w14:val="none"/>
        </w:rPr>
        <w:t xml:space="preserve">, the secret and hidden name of the Lord, </w:t>
      </w:r>
      <w:r w:rsidRPr="009D385D">
        <w:rPr>
          <w:rFonts w:ascii="Times New Roman" w:eastAsia="Yu Gothic" w:hAnsi="Times New Roman" w:cs="Times New Roman"/>
          <w:i/>
          <w:iCs/>
          <w:color w:val="000000"/>
          <w:kern w:val="0"/>
          <w:sz w:val="28"/>
          <w:szCs w:val="28"/>
          <w14:ligatures w14:val="none"/>
        </w:rPr>
        <w:t>YHWH</w:t>
      </w:r>
      <w:r w:rsidRPr="009D385D">
        <w:rPr>
          <w:rFonts w:ascii="Times New Roman" w:eastAsia="Yu Gothic" w:hAnsi="Times New Roman" w:cs="Times New Roman"/>
          <w:color w:val="000000"/>
          <w:kern w:val="0"/>
          <w:sz w:val="28"/>
          <w:szCs w:val="28"/>
          <w14:ligatures w14:val="none"/>
        </w:rPr>
        <w:t xml:space="preserve">—as, again, is more clearly indicated in </w:t>
      </w:r>
      <w:r w:rsidRPr="009D385D">
        <w:rPr>
          <w:rFonts w:ascii="Times New Roman" w:eastAsia="Times New Roman" w:hAnsi="Times New Roman" w:cs="Times New Roman"/>
          <w:i/>
          <w:iCs/>
          <w:kern w:val="0"/>
          <w:sz w:val="28"/>
          <w:szCs w:val="28"/>
          <w14:ligatures w14:val="none"/>
        </w:rPr>
        <w:t>Yah</w:t>
      </w:r>
      <w:r w:rsidRPr="009D385D">
        <w:rPr>
          <w:rFonts w:ascii="Times New Roman" w:eastAsia="Times New Roman" w:hAnsi="Times New Roman" w:cs="Times New Roman"/>
          <w:i/>
          <w:iCs/>
          <w:color w:val="000000"/>
          <w:kern w:val="0"/>
          <w:sz w:val="28"/>
          <w:szCs w:val="28"/>
          <w14:ligatures w14:val="none"/>
        </w:rPr>
        <w:t>ô’ēl</w:t>
      </w:r>
      <w:r w:rsidRPr="009D385D">
        <w:rPr>
          <w:rFonts w:ascii="Times New Roman" w:eastAsia="Yu Gothic" w:hAnsi="Times New Roman" w:cs="Times New Roman"/>
          <w:color w:val="000000"/>
          <w:kern w:val="0"/>
          <w:sz w:val="28"/>
          <w:szCs w:val="28"/>
          <w14:ligatures w14:val="none"/>
        </w:rPr>
        <w:t xml:space="preserve">—the sacred name which cannot be pronounced and was only known of old to the highest of the elect, such as the High Priests. The Babylonian Scholar </w:t>
      </w:r>
      <w:r w:rsidRPr="009D385D">
        <w:rPr>
          <w:rFonts w:ascii="Times New Roman" w:eastAsia="Yu Gothic" w:hAnsi="Times New Roman" w:cs="Times New Roman"/>
          <w:b/>
          <w:bCs/>
          <w:color w:val="000000"/>
          <w:kern w:val="0"/>
          <w:sz w:val="28"/>
          <w:szCs w:val="28"/>
          <w14:ligatures w14:val="none"/>
        </w:rPr>
        <w:t>Rabbi Idi</w:t>
      </w:r>
      <w:r w:rsidRPr="009D385D">
        <w:rPr>
          <w:rFonts w:ascii="Times New Roman" w:eastAsia="Yu Gothic" w:hAnsi="Times New Roman" w:cs="Times New Roman"/>
          <w:color w:val="000000"/>
          <w:kern w:val="0"/>
          <w:sz w:val="28"/>
          <w:szCs w:val="28"/>
          <w:vertAlign w:val="superscript"/>
          <w14:ligatures w14:val="none"/>
        </w:rPr>
        <w:footnoteReference w:id="59"/>
      </w:r>
      <w:r w:rsidRPr="009D385D">
        <w:rPr>
          <w:rFonts w:ascii="Times New Roman" w:eastAsia="Yu Gothic" w:hAnsi="Times New Roman" w:cs="Times New Roman"/>
          <w:color w:val="000000"/>
          <w:kern w:val="0"/>
          <w:sz w:val="28"/>
          <w:szCs w:val="28"/>
          <w14:ligatures w14:val="none"/>
        </w:rPr>
        <w:t xml:space="preserve"> says: “This is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 whose name is as the name of his Master. For it is written: ‘For My name is in Him’” (Exodus, 23:21).” In this same context, Rabbi Idi refers to God’s promise to Moses:</w:t>
      </w:r>
    </w:p>
    <w:p w14:paraId="7EAFDCEB"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BBB1809"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630" w:right="108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 xml:space="preserve">Behold, I will send an Angel before you to keep you in the way and to bring you to the place that I have prepared. Beware of him and obey his voice and do not provoke him. For he will not pardon your transgressions: For My name is in him. But if you shall indeed obey his voice and do all that I speak, then I will be an enemy unto your enemies and an adversary unto your adversaries” (Exodus, 23:20-22). </w:t>
      </w:r>
    </w:p>
    <w:p w14:paraId="1395E411"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630" w:right="1080"/>
        <w:rPr>
          <w:rFonts w:ascii="Times New Roman" w:eastAsia="Yu Gothic" w:hAnsi="Times New Roman" w:cs="Times New Roman"/>
          <w:color w:val="000000"/>
          <w:kern w:val="0"/>
          <w14:ligatures w14:val="none"/>
        </w:rPr>
      </w:pPr>
    </w:p>
    <w:p w14:paraId="785B2EFF"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lastRenderedPageBreak/>
        <w:t>The Rabbi then explains, however, that “do not provoke him” means “do not mistake him for Me [God].” Therefore, as Rabbi Idi emphasizes, although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 xml:space="preserve">ṭrôn bears the Great Name of God—the </w:t>
      </w:r>
      <w:r w:rsidRPr="009D385D">
        <w:rPr>
          <w:rFonts w:ascii="Times New Roman" w:eastAsia="Yu Gothic" w:hAnsi="Times New Roman" w:cs="Times New Roman"/>
          <w:i/>
          <w:iCs/>
          <w:color w:val="000000"/>
          <w:kern w:val="0"/>
          <w:sz w:val="28"/>
          <w:szCs w:val="28"/>
          <w14:ligatures w14:val="none"/>
        </w:rPr>
        <w:t>Tetragrammaton</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Yu Gothic" w:hAnsi="Times New Roman" w:cs="Times New Roman"/>
          <w:i/>
          <w:iCs/>
          <w:color w:val="000000"/>
          <w:kern w:val="0"/>
          <w:sz w:val="28"/>
          <w:szCs w:val="28"/>
          <w14:ligatures w14:val="none"/>
        </w:rPr>
        <w:t>YHWH</w:t>
      </w:r>
      <w:r w:rsidRPr="009D385D">
        <w:rPr>
          <w:rFonts w:ascii="Times New Roman" w:eastAsia="Yu Gothic" w:hAnsi="Times New Roman" w:cs="Times New Roman"/>
          <w:color w:val="000000"/>
          <w:kern w:val="0"/>
          <w:sz w:val="28"/>
          <w:szCs w:val="28"/>
          <w14:ligatures w14:val="none"/>
        </w:rPr>
        <w:t xml:space="preserve">—he may not be worshipped, and thus the Divine warning is given regarding Metatron: “Do not exchange Me for Him [God Almighty].” </w:t>
      </w:r>
    </w:p>
    <w:p w14:paraId="5D26F022"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9D7402A"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202122"/>
          <w:kern w:val="0"/>
          <w:sz w:val="28"/>
          <w:szCs w:val="28"/>
          <w14:ligatures w14:val="none"/>
        </w:rPr>
      </w:pPr>
      <w:r w:rsidRPr="009D385D">
        <w:rPr>
          <w:rFonts w:ascii="Times New Roman" w:eastAsia="Yu Gothic" w:hAnsi="Times New Roman" w:cs="Times New Roman"/>
          <w:color w:val="000000"/>
          <w:kern w:val="0"/>
          <w:sz w:val="28"/>
          <w:szCs w:val="28"/>
          <w14:ligatures w14:val="none"/>
        </w:rPr>
        <w:t>In Hebrew-Aramaic letters, the name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 had the numerical value of three hundred and fourteen (314), which in ancient Semitic numerology is identical to the sum total of “</w:t>
      </w:r>
      <w:r w:rsidRPr="009D385D">
        <w:rPr>
          <w:rFonts w:ascii="Times New Roman" w:eastAsia="Yu Gothic" w:hAnsi="Times New Roman" w:cs="Times New Roman"/>
          <w:i/>
          <w:iCs/>
          <w:color w:val="000000"/>
          <w:kern w:val="0"/>
          <w:sz w:val="28"/>
          <w:szCs w:val="28"/>
          <w14:ligatures w14:val="none"/>
        </w:rPr>
        <w:t>Shadday</w:t>
      </w:r>
      <w:r w:rsidRPr="009D385D">
        <w:rPr>
          <w:rFonts w:ascii="Times New Roman" w:eastAsia="Yu Gothic" w:hAnsi="Times New Roman" w:cs="Times New Roman"/>
          <w:color w:val="000000"/>
          <w:kern w:val="0"/>
          <w:sz w:val="28"/>
          <w:szCs w:val="28"/>
          <w14:ligatures w14:val="none"/>
        </w:rPr>
        <w:t xml:space="preserve">” in the Biblical name of God </w:t>
      </w:r>
      <w:r w:rsidRPr="009D385D">
        <w:rPr>
          <w:rFonts w:ascii="Times New Roman" w:eastAsia="Times New Roman" w:hAnsi="Times New Roman" w:cs="Times New Roman"/>
          <w:i/>
          <w:iCs/>
          <w:color w:val="000000"/>
          <w:kern w:val="0"/>
          <w:sz w:val="28"/>
          <w:szCs w:val="28"/>
          <w14:ligatures w14:val="none"/>
        </w:rPr>
        <w:t>Ēl Shadday</w:t>
      </w:r>
      <w:r w:rsidRPr="009D385D">
        <w:rPr>
          <w:rFonts w:ascii="Times New Roman" w:eastAsia="Times New Roman" w:hAnsi="Times New Roman" w:cs="Times New Roman"/>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“God the Almighty” or “God the Destroyer” (Genesis, 17:1; 35:11).</w:t>
      </w:r>
      <w:r w:rsidRPr="009D385D">
        <w:rPr>
          <w:rFonts w:ascii="Times New Roman" w:eastAsia="Yu Gothic" w:hAnsi="Times New Roman" w:cs="Times New Roman"/>
          <w:color w:val="000000"/>
          <w:kern w:val="0"/>
          <w:sz w:val="28"/>
          <w:szCs w:val="28"/>
          <w:vertAlign w:val="superscript"/>
          <w14:ligatures w14:val="none"/>
        </w:rPr>
        <w:footnoteReference w:id="60"/>
      </w:r>
      <w:r w:rsidRPr="009D385D">
        <w:rPr>
          <w:rFonts w:ascii="Times New Roman" w:eastAsia="Yu Gothic" w:hAnsi="Times New Roman" w:cs="Times New Roman"/>
          <w:color w:val="000000"/>
          <w:kern w:val="0"/>
          <w:sz w:val="28"/>
          <w:szCs w:val="28"/>
          <w14:ligatures w14:val="none"/>
        </w:rPr>
        <w:t xml:space="preserve"> According to the Rabbis of old,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 also had many other secret names. Indeed, it is said that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w:t>
      </w:r>
      <w:r w:rsidRPr="009D385D">
        <w:rPr>
          <w:rFonts w:ascii="Times New Roman" w:eastAsia="Times New Roman" w:hAnsi="Times New Roman" w:cs="Times New Roman"/>
          <w:color w:val="202122"/>
          <w:kern w:val="0"/>
          <w:sz w:val="28"/>
          <w:szCs w:val="28"/>
          <w14:ligatures w14:val="none"/>
        </w:rPr>
        <w:t xml:space="preserve">Miṭṭaṭrōn had seventy-two names, although some sources give seventy names. In ancient Semitic linguistic culture, the number seventy implies great plurality in the sense of very many and even innumerable, but the same is also true of seventy-two, which can be parsed as “innumerable plus two.” As a consequence of this multitude of secret names, Metatron is called “the great Archangel of many names.” </w:t>
      </w:r>
    </w:p>
    <w:p w14:paraId="11C54FBF"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202122"/>
          <w:kern w:val="0"/>
          <w:sz w:val="28"/>
          <w:szCs w:val="28"/>
          <w14:ligatures w14:val="none"/>
        </w:rPr>
      </w:pPr>
    </w:p>
    <w:p w14:paraId="5991069C"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Among the designations given to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ṭrôn—as we noted above—is that of the Archangel Michael. Another meaning of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 however, is “the High Priest,” meaning specifically the High Priest of God’s Heavenly Temple. The Rabbis speak of Michael-Meṭ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 as “the Charioteer of God, the Captain of the Heavenly Host, and the High Priest”</w:t>
      </w:r>
      <w:r w:rsidRPr="009D385D">
        <w:rPr>
          <w:rFonts w:ascii="Times New Roman" w:eastAsia="Yu Gothic" w:hAnsi="Times New Roman" w:cs="Times New Roman"/>
          <w:color w:val="0F252D"/>
          <w:kern w:val="0"/>
          <w:sz w:val="28"/>
          <w:szCs w:val="28"/>
          <w14:ligatures w14:val="none"/>
        </w:rPr>
        <w:t xml:space="preserve"> —referring again specifically to the High Priest of God’s Celestial Temple.</w:t>
      </w:r>
      <w:r w:rsidRPr="009D385D">
        <w:rPr>
          <w:rFonts w:ascii="Times New Roman" w:eastAsia="Yu Gothic" w:hAnsi="Times New Roman" w:cs="Times New Roman"/>
          <w:color w:val="000000"/>
          <w:kern w:val="0"/>
          <w:sz w:val="28"/>
          <w:szCs w:val="28"/>
          <w14:ligatures w14:val="none"/>
        </w:rPr>
        <w:t xml:space="preserve"> In this respect, </w:t>
      </w:r>
      <w:r w:rsidRPr="009D385D">
        <w:rPr>
          <w:rFonts w:ascii="Times New Roman" w:eastAsia="Yu Gothic" w:hAnsi="Times New Roman" w:cs="Times New Roman"/>
          <w:color w:val="0F252D"/>
          <w:kern w:val="0"/>
          <w:sz w:val="28"/>
          <w:szCs w:val="28"/>
          <w14:ligatures w14:val="none"/>
        </w:rPr>
        <w:t>the Rabbinic concept</w:t>
      </w:r>
      <w:r w:rsidRPr="009D385D">
        <w:rPr>
          <w:rFonts w:ascii="Times New Roman" w:eastAsia="Yu Gothic" w:hAnsi="Times New Roman" w:cs="Times New Roman"/>
          <w:color w:val="000000"/>
          <w:kern w:val="0"/>
          <w:sz w:val="28"/>
          <w:szCs w:val="28"/>
          <w14:ligatures w14:val="none"/>
        </w:rPr>
        <w:t xml:space="preserve">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w:t>
      </w:r>
      <w:r w:rsidRPr="009D385D">
        <w:rPr>
          <w:rFonts w:ascii="Times New Roman" w:eastAsia="Times New Roman" w:hAnsi="Times New Roman" w:cs="Times New Roman"/>
          <w:color w:val="202122"/>
          <w:kern w:val="0"/>
          <w:sz w:val="28"/>
          <w:szCs w:val="28"/>
          <w14:ligatures w14:val="none"/>
        </w:rPr>
        <w:t xml:space="preserve">Miṭṭaṭrōn virtually converges as a parallel to the </w:t>
      </w:r>
      <w:r w:rsidRPr="009D385D">
        <w:rPr>
          <w:rFonts w:ascii="Times New Roman" w:eastAsia="Times New Roman" w:hAnsi="Times New Roman" w:cs="Times New Roman"/>
          <w:i/>
          <w:iCs/>
          <w:color w:val="202122"/>
          <w:kern w:val="0"/>
          <w:sz w:val="28"/>
          <w:szCs w:val="28"/>
          <w14:ligatures w14:val="none"/>
        </w:rPr>
        <w:t>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Times New Roman" w:hAnsi="Times New Roman" w:cs="Times New Roman"/>
          <w:i/>
          <w:iCs/>
          <w:color w:val="202122"/>
          <w:kern w:val="0"/>
          <w:sz w:val="28"/>
          <w:szCs w:val="28"/>
          <w14:ligatures w14:val="none"/>
        </w:rPr>
        <w:t>gos</w:t>
      </w:r>
      <w:r w:rsidRPr="009D385D">
        <w:rPr>
          <w:rFonts w:ascii="Times New Roman" w:eastAsia="Times New Roman" w:hAnsi="Times New Roman" w:cs="Times New Roman"/>
          <w:color w:val="202122"/>
          <w:kern w:val="0"/>
          <w:sz w:val="28"/>
          <w:szCs w:val="28"/>
          <w14:ligatures w14:val="none"/>
        </w:rPr>
        <w:t>-High Priest teachings</w:t>
      </w:r>
      <w:r w:rsidRPr="009D385D">
        <w:rPr>
          <w:rFonts w:ascii="Times New Roman" w:eastAsia="Yu Gothic" w:hAnsi="Times New Roman" w:cs="Times New Roman"/>
          <w:color w:val="0F252D"/>
          <w:kern w:val="0"/>
          <w:sz w:val="28"/>
          <w:szCs w:val="28"/>
          <w14:ligatures w14:val="none"/>
        </w:rPr>
        <w:t xml:space="preserve"> of Philo of Alexandria. Indeed, some Scholars have held in ancient and modern times </w:t>
      </w:r>
      <w:r w:rsidRPr="009D385D">
        <w:rPr>
          <w:rFonts w:ascii="Times New Roman" w:eastAsia="Yu Gothic" w:hAnsi="Times New Roman" w:cs="Times New Roman"/>
          <w:color w:val="000000"/>
          <w:kern w:val="0"/>
          <w:sz w:val="28"/>
          <w:szCs w:val="28"/>
          <w14:ligatures w14:val="none"/>
        </w:rPr>
        <w:t>that the Rabbinic Metatron was identical with the</w:t>
      </w:r>
      <w:r w:rsidRPr="009D385D">
        <w:rPr>
          <w:rFonts w:ascii="Times New Roman" w:eastAsia="Times New Roman" w:hAnsi="Times New Roman" w:cs="Times New Roman"/>
          <w:i/>
          <w:iCs/>
          <w:color w:val="202122"/>
          <w:kern w:val="0"/>
          <w:sz w:val="28"/>
          <w:szCs w:val="28"/>
          <w14:ligatures w14:val="none"/>
        </w:rPr>
        <w:t xml:space="preserve"> 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Times New Roman" w:hAnsi="Times New Roman" w:cs="Times New Roman"/>
          <w:i/>
          <w:iCs/>
          <w:color w:val="202122"/>
          <w:kern w:val="0"/>
          <w:sz w:val="28"/>
          <w:szCs w:val="28"/>
          <w14:ligatures w14:val="none"/>
        </w:rPr>
        <w:t>gos</w:t>
      </w:r>
      <w:r w:rsidRPr="009D385D">
        <w:rPr>
          <w:rFonts w:ascii="Times New Roman" w:eastAsia="Times New Roman" w:hAnsi="Times New Roman" w:cs="Times New Roman"/>
          <w:color w:val="202122"/>
          <w:kern w:val="0"/>
          <w:sz w:val="28"/>
          <w:szCs w:val="28"/>
          <w14:ligatures w14:val="none"/>
        </w:rPr>
        <w:t xml:space="preserve"> of Philo. The link is not always clear, however, primarily because of the secret nature of the name</w:t>
      </w:r>
      <w:r w:rsidRPr="009D385D">
        <w:rPr>
          <w:rFonts w:ascii="Times New Roman" w:eastAsia="Yu Gothic" w:hAnsi="Times New Roman" w:cs="Times New Roman"/>
          <w:color w:val="000000"/>
          <w:kern w:val="0"/>
          <w:sz w:val="28"/>
          <w:szCs w:val="28"/>
          <w14:ligatures w14:val="none"/>
        </w:rPr>
        <w:t xml:space="preserve">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w:t>
      </w:r>
      <w:r w:rsidRPr="009D385D">
        <w:rPr>
          <w:rFonts w:ascii="Times New Roman" w:eastAsia="Times New Roman" w:hAnsi="Times New Roman" w:cs="Times New Roman"/>
          <w:color w:val="202122"/>
          <w:kern w:val="0"/>
          <w:sz w:val="28"/>
          <w:szCs w:val="28"/>
          <w14:ligatures w14:val="none"/>
        </w:rPr>
        <w:t xml:space="preserve"> and hidden nature of the Rabbinic concepts behind it.</w:t>
      </w:r>
      <w:r w:rsidRPr="009D385D">
        <w:rPr>
          <w:rFonts w:ascii="Times New Roman" w:eastAsia="Yu Gothic" w:hAnsi="Times New Roman" w:cs="Times New Roman"/>
          <w:color w:val="000000"/>
          <w:kern w:val="0"/>
          <w:sz w:val="28"/>
          <w:szCs w:val="28"/>
          <w14:ligatures w14:val="none"/>
        </w:rPr>
        <w:t xml:space="preserve"> As we have seen, Philo refers to </w:t>
      </w:r>
      <w:r w:rsidRPr="009D385D">
        <w:rPr>
          <w:rFonts w:ascii="Times New Roman" w:eastAsia="Yu Gothic" w:hAnsi="Times New Roman" w:cs="Times New Roman"/>
          <w:color w:val="000000"/>
          <w:kern w:val="0"/>
          <w:sz w:val="28"/>
          <w:szCs w:val="28"/>
          <w14:ligatures w14:val="none"/>
        </w:rPr>
        <w:lastRenderedPageBreak/>
        <w:t xml:space="preserve">God’s Angels as </w:t>
      </w:r>
      <w:r w:rsidRPr="009D385D">
        <w:rPr>
          <w:rFonts w:ascii="Times New Roman" w:eastAsia="Yu Gothic" w:hAnsi="Times New Roman" w:cs="Times New Roman"/>
          <w:i/>
          <w:iCs/>
          <w:color w:val="000000"/>
          <w:kern w:val="0"/>
          <w:sz w:val="28"/>
          <w:szCs w:val="28"/>
          <w14:ligatures w14:val="none"/>
        </w:rPr>
        <w:t>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Yu Gothic" w:hAnsi="Times New Roman" w:cs="Times New Roman"/>
          <w:i/>
          <w:iCs/>
          <w:color w:val="000000"/>
          <w:kern w:val="0"/>
          <w:sz w:val="28"/>
          <w:szCs w:val="28"/>
          <w14:ligatures w14:val="none"/>
        </w:rPr>
        <w:t xml:space="preserve">goi </w:t>
      </w:r>
      <w:r w:rsidRPr="009D385D">
        <w:rPr>
          <w:rFonts w:ascii="Times New Roman" w:eastAsia="Yu Gothic" w:hAnsi="Times New Roman" w:cs="Times New Roman"/>
          <w:color w:val="000000"/>
          <w:kern w:val="0"/>
          <w:sz w:val="28"/>
          <w:szCs w:val="28"/>
          <w14:ligatures w14:val="none"/>
        </w:rPr>
        <w:t xml:space="preserve">(the plural of </w:t>
      </w:r>
      <w:r w:rsidRPr="009D385D">
        <w:rPr>
          <w:rFonts w:ascii="Times New Roman" w:eastAsia="Yu Gothic" w:hAnsi="Times New Roman" w:cs="Times New Roman"/>
          <w:i/>
          <w:iCs/>
          <w:color w:val="000000"/>
          <w:kern w:val="0"/>
          <w:sz w:val="28"/>
          <w:szCs w:val="28"/>
          <w14:ligatures w14:val="none"/>
        </w:rPr>
        <w:t>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Yu Gothic" w:hAnsi="Times New Roman" w:cs="Times New Roman"/>
          <w:i/>
          <w:iCs/>
          <w:color w:val="000000"/>
          <w:kern w:val="0"/>
          <w:sz w:val="28"/>
          <w:szCs w:val="28"/>
          <w14:ligatures w14:val="none"/>
        </w:rPr>
        <w:t>gos</w:t>
      </w:r>
      <w:r w:rsidRPr="009D385D">
        <w:rPr>
          <w:rFonts w:ascii="Times New Roman" w:eastAsia="Yu Gothic" w:hAnsi="Times New Roman" w:cs="Times New Roman"/>
          <w:color w:val="000000"/>
          <w:kern w:val="0"/>
          <w:sz w:val="28"/>
          <w:szCs w:val="28"/>
          <w14:ligatures w14:val="none"/>
        </w:rPr>
        <w:t>), describing them not just as “Words” but also as “Intellects. He says of them that they are called “God’s own powers with whom the Father of the Universe consulted when He said: ‘Let Us make Man.’” In a manner indistinguishable from Rabbinic discourse on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 xml:space="preserve">ṭrôn, Philo says when speaking about the great </w:t>
      </w:r>
      <w:r w:rsidRPr="009D385D">
        <w:rPr>
          <w:rFonts w:ascii="Times New Roman" w:eastAsia="Yu Gothic" w:hAnsi="Times New Roman" w:cs="Times New Roman"/>
          <w:i/>
          <w:iCs/>
          <w:color w:val="000000"/>
          <w:kern w:val="0"/>
          <w:sz w:val="28"/>
          <w:szCs w:val="28"/>
          <w14:ligatures w14:val="none"/>
        </w:rPr>
        <w:t>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Yu Gothic" w:hAnsi="Times New Roman" w:cs="Times New Roman"/>
          <w:i/>
          <w:iCs/>
          <w:color w:val="000000"/>
          <w:kern w:val="0"/>
          <w:sz w:val="28"/>
          <w:szCs w:val="28"/>
          <w14:ligatures w14:val="none"/>
        </w:rPr>
        <w:t>gos</w:t>
      </w:r>
      <w:r w:rsidRPr="009D385D">
        <w:rPr>
          <w:rFonts w:ascii="Times New Roman" w:eastAsia="Yu Gothic" w:hAnsi="Times New Roman" w:cs="Times New Roman"/>
          <w:color w:val="000000"/>
          <w:kern w:val="0"/>
          <w:sz w:val="28"/>
          <w:szCs w:val="28"/>
          <w14:ligatures w14:val="none"/>
        </w:rPr>
        <w:t>-Archangel:</w:t>
      </w:r>
    </w:p>
    <w:p w14:paraId="2BB77FAA"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Yu Gothic" w:hAnsi="Helvetica" w:cs="Helvetica"/>
          <w:color w:val="000000"/>
          <w:kern w:val="0"/>
          <w14:ligatures w14:val="none"/>
        </w:rPr>
      </w:pPr>
    </w:p>
    <w:p w14:paraId="39A9734D"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40" w:right="126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 xml:space="preserve">The Father, the Creator of the universe, gave to the Archangel and most ancient </w:t>
      </w:r>
      <w:r w:rsidRPr="009D385D">
        <w:rPr>
          <w:rFonts w:ascii="Times New Roman" w:eastAsia="Yu Gothic" w:hAnsi="Times New Roman" w:cs="Times New Roman"/>
          <w:i/>
          <w:iCs/>
          <w:color w:val="000000"/>
          <w:kern w:val="0"/>
          <w14:ligatures w14:val="none"/>
        </w:rPr>
        <w:t>L</w:t>
      </w:r>
      <w:r w:rsidRPr="009D385D">
        <w:rPr>
          <w:rFonts w:ascii="Times New Roman" w:eastAsia="Times New Roman" w:hAnsi="Times New Roman" w:cs="Times New Roman"/>
          <w:i/>
          <w:iCs/>
          <w:color w:val="000000"/>
          <w:kern w:val="0"/>
          <w14:ligatures w14:val="none"/>
        </w:rPr>
        <w:t>ó</w:t>
      </w:r>
      <w:r w:rsidRPr="009D385D">
        <w:rPr>
          <w:rFonts w:ascii="Times New Roman" w:eastAsia="Yu Gothic" w:hAnsi="Times New Roman" w:cs="Times New Roman"/>
          <w:i/>
          <w:iCs/>
          <w:color w:val="000000"/>
          <w:kern w:val="0"/>
          <w14:ligatures w14:val="none"/>
        </w:rPr>
        <w:t>gos</w:t>
      </w:r>
      <w:r w:rsidRPr="009D385D">
        <w:rPr>
          <w:rFonts w:ascii="Times New Roman" w:eastAsia="Yu Gothic" w:hAnsi="Times New Roman" w:cs="Times New Roman"/>
          <w:color w:val="000000"/>
          <w:kern w:val="0"/>
          <w14:ligatures w14:val="none"/>
        </w:rPr>
        <w:t xml:space="preserve"> the privilege of standing on the confines, separating the creature from the Creator, and of interceding between the immortal God and mortal Man, as an ambassador sent by the ruler to the subject.</w:t>
      </w:r>
    </w:p>
    <w:p w14:paraId="34B922F2"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202122"/>
          <w:kern w:val="0"/>
          <w:sz w:val="28"/>
          <w:szCs w:val="28"/>
          <w14:ligatures w14:val="none"/>
        </w:rPr>
      </w:pPr>
    </w:p>
    <w:p w14:paraId="3D7E6CD0" w14:textId="77777777" w:rsidR="00B335E1" w:rsidRPr="009D385D" w:rsidDel="00984C26"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del w:id="1673" w:author="Zahid Syed" w:date="2025-09-26T20:16:00Z" w16du:dateUtc="2025-09-26T11:16:00Z"/>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In the Rabbinic view, Metatron is also the “Prince of the [Divine] Face. The Rabbis would say that Metatron bears “the lesser Divine name,” and in Medieval Rabbinic Mysticism,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 was referred to as being only “a little lower than God.” Thus, by virtue of his uniquely high station and proximity to the Lord,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w:t>
      </w:r>
      <w:r w:rsidRPr="009D385D">
        <w:rPr>
          <w:rFonts w:ascii="Times New Roman" w:eastAsia="Times New Roman" w:hAnsi="Times New Roman" w:cs="Times New Roman"/>
          <w:color w:val="202122"/>
          <w:kern w:val="0"/>
          <w:sz w:val="28"/>
          <w:szCs w:val="28"/>
          <w14:ligatures w14:val="none"/>
        </w:rPr>
        <w:t xml:space="preserve">Miṭṭaṭrōn is the special Angel-Prince set over God’s creation of the world. He is therefore the Angel of Mankind as well as </w:t>
      </w:r>
      <w:r w:rsidRPr="009D385D">
        <w:rPr>
          <w:rFonts w:ascii="Times New Roman" w:eastAsia="Yu Gothic" w:hAnsi="Times New Roman" w:cs="Times New Roman"/>
          <w:color w:val="000000"/>
          <w:kern w:val="0"/>
          <w:sz w:val="28"/>
          <w:szCs w:val="28"/>
          <w14:ligatures w14:val="none"/>
        </w:rPr>
        <w:t>the Divine Vice-Regent and Mediator of God’s ineffable name.</w:t>
      </w:r>
    </w:p>
    <w:p w14:paraId="36214BAB" w14:textId="77777777" w:rsidR="00B335E1" w:rsidRPr="009D385D" w:rsidRDefault="00B335E1" w:rsidP="00984C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660AC60"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5C19CC4" w14:textId="77777777" w:rsidR="00B335E1" w:rsidRPr="00984C26" w:rsidRDefault="00B335E1" w:rsidP="00B335E1">
      <w:pPr>
        <w:spacing w:after="0" w:line="240" w:lineRule="auto"/>
        <w:rPr>
          <w:rFonts w:ascii="Times New Roman" w:eastAsia="Yu Gothic" w:hAnsi="Times New Roman" w:cs="Times New Roman"/>
          <w:b/>
          <w:bCs/>
          <w:i/>
          <w:iCs/>
          <w:kern w:val="0"/>
          <w:sz w:val="28"/>
          <w:szCs w:val="28"/>
          <w:u w:val="single"/>
          <w14:ligatures w14:val="none"/>
          <w:rPrChange w:id="1674" w:author="Zahid Syed" w:date="2025-09-26T20:16:00Z" w16du:dateUtc="2025-09-26T11:16:00Z">
            <w:rPr>
              <w:rFonts w:ascii="Times New Roman" w:eastAsia="Yu Gothic" w:hAnsi="Times New Roman" w:cs="Times New Roman"/>
              <w:b/>
              <w:bCs/>
              <w:kern w:val="0"/>
              <w:sz w:val="28"/>
              <w:szCs w:val="28"/>
              <w:u w:val="single"/>
              <w14:ligatures w14:val="none"/>
            </w:rPr>
          </w:rPrChange>
        </w:rPr>
      </w:pPr>
      <w:bookmarkStart w:id="1675" w:name="_Toc193363990"/>
      <w:r w:rsidRPr="00984C26">
        <w:rPr>
          <w:rFonts w:ascii="Times New Roman" w:eastAsia="Yu Gothic" w:hAnsi="Times New Roman" w:cs="Times New Roman"/>
          <w:b/>
          <w:bCs/>
          <w:i/>
          <w:iCs/>
          <w:kern w:val="0"/>
          <w:sz w:val="28"/>
          <w:szCs w:val="28"/>
          <w:u w:val="single"/>
          <w14:ligatures w14:val="none"/>
          <w:rPrChange w:id="1676" w:author="Zahid Syed" w:date="2025-09-26T20:16:00Z" w16du:dateUtc="2025-09-26T11:16:00Z">
            <w:rPr>
              <w:rFonts w:ascii="Times New Roman" w:eastAsia="Yu Gothic" w:hAnsi="Times New Roman" w:cs="Times New Roman"/>
              <w:b/>
              <w:bCs/>
              <w:kern w:val="0"/>
              <w:sz w:val="28"/>
              <w:szCs w:val="28"/>
              <w:u w:val="single"/>
              <w14:ligatures w14:val="none"/>
            </w:rPr>
          </w:rPrChange>
        </w:rPr>
        <w:t xml:space="preserve">Identification of the Rabbinic </w:t>
      </w:r>
      <w:r w:rsidRPr="00984C26">
        <w:rPr>
          <w:rFonts w:ascii="Times New Roman" w:eastAsia="Yu Gothic Light" w:hAnsi="Times New Roman" w:cs="Times New Roman"/>
          <w:b/>
          <w:bCs/>
          <w:i/>
          <w:iCs/>
          <w:kern w:val="0"/>
          <w:sz w:val="28"/>
          <w:szCs w:val="28"/>
          <w:u w:val="single"/>
          <w14:ligatures w14:val="none"/>
          <w:rPrChange w:id="1677" w:author="Zahid Syed" w:date="2025-09-26T20:16:00Z" w16du:dateUtc="2025-09-26T11:16:00Z">
            <w:rPr>
              <w:rFonts w:ascii="Times New Roman" w:eastAsia="Yu Gothic Light" w:hAnsi="Times New Roman" w:cs="Times New Roman"/>
              <w:b/>
              <w:bCs/>
              <w:kern w:val="0"/>
              <w:sz w:val="28"/>
              <w:szCs w:val="28"/>
              <w:u w:val="single"/>
              <w14:ligatures w14:val="none"/>
            </w:rPr>
          </w:rPrChange>
        </w:rPr>
        <w:t>Meṭāṭrôn-Miṭṭaṭrōn with the Prophet Enoch (Idrīs)</w:t>
      </w:r>
      <w:bookmarkEnd w:id="1675"/>
    </w:p>
    <w:p w14:paraId="5FA7E664"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w:eastAsia="Yu Gothic" w:hAnsi="Times" w:cs="Times"/>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In Hebrew, there is an intrinsic and intimate relationship between “Angels” and Divine Prophet-Messengers, which underlies the Prophetic theophanies that fascinated the Jews and later Jewish-Christians of the Second Temple Period. The Hebrew word for Angel (</w:t>
      </w:r>
      <w:r w:rsidRPr="009D385D">
        <w:rPr>
          <w:rFonts w:ascii="Times New Roman" w:eastAsia="Yu Gothic" w:hAnsi="Times New Roman" w:cs="Times New Roman"/>
          <w:i/>
          <w:iCs/>
          <w:color w:val="000000"/>
          <w:kern w:val="0"/>
          <w:sz w:val="28"/>
          <w:szCs w:val="28"/>
          <w14:ligatures w14:val="none"/>
        </w:rPr>
        <w:t>Mel’akh</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rtl/>
          <w:lang w:bidi="he-IL"/>
          <w14:ligatures w14:val="none"/>
        </w:rPr>
        <w:t>מלאך</w:t>
      </w:r>
      <w:r w:rsidRPr="009D385D">
        <w:rPr>
          <w:rFonts w:ascii="Times New Roman" w:eastAsia="Yu Gothic" w:hAnsi="Times New Roman" w:cs="Times New Roman"/>
          <w:color w:val="000000"/>
          <w:kern w:val="0"/>
          <w:sz w:val="28"/>
          <w:szCs w:val="28"/>
          <w14:ligatures w14:val="none"/>
        </w:rPr>
        <w:t xml:space="preserve">; Arabic: </w:t>
      </w:r>
      <w:r w:rsidRPr="009D385D">
        <w:rPr>
          <w:rFonts w:ascii="Times New Roman" w:eastAsia="Yu Gothic" w:hAnsi="Times New Roman" w:cs="Times New Roman"/>
          <w:i/>
          <w:iCs/>
          <w:color w:val="000000"/>
          <w:kern w:val="0"/>
          <w:sz w:val="28"/>
          <w:szCs w:val="28"/>
          <w14:ligatures w14:val="none"/>
        </w:rPr>
        <w:t>Malak</w:t>
      </w:r>
      <w:r w:rsidRPr="009D385D">
        <w:rPr>
          <w:rFonts w:ascii="Times New Roman" w:eastAsia="Yu Gothic" w:hAnsi="Times New Roman" w:cs="Times New Roman"/>
          <w:color w:val="000000"/>
          <w:kern w:val="0"/>
          <w:sz w:val="28"/>
          <w:szCs w:val="28"/>
          <w14:ligatures w14:val="none"/>
        </w:rPr>
        <w:t xml:space="preserve"> and </w:t>
      </w:r>
      <w:r w:rsidRPr="009D385D">
        <w:rPr>
          <w:rFonts w:ascii="Times New Roman" w:eastAsia="Yu Gothic" w:hAnsi="Times New Roman" w:cs="Times New Roman"/>
          <w:i/>
          <w:iCs/>
          <w:color w:val="000000"/>
          <w:kern w:val="0"/>
          <w:sz w:val="28"/>
          <w:szCs w:val="28"/>
          <w14:ligatures w14:val="none"/>
        </w:rPr>
        <w:t>Mal’ak</w:t>
      </w:r>
      <w:r w:rsidRPr="009D385D">
        <w:rPr>
          <w:rFonts w:ascii="Times New Roman" w:eastAsia="Yu Gothic" w:hAnsi="Times New Roman" w:cs="Times New Roman"/>
          <w:color w:val="000000"/>
          <w:kern w:val="0"/>
          <w:sz w:val="28"/>
          <w:szCs w:val="28"/>
          <w14:ligatures w14:val="none"/>
        </w:rPr>
        <w:t xml:space="preserve">)—and this is a quality that Hebrew shares with Arabic—means both “Angel” and “Messenger.” Similarly, the ancient Greek word </w:t>
      </w:r>
      <w:r w:rsidRPr="009D385D">
        <w:rPr>
          <w:rFonts w:ascii="Times New Roman" w:eastAsia="Yu Gothic" w:hAnsi="Times New Roman" w:cs="Times New Roman"/>
          <w:i/>
          <w:iCs/>
          <w:color w:val="000000"/>
          <w:kern w:val="0"/>
          <w:sz w:val="28"/>
          <w:szCs w:val="28"/>
          <w14:ligatures w14:val="none"/>
        </w:rPr>
        <w:t>ángelos</w:t>
      </w:r>
      <w:r w:rsidRPr="009D385D">
        <w:rPr>
          <w:rFonts w:ascii="Times" w:eastAsia="Yu Gothic" w:hAnsi="Times" w:cs="Times"/>
          <w:color w:val="000000"/>
          <w:kern w:val="0"/>
          <w:sz w:val="28"/>
          <w:szCs w:val="28"/>
          <w14:ligatures w14:val="none"/>
        </w:rPr>
        <w:t xml:space="preserve">, </w:t>
      </w:r>
      <w:r w:rsidRPr="009D385D">
        <w:rPr>
          <w:rFonts w:ascii="Times" w:eastAsia="Yu Gothic" w:hAnsi="Times" w:cs="Times"/>
          <w:i/>
          <w:iCs/>
          <w:color w:val="000000"/>
          <w:kern w:val="0"/>
          <w:sz w:val="28"/>
          <w:szCs w:val="28"/>
          <w14:ligatures w14:val="none"/>
        </w:rPr>
        <w:t>ἄγγελος</w:t>
      </w:r>
      <w:r w:rsidRPr="009D385D">
        <w:rPr>
          <w:rFonts w:ascii="Times" w:eastAsia="Yu Gothic" w:hAnsi="Times" w:cs="Times"/>
          <w:color w:val="000000"/>
          <w:kern w:val="0"/>
          <w:sz w:val="28"/>
          <w:szCs w:val="28"/>
          <w14:ligatures w14:val="none"/>
        </w:rPr>
        <w:t xml:space="preserve"> (Latin: </w:t>
      </w:r>
      <w:r w:rsidRPr="009D385D">
        <w:rPr>
          <w:rFonts w:ascii="Times New Roman" w:eastAsia="Yu Gothic" w:hAnsi="Times New Roman" w:cs="Times New Roman"/>
          <w:i/>
          <w:iCs/>
          <w:color w:val="000000"/>
          <w:kern w:val="0"/>
          <w:sz w:val="28"/>
          <w:szCs w:val="28"/>
          <w14:ligatures w14:val="none"/>
        </w:rPr>
        <w:t>angelus</w:t>
      </w:r>
      <w:r w:rsidRPr="009D385D">
        <w:rPr>
          <w:rFonts w:ascii="Times" w:eastAsia="Yu Gothic" w:hAnsi="Times" w:cs="Times"/>
          <w:color w:val="000000"/>
          <w:kern w:val="0"/>
          <w:sz w:val="28"/>
          <w:szCs w:val="28"/>
          <w14:ligatures w14:val="none"/>
        </w:rPr>
        <w:t xml:space="preserve">), which gives us our English word “Angel,” mean </w:t>
      </w:r>
      <w:r w:rsidRPr="009D385D">
        <w:rPr>
          <w:rFonts w:ascii="Times New Roman" w:eastAsia="Yu Gothic" w:hAnsi="Times New Roman" w:cs="Times New Roman"/>
          <w:color w:val="000000"/>
          <w:kern w:val="0"/>
          <w:sz w:val="28"/>
          <w:szCs w:val="28"/>
          <w14:ligatures w14:val="none"/>
        </w:rPr>
        <w:t>“messenger” or “the one who bears and announces a message.”</w:t>
      </w:r>
      <w:r w:rsidRPr="009D385D">
        <w:rPr>
          <w:rFonts w:ascii="Times" w:eastAsia="Yu Gothic" w:hAnsi="Times" w:cs="Times"/>
          <w:color w:val="000000"/>
          <w:kern w:val="0"/>
          <w:sz w:val="28"/>
          <w:szCs w:val="28"/>
          <w14:ligatures w14:val="none"/>
        </w:rPr>
        <w:t xml:space="preserve"> In the</w:t>
      </w:r>
      <w:r w:rsidRPr="009D385D">
        <w:rPr>
          <w:rFonts w:ascii="Times New Roman" w:eastAsia="Times New Roman" w:hAnsi="Times New Roman" w:cs="Times New Roman"/>
          <w:kern w:val="0"/>
          <w:sz w:val="28"/>
          <w:szCs w:val="28"/>
          <w14:ligatures w14:val="none"/>
        </w:rPr>
        <w:t xml:space="preserve"> Qur’ān, God speaks of the glory of His multitudes of Angelic Messengers:</w:t>
      </w:r>
      <w:r w:rsidRPr="009D385D">
        <w:rPr>
          <w:rFonts w:ascii="Times" w:eastAsia="Yu Gothic" w:hAnsi="Times" w:cs="Times"/>
          <w:color w:val="000000"/>
          <w:kern w:val="0"/>
          <w:sz w:val="28"/>
          <w:szCs w:val="28"/>
          <w14:ligatures w14:val="none"/>
        </w:rPr>
        <w:t xml:space="preserve"> </w:t>
      </w:r>
    </w:p>
    <w:p w14:paraId="473E6657" w14:textId="77777777" w:rsidR="00B335E1" w:rsidRPr="009D385D" w:rsidRDefault="00B335E1" w:rsidP="00B335E1">
      <w:pPr>
        <w:autoSpaceDE w:val="0"/>
        <w:autoSpaceDN w:val="0"/>
        <w:adjustRightInd w:val="0"/>
        <w:spacing w:after="0" w:line="240" w:lineRule="auto"/>
        <w:rPr>
          <w:rFonts w:ascii="Times" w:eastAsia="Yu Gothic" w:hAnsi="Times" w:cs="Times"/>
          <w:color w:val="000000"/>
          <w:kern w:val="0"/>
          <w:sz w:val="28"/>
          <w:szCs w:val="28"/>
          <w14:ligatures w14:val="none"/>
        </w:rPr>
      </w:pPr>
    </w:p>
    <w:p w14:paraId="3FE8F38B" w14:textId="77777777" w:rsidR="00B335E1" w:rsidRPr="009D385D" w:rsidRDefault="00B335E1" w:rsidP="00B335E1">
      <w:pPr>
        <w:autoSpaceDE w:val="0"/>
        <w:autoSpaceDN w:val="0"/>
        <w:adjustRightInd w:val="0"/>
        <w:spacing w:after="0" w:line="240" w:lineRule="auto"/>
        <w:ind w:left="540" w:right="1170"/>
        <w:rPr>
          <w:rFonts w:ascii="Times New Roman" w:eastAsia="Times New Roman" w:hAnsi="Times New Roman" w:cs="Times New Roman"/>
          <w:kern w:val="0"/>
          <w14:ligatures w14:val="none"/>
        </w:rPr>
      </w:pPr>
      <w:r w:rsidRPr="009D385D">
        <w:rPr>
          <w:rFonts w:ascii="Times New Roman" w:eastAsia="Times New Roman" w:hAnsi="Times New Roman" w:cs="Times New Roman"/>
          <w:kern w:val="0"/>
          <w14:ligatures w14:val="none"/>
        </w:rPr>
        <w:t>Praise be to God, Originator of the heavens and the earth, who appoints Angels as Messengers, with wings two-fold, three-fold, and four, increasing creation as He wills. Truly God has Power over all things (The Originator, 35:1).</w:t>
      </w:r>
    </w:p>
    <w:p w14:paraId="66D3F076"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6BBCDE51"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Here the reference is both to the Angels who brought Prophecy as well as those myriads of other Angels sent to carry out tasks that God has ordained for them to perform in His creation. </w:t>
      </w:r>
      <w:r w:rsidRPr="009D385D">
        <w:rPr>
          <w:rFonts w:ascii="Times" w:eastAsia="Yu Gothic" w:hAnsi="Times" w:cs="Times"/>
          <w:color w:val="000000"/>
          <w:kern w:val="0"/>
          <w:sz w:val="28"/>
          <w:szCs w:val="28"/>
          <w14:ligatures w14:val="none"/>
        </w:rPr>
        <w:t>Thus, i</w:t>
      </w:r>
      <w:r w:rsidRPr="009D385D">
        <w:rPr>
          <w:rFonts w:ascii="Times New Roman" w:eastAsia="Yu Gothic" w:hAnsi="Times New Roman" w:cs="Times New Roman"/>
          <w:color w:val="000000"/>
          <w:kern w:val="0"/>
          <w:sz w:val="28"/>
          <w:szCs w:val="28"/>
          <w14:ligatures w14:val="none"/>
        </w:rPr>
        <w:t xml:space="preserve">n reality, every Angel is a Divine Messenger of one sort or another, the Archangels being, however, the greatest Messengers as the bearers of Divine Revelation to the Prophets. </w:t>
      </w:r>
    </w:p>
    <w:p w14:paraId="47A9C881"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577DD919"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lastRenderedPageBreak/>
        <w:t xml:space="preserve">The Jews of old, as we will see in Volume Six—including the Pharisaic and Rabbinic Jews of later Jewish history—often identified the Angels with great Prophet-Messengers, although such linkage generally pertained only to the greatest Angelic powers surrounding God’s Throne. </w:t>
      </w:r>
      <w:r w:rsidRPr="009D385D">
        <w:rPr>
          <w:rFonts w:ascii="Times New Roman" w:eastAsia="Times New Roman" w:hAnsi="Times New Roman" w:cs="Times New Roman"/>
          <w:color w:val="000000"/>
          <w:kern w:val="0"/>
          <w:sz w:val="28"/>
          <w:szCs w:val="28"/>
          <w14:ligatures w14:val="none"/>
        </w:rPr>
        <w:t xml:space="preserve">The Bible calls </w:t>
      </w:r>
      <w:r w:rsidRPr="009D385D">
        <w:rPr>
          <w:rFonts w:ascii="Times New Roman" w:eastAsia="Times New Roman" w:hAnsi="Times New Roman" w:cs="Times New Roman"/>
          <w:b/>
          <w:bCs/>
          <w:color w:val="000000"/>
          <w:kern w:val="0"/>
          <w:sz w:val="28"/>
          <w:szCs w:val="28"/>
          <w14:ligatures w14:val="none"/>
        </w:rPr>
        <w:t>the Prophet Haggai</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Times New Roman" w:hAnsi="Times New Roman" w:cs="Times New Roman"/>
          <w:color w:val="000000"/>
          <w:kern w:val="0"/>
          <w:sz w:val="28"/>
          <w:szCs w:val="28"/>
          <w14:ligatures w14:val="none"/>
        </w:rPr>
        <w:t>“God’s Messenger-Angel” (Haggai, 1:13), and similarly t</w:t>
      </w:r>
      <w:r w:rsidRPr="009D385D">
        <w:rPr>
          <w:rFonts w:ascii="Times New Roman" w:eastAsia="Yu Gothic" w:hAnsi="Times New Roman" w:cs="Times New Roman"/>
          <w:color w:val="000000"/>
          <w:kern w:val="0"/>
          <w:sz w:val="28"/>
          <w:szCs w:val="28"/>
          <w14:ligatures w14:val="none"/>
        </w:rPr>
        <w:t xml:space="preserve">he name of </w:t>
      </w:r>
      <w:r w:rsidRPr="009D385D">
        <w:rPr>
          <w:rFonts w:ascii="Times New Roman" w:eastAsia="Yu Gothic" w:hAnsi="Times New Roman" w:cs="Times New Roman"/>
          <w:b/>
          <w:bCs/>
          <w:color w:val="000000"/>
          <w:kern w:val="0"/>
          <w:sz w:val="28"/>
          <w:szCs w:val="28"/>
          <w14:ligatures w14:val="none"/>
        </w:rPr>
        <w:t>the Prophet Malachi</w:t>
      </w:r>
      <w:r w:rsidRPr="009D385D">
        <w:rPr>
          <w:rFonts w:ascii="Times New Roman" w:eastAsia="Yu Gothic" w:hAnsi="Times New Roman" w:cs="Times New Roman"/>
          <w:color w:val="000000"/>
          <w:kern w:val="0"/>
          <w:sz w:val="28"/>
          <w:szCs w:val="28"/>
          <w14:ligatures w14:val="none"/>
        </w:rPr>
        <w:t xml:space="preserve"> (Hebrew: </w:t>
      </w:r>
      <w:r w:rsidRPr="009D385D">
        <w:rPr>
          <w:rFonts w:ascii="Times New Roman" w:eastAsia="Yu Gothic" w:hAnsi="Times New Roman" w:cs="Times New Roman"/>
          <w:i/>
          <w:iCs/>
          <w:color w:val="000000"/>
          <w:kern w:val="0"/>
          <w:sz w:val="28"/>
          <w:szCs w:val="28"/>
          <w14:ligatures w14:val="none"/>
        </w:rPr>
        <w:t>Mal’akh</w:t>
      </w:r>
      <w:r w:rsidRPr="009D385D">
        <w:rPr>
          <w:rFonts w:ascii="Times New Roman" w:eastAsia="Times New Roman" w:hAnsi="Times New Roman" w:cs="Times New Roman"/>
          <w:i/>
          <w:iCs/>
          <w:color w:val="000000"/>
          <w:kern w:val="0"/>
          <w:sz w:val="28"/>
          <w:szCs w:val="28"/>
          <w14:ligatures w14:val="none"/>
        </w:rPr>
        <w:t>î</w:t>
      </w:r>
      <w:r w:rsidRPr="009D385D">
        <w:rPr>
          <w:rFonts w:ascii="Times New Roman" w:eastAsia="Times New Roman" w:hAnsi="Times New Roman" w:cs="Times New Roman"/>
          <w:color w:val="000000"/>
          <w:kern w:val="0"/>
          <w:sz w:val="28"/>
          <w:szCs w:val="28"/>
          <w14:ligatures w14:val="none"/>
        </w:rPr>
        <w:t xml:space="preserve">: Arabic: </w:t>
      </w:r>
      <w:r w:rsidRPr="009D385D">
        <w:rPr>
          <w:rFonts w:ascii="Times New Roman" w:eastAsia="Times New Roman" w:hAnsi="Times New Roman" w:cs="Times New Roman"/>
          <w:i/>
          <w:iCs/>
          <w:color w:val="000000"/>
          <w:kern w:val="0"/>
          <w:sz w:val="28"/>
          <w:szCs w:val="28"/>
          <w14:ligatures w14:val="none"/>
        </w:rPr>
        <w:t>Malak</w:t>
      </w:r>
      <w:r w:rsidRPr="009D385D">
        <w:rPr>
          <w:rFonts w:ascii="Times New Roman" w:eastAsia="Times New Roman" w:hAnsi="Times New Roman" w:cs="Times New Roman"/>
          <w:i/>
          <w:iCs/>
          <w:kern w:val="0"/>
          <w:sz w:val="28"/>
          <w:szCs w:val="28"/>
          <w14:ligatures w14:val="none"/>
        </w:rPr>
        <w:t>ī</w:t>
      </w:r>
      <w:r w:rsidRPr="009D385D">
        <w:rPr>
          <w:rFonts w:ascii="Times New Roman" w:eastAsia="Times New Roman" w:hAnsi="Times New Roman" w:cs="Times New Roman"/>
          <w:color w:val="000000"/>
          <w:kern w:val="0"/>
          <w:sz w:val="28"/>
          <w:szCs w:val="28"/>
          <w14:ligatures w14:val="none"/>
        </w:rPr>
        <w:t xml:space="preserve"> or </w:t>
      </w:r>
      <w:r w:rsidRPr="009D385D">
        <w:rPr>
          <w:rFonts w:ascii="Times New Roman" w:eastAsia="Times New Roman" w:hAnsi="Times New Roman" w:cs="Times New Roman"/>
          <w:i/>
          <w:iCs/>
          <w:color w:val="000000"/>
          <w:kern w:val="0"/>
          <w:sz w:val="28"/>
          <w:szCs w:val="28"/>
          <w14:ligatures w14:val="none"/>
        </w:rPr>
        <w:t>Mal’ak</w:t>
      </w:r>
      <w:r w:rsidRPr="009D385D">
        <w:rPr>
          <w:rFonts w:ascii="Times New Roman" w:eastAsia="Times New Roman" w:hAnsi="Times New Roman" w:cs="Times New Roman"/>
          <w:i/>
          <w:iCs/>
          <w:kern w:val="0"/>
          <w:sz w:val="28"/>
          <w:szCs w:val="28"/>
          <w14:ligatures w14:val="none"/>
        </w:rPr>
        <w:t>ī</w:t>
      </w:r>
      <w:r w:rsidRPr="009D385D">
        <w:rPr>
          <w:rFonts w:ascii="Times New Roman" w:eastAsia="Times New Roman" w:hAnsi="Times New Roman" w:cs="Times New Roman"/>
          <w:color w:val="000000"/>
          <w:kern w:val="0"/>
          <w:sz w:val="28"/>
          <w:szCs w:val="28"/>
          <w14:ligatures w14:val="none"/>
        </w:rPr>
        <w:t xml:space="preserve">) literally means “My Angel,” although—in Rabbinic Tradition—this was not his given name but a metaphorical byname, his real name being Ezra, the great High Priest of the Second Temple, who—as mentioned earlier and as we will discuss further in Volume Six—was generally deemed by the Rabbis to have been not just a Scribe but also a Prophet. </w:t>
      </w:r>
    </w:p>
    <w:p w14:paraId="11FE84ED"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6C3E40B3"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w:eastAsia="Yu Gothic" w:hAnsi="Times" w:cs="Times"/>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In all respects, the Rabbinic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w:t>
      </w:r>
      <w:r w:rsidRPr="009D385D">
        <w:rPr>
          <w:rFonts w:ascii="Times New Roman" w:eastAsia="Times New Roman" w:hAnsi="Times New Roman" w:cs="Times New Roman"/>
          <w:color w:val="202122"/>
          <w:kern w:val="0"/>
          <w:sz w:val="28"/>
          <w:szCs w:val="28"/>
          <w14:ligatures w14:val="none"/>
        </w:rPr>
        <w:t>Miṭṭaṭrōn</w:t>
      </w:r>
      <w:r w:rsidRPr="009D385D">
        <w:rPr>
          <w:rFonts w:ascii="Times New Roman" w:eastAsia="Yu Gothic" w:hAnsi="Times New Roman" w:cs="Times New Roman"/>
          <w:color w:val="000000"/>
          <w:kern w:val="0"/>
          <w:sz w:val="28"/>
          <w:szCs w:val="28"/>
          <w14:ligatures w14:val="none"/>
        </w:rPr>
        <w:t xml:space="preserve"> was deemed as being identical with </w:t>
      </w:r>
      <w:r w:rsidRPr="009D385D">
        <w:rPr>
          <w:rFonts w:ascii="Times New Roman" w:eastAsia="Yu Gothic" w:hAnsi="Times New Roman" w:cs="Times New Roman"/>
          <w:b/>
          <w:bCs/>
          <w:color w:val="000000"/>
          <w:kern w:val="0"/>
          <w:sz w:val="28"/>
          <w:szCs w:val="28"/>
          <w14:ligatures w14:val="none"/>
        </w:rPr>
        <w:t>the Prophet Enoch</w:t>
      </w:r>
      <w:r w:rsidRPr="009D385D">
        <w:rPr>
          <w:rFonts w:ascii="Times New Roman" w:eastAsia="Yu Gothic" w:hAnsi="Times New Roman" w:cs="Times New Roman"/>
          <w:color w:val="000000"/>
          <w:kern w:val="0"/>
          <w:sz w:val="28"/>
          <w:szCs w:val="28"/>
          <w:vertAlign w:val="superscript"/>
          <w14:ligatures w14:val="none"/>
        </w:rPr>
        <w:footnoteReference w:id="61"/>
      </w:r>
      <w:r w:rsidRPr="009D385D">
        <w:rPr>
          <w:rFonts w:ascii="Times New Roman" w:eastAsia="Yu Gothic" w:hAnsi="Times New Roman" w:cs="Times New Roman"/>
          <w:color w:val="000000"/>
          <w:kern w:val="0"/>
          <w:sz w:val="28"/>
          <w:szCs w:val="28"/>
          <w14:ligatures w14:val="none"/>
        </w:rPr>
        <w:t xml:space="preserve"> </w:t>
      </w:r>
      <w:r w:rsidRPr="009D385D">
        <w:rPr>
          <w:rFonts w:ascii="Times" w:eastAsia="Yu Gothic" w:hAnsi="Times" w:cs="Times"/>
          <w:color w:val="000000"/>
          <w:kern w:val="0"/>
          <w:sz w:val="28"/>
          <w:szCs w:val="28"/>
          <w14:ligatures w14:val="none"/>
        </w:rPr>
        <w:t xml:space="preserve">(Hebrew, </w:t>
      </w:r>
      <w:r w:rsidRPr="009D385D">
        <w:rPr>
          <w:rFonts w:ascii="Times New Roman" w:eastAsia="Times New Roman" w:hAnsi="Times New Roman" w:cs="Times New Roman"/>
          <w:i/>
          <w:iCs/>
          <w:kern w:val="0"/>
          <w:sz w:val="28"/>
          <w:szCs w:val="28"/>
          <w14:ligatures w14:val="none"/>
        </w:rPr>
        <w:t>Ḥanôkh</w:t>
      </w:r>
      <w:r w:rsidRPr="009D385D">
        <w:rPr>
          <w:rFonts w:ascii="Times New Roman" w:eastAsia="Times New Roman" w:hAnsi="Times New Roman" w:cs="Times New Roman"/>
          <w:kern w:val="0"/>
          <w:sz w:val="28"/>
          <w:szCs w:val="28"/>
          <w14:ligatures w14:val="none"/>
        </w:rPr>
        <w:t>, meaning “initiated or initiating”  or “consecrated;” Arabic,</w:t>
      </w:r>
      <w:r w:rsidRPr="009D385D">
        <w:rPr>
          <w:rFonts w:ascii="Times New Roman" w:eastAsia="Yu Gothic" w:hAnsi="Times New Roman" w:cs="Times New Roman"/>
          <w:color w:val="000000"/>
          <w:kern w:val="0"/>
          <w:sz w:val="28"/>
          <w:szCs w:val="28"/>
          <w14:ligatures w14:val="none"/>
        </w:rPr>
        <w:t xml:space="preserve"> Idr</w:t>
      </w:r>
      <w:r w:rsidRPr="009D385D">
        <w:rPr>
          <w:rFonts w:ascii="Times New Roman" w:eastAsia="Times New Roman" w:hAnsi="Times New Roman" w:cs="Times New Roman"/>
          <w:kern w:val="0"/>
          <w:sz w:val="28"/>
          <w:szCs w:val="28"/>
          <w14:ligatures w14:val="none"/>
        </w:rPr>
        <w:t>ī</w:t>
      </w:r>
      <w:r w:rsidRPr="009D385D">
        <w:rPr>
          <w:rFonts w:ascii="Times New Roman" w:eastAsia="Yu Gothic" w:hAnsi="Times New Roman" w:cs="Times New Roman"/>
          <w:color w:val="000000"/>
          <w:kern w:val="0"/>
          <w:sz w:val="28"/>
          <w:szCs w:val="28"/>
          <w14:ligatures w14:val="none"/>
        </w:rPr>
        <w:t>s but also “Enoch”</w:t>
      </w:r>
      <w:r w:rsidRPr="009D385D">
        <w:rPr>
          <w:rFonts w:ascii="Times New Roman" w:eastAsia="Times New Roman" w:hAnsi="Times New Roman" w:cs="Times New Roman"/>
          <w:kern w:val="0"/>
          <w:sz w:val="28"/>
          <w:szCs w:val="28"/>
          <w14:ligatures w14:val="none"/>
        </w:rPr>
        <w:t xml:space="preserve"> </w:t>
      </w:r>
      <w:r w:rsidRPr="009D385D">
        <w:rPr>
          <w:rFonts w:ascii="Times" w:eastAsia="Yu Gothic" w:hAnsi="Times" w:cs="Times"/>
          <w:i/>
          <w:iCs/>
          <w:color w:val="000000"/>
          <w:kern w:val="0"/>
          <w:sz w:val="28"/>
          <w:szCs w:val="28"/>
          <w14:ligatures w14:val="none"/>
        </w:rPr>
        <w:t>Akhnūkh</w:t>
      </w:r>
      <w:r w:rsidRPr="009D385D">
        <w:rPr>
          <w:rFonts w:ascii="Times" w:eastAsia="Yu Gothic" w:hAnsi="Times" w:cs="Times"/>
          <w:color w:val="000000"/>
          <w:kern w:val="0"/>
          <w:sz w:val="28"/>
          <w:szCs w:val="28"/>
          <w14:ligatures w14:val="none"/>
        </w:rPr>
        <w:t xml:space="preserve">, </w:t>
      </w:r>
      <w:r w:rsidRPr="009D385D">
        <w:rPr>
          <w:rFonts w:ascii="Times" w:eastAsia="Yu Gothic" w:hAnsi="Times" w:cs="Times"/>
          <w:i/>
          <w:iCs/>
          <w:color w:val="000000"/>
          <w:kern w:val="0"/>
          <w:sz w:val="28"/>
          <w:szCs w:val="28"/>
          <w14:ligatures w14:val="none"/>
        </w:rPr>
        <w:t>Ukhnūkh</w:t>
      </w:r>
      <w:r w:rsidRPr="009D385D">
        <w:rPr>
          <w:rFonts w:ascii="Times" w:eastAsia="Yu Gothic" w:hAnsi="Times" w:cs="Times"/>
          <w:color w:val="000000"/>
          <w:kern w:val="0"/>
          <w:sz w:val="28"/>
          <w:szCs w:val="28"/>
          <w14:ligatures w14:val="none"/>
        </w:rPr>
        <w:t xml:space="preserve">, or </w:t>
      </w:r>
      <w:r w:rsidRPr="009D385D">
        <w:rPr>
          <w:rFonts w:ascii="Times" w:eastAsia="Yu Gothic" w:hAnsi="Times" w:cs="Times"/>
          <w:i/>
          <w:iCs/>
          <w:color w:val="000000"/>
          <w:kern w:val="0"/>
          <w:sz w:val="28"/>
          <w:szCs w:val="28"/>
          <w14:ligatures w14:val="none"/>
        </w:rPr>
        <w:t>Khunūkh</w:t>
      </w:r>
      <w:r w:rsidRPr="009D385D">
        <w:rPr>
          <w:rFonts w:ascii="Times" w:eastAsia="Yu Gothic" w:hAnsi="Times" w:cs="Times"/>
          <w:color w:val="000000"/>
          <w:kern w:val="0"/>
          <w:sz w:val="28"/>
          <w:szCs w:val="28"/>
          <w14:ligatures w14:val="none"/>
        </w:rPr>
        <w:t>)</w:t>
      </w:r>
      <w:r w:rsidRPr="009D385D">
        <w:rPr>
          <w:rFonts w:ascii="Times New Roman" w:eastAsia="Yu Gothic" w:hAnsi="Times New Roman" w:cs="Times New Roman"/>
          <w:color w:val="000000"/>
          <w:kern w:val="0"/>
          <w:sz w:val="28"/>
          <w:szCs w:val="28"/>
          <w14:ligatures w14:val="none"/>
        </w:rPr>
        <w:t>. The Hebrew name Enoch (</w:t>
      </w:r>
      <w:r w:rsidRPr="009D385D">
        <w:rPr>
          <w:rFonts w:ascii="Times New Roman" w:eastAsia="Times New Roman" w:hAnsi="Times New Roman" w:cs="Times New Roman"/>
          <w:i/>
          <w:iCs/>
          <w:kern w:val="0"/>
          <w:sz w:val="28"/>
          <w:szCs w:val="28"/>
          <w14:ligatures w14:val="none"/>
        </w:rPr>
        <w:t>Ḥanôkh</w:t>
      </w:r>
      <w:r w:rsidRPr="009D385D">
        <w:rPr>
          <w:rFonts w:ascii="Times New Roman" w:eastAsia="Yu Gothic" w:hAnsi="Times New Roman" w:cs="Times New Roman"/>
          <w:color w:val="000000"/>
          <w:kern w:val="0"/>
          <w:sz w:val="28"/>
          <w:szCs w:val="28"/>
          <w14:ligatures w14:val="none"/>
        </w:rPr>
        <w:t>) comes from the same root,</w:t>
      </w:r>
      <w:r w:rsidRPr="009D385D">
        <w:rPr>
          <w:rFonts w:ascii="Times New Roman" w:eastAsia="Times New Roman" w:hAnsi="Times New Roman" w:cs="Times New Roman"/>
          <w:i/>
          <w:iCs/>
          <w:kern w:val="0"/>
          <w:sz w:val="28"/>
          <w:szCs w:val="28"/>
          <w14:ligatures w14:val="none"/>
        </w:rPr>
        <w:t xml:space="preserve"> ḤNK</w:t>
      </w:r>
      <w:r w:rsidRPr="009D385D">
        <w:rPr>
          <w:rFonts w:ascii="Times New Roman" w:eastAsia="Times New Roman" w:hAnsi="Times New Roman" w:cs="Times New Roman"/>
          <w:kern w:val="0"/>
          <w:sz w:val="28"/>
          <w:szCs w:val="28"/>
          <w14:ligatures w14:val="none"/>
        </w:rPr>
        <w:t>, as the</w:t>
      </w:r>
      <w:r w:rsidRPr="009D385D">
        <w:rPr>
          <w:rFonts w:ascii="Times New Roman" w:eastAsia="Yu Gothic" w:hAnsi="Times New Roman" w:cs="Times New Roman"/>
          <w:color w:val="000000"/>
          <w:kern w:val="0"/>
          <w:sz w:val="28"/>
          <w:szCs w:val="28"/>
          <w14:ligatures w14:val="none"/>
        </w:rPr>
        <w:t xml:space="preserve"> word “</w:t>
      </w:r>
      <w:r w:rsidRPr="009D385D">
        <w:rPr>
          <w:rFonts w:ascii="Times New Roman" w:eastAsia="Yu Gothic" w:hAnsi="Times New Roman" w:cs="Times New Roman"/>
          <w:b/>
          <w:bCs/>
          <w:color w:val="000000"/>
          <w:kern w:val="0"/>
          <w:sz w:val="28"/>
          <w:szCs w:val="28"/>
          <w14:ligatures w14:val="none"/>
        </w:rPr>
        <w:t>Hanukkah</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62"/>
      </w:r>
      <w:r w:rsidRPr="009D385D">
        <w:rPr>
          <w:rFonts w:ascii="Times New Roman" w:eastAsia="Yu Gothic" w:hAnsi="Times New Roman" w:cs="Times New Roman"/>
          <w:color w:val="000000"/>
          <w:kern w:val="0"/>
          <w:sz w:val="28"/>
          <w:szCs w:val="28"/>
          <w14:ligatures w14:val="none"/>
        </w:rPr>
        <w:t xml:space="preserve"> (Consecration or Dedication), and their meanings are similar. Since, in Hebrew, Enoch’s name meant the “consecrated one” or “initiate,” it implies that he was a Prophet—as the Rabbis well understood. </w:t>
      </w:r>
      <w:r w:rsidRPr="009D385D">
        <w:rPr>
          <w:rFonts w:ascii="Times New Roman" w:eastAsia="Times New Roman" w:hAnsi="Times New Roman" w:cs="Times New Roman"/>
          <w:kern w:val="0"/>
          <w:sz w:val="28"/>
          <w:szCs w:val="28"/>
          <w14:ligatures w14:val="none"/>
        </w:rPr>
        <w:t xml:space="preserve">Although the Old Testament does not explicitly state that Enoch was a Prophet, it mentions that he “walked with God” (Genesis, 5:22, 24), meaning not just that he was upright but that he was a Prophet, since the Bible frequently uses that metaphor for Prophets. The New Testament, however, states explicitly that Enoch </w:t>
      </w:r>
      <w:r w:rsidRPr="009D385D">
        <w:rPr>
          <w:rFonts w:ascii="Times New Roman" w:eastAsia="Times New Roman" w:hAnsi="Times New Roman" w:cs="Times New Roman"/>
          <w:i/>
          <w:iCs/>
          <w:kern w:val="0"/>
          <w:sz w:val="28"/>
          <w:szCs w:val="28"/>
          <w14:ligatures w14:val="none"/>
        </w:rPr>
        <w:t>was</w:t>
      </w:r>
      <w:r w:rsidRPr="009D385D">
        <w:rPr>
          <w:rFonts w:ascii="Times New Roman" w:eastAsia="Times New Roman" w:hAnsi="Times New Roman" w:cs="Times New Roman"/>
          <w:kern w:val="0"/>
          <w:sz w:val="28"/>
          <w:szCs w:val="28"/>
          <w14:ligatures w14:val="none"/>
        </w:rPr>
        <w:t xml:space="preserve"> a Prophet who spoke about the End of Time:</w:t>
      </w:r>
    </w:p>
    <w:p w14:paraId="2B45139B"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140DEF76"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40" w:right="900"/>
        <w:rPr>
          <w:rFonts w:ascii="Times New Roman" w:eastAsia="Times New Roman" w:hAnsi="Times New Roman" w:cs="Times New Roman"/>
          <w:kern w:val="0"/>
          <w14:ligatures w14:val="none"/>
        </w:rPr>
      </w:pPr>
      <w:r w:rsidRPr="009D385D">
        <w:rPr>
          <w:rFonts w:ascii="Times New Roman" w:eastAsia="Times New Roman" w:hAnsi="Times New Roman" w:cs="Times New Roman"/>
          <w:kern w:val="0"/>
          <w14:ligatures w14:val="none"/>
        </w:rPr>
        <w:t>And Enoch also, the seventh from Adam, prophesied of these [things to come], saying: “Behold, the Lord shall come with ten thousand of His Saints to execute judgment upon all.” (Jude, 14-15).</w:t>
      </w:r>
    </w:p>
    <w:p w14:paraId="75A846A6"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53AB44C4"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 xml:space="preserve">The Rabbinical Tradition regarded Enoch as an illustrious Antediluvian Prophet. Somewhat similar to the Islamic Tradition of </w:t>
      </w:r>
      <w:r w:rsidRPr="009D385D">
        <w:rPr>
          <w:rFonts w:ascii="Times New Roman" w:eastAsia="Yu Gothic" w:hAnsi="Times New Roman" w:cs="Times New Roman"/>
          <w:color w:val="000000"/>
          <w:kern w:val="0"/>
          <w:sz w:val="28"/>
          <w:szCs w:val="28"/>
          <w14:ligatures w14:val="none"/>
        </w:rPr>
        <w:t>Idr</w:t>
      </w:r>
      <w:r w:rsidRPr="009D385D">
        <w:rPr>
          <w:rFonts w:ascii="Times New Roman" w:eastAsia="Times New Roman" w:hAnsi="Times New Roman" w:cs="Times New Roman"/>
          <w:kern w:val="0"/>
          <w:sz w:val="28"/>
          <w:szCs w:val="28"/>
          <w14:ligatures w14:val="none"/>
        </w:rPr>
        <w:t>ī</w:t>
      </w:r>
      <w:r w:rsidRPr="009D385D">
        <w:rPr>
          <w:rFonts w:ascii="Times New Roman" w:eastAsia="Yu Gothic" w:hAnsi="Times New Roman" w:cs="Times New Roman"/>
          <w:color w:val="000000"/>
          <w:kern w:val="0"/>
          <w:sz w:val="28"/>
          <w:szCs w:val="28"/>
          <w14:ligatures w14:val="none"/>
        </w:rPr>
        <w:t xml:space="preserve">s, which we will discuss in Volume Six, the Rabbis </w:t>
      </w:r>
      <w:r w:rsidRPr="009D385D">
        <w:rPr>
          <w:rFonts w:ascii="Times New Roman" w:eastAsia="Times New Roman" w:hAnsi="Times New Roman" w:cs="Times New Roman"/>
          <w:kern w:val="0"/>
          <w:sz w:val="28"/>
          <w:szCs w:val="28"/>
          <w14:ligatures w14:val="none"/>
        </w:rPr>
        <w:t xml:space="preserve">attribute to Enoch the invention of letters, writing, and </w:t>
      </w:r>
      <w:r w:rsidRPr="009D385D">
        <w:rPr>
          <w:rFonts w:ascii="Times New Roman" w:eastAsia="Times New Roman" w:hAnsi="Times New Roman" w:cs="Times New Roman"/>
          <w:kern w:val="0"/>
          <w:sz w:val="28"/>
          <w:szCs w:val="28"/>
          <w14:ligatures w14:val="none"/>
        </w:rPr>
        <w:lastRenderedPageBreak/>
        <w:t xml:space="preserve">advanced learning. The Apocryphal </w:t>
      </w:r>
      <w:r w:rsidRPr="009D385D">
        <w:rPr>
          <w:rFonts w:ascii="Times New Roman" w:eastAsia="Times New Roman" w:hAnsi="Times New Roman" w:cs="Times New Roman"/>
          <w:b/>
          <w:bCs/>
          <w:kern w:val="0"/>
          <w:sz w:val="28"/>
          <w:szCs w:val="28"/>
          <w14:ligatures w14:val="none"/>
        </w:rPr>
        <w:t>Book of Enoch</w:t>
      </w:r>
      <w:r w:rsidRPr="009D385D">
        <w:rPr>
          <w:rFonts w:ascii="Times New Roman" w:eastAsia="Times New Roman" w:hAnsi="Times New Roman" w:cs="Times New Roman"/>
          <w:kern w:val="0"/>
          <w:sz w:val="28"/>
          <w:szCs w:val="28"/>
          <w:vertAlign w:val="superscript"/>
          <w14:ligatures w14:val="none"/>
        </w:rPr>
        <w:footnoteReference w:id="63"/>
      </w:r>
      <w:r w:rsidRPr="009D385D">
        <w:rPr>
          <w:rFonts w:ascii="Times New Roman" w:eastAsia="Times New Roman" w:hAnsi="Times New Roman" w:cs="Times New Roman"/>
          <w:kern w:val="0"/>
          <w:sz w:val="28"/>
          <w:szCs w:val="28"/>
          <w14:ligatures w14:val="none"/>
        </w:rPr>
        <w:t xml:space="preserve"> refers to him as “a righteous man, whose eyes were opened by God, the Great Holy One.” The Book of Enoch also refers to him as “the Scribe.” In it, he is addressed as: “Enoch, you Scribe of righteousness.” This designation indicates, of course, that Enoch—in the belief of the book’s author—could write and tends to confirm the Islamic belief that Enoch was given revealed books and extensive knowledge.</w:t>
      </w:r>
    </w:p>
    <w:p w14:paraId="6C79F3C9"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1D8A4508"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 xml:space="preserve">The Qur’ān mentions </w:t>
      </w:r>
      <w:r w:rsidRPr="009D385D">
        <w:rPr>
          <w:rFonts w:ascii="Times New Roman" w:eastAsia="Yu Gothic" w:hAnsi="Times New Roman" w:cs="Times New Roman"/>
          <w:kern w:val="0"/>
          <w:sz w:val="28"/>
          <w:szCs w:val="28"/>
          <w14:ligatures w14:val="none"/>
        </w:rPr>
        <w:t>Idrīs (Enoch) twice and specifically declares him to have been one of God’s great Prophet-Messengers:</w:t>
      </w:r>
    </w:p>
    <w:p w14:paraId="5C8703AB"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w:eastAsia="Yu Gothic" w:hAnsi="Times" w:cs="Times"/>
          <w:kern w:val="0"/>
          <w:sz w:val="28"/>
          <w:szCs w:val="28"/>
          <w14:ligatures w14:val="none"/>
        </w:rPr>
      </w:pPr>
    </w:p>
    <w:p w14:paraId="42A4A710"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40" w:right="81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Remember Idrīs in the Book. Verily, he was an eminently truthful [man] (</w:t>
      </w:r>
      <w:r w:rsidRPr="009D385D">
        <w:rPr>
          <w:rFonts w:ascii="Times New Roman" w:eastAsia="Yu Gothic" w:hAnsi="Times New Roman" w:cs="Times New Roman"/>
          <w:i/>
          <w:iCs/>
          <w:color w:val="000000"/>
          <w:kern w:val="0"/>
          <w14:ligatures w14:val="none"/>
        </w:rPr>
        <w:t>ṣiddīq</w:t>
      </w:r>
      <w:r w:rsidRPr="009D385D">
        <w:rPr>
          <w:rFonts w:ascii="Times New Roman" w:eastAsia="Yu Gothic" w:hAnsi="Times New Roman" w:cs="Times New Roman"/>
          <w:color w:val="000000"/>
          <w:kern w:val="0"/>
          <w14:ligatures w14:val="none"/>
        </w:rPr>
        <w:t>), [and he was] a Prophet (</w:t>
      </w:r>
      <w:r w:rsidRPr="009D385D">
        <w:rPr>
          <w:rFonts w:ascii="Times New Roman" w:eastAsia="Yu Gothic" w:hAnsi="Times New Roman" w:cs="Times New Roman"/>
          <w:i/>
          <w:iCs/>
          <w:color w:val="000000"/>
          <w:kern w:val="0"/>
          <w14:ligatures w14:val="none"/>
        </w:rPr>
        <w:t>Nabī</w:t>
      </w:r>
      <w:r w:rsidRPr="009D385D">
        <w:rPr>
          <w:rFonts w:ascii="Times New Roman" w:eastAsia="Yu Gothic" w:hAnsi="Times New Roman" w:cs="Times New Roman"/>
          <w:color w:val="000000"/>
          <w:kern w:val="0"/>
          <w14:ligatures w14:val="none"/>
        </w:rPr>
        <w:t>), and We raised him up to a sublime station (</w:t>
      </w:r>
      <w:r w:rsidRPr="009D385D">
        <w:rPr>
          <w:rFonts w:ascii="Times New Roman" w:eastAsia="Yu Gothic" w:hAnsi="Times New Roman" w:cs="Times New Roman"/>
          <w:i/>
          <w:iCs/>
          <w:color w:val="000000"/>
          <w:kern w:val="0"/>
          <w14:ligatures w14:val="none"/>
        </w:rPr>
        <w:t>mak</w:t>
      </w:r>
      <w:r w:rsidRPr="009D385D">
        <w:rPr>
          <w:rFonts w:ascii="Times New Roman" w:eastAsia="Times New Roman" w:hAnsi="Times New Roman" w:cs="Times New Roman"/>
          <w:i/>
          <w:iCs/>
          <w:kern w:val="0"/>
          <w14:ligatures w14:val="none"/>
        </w:rPr>
        <w:t>ā</w:t>
      </w:r>
      <w:r w:rsidRPr="009D385D">
        <w:rPr>
          <w:rFonts w:ascii="Times New Roman" w:eastAsia="Yu Gothic" w:hAnsi="Times New Roman" w:cs="Times New Roman"/>
          <w:i/>
          <w:iCs/>
          <w:color w:val="000000"/>
          <w:kern w:val="0"/>
          <w14:ligatures w14:val="none"/>
        </w:rPr>
        <w:t>nan‘alīyan</w:t>
      </w:r>
      <w:r w:rsidRPr="009D385D">
        <w:rPr>
          <w:rFonts w:ascii="Times New Roman" w:eastAsia="Yu Gothic" w:hAnsi="Times New Roman" w:cs="Times New Roman"/>
          <w:color w:val="000000"/>
          <w:kern w:val="0"/>
          <w14:ligatures w14:val="none"/>
        </w:rPr>
        <w:t xml:space="preserve">)” (Mary, 19:56-57). </w:t>
      </w:r>
    </w:p>
    <w:p w14:paraId="41A9F8E3"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w:eastAsia="Yu Gothic" w:hAnsi="Times" w:cs="Times"/>
          <w:color w:val="000000"/>
          <w:kern w:val="0"/>
          <w:sz w:val="28"/>
          <w:szCs w:val="28"/>
          <w14:ligatures w14:val="none"/>
        </w:rPr>
      </w:pPr>
    </w:p>
    <w:p w14:paraId="30BE01C5"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w:eastAsia="Yu Gothic" w:hAnsi="Times" w:cs="Times"/>
          <w:color w:val="000000"/>
          <w:kern w:val="0"/>
          <w:sz w:val="28"/>
          <w:szCs w:val="28"/>
          <w14:ligatures w14:val="none"/>
        </w:rPr>
        <w:t xml:space="preserve">The second </w:t>
      </w:r>
      <w:r w:rsidRPr="009D385D">
        <w:rPr>
          <w:rFonts w:ascii="Times New Roman" w:eastAsia="Times New Roman" w:hAnsi="Times New Roman" w:cs="Times New Roman"/>
          <w:kern w:val="0"/>
          <w14:ligatures w14:val="none"/>
        </w:rPr>
        <w:t>Qur’ān</w:t>
      </w:r>
      <w:r w:rsidRPr="009D385D">
        <w:rPr>
          <w:rFonts w:ascii="Times" w:eastAsia="Yu Gothic" w:hAnsi="Times" w:cs="Times"/>
          <w:color w:val="000000"/>
          <w:kern w:val="0"/>
          <w:sz w:val="28"/>
          <w:szCs w:val="28"/>
          <w14:ligatures w14:val="none"/>
        </w:rPr>
        <w:t xml:space="preserve">ic verse </w:t>
      </w:r>
      <w:r w:rsidRPr="009D385D">
        <w:rPr>
          <w:rFonts w:ascii="Times New Roman" w:eastAsia="Yu Gothic" w:hAnsi="Times New Roman" w:cs="Times New Roman"/>
          <w:color w:val="000000"/>
          <w:kern w:val="0"/>
          <w:sz w:val="28"/>
          <w:szCs w:val="28"/>
          <w14:ligatures w14:val="none"/>
        </w:rPr>
        <w:t xml:space="preserve">says of him: “And [remember] Ishmael, Idrīs, and </w:t>
      </w:r>
      <w:r w:rsidRPr="009D385D">
        <w:rPr>
          <w:rFonts w:ascii="Times New Roman" w:eastAsia="Yu Gothic" w:hAnsi="Times New Roman" w:cs="Times New Roman"/>
          <w:b/>
          <w:bCs/>
          <w:color w:val="000000"/>
          <w:kern w:val="0"/>
          <w:sz w:val="28"/>
          <w:szCs w:val="28"/>
          <w14:ligatures w14:val="none"/>
        </w:rPr>
        <w:t>Dhū al-Kifl</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64"/>
      </w:r>
      <w:r w:rsidRPr="009D385D">
        <w:rPr>
          <w:rFonts w:ascii="Times New Roman" w:eastAsia="Yu Gothic" w:hAnsi="Times New Roman" w:cs="Times New Roman"/>
          <w:color w:val="000000"/>
          <w:kern w:val="0"/>
          <w:sz w:val="28"/>
          <w:szCs w:val="28"/>
          <w14:ligatures w14:val="none"/>
        </w:rPr>
        <w:t xml:space="preserve"> Each was among the patient. We caused them to enter into Our mercy. Truly, they are among the righteous” (The Prophets, 21:85-86). </w:t>
      </w:r>
    </w:p>
    <w:p w14:paraId="0456AC3A"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w:eastAsia="Yu Gothic" w:hAnsi="Times" w:cs="Times"/>
          <w:color w:val="000000"/>
          <w:kern w:val="0"/>
          <w:sz w:val="28"/>
          <w:szCs w:val="28"/>
          <w14:ligatures w14:val="none"/>
        </w:rPr>
      </w:pPr>
    </w:p>
    <w:p w14:paraId="0C19CF64"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The New Testament affirms the ascension of Enoch:</w:t>
      </w:r>
    </w:p>
    <w:p w14:paraId="5535EA25"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10647DD6"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40" w:right="900"/>
        <w:rPr>
          <w:rFonts w:ascii="Times New Roman" w:eastAsia="Times New Roman" w:hAnsi="Times New Roman" w:cs="Times New Roman"/>
          <w:kern w:val="0"/>
          <w14:ligatures w14:val="none"/>
        </w:rPr>
      </w:pPr>
      <w:r w:rsidRPr="009D385D">
        <w:rPr>
          <w:rFonts w:ascii="Times New Roman" w:eastAsia="Times New Roman" w:hAnsi="Times New Roman" w:cs="Times New Roman"/>
          <w:kern w:val="0"/>
          <w14:ligatures w14:val="none"/>
        </w:rPr>
        <w:t xml:space="preserve">By faith Enoch was taken away </w:t>
      </w:r>
      <w:r w:rsidRPr="009D385D">
        <w:rPr>
          <w:rFonts w:ascii="Times New Roman" w:eastAsia="Times New Roman" w:hAnsi="Times New Roman" w:cs="Times New Roman"/>
          <w:i/>
          <w:iCs/>
          <w:kern w:val="0"/>
          <w:u w:val="single"/>
          <w14:ligatures w14:val="none"/>
        </w:rPr>
        <w:t>so that he did not see death</w:t>
      </w:r>
      <w:r w:rsidRPr="009D385D">
        <w:rPr>
          <w:rFonts w:ascii="Times New Roman" w:eastAsia="Times New Roman" w:hAnsi="Times New Roman" w:cs="Times New Roman"/>
          <w:kern w:val="0"/>
          <w14:ligatures w14:val="none"/>
        </w:rPr>
        <w:t xml:space="preserve"> and was not found because God had taken him. For, before he was taken up he had this testimony, that he pleased God” (Hebrews, 11:5). </w:t>
      </w:r>
    </w:p>
    <w:p w14:paraId="7A3C3FE6"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746C4D7E"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b/>
          <w:bCs/>
          <w:kern w:val="0"/>
          <w:sz w:val="28"/>
          <w:szCs w:val="28"/>
          <w14:ligatures w14:val="none"/>
        </w:rPr>
      </w:pPr>
      <w:r w:rsidRPr="009D385D">
        <w:rPr>
          <w:rFonts w:ascii="Times New Roman" w:eastAsia="Times New Roman" w:hAnsi="Times New Roman" w:cs="Times New Roman"/>
          <w:kern w:val="0"/>
          <w:sz w:val="28"/>
          <w:szCs w:val="28"/>
          <w14:ligatures w14:val="none"/>
        </w:rPr>
        <w:t>Multiple Rabbinical accounts also affirm that God took Enoch away so that he ascended into the Heavens to live before the Lord.</w:t>
      </w:r>
      <w:r w:rsidRPr="009D385D">
        <w:rPr>
          <w:rFonts w:ascii="Times New Roman" w:eastAsia="Times New Roman" w:hAnsi="Times New Roman" w:cs="Times New Roman"/>
          <w:b/>
          <w:bCs/>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God’s raising him “to a sublime station</w:t>
      </w:r>
      <w:r w:rsidRPr="009D385D">
        <w:rPr>
          <w:rFonts w:ascii="Times New Roman" w:eastAsia="Yu Gothic" w:hAnsi="Times New Roman" w:cs="Times New Roman"/>
          <w:kern w:val="0"/>
          <w:sz w:val="28"/>
          <w:szCs w:val="28"/>
          <w14:ligatures w14:val="none"/>
        </w:rPr>
        <w:t xml:space="preserve">,” as mentioned in the verses quoted above, </w:t>
      </w:r>
      <w:r w:rsidRPr="009D385D">
        <w:rPr>
          <w:rFonts w:ascii="Times New Roman" w:eastAsia="Yu Gothic" w:hAnsi="Times New Roman" w:cs="Times New Roman"/>
          <w:color w:val="000000"/>
          <w:kern w:val="0"/>
          <w:sz w:val="28"/>
          <w:szCs w:val="28"/>
          <w14:ligatures w14:val="none"/>
        </w:rPr>
        <w:t xml:space="preserve">is said by some commentators to refer to his having been a made a Prophet and Prophet-Messenger. Other Scholars also state that it refers to God’s elevating him either in body or spirit to the fourth or sixth Heavens. Al-Bukhārī, Muslim, and other Scholars of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Yu Gothic" w:hAnsi="Times New Roman" w:cs="Times New Roman"/>
          <w:color w:val="000000"/>
          <w:kern w:val="0"/>
          <w:sz w:val="28"/>
          <w:szCs w:val="28"/>
          <w14:ligatures w14:val="none"/>
        </w:rPr>
        <w:t xml:space="preserve"> transmit authentically that the Prophet </w:t>
      </w:r>
      <w:r w:rsidRPr="009D385D">
        <w:rPr>
          <w:rFonts w:ascii="Times New Roman" w:eastAsia="Times New Roman" w:hAnsi="Times New Roman" w:cs="Times New Roman"/>
          <w:kern w:val="0"/>
          <w:sz w:val="28"/>
          <w:szCs w:val="28"/>
          <w14:ligatures w14:val="none"/>
        </w:rPr>
        <w:t>Muḥammad</w:t>
      </w:r>
      <w:r w:rsidRPr="009D385D">
        <w:rPr>
          <w:rFonts w:ascii="Times New Roman" w:eastAsia="Yu Gothic" w:hAnsi="Times New Roman" w:cs="Times New Roman"/>
          <w:color w:val="000000"/>
          <w:kern w:val="0"/>
          <w:sz w:val="28"/>
          <w:szCs w:val="28"/>
          <w14:ligatures w14:val="none"/>
        </w:rPr>
        <w:t xml:space="preserve"> encountered Idrīs in the fourth heaven during his Night Journey and Ascension. </w:t>
      </w:r>
      <w:r w:rsidRPr="009D385D">
        <w:rPr>
          <w:rFonts w:ascii="Times" w:eastAsia="Yu Gothic" w:hAnsi="Times" w:cs="Times"/>
          <w:color w:val="000000"/>
          <w:kern w:val="0"/>
          <w:sz w:val="28"/>
          <w:szCs w:val="28"/>
          <w14:ligatures w14:val="none"/>
        </w:rPr>
        <w:t xml:space="preserve">In another transmission, Ibn ‘Abbās and others contend that Idrīs </w:t>
      </w:r>
      <w:r w:rsidRPr="009D385D">
        <w:rPr>
          <w:rFonts w:ascii="Times New Roman" w:eastAsia="Yu Gothic" w:hAnsi="Times New Roman" w:cs="Times New Roman"/>
          <w:color w:val="000000"/>
          <w:kern w:val="0"/>
          <w:sz w:val="28"/>
          <w:szCs w:val="28"/>
          <w14:ligatures w14:val="none"/>
        </w:rPr>
        <w:t>was raised to the sixth Heaven but died there.</w:t>
      </w:r>
      <w:r w:rsidRPr="009D385D">
        <w:rPr>
          <w:rFonts w:ascii="Times" w:eastAsia="Yu Gothic" w:hAnsi="Times" w:cs="Times"/>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The</w:t>
      </w:r>
      <w:r w:rsidRPr="009D385D">
        <w:rPr>
          <w:rFonts w:ascii="Times New Roman" w:eastAsia="Times New Roman" w:hAnsi="Times New Roman" w:cs="Times New Roman"/>
          <w:i/>
          <w:iCs/>
          <w:kern w:val="0"/>
          <w:sz w:val="28"/>
          <w:szCs w:val="28"/>
          <w14:ligatures w14:val="none"/>
        </w:rPr>
        <w:t xml:space="preserve"> Ḥadīth</w:t>
      </w:r>
      <w:r w:rsidRPr="009D385D">
        <w:rPr>
          <w:rFonts w:ascii="Times New Roman" w:eastAsia="Times New Roman" w:hAnsi="Times New Roman" w:cs="Times New Roman"/>
          <w:kern w:val="0"/>
          <w:sz w:val="28"/>
          <w:szCs w:val="28"/>
          <w14:ligatures w14:val="none"/>
        </w:rPr>
        <w:t xml:space="preserve"> of</w:t>
      </w:r>
      <w:r w:rsidRPr="009D385D">
        <w:rPr>
          <w:rFonts w:ascii="Times New Roman" w:eastAsia="Yu Gothic" w:hAnsi="Times New Roman" w:cs="Times New Roman"/>
          <w:color w:val="000000"/>
          <w:kern w:val="0"/>
          <w:sz w:val="28"/>
          <w:szCs w:val="28"/>
          <w14:ligatures w14:val="none"/>
        </w:rPr>
        <w:t xml:space="preserve"> agreed-signification, however, is that </w:t>
      </w:r>
      <w:r w:rsidRPr="009D385D">
        <w:rPr>
          <w:rFonts w:ascii="Times" w:eastAsia="Yu Gothic" w:hAnsi="Times" w:cs="Times"/>
          <w:color w:val="000000"/>
          <w:kern w:val="0"/>
          <w:sz w:val="28"/>
          <w:szCs w:val="28"/>
          <w14:ligatures w14:val="none"/>
        </w:rPr>
        <w:t>Idrīs</w:t>
      </w:r>
      <w:r w:rsidRPr="009D385D">
        <w:rPr>
          <w:rFonts w:ascii="Times New Roman" w:eastAsia="Yu Gothic" w:hAnsi="Times New Roman" w:cs="Times New Roman"/>
          <w:color w:val="000000"/>
          <w:kern w:val="0"/>
          <w:sz w:val="28"/>
          <w:szCs w:val="28"/>
          <w14:ligatures w14:val="none"/>
        </w:rPr>
        <w:t xml:space="preserve"> is in the fourth Heaven, and this was the opinion of Mujāhid and several others. </w:t>
      </w:r>
      <w:r w:rsidRPr="009D385D">
        <w:rPr>
          <w:rFonts w:ascii="Times" w:eastAsia="Yu Gothic" w:hAnsi="Times" w:cs="Times"/>
          <w:color w:val="000000"/>
          <w:kern w:val="0"/>
          <w:sz w:val="28"/>
          <w:szCs w:val="28"/>
          <w14:ligatures w14:val="none"/>
        </w:rPr>
        <w:t>There is, however, some discussion about whether or not Idrīs is still alive. Mujāhid was of the opinion that Idrīs—just like Jesus Christ millennia later—was taken up to the Heavens alive in body and Soul and still abides</w:t>
      </w:r>
      <w:r w:rsidRPr="009D385D">
        <w:rPr>
          <w:rFonts w:ascii="Times New Roman" w:eastAsia="Yu Gothic" w:hAnsi="Times New Roman" w:cs="Times New Roman"/>
          <w:color w:val="000000"/>
          <w:kern w:val="0"/>
          <w:sz w:val="28"/>
          <w:szCs w:val="28"/>
          <w14:ligatures w14:val="none"/>
        </w:rPr>
        <w:t xml:space="preserve">. </w:t>
      </w:r>
    </w:p>
    <w:p w14:paraId="79E5CD09"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7FF7D29E"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According to the Old Testament, Enoch belonged to the sixth generation of the Children of Adam (Genesis 5:1-24) and was the great grandfather of Noah</w:t>
      </w:r>
      <w:r w:rsidRPr="009D385D">
        <w:rPr>
          <w:rFonts w:ascii="Times New Roman" w:eastAsia="Times New Roman" w:hAnsi="Times New Roman" w:cs="Times New Roman"/>
          <w:kern w:val="0"/>
          <w:sz w:val="28"/>
          <w:szCs w:val="28"/>
          <w14:ligatures w14:val="none"/>
        </w:rPr>
        <w:t xml:space="preserve"> (Genesis, 5:21-32)</w:t>
      </w:r>
      <w:r w:rsidRPr="009D385D">
        <w:rPr>
          <w:rFonts w:ascii="Times New Roman" w:eastAsia="Yu Gothic" w:hAnsi="Times New Roman" w:cs="Times New Roman"/>
          <w:color w:val="000000"/>
          <w:kern w:val="0"/>
          <w:sz w:val="28"/>
          <w:szCs w:val="28"/>
          <w14:ligatures w14:val="none"/>
        </w:rPr>
        <w:t xml:space="preserve">. His </w:t>
      </w:r>
      <w:r w:rsidRPr="009D385D">
        <w:rPr>
          <w:rFonts w:ascii="Times New Roman" w:eastAsia="Times New Roman" w:hAnsi="Times New Roman" w:cs="Times New Roman"/>
          <w:kern w:val="0"/>
          <w:sz w:val="28"/>
          <w:szCs w:val="28"/>
          <w14:ligatures w14:val="none"/>
        </w:rPr>
        <w:t>Qur’ānic name, Idrīs, appears to be either his personal name—which is reasonable--or an honorific epithet.</w:t>
      </w:r>
      <w:r w:rsidRPr="009D385D">
        <w:rPr>
          <w:rFonts w:ascii="Times New Roman" w:eastAsia="Times New Roman" w:hAnsi="Times New Roman" w:cs="Times New Roman"/>
          <w:kern w:val="0"/>
          <w:sz w:val="28"/>
          <w:szCs w:val="28"/>
          <w:vertAlign w:val="superscript"/>
          <w14:ligatures w14:val="none"/>
        </w:rPr>
        <w:footnoteReference w:id="65"/>
      </w:r>
      <w:r w:rsidRPr="009D385D">
        <w:rPr>
          <w:rFonts w:ascii="Times New Roman" w:eastAsia="Times New Roman" w:hAnsi="Times New Roman" w:cs="Times New Roman"/>
          <w:kern w:val="0"/>
          <w:sz w:val="28"/>
          <w:szCs w:val="28"/>
          <w14:ligatures w14:val="none"/>
        </w:rPr>
        <w:t xml:space="preserve"> Enoch, on the other, is more suitable as an honorific title than a personal name, since it indicates the initiation of Idrīs into Prophecy. Moreover, it must be kept in mind that Prophet-Messengers </w:t>
      </w:r>
      <w:r w:rsidRPr="009D385D">
        <w:rPr>
          <w:rFonts w:ascii="Times New Roman" w:eastAsia="Times New Roman" w:hAnsi="Times New Roman" w:cs="Times New Roman"/>
          <w:kern w:val="0"/>
          <w:sz w:val="28"/>
          <w:szCs w:val="28"/>
          <w14:ligatures w14:val="none"/>
        </w:rPr>
        <w:lastRenderedPageBreak/>
        <w:t>were hardly restricted to having only one name.</w:t>
      </w:r>
      <w:r w:rsidRPr="009D385D">
        <w:rPr>
          <w:rFonts w:ascii="Times New Roman" w:eastAsia="Times New Roman" w:hAnsi="Times New Roman" w:cs="Times New Roman"/>
          <w:kern w:val="0"/>
          <w:sz w:val="28"/>
          <w:szCs w:val="28"/>
          <w:vertAlign w:val="superscript"/>
          <w14:ligatures w14:val="none"/>
        </w:rPr>
        <w:footnoteReference w:id="66"/>
      </w:r>
      <w:r w:rsidRPr="009D385D">
        <w:rPr>
          <w:rFonts w:ascii="Times New Roman" w:eastAsia="Times New Roman" w:hAnsi="Times New Roman" w:cs="Times New Roman"/>
          <w:kern w:val="0"/>
          <w:sz w:val="28"/>
          <w:szCs w:val="28"/>
          <w14:ligatures w14:val="none"/>
        </w:rPr>
        <w:t xml:space="preserve"> The name Idrīs is related to study and learning, which is a common meaning of the ancient Semitic root </w:t>
      </w:r>
      <w:r w:rsidRPr="009D385D">
        <w:rPr>
          <w:rFonts w:ascii="Times New Roman" w:eastAsia="Times New Roman" w:hAnsi="Times New Roman" w:cs="Times New Roman"/>
          <w:i/>
          <w:iCs/>
          <w:kern w:val="0"/>
          <w:sz w:val="28"/>
          <w:szCs w:val="28"/>
          <w14:ligatures w14:val="none"/>
        </w:rPr>
        <w:t>DRSh</w:t>
      </w:r>
      <w:r w:rsidRPr="009D385D">
        <w:rPr>
          <w:rFonts w:ascii="Times New Roman" w:eastAsia="Times New Roman" w:hAnsi="Times New Roman" w:cs="Times New Roman"/>
          <w:kern w:val="0"/>
          <w:sz w:val="28"/>
          <w:szCs w:val="28"/>
          <w14:ligatures w14:val="none"/>
        </w:rPr>
        <w:t xml:space="preserve">—in Hebrew, Aramaic, and Syriac—and </w:t>
      </w:r>
      <w:r w:rsidRPr="009D385D">
        <w:rPr>
          <w:rFonts w:ascii="Times New Roman" w:eastAsia="Times New Roman" w:hAnsi="Times New Roman" w:cs="Times New Roman"/>
          <w:i/>
          <w:iCs/>
          <w:kern w:val="0"/>
          <w:sz w:val="28"/>
          <w:szCs w:val="28"/>
          <w14:ligatures w14:val="none"/>
        </w:rPr>
        <w:t>DRS</w:t>
      </w:r>
      <w:r w:rsidRPr="009D385D">
        <w:rPr>
          <w:rFonts w:ascii="Times New Roman" w:eastAsia="Times New Roman" w:hAnsi="Times New Roman" w:cs="Times New Roman"/>
          <w:kern w:val="0"/>
          <w:sz w:val="28"/>
          <w:szCs w:val="28"/>
          <w14:ligatures w14:val="none"/>
        </w:rPr>
        <w:t xml:space="preserve"> in Arabic. In each of these languages the root </w:t>
      </w:r>
      <w:r w:rsidRPr="009D385D">
        <w:rPr>
          <w:rFonts w:ascii="Times New Roman" w:eastAsia="Times New Roman" w:hAnsi="Times New Roman" w:cs="Times New Roman"/>
          <w:i/>
          <w:iCs/>
          <w:kern w:val="0"/>
          <w:sz w:val="28"/>
          <w:szCs w:val="28"/>
          <w14:ligatures w14:val="none"/>
        </w:rPr>
        <w:t>DRSh</w:t>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i/>
          <w:iCs/>
          <w:kern w:val="0"/>
          <w:sz w:val="28"/>
          <w:szCs w:val="28"/>
          <w14:ligatures w14:val="none"/>
        </w:rPr>
        <w:t>DRS</w:t>
      </w:r>
      <w:r w:rsidRPr="009D385D">
        <w:rPr>
          <w:rFonts w:ascii="Times New Roman" w:eastAsia="Times New Roman" w:hAnsi="Times New Roman" w:cs="Times New Roman"/>
          <w:kern w:val="0"/>
          <w:sz w:val="28"/>
          <w:szCs w:val="28"/>
          <w14:ligatures w14:val="none"/>
        </w:rPr>
        <w:t xml:space="preserve"> has a number of different primary meanings, one of which is “to pass away or be effaced—like animal tracks in the sand—but leave a subtle and often lasting vestige.” This is why in Arabic, </w:t>
      </w:r>
      <w:r w:rsidRPr="009D385D">
        <w:rPr>
          <w:rFonts w:ascii="Times New Roman" w:eastAsia="Times New Roman" w:hAnsi="Times New Roman" w:cs="Times New Roman"/>
          <w:i/>
          <w:iCs/>
          <w:kern w:val="0"/>
          <w:sz w:val="28"/>
          <w:szCs w:val="28"/>
          <w14:ligatures w14:val="none"/>
        </w:rPr>
        <w:t>darasa</w:t>
      </w:r>
      <w:r w:rsidRPr="009D385D">
        <w:rPr>
          <w:rFonts w:ascii="Times New Roman" w:eastAsia="Times New Roman" w:hAnsi="Times New Roman" w:cs="Times New Roman"/>
          <w:kern w:val="0"/>
          <w:sz w:val="28"/>
          <w:szCs w:val="28"/>
          <w14:ligatures w14:val="none"/>
        </w:rPr>
        <w:t xml:space="preserve"> (to study) means literally to study books or knowledge so intensely that they are fully memorized, completely understood, and then the books themselves “pass away” metaphorically, because they are no longer needed. In this regard, the profound vestiges of the learning of Idrīs, especially in the light of </w:t>
      </w:r>
      <w:r w:rsidRPr="009D385D">
        <w:rPr>
          <w:rFonts w:ascii="Times New Roman" w:eastAsia="Times New Roman" w:hAnsi="Times New Roman" w:cs="Times New Roman"/>
          <w:b/>
          <w:bCs/>
          <w:kern w:val="0"/>
          <w:sz w:val="28"/>
          <w:szCs w:val="28"/>
          <w14:ligatures w14:val="none"/>
        </w:rPr>
        <w:t>the Hermetic Tradition</w:t>
      </w:r>
      <w:r w:rsidRPr="009D385D">
        <w:rPr>
          <w:rFonts w:ascii="Times New Roman" w:eastAsia="Times New Roman" w:hAnsi="Times New Roman" w:cs="Times New Roman"/>
          <w:kern w:val="0"/>
          <w:sz w:val="28"/>
          <w:szCs w:val="28"/>
          <w:vertAlign w:val="superscript"/>
          <w14:ligatures w14:val="none"/>
        </w:rPr>
        <w:footnoteReference w:id="67"/>
      </w:r>
      <w:r w:rsidRPr="009D385D">
        <w:rPr>
          <w:rFonts w:ascii="Times New Roman" w:eastAsia="Times New Roman" w:hAnsi="Times New Roman" w:cs="Times New Roman"/>
          <w:kern w:val="0"/>
          <w:sz w:val="28"/>
          <w:szCs w:val="28"/>
          <w14:ligatures w14:val="none"/>
        </w:rPr>
        <w:t xml:space="preserve">—which is directly associated with him and will be discussed in Volume Six—have remained central to high human learning, culture, and Civilization through the ages and until the present, although Idrīs was taken up to heaven many millennia ago. As we will see in our discussion of Idrīs and the Hermetic Tradition in Volume Six, he was </w:t>
      </w:r>
      <w:r w:rsidRPr="009D385D">
        <w:rPr>
          <w:rFonts w:ascii="Times New Roman" w:eastAsia="Times New Roman" w:hAnsi="Times New Roman" w:cs="Times New Roman"/>
          <w:i/>
          <w:iCs/>
          <w:kern w:val="0"/>
          <w:sz w:val="28"/>
          <w:szCs w:val="28"/>
          <w14:ligatures w14:val="none"/>
        </w:rPr>
        <w:t>the</w:t>
      </w:r>
      <w:r w:rsidRPr="009D385D">
        <w:rPr>
          <w:rFonts w:ascii="Times New Roman" w:eastAsia="Times New Roman" w:hAnsi="Times New Roman" w:cs="Times New Roman"/>
          <w:kern w:val="0"/>
          <w:sz w:val="28"/>
          <w:szCs w:val="28"/>
          <w14:ligatures w14:val="none"/>
        </w:rPr>
        <w:t xml:space="preserve"> Prophet of exoteric and esoteric learning, and since he is mentioned only briefly in the Qur’ān, his mention is largely an emblem of his great honor in the Eyes of God, in which case, naming him by one of his most honorable epithets would also be suitable.</w:t>
      </w:r>
      <w:r w:rsidRPr="009D385D">
        <w:rPr>
          <w:rFonts w:ascii="Times New Roman" w:eastAsia="Times New Roman" w:hAnsi="Times New Roman" w:cs="Times New Roman"/>
          <w:kern w:val="0"/>
          <w:sz w:val="28"/>
          <w:szCs w:val="28"/>
          <w:vertAlign w:val="superscript"/>
          <w14:ligatures w14:val="none"/>
        </w:rPr>
        <w:footnoteReference w:id="68"/>
      </w:r>
    </w:p>
    <w:p w14:paraId="6157FD72"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07A2D69C"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What is especially important to emphasize regarding Enoch and his relation with the Rabbinic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 xml:space="preserve">ṭrôn and later Rabbinic disinterest in him and repudiation of him is that he was always a universal figure and never distinctly “nationalistic,” Hebraic, or Judaic in nature. Rather, he related to all humanity, since in Biblical and </w:t>
      </w:r>
      <w:r w:rsidRPr="009D385D">
        <w:rPr>
          <w:rFonts w:ascii="Times New Roman" w:eastAsia="Times New Roman" w:hAnsi="Times New Roman" w:cs="Times New Roman"/>
          <w:kern w:val="0"/>
          <w:sz w:val="28"/>
          <w:szCs w:val="28"/>
          <w14:ligatures w14:val="none"/>
        </w:rPr>
        <w:t>Qur’ānic belief, he is the forefather, through Noah, of all human beings who are alive today. This is especially significant when we consider the remarkable importance of Enoch during the Second Temple period, for he both symbolized and embodied the universalistic views typical of the Sadducees of the Second Temple—and, as we have seen, of all Jews, including the Pharisees, during the late pre-Christian period of Rome. Thus, a</w:t>
      </w:r>
      <w:r w:rsidRPr="009D385D">
        <w:rPr>
          <w:rFonts w:ascii="Times New Roman" w:eastAsia="Yu Gothic" w:hAnsi="Times New Roman" w:cs="Times New Roman"/>
          <w:color w:val="000000"/>
          <w:kern w:val="0"/>
          <w:sz w:val="28"/>
          <w:szCs w:val="28"/>
          <w14:ligatures w14:val="none"/>
        </w:rPr>
        <w:t>mong the Children of Israel and the later Pharisaic-Rabbis, the Prophet Enoch</w:t>
      </w:r>
      <w:r w:rsidRPr="009D385D">
        <w:rPr>
          <w:rFonts w:ascii="Times New Roman" w:eastAsia="Times New Roman" w:hAnsi="Times New Roman" w:cs="Times New Roman"/>
          <w:color w:val="000000"/>
          <w:kern w:val="0"/>
          <w:sz w:val="28"/>
          <w:szCs w:val="28"/>
          <w14:ligatures w14:val="none"/>
        </w:rPr>
        <w:t xml:space="preserve"> became the subject of extensive Apocryphal literature for six hundred years roughly during the period from the third century BCE until the third century CE.</w:t>
      </w:r>
      <w:r w:rsidRPr="009D385D">
        <w:rPr>
          <w:rFonts w:ascii="Times New Roman" w:eastAsia="Times New Roman" w:hAnsi="Times New Roman" w:cs="Times New Roman"/>
          <w:kern w:val="0"/>
          <w:sz w:val="28"/>
          <w:szCs w:val="28"/>
          <w14:ligatures w14:val="none"/>
        </w:rPr>
        <w:t xml:space="preserve"> In this same regard, it is of note that the Book of Enoch presents a universalistic attitude toward Prophetic religion, very different from the nationalistic narrowness of post-Temple Pharisaic Judaism. </w:t>
      </w:r>
      <w:r w:rsidRPr="009D385D">
        <w:rPr>
          <w:rFonts w:ascii="Times New Roman" w:eastAsia="Yu Gothic" w:hAnsi="Times New Roman" w:cs="Times New Roman"/>
          <w:color w:val="000000"/>
          <w:kern w:val="0"/>
          <w:sz w:val="28"/>
          <w:szCs w:val="28"/>
          <w14:ligatures w14:val="none"/>
        </w:rPr>
        <w:t>In this same broad humanistic light, ancient Hermetic Philosophy—which ultimately came to be closely identified with Enoch-</w:t>
      </w:r>
      <w:r w:rsidRPr="009D385D">
        <w:rPr>
          <w:rFonts w:ascii="Times New Roman" w:eastAsia="Times New Roman" w:hAnsi="Times New Roman" w:cs="Times New Roman"/>
          <w:kern w:val="0"/>
          <w:sz w:val="28"/>
          <w:szCs w:val="28"/>
          <w14:ligatures w14:val="none"/>
        </w:rPr>
        <w:t xml:space="preserve">Idrīs—said </w:t>
      </w:r>
      <w:r w:rsidRPr="009D385D">
        <w:rPr>
          <w:rFonts w:ascii="Times New Roman" w:eastAsia="Yu Gothic" w:hAnsi="Times New Roman" w:cs="Times New Roman"/>
          <w:color w:val="000000"/>
          <w:kern w:val="0"/>
          <w:sz w:val="28"/>
          <w:szCs w:val="28"/>
          <w14:ligatures w14:val="none"/>
        </w:rPr>
        <w:t>of Egypt, which was regarded as the homeland of the Hermetic Tradition: “Our land is the Temple of the entire world.” Although merely legend, this Hermetic declaration reflects the universalism of Hermetic Philosophy in Late Antiquity, which continued into the first three centuries of Christian history and suited well the universalism associated with Enoch, the Antediluvian universal father-of-us-all.</w:t>
      </w:r>
    </w:p>
    <w:p w14:paraId="0D0FCA22"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b/>
          <w:bCs/>
          <w:color w:val="FF0000"/>
          <w:kern w:val="0"/>
          <w:sz w:val="28"/>
          <w:szCs w:val="28"/>
          <w14:ligatures w14:val="none"/>
        </w:rPr>
      </w:pPr>
    </w:p>
    <w:p w14:paraId="31CA3B51"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In linking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w:t>
      </w:r>
      <w:r w:rsidRPr="009D385D">
        <w:rPr>
          <w:rFonts w:ascii="Times New Roman" w:eastAsia="Yu Gothic" w:hAnsi="Times New Roman" w:cs="Times New Roman"/>
          <w:color w:val="0F252D"/>
          <w:kern w:val="0"/>
          <w:sz w:val="28"/>
          <w:szCs w:val="28"/>
          <w14:ligatures w14:val="none"/>
        </w:rPr>
        <w:t xml:space="preserve"> with Enoch,</w:t>
      </w:r>
      <w:r w:rsidRPr="009D385D">
        <w:rPr>
          <w:rFonts w:ascii="Times New Roman" w:eastAsia="Yu Gothic" w:hAnsi="Times New Roman" w:cs="Times New Roman"/>
          <w:color w:val="000000"/>
          <w:kern w:val="0"/>
          <w:sz w:val="28"/>
          <w:szCs w:val="28"/>
          <w14:ligatures w14:val="none"/>
        </w:rPr>
        <w:t xml:space="preserve"> the Rabbinic Tradition emphasized </w:t>
      </w:r>
      <w:r w:rsidRPr="009D385D">
        <w:rPr>
          <w:rFonts w:ascii="Times New Roman" w:eastAsia="Yu Gothic" w:hAnsi="Times New Roman" w:cs="Times New Roman"/>
          <w:color w:val="0F252D"/>
          <w:kern w:val="0"/>
          <w:sz w:val="28"/>
          <w:szCs w:val="28"/>
          <w14:ligatures w14:val="none"/>
        </w:rPr>
        <w:t xml:space="preserve">that Enoch, who “walked with God” as an upright Prophetic figure, ascended to Heaven, where he was transformed into an Angel. Thus, the Rabbis say that </w:t>
      </w:r>
      <w:r w:rsidRPr="009D385D">
        <w:rPr>
          <w:rFonts w:ascii="Times New Roman" w:eastAsia="Yu Gothic" w:hAnsi="Times New Roman" w:cs="Times New Roman"/>
          <w:color w:val="000000"/>
          <w:kern w:val="0"/>
          <w:sz w:val="28"/>
          <w:szCs w:val="28"/>
          <w14:ligatures w14:val="none"/>
        </w:rPr>
        <w:t>Enoch’s carnal body was transformed into Light. By virtue of this transformation, Enoch was raised to the dignity of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 and he was appointed as the chief over all the Angels. In keeping with this view, Rabbinic Angelology counted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ṭrôn-Enoch as the first of all the ten Archangels, who had been “transformed from flesh and blood into flaming fire.”</w:t>
      </w:r>
    </w:p>
    <w:p w14:paraId="36525869"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01680A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Just as Enoch was the Great Scribe in Rabbinic and Islamic Tradition,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 xml:space="preserve">ṭrôn-Enoch was portrayed as both the Great Scribe and the Paracletic </w:t>
      </w:r>
      <w:r w:rsidRPr="009D385D">
        <w:rPr>
          <w:rFonts w:ascii="Times New Roman" w:eastAsia="Yu Gothic" w:hAnsi="Times New Roman" w:cs="Times New Roman"/>
          <w:color w:val="0F252D"/>
          <w:kern w:val="0"/>
          <w:sz w:val="28"/>
          <w:szCs w:val="28"/>
          <w14:ligatures w14:val="none"/>
        </w:rPr>
        <w:t xml:space="preserve">Advocate, who </w:t>
      </w:r>
      <w:r w:rsidRPr="009D385D">
        <w:rPr>
          <w:rFonts w:ascii="Times New Roman" w:eastAsia="Yu Gothic" w:hAnsi="Times New Roman" w:cs="Times New Roman"/>
          <w:color w:val="0F252D"/>
          <w:kern w:val="0"/>
          <w:sz w:val="28"/>
          <w:szCs w:val="28"/>
          <w14:ligatures w14:val="none"/>
        </w:rPr>
        <w:lastRenderedPageBreak/>
        <w:t xml:space="preserve">serves as the chief intermediary between God and Man. </w:t>
      </w:r>
      <w:r w:rsidRPr="009D385D">
        <w:rPr>
          <w:rFonts w:ascii="Times New Roman" w:eastAsia="Yu Gothic" w:hAnsi="Times New Roman" w:cs="Times New Roman"/>
          <w:color w:val="000000"/>
          <w:kern w:val="0"/>
          <w:sz w:val="28"/>
          <w:szCs w:val="28"/>
          <w14:ligatures w14:val="none"/>
        </w:rPr>
        <w:t>In the Apocryphal</w:t>
      </w:r>
      <w:r w:rsidRPr="009D385D">
        <w:rPr>
          <w:rFonts w:ascii="Times New Roman" w:eastAsia="Yu Gothic" w:hAnsi="Times New Roman" w:cs="Times New Roman"/>
          <w:b/>
          <w:bCs/>
          <w:color w:val="000000"/>
          <w:kern w:val="0"/>
          <w:sz w:val="28"/>
          <w:szCs w:val="28"/>
          <w14:ligatures w14:val="none"/>
        </w:rPr>
        <w:t xml:space="preserve"> Assumption of Moses</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69"/>
      </w:r>
      <w:r w:rsidRPr="009D385D">
        <w:rPr>
          <w:rFonts w:ascii="Times New Roman" w:eastAsia="Yu Gothic" w:hAnsi="Times New Roman" w:cs="Times New Roman"/>
          <w:color w:val="000000"/>
          <w:kern w:val="0"/>
          <w:sz w:val="28"/>
          <w:szCs w:val="28"/>
          <w14:ligatures w14:val="none"/>
        </w:rPr>
        <w:t xml:space="preserve"> Enoch is identified as “the Son of Man” and Messiah, a relationship—as indicated earlier—that also occurs repeatedly in Philo the Jew.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 was the reconciler between God and “the Chosen People.”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 xml:space="preserve">ṭrôn was also identified as </w:t>
      </w:r>
      <w:r w:rsidRPr="009D385D">
        <w:rPr>
          <w:rFonts w:ascii="Times New Roman" w:eastAsia="Yu Gothic" w:hAnsi="Times New Roman" w:cs="Times New Roman"/>
          <w:color w:val="0F252D"/>
          <w:kern w:val="0"/>
          <w:sz w:val="28"/>
          <w:szCs w:val="28"/>
          <w14:ligatures w14:val="none"/>
        </w:rPr>
        <w:t>the “Spirit of God” and portrayed as a</w:t>
      </w:r>
      <w:r w:rsidRPr="009D385D">
        <w:rPr>
          <w:rFonts w:ascii="Times New Roman" w:eastAsia="Yu Gothic" w:hAnsi="Times New Roman" w:cs="Times New Roman"/>
          <w:color w:val="000000"/>
          <w:kern w:val="0"/>
          <w:sz w:val="28"/>
          <w:szCs w:val="28"/>
          <w14:ligatures w14:val="none"/>
        </w:rPr>
        <w:t xml:space="preserve"> man with wings. He is called the celestial Angel Prince of the army of the Children of Israel whom they invoked in ancient times in their wars against the ancient kings of Canaan and the Assyrians, and who would also be called upon in future Messianic wars of the Lord against the Antichrist at the End of Time. In Medieval Rabbinic mysticism,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w:t>
      </w:r>
      <w:r w:rsidRPr="009D385D">
        <w:rPr>
          <w:rFonts w:ascii="Times New Roman" w:eastAsia="Times New Roman" w:hAnsi="Times New Roman" w:cs="Times New Roman"/>
          <w:color w:val="202122"/>
          <w:kern w:val="0"/>
          <w:sz w:val="28"/>
          <w:szCs w:val="28"/>
          <w14:ligatures w14:val="none"/>
        </w:rPr>
        <w:t xml:space="preserve">Miṭṭaṭrōn is identified as both the Archetype of Man and the Angelic “Prince of the world,” and Moses is portrayed as seeking his intervention with God so that he might not die. </w:t>
      </w:r>
    </w:p>
    <w:p w14:paraId="4A52253D" w14:textId="77777777" w:rsidR="00B335E1" w:rsidRPr="009D385D" w:rsidRDefault="00B335E1" w:rsidP="00B335E1">
      <w:pPr>
        <w:spacing w:after="0" w:line="240" w:lineRule="auto"/>
        <w:rPr>
          <w:rFonts w:ascii="Times New Roman" w:eastAsia="Times New Roman" w:hAnsi="Times New Roman" w:cs="Times New Roman"/>
          <w:kern w:val="0"/>
          <w14:ligatures w14:val="none"/>
        </w:rPr>
      </w:pPr>
    </w:p>
    <w:p w14:paraId="4C6B7332" w14:textId="77777777" w:rsidR="00B335E1" w:rsidRPr="009D385D" w:rsidRDefault="00B335E1" w:rsidP="00B335E1">
      <w:pPr>
        <w:spacing w:after="0" w:line="240" w:lineRule="auto"/>
        <w:rPr>
          <w:rFonts w:ascii="Times New Roman" w:eastAsia="Times New Roman" w:hAnsi="Times New Roman" w:cs="Times New Roman"/>
          <w:kern w:val="0"/>
          <w14:ligatures w14:val="none"/>
        </w:rPr>
      </w:pPr>
    </w:p>
    <w:p w14:paraId="512F1D6E" w14:textId="77777777" w:rsidR="00B335E1" w:rsidRPr="009D385D" w:rsidDel="00984C26" w:rsidRDefault="00B335E1" w:rsidP="00B335E1">
      <w:pPr>
        <w:keepNext/>
        <w:keepLines/>
        <w:spacing w:before="80" w:after="40" w:line="240" w:lineRule="auto"/>
        <w:outlineLvl w:val="3"/>
        <w:rPr>
          <w:del w:id="1805" w:author="Zahid Syed" w:date="2025-09-26T20:16:00Z" w16du:dateUtc="2025-09-26T11:16:00Z"/>
          <w:rFonts w:ascii="Times New Roman" w:eastAsia="Yu Gothic" w:hAnsi="Times New Roman" w:cs="Times New Roman"/>
          <w:b/>
          <w:bCs/>
          <w:i/>
          <w:iCs/>
          <w:color w:val="C00000"/>
          <w:kern w:val="0"/>
          <w:sz w:val="28"/>
          <w:szCs w:val="28"/>
          <w14:ligatures w14:val="none"/>
        </w:rPr>
      </w:pPr>
      <w:bookmarkStart w:id="1806" w:name="_Toc193363991"/>
      <w:r w:rsidRPr="009D385D">
        <w:rPr>
          <w:rFonts w:ascii="Times New Roman" w:eastAsia="Yu Gothic" w:hAnsi="Times New Roman" w:cs="Times New Roman"/>
          <w:b/>
          <w:bCs/>
          <w:i/>
          <w:iCs/>
          <w:color w:val="C00000"/>
          <w:kern w:val="0"/>
          <w:sz w:val="28"/>
          <w:szCs w:val="28"/>
          <w14:ligatures w14:val="none"/>
        </w:rPr>
        <w:t>“Ezra Is the Son of God:” Second Temple Sadducee Parallel to Proto-Trinitarian Theology Kept Alive among the Jews in pre-Islamic Medina</w:t>
      </w:r>
      <w:bookmarkEnd w:id="1806"/>
    </w:p>
    <w:p w14:paraId="1788DDC1" w14:textId="77777777" w:rsidR="00B335E1" w:rsidRPr="009D385D" w:rsidRDefault="00B335E1" w:rsidP="00984C26">
      <w:pPr>
        <w:keepNext/>
        <w:keepLines/>
        <w:spacing w:before="80" w:after="40" w:line="240" w:lineRule="auto"/>
        <w:outlineLvl w:val="3"/>
        <w:rPr>
          <w:rFonts w:ascii="Aptos" w:eastAsia="Yu Gothic" w:hAnsi="Aptos" w:cs="Times New Roman"/>
          <w:color w:val="0F4761"/>
          <w:kern w:val="0"/>
          <w14:ligatures w14:val="none"/>
        </w:rPr>
        <w:pPrChange w:id="1807" w:author="Zahid Syed" w:date="2025-09-26T20:16:00Z" w16du:dateUtc="2025-09-26T11:16:00Z">
          <w:pPr>
            <w:keepNext/>
            <w:keepLines/>
            <w:spacing w:before="80" w:after="40" w:line="240" w:lineRule="auto"/>
            <w:outlineLvl w:val="4"/>
          </w:pPr>
        </w:pPrChange>
      </w:pPr>
    </w:p>
    <w:p w14:paraId="78AFF1F4"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F252D"/>
          <w:kern w:val="0"/>
          <w:sz w:val="28"/>
          <w:szCs w:val="28"/>
          <w14:ligatures w14:val="none"/>
        </w:rPr>
      </w:pPr>
    </w:p>
    <w:p w14:paraId="10E20A5D" w14:textId="77777777" w:rsidR="00B335E1" w:rsidRPr="009D385D" w:rsidRDefault="00B335E1" w:rsidP="00B335E1">
      <w:pPr>
        <w:spacing w:after="0" w:line="240" w:lineRule="auto"/>
        <w:rPr>
          <w:rFonts w:ascii="Times New Roman" w:eastAsia="Yu Gothic" w:hAnsi="Times New Roman" w:cs="Times New Roman"/>
          <w:b/>
          <w:bCs/>
          <w:kern w:val="0"/>
          <w:sz w:val="28"/>
          <w:szCs w:val="28"/>
          <w:u w:val="single"/>
          <w14:ligatures w14:val="none"/>
        </w:rPr>
      </w:pPr>
      <w:bookmarkStart w:id="1808" w:name="_Toc193363992"/>
      <w:r w:rsidRPr="009D385D">
        <w:rPr>
          <w:rFonts w:ascii="Times New Roman" w:eastAsia="Yu Gothic" w:hAnsi="Times New Roman" w:cs="Times New Roman"/>
          <w:b/>
          <w:bCs/>
          <w:kern w:val="0"/>
          <w:sz w:val="28"/>
          <w:szCs w:val="28"/>
          <w:u w:val="single"/>
          <w14:ligatures w14:val="none"/>
        </w:rPr>
        <w:t>Ezra in the Biblical &amp; Judaic Tradition</w:t>
      </w:r>
      <w:bookmarkEnd w:id="1808"/>
    </w:p>
    <w:p w14:paraId="4AB45AD7"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u w:val="single"/>
          <w14:ligatures w14:val="none"/>
        </w:rPr>
        <w:t xml:space="preserve">As I will repeat frequently in </w:t>
      </w:r>
      <w:r w:rsidRPr="009D385D">
        <w:rPr>
          <w:rFonts w:ascii="Times New Roman" w:eastAsia="Times New Roman" w:hAnsi="Times New Roman" w:cs="Times New Roman"/>
          <w:i/>
          <w:iCs/>
          <w:kern w:val="0"/>
          <w:sz w:val="28"/>
          <w:szCs w:val="28"/>
          <w:u w:val="single"/>
          <w14:ligatures w14:val="none"/>
        </w:rPr>
        <w:t>The</w:t>
      </w:r>
      <w:r w:rsidRPr="009D385D">
        <w:rPr>
          <w:rFonts w:ascii="Times New Roman" w:eastAsia="Times New Roman" w:hAnsi="Times New Roman" w:cs="Times New Roman"/>
          <w:kern w:val="0"/>
          <w:sz w:val="28"/>
          <w:szCs w:val="28"/>
          <w:u w:val="single"/>
          <w14:ligatures w14:val="none"/>
        </w:rPr>
        <w:t xml:space="preserve"> </w:t>
      </w:r>
      <w:r w:rsidRPr="009D385D">
        <w:rPr>
          <w:rFonts w:ascii="Times New Roman" w:eastAsia="Times New Roman" w:hAnsi="Times New Roman" w:cs="Times New Roman"/>
          <w:i/>
          <w:iCs/>
          <w:kern w:val="0"/>
          <w:sz w:val="28"/>
          <w:szCs w:val="28"/>
          <w:u w:val="single"/>
          <w14:ligatures w14:val="none"/>
        </w:rPr>
        <w:t>First Teaching</w:t>
      </w:r>
      <w:r w:rsidRPr="009D385D">
        <w:rPr>
          <w:rFonts w:ascii="Times New Roman" w:eastAsia="Times New Roman" w:hAnsi="Times New Roman" w:cs="Times New Roman"/>
          <w:kern w:val="0"/>
          <w:sz w:val="28"/>
          <w:szCs w:val="28"/>
          <w:u w:val="single"/>
          <w14:ligatures w14:val="none"/>
        </w:rPr>
        <w:t xml:space="preserve">, this compendium is indeed an </w:t>
      </w:r>
      <w:r w:rsidRPr="009D385D">
        <w:rPr>
          <w:rFonts w:ascii="Times New Roman" w:eastAsia="Times New Roman" w:hAnsi="Times New Roman" w:cs="Times New Roman"/>
          <w:b/>
          <w:bCs/>
          <w:kern w:val="0"/>
          <w:sz w:val="28"/>
          <w:szCs w:val="28"/>
          <w:u w:val="single"/>
          <w14:ligatures w14:val="none"/>
        </w:rPr>
        <w:t>Apology</w:t>
      </w:r>
      <w:r w:rsidRPr="009D385D">
        <w:rPr>
          <w:rFonts w:ascii="Times New Roman" w:eastAsia="Yu Gothic" w:hAnsi="Times New Roman" w:cs="Times New Roman"/>
          <w:color w:val="000000"/>
          <w:kern w:val="0"/>
          <w:sz w:val="28"/>
          <w:szCs w:val="28"/>
          <w:u w:val="single"/>
          <w:vertAlign w:val="superscript"/>
          <w14:ligatures w14:val="none"/>
        </w:rPr>
        <w:footnoteReference w:id="70"/>
      </w:r>
      <w:r w:rsidRPr="009D385D">
        <w:rPr>
          <w:rFonts w:ascii="Times New Roman" w:eastAsia="Times New Roman" w:hAnsi="Times New Roman" w:cs="Times New Roman"/>
          <w:kern w:val="0"/>
          <w:sz w:val="28"/>
          <w:szCs w:val="28"/>
          <w:u w:val="single"/>
          <w14:ligatures w14:val="none"/>
        </w:rPr>
        <w:t xml:space="preserve"> for Islam—that is, an honest defense of an authentic but much maligned primordial Prophetic faith—but nothing about the book is </w:t>
      </w:r>
      <w:r w:rsidRPr="009D385D">
        <w:rPr>
          <w:rFonts w:ascii="Times New Roman" w:eastAsia="Times New Roman" w:hAnsi="Times New Roman" w:cs="Times New Roman"/>
          <w:b/>
          <w:bCs/>
          <w:kern w:val="0"/>
          <w:sz w:val="28"/>
          <w:szCs w:val="28"/>
          <w:u w:val="single"/>
          <w14:ligatures w14:val="none"/>
        </w:rPr>
        <w:t>apologetic</w:t>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kern w:val="0"/>
          <w:sz w:val="28"/>
          <w:szCs w:val="28"/>
          <w:vertAlign w:val="superscript"/>
          <w14:ligatures w14:val="none"/>
        </w:rPr>
        <w:footnoteReference w:id="71"/>
      </w:r>
      <w:r w:rsidRPr="009D385D">
        <w:rPr>
          <w:rFonts w:ascii="Times New Roman" w:eastAsia="Times New Roman" w:hAnsi="Times New Roman" w:cs="Times New Roman"/>
          <w:kern w:val="0"/>
          <w:sz w:val="28"/>
          <w:szCs w:val="28"/>
          <w14:ligatures w14:val="none"/>
        </w:rPr>
        <w:t xml:space="preserve"> There is, </w:t>
      </w:r>
      <w:r w:rsidRPr="009D385D">
        <w:rPr>
          <w:rFonts w:ascii="Times New Roman" w:eastAsia="Times New Roman" w:hAnsi="Times New Roman" w:cs="Times New Roman"/>
          <w:kern w:val="0"/>
          <w:sz w:val="28"/>
          <w:szCs w:val="28"/>
          <w14:ligatures w14:val="none"/>
        </w:rPr>
        <w:lastRenderedPageBreak/>
        <w:t xml:space="preserve">however, nothing dishonest or less than truthful in presenting authentic Islamic teaching confidently and wholeheartedly as the unique primordial Prophetic faith that it is and a dignified living religion, which is also a historically proven panacea for human sufferings and ills. </w:t>
      </w:r>
      <w:r w:rsidRPr="009D385D">
        <w:rPr>
          <w:rFonts w:ascii="Times New Roman" w:eastAsia="Times New Roman" w:hAnsi="Times New Roman" w:cs="Times New Roman"/>
          <w:i/>
          <w:iCs/>
          <w:kern w:val="0"/>
          <w:sz w:val="28"/>
          <w:szCs w:val="28"/>
          <w14:ligatures w14:val="none"/>
        </w:rPr>
        <w:t>The First Teaching</w:t>
      </w:r>
      <w:r w:rsidRPr="009D385D">
        <w:rPr>
          <w:rFonts w:ascii="Times New Roman" w:eastAsia="Times New Roman" w:hAnsi="Times New Roman" w:cs="Times New Roman"/>
          <w:kern w:val="0"/>
          <w:sz w:val="28"/>
          <w:szCs w:val="28"/>
          <w14:ligatures w14:val="none"/>
        </w:rPr>
        <w:t xml:space="preserve"> strives to accomplish this goal on the basis of sound demonstration and knowledge, and I hope that every sincere reader will be able to discern for themselves what is true and what is false.</w:t>
      </w:r>
    </w:p>
    <w:p w14:paraId="040DC7C5" w14:textId="77777777" w:rsidR="00B335E1" w:rsidRPr="009D385D" w:rsidRDefault="00B335E1" w:rsidP="00B335E1">
      <w:pPr>
        <w:spacing w:after="0" w:line="240" w:lineRule="auto"/>
        <w:rPr>
          <w:rFonts w:ascii="Times New Roman" w:eastAsia="Yu Gothic" w:hAnsi="Times New Roman" w:cs="Times New Roman"/>
          <w:kern w:val="0"/>
          <w14:ligatures w14:val="none"/>
        </w:rPr>
      </w:pPr>
    </w:p>
    <w:p w14:paraId="1FB585FE" w14:textId="021109A2"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F252D"/>
          <w:kern w:val="0"/>
          <w:sz w:val="28"/>
          <w:szCs w:val="28"/>
          <w14:ligatures w14:val="none"/>
        </w:rPr>
      </w:pPr>
      <w:r w:rsidRPr="009D385D">
        <w:rPr>
          <w:rFonts w:ascii="Times New Roman" w:eastAsia="Yu Gothic" w:hAnsi="Times New Roman" w:cs="Times New Roman"/>
          <w:color w:val="0F252D"/>
          <w:kern w:val="0"/>
          <w:sz w:val="28"/>
          <w:szCs w:val="28"/>
          <w14:ligatures w14:val="none"/>
        </w:rPr>
        <w:t>As we ha</w:t>
      </w:r>
      <w:ins w:id="1838" w:author="Zahid Syed" w:date="2025-09-24T13:00:00Z" w16du:dateUtc="2025-09-24T04:00:00Z">
        <w:r w:rsidR="00B50952">
          <w:rPr>
            <w:rFonts w:ascii="Times New Roman" w:eastAsia="Yu Gothic" w:hAnsi="Times New Roman" w:cs="Times New Roman"/>
            <w:color w:val="0F252D"/>
            <w:kern w:val="0"/>
            <w:sz w:val="28"/>
            <w:szCs w:val="28"/>
            <w14:ligatures w14:val="none"/>
          </w:rPr>
          <w:t>ve</w:t>
        </w:r>
      </w:ins>
      <w:del w:id="1839" w:author="Zahid Syed" w:date="2025-09-24T13:00:00Z" w16du:dateUtc="2025-09-24T04:00:00Z">
        <w:r w:rsidRPr="009D385D" w:rsidDel="00B50952">
          <w:rPr>
            <w:rFonts w:ascii="Times New Roman" w:eastAsia="Yu Gothic" w:hAnsi="Times New Roman" w:cs="Times New Roman"/>
            <w:color w:val="0F252D"/>
            <w:kern w:val="0"/>
            <w:sz w:val="28"/>
            <w:szCs w:val="28"/>
            <w14:ligatures w14:val="none"/>
          </w:rPr>
          <w:delText>s</w:delText>
        </w:r>
      </w:del>
      <w:r w:rsidRPr="009D385D">
        <w:rPr>
          <w:rFonts w:ascii="Times New Roman" w:eastAsia="Yu Gothic" w:hAnsi="Times New Roman" w:cs="Times New Roman"/>
          <w:color w:val="0F252D"/>
          <w:kern w:val="0"/>
          <w:sz w:val="28"/>
          <w:szCs w:val="28"/>
          <w14:ligatures w14:val="none"/>
        </w:rPr>
        <w:t xml:space="preserve"> shown above, the Period of the Second Temple began distinctly as the Age of Ezra, the Scribe, High Priest, and Prophet. </w:t>
      </w:r>
      <w:r w:rsidRPr="009D385D">
        <w:rPr>
          <w:rFonts w:ascii="Times New Roman" w:eastAsia="Yu Gothic" w:hAnsi="Times New Roman" w:cs="Times New Roman"/>
          <w:color w:val="000000"/>
          <w:kern w:val="0"/>
          <w:sz w:val="28"/>
          <w:szCs w:val="28"/>
          <w14:ligatures w14:val="none"/>
        </w:rPr>
        <w:t>Of all the High Priests in the history of the Children of Israel, Ezra ranks among the highest in lineage and achievement as well as the most charismatic and effective in guiding the people and restoring their religion in the wake of the Assyrian and Babylonian Captivities.</w:t>
      </w:r>
      <w:r w:rsidRPr="009D385D">
        <w:rPr>
          <w:rFonts w:ascii="Times New Roman" w:eastAsia="Yu Gothic" w:hAnsi="Times New Roman" w:cs="Times New Roman"/>
          <w:color w:val="0F252D"/>
          <w:kern w:val="0"/>
          <w:sz w:val="28"/>
          <w:szCs w:val="28"/>
          <w14:ligatures w14:val="none"/>
        </w:rPr>
        <w:t xml:space="preserve"> </w:t>
      </w:r>
    </w:p>
    <w:p w14:paraId="11E2284F"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F252D"/>
          <w:kern w:val="0"/>
          <w:sz w:val="28"/>
          <w:szCs w:val="28"/>
          <w14:ligatures w14:val="none"/>
        </w:rPr>
        <w:t>As we have seen, Ezra was deemed to be the</w:t>
      </w:r>
      <w:r w:rsidRPr="009D385D">
        <w:rPr>
          <w:rFonts w:ascii="Times New Roman" w:eastAsia="Yu Gothic" w:hAnsi="Times New Roman" w:cs="Times New Roman"/>
          <w:color w:val="000000"/>
          <w:kern w:val="0"/>
          <w:sz w:val="28"/>
          <w:szCs w:val="28"/>
          <w14:ligatures w14:val="none"/>
        </w:rPr>
        <w:t xml:space="preserve"> “Second Moses” of Israel, and Ezra himself likened his return to Palestine and Jerusalem as comparable to Moses’ Exodus from Pharaonic Egypt with the Children of Israel. Indeed, Rabbinic Tradition speaks so highly of Ezra that it asserts that he was such a worthy vehicle of the Revealed Law, that God could well have willed to reveal it to him, if it had it not been given to Moses centuries earlier.</w:t>
      </w:r>
    </w:p>
    <w:p w14:paraId="2C3119AB"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F252D"/>
          <w:kern w:val="0"/>
          <w:sz w:val="28"/>
          <w:szCs w:val="28"/>
          <w14:ligatures w14:val="none"/>
        </w:rPr>
      </w:pPr>
    </w:p>
    <w:p w14:paraId="72B28D16"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F252D"/>
          <w:kern w:val="0"/>
          <w:sz w:val="28"/>
          <w:szCs w:val="28"/>
          <w14:ligatures w14:val="none"/>
        </w:rPr>
      </w:pPr>
      <w:r w:rsidRPr="009D385D">
        <w:rPr>
          <w:rFonts w:ascii="Times New Roman" w:eastAsia="Yu Gothic" w:hAnsi="Times New Roman" w:cs="Times New Roman"/>
          <w:color w:val="0F252D"/>
          <w:kern w:val="0"/>
          <w:sz w:val="28"/>
          <w:szCs w:val="28"/>
          <w14:ligatures w14:val="none"/>
        </w:rPr>
        <w:t xml:space="preserve">According to the Apocryphal </w:t>
      </w:r>
      <w:r w:rsidRPr="009D385D">
        <w:rPr>
          <w:rFonts w:ascii="Times New Roman" w:eastAsia="Yu Gothic" w:hAnsi="Times New Roman" w:cs="Times New Roman"/>
          <w:b/>
          <w:bCs/>
          <w:i/>
          <w:iCs/>
          <w:color w:val="0F252D"/>
          <w:kern w:val="0"/>
          <w:sz w:val="28"/>
          <w:szCs w:val="28"/>
          <w14:ligatures w14:val="none"/>
        </w:rPr>
        <w:t>Apocalypse of Ezra</w:t>
      </w:r>
      <w:r w:rsidRPr="009D385D">
        <w:rPr>
          <w:rFonts w:ascii="Times New Roman" w:eastAsia="Yu Gothic" w:hAnsi="Times New Roman" w:cs="Times New Roman"/>
          <w:i/>
          <w:iCs/>
          <w:color w:val="0F252D"/>
          <w:kern w:val="0"/>
          <w:sz w:val="28"/>
          <w:szCs w:val="28"/>
          <w14:ligatures w14:val="none"/>
        </w:rPr>
        <w:t>,</w:t>
      </w:r>
      <w:r w:rsidRPr="009D385D">
        <w:rPr>
          <w:rFonts w:ascii="Times New Roman" w:eastAsia="Yu Gothic" w:hAnsi="Times New Roman" w:cs="Times New Roman"/>
          <w:color w:val="0F252D"/>
          <w:kern w:val="0"/>
          <w:sz w:val="28"/>
          <w:szCs w:val="28"/>
          <w:vertAlign w:val="superscript"/>
          <w14:ligatures w14:val="none"/>
        </w:rPr>
        <w:footnoteReference w:id="72"/>
      </w:r>
      <w:r w:rsidRPr="009D385D">
        <w:rPr>
          <w:rFonts w:ascii="Times New Roman" w:eastAsia="Yu Gothic" w:hAnsi="Times New Roman" w:cs="Times New Roman"/>
          <w:i/>
          <w:iCs/>
          <w:color w:val="0F252D"/>
          <w:kern w:val="0"/>
          <w:sz w:val="28"/>
          <w:szCs w:val="28"/>
          <w14:ligatures w14:val="none"/>
        </w:rPr>
        <w:t xml:space="preserve"> </w:t>
      </w:r>
      <w:r w:rsidRPr="009D385D">
        <w:rPr>
          <w:rFonts w:ascii="Times New Roman" w:eastAsia="Yu Gothic" w:hAnsi="Times New Roman" w:cs="Times New Roman"/>
          <w:color w:val="0F252D"/>
          <w:kern w:val="0"/>
          <w:sz w:val="28"/>
          <w:szCs w:val="28"/>
          <w14:ligatures w14:val="none"/>
        </w:rPr>
        <w:t xml:space="preserve">God gave Ezra the Torah and the twenty-four other books of the Bible as well, in addition to seventy books of secret Apocalyptic lore about the End of Time. According to Saint </w:t>
      </w:r>
      <w:r w:rsidRPr="009D385D">
        <w:rPr>
          <w:rFonts w:ascii="Times New Roman" w:eastAsia="Times New Roman" w:hAnsi="Times New Roman" w:cs="Times New Roman"/>
          <w:color w:val="202122"/>
          <w:kern w:val="0"/>
          <w:sz w:val="28"/>
          <w:szCs w:val="28"/>
          <w:lang w:val="el-GR"/>
          <w14:ligatures w14:val="none"/>
        </w:rPr>
        <w:t>Irenaeus</w:t>
      </w:r>
      <w:r w:rsidRPr="009D385D">
        <w:rPr>
          <w:rFonts w:ascii="Times New Roman" w:eastAsia="Times New Roman" w:hAnsi="Times New Roman" w:cs="Times New Roman"/>
          <w:color w:val="202122"/>
          <w:kern w:val="0"/>
          <w:sz w:val="28"/>
          <w:szCs w:val="28"/>
          <w14:ligatures w14:val="none"/>
        </w:rPr>
        <w:t>, who lived most of his life during the second century CE and died around</w:t>
      </w:r>
      <w:r w:rsidRPr="009D385D">
        <w:rPr>
          <w:rFonts w:ascii="Times New Roman" w:eastAsia="Times New Roman" w:hAnsi="Times New Roman" w:cs="Times New Roman"/>
          <w:color w:val="202122"/>
          <w:kern w:val="0"/>
          <w:sz w:val="28"/>
          <w:szCs w:val="28"/>
          <w:lang w:val="el-GR"/>
          <w14:ligatures w14:val="none"/>
        </w:rPr>
        <w:t xml:space="preserve"> 202 CE</w:t>
      </w:r>
      <w:r w:rsidRPr="009D385D">
        <w:rPr>
          <w:rFonts w:ascii="Times New Roman" w:eastAsia="Times New Roman" w:hAnsi="Times New Roman" w:cs="Times New Roman"/>
          <w:color w:val="202122"/>
          <w:kern w:val="0"/>
          <w:sz w:val="28"/>
          <w:szCs w:val="28"/>
          <w14:ligatures w14:val="none"/>
        </w:rPr>
        <w:t xml:space="preserve">, all Biblical </w:t>
      </w:r>
      <w:r w:rsidRPr="009D385D">
        <w:rPr>
          <w:rFonts w:ascii="Times New Roman" w:eastAsia="Yu Gothic" w:hAnsi="Times New Roman" w:cs="Times New Roman"/>
          <w:color w:val="000000"/>
          <w:kern w:val="0"/>
          <w:sz w:val="28"/>
          <w:szCs w:val="28"/>
          <w14:ligatures w14:val="none"/>
        </w:rPr>
        <w:t>Scripture was lost during the Babylonian Captivity, and Ezra rewrote it and gave it back to the Jews. Ezra introduced the square-shaped Aramaic letters called the Assyrian script—a forerunner of the present-day Hebrew alphabet—and arranged the newly restored Hebrew Scripture of the Bible, while setting its canon as well.</w:t>
      </w:r>
    </w:p>
    <w:p w14:paraId="46DB684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6A3C12D4"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 terms of his descent, Ezra’s genealogy goes back to the ancient Aaronite-Zadokite line (Ezra, 7:1-5; 1 Chronicles, 6:1-15), and Ezra’s long genealogy of sixteen Aaronite forefathers has no parallel anywhere else in the Old Testament. </w:t>
      </w:r>
      <w:r w:rsidRPr="009D385D">
        <w:rPr>
          <w:rFonts w:ascii="Times New Roman" w:eastAsia="Yu Gothic" w:hAnsi="Times New Roman" w:cs="Times New Roman"/>
          <w:color w:val="000000"/>
          <w:kern w:val="0"/>
          <w:sz w:val="28"/>
          <w:szCs w:val="28"/>
          <w14:ligatures w14:val="none"/>
        </w:rPr>
        <w:lastRenderedPageBreak/>
        <w:t xml:space="preserve">Yet in all of his nobility, Ezra was humble, sincere, wise, tactful, and—above all—charismatic. Unfailingly, he won the respect and cooperation of all the Jews—the Priesthood, the Levites, the nobility, and the common people—all of whom supported him and backed his reforms. It was largely because of his outstanding character that Ezra could play the decisive role that he did as the renewer of Moses’ legacy during the final days of Prophecy among the Children of Israel prior to the advent of Jesus Christ. Ezra sought to unite the scattered remnants of all the twelve Tribes into one Israel, centered upon the Second Temple. </w:t>
      </w:r>
    </w:p>
    <w:p w14:paraId="1DAB4135"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4DF16133"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F252D"/>
          <w:kern w:val="0"/>
          <w:sz w:val="28"/>
          <w:szCs w:val="28"/>
          <w14:ligatures w14:val="none"/>
        </w:rPr>
      </w:pPr>
      <w:r w:rsidRPr="009D385D">
        <w:rPr>
          <w:rFonts w:ascii="Times New Roman" w:eastAsia="Yu Gothic" w:hAnsi="Times New Roman" w:cs="Times New Roman"/>
          <w:color w:val="0F252D"/>
          <w:kern w:val="0"/>
          <w:sz w:val="28"/>
          <w:szCs w:val="28"/>
          <w14:ligatures w14:val="none"/>
        </w:rPr>
        <w:t xml:space="preserve">The </w:t>
      </w:r>
      <w:r w:rsidRPr="009D385D">
        <w:rPr>
          <w:rFonts w:ascii="Times New Roman" w:eastAsia="Yu Gothic" w:hAnsi="Times New Roman" w:cs="Times New Roman"/>
          <w:i/>
          <w:iCs/>
          <w:color w:val="0F252D"/>
          <w:kern w:val="0"/>
          <w:sz w:val="28"/>
          <w:szCs w:val="28"/>
          <w14:ligatures w14:val="none"/>
        </w:rPr>
        <w:t>Apolcalypse of Ezra</w:t>
      </w:r>
      <w:r w:rsidRPr="009D385D">
        <w:rPr>
          <w:rFonts w:ascii="Times New Roman" w:eastAsia="Yu Gothic" w:hAnsi="Times New Roman" w:cs="Times New Roman"/>
          <w:color w:val="0F252D"/>
          <w:kern w:val="0"/>
          <w:sz w:val="28"/>
          <w:szCs w:val="28"/>
          <w14:ligatures w14:val="none"/>
        </w:rPr>
        <w:t xml:space="preserve"> states that God called</w:t>
      </w:r>
      <w:del w:id="1851" w:author="Zahid Syed" w:date="2025-09-24T13:00:00Z" w16du:dateUtc="2025-09-24T04:00:00Z">
        <w:r w:rsidRPr="009D385D" w:rsidDel="00B50952">
          <w:rPr>
            <w:rFonts w:ascii="Times New Roman" w:eastAsia="Yu Gothic" w:hAnsi="Times New Roman" w:cs="Times New Roman"/>
            <w:color w:val="0F252D"/>
            <w:kern w:val="0"/>
            <w:sz w:val="28"/>
            <w:szCs w:val="28"/>
            <w14:ligatures w14:val="none"/>
          </w:rPr>
          <w:delText xml:space="preserve"> </w:delText>
        </w:r>
      </w:del>
      <w:r w:rsidRPr="009D385D">
        <w:rPr>
          <w:rFonts w:ascii="Times New Roman" w:eastAsia="Yu Gothic" w:hAnsi="Times New Roman" w:cs="Times New Roman"/>
          <w:color w:val="0F252D"/>
          <w:kern w:val="0"/>
          <w:sz w:val="28"/>
          <w:szCs w:val="28"/>
          <w14:ligatures w14:val="none"/>
        </w:rPr>
        <w:t xml:space="preserve"> him: </w:t>
      </w:r>
      <w:r w:rsidRPr="009D385D">
        <w:rPr>
          <w:rFonts w:ascii="Times New Roman" w:eastAsia="Yu Gothic" w:hAnsi="Times New Roman" w:cs="Times New Roman"/>
          <w:color w:val="000000"/>
          <w:kern w:val="0"/>
          <w:sz w:val="28"/>
          <w:szCs w:val="28"/>
          <w14:ligatures w14:val="none"/>
        </w:rPr>
        <w:t>“My Son” and “My Son the Messiah,” and he is also designated in that work as “the Son of Man” and “</w:t>
      </w:r>
      <w:r w:rsidRPr="009D385D">
        <w:rPr>
          <w:rFonts w:ascii="Times New Roman" w:eastAsia="Yu Gothic" w:hAnsi="Times New Roman" w:cs="Times New Roman"/>
          <w:i/>
          <w:iCs/>
          <w:color w:val="000000"/>
          <w:kern w:val="0"/>
          <w:sz w:val="28"/>
          <w:szCs w:val="28"/>
          <w14:ligatures w14:val="none"/>
        </w:rPr>
        <w:t>the</w:t>
      </w:r>
      <w:r w:rsidRPr="009D385D">
        <w:rPr>
          <w:rFonts w:ascii="Times New Roman" w:eastAsia="Yu Gothic" w:hAnsi="Times New Roman" w:cs="Times New Roman"/>
          <w:color w:val="000000"/>
          <w:kern w:val="0"/>
          <w:sz w:val="28"/>
          <w:szCs w:val="28"/>
          <w14:ligatures w14:val="none"/>
        </w:rPr>
        <w:t xml:space="preserve"> Man.” It was a widespread custom among the Jews of the Yemen to refer to Ezra as the Apostle of the Messiah, and they would not name their children Ezra out of respect for him. As we have seen, the Rabbinic Tradition identifies Ezra with the Prophet Malachi. The Apocryphal Books of Ezra declare him openly to have been a Prophet, while also describing him as the Priest and Reader of the Law. In these works, God speaks directly to Ezra as a Prophet and commands him to warn the Children of Israel and call them to repentance. The same Jewish Apocrypha state that God promised Ezra at the end of his life, saying: “You will be taken up from among Men [to Heaven] and will dwell with My Son and with your companions until the End of Time” (4 Ezra, 14:9). Ezra was then “taken up” to the Heavens after his vision of God (2 Ezra, 8:19; </w:t>
      </w:r>
      <w:r w:rsidRPr="009D385D">
        <w:rPr>
          <w:rFonts w:ascii="Times New Roman" w:eastAsia="Yu Gothic" w:hAnsi="Times New Roman" w:cs="Times New Roman"/>
          <w:i/>
          <w:iCs/>
          <w:color w:val="000000"/>
          <w:kern w:val="0"/>
          <w:sz w:val="28"/>
          <w:szCs w:val="28"/>
          <w14:ligatures w14:val="none"/>
        </w:rPr>
        <w:t>Apocalypse of Baruch</w:t>
      </w:r>
      <w:r w:rsidRPr="009D385D">
        <w:rPr>
          <w:rFonts w:ascii="Times New Roman" w:eastAsia="Yu Gothic" w:hAnsi="Times New Roman" w:cs="Times New Roman"/>
          <w:color w:val="000000"/>
          <w:kern w:val="0"/>
          <w:sz w:val="28"/>
          <w:szCs w:val="28"/>
          <w14:ligatures w14:val="none"/>
        </w:rPr>
        <w:t>). In this Apocrypha, the Angel Uriel discloses to Ezra the “mysteries of life” (2 Ezra, 4:1), just as Adam had initiated Seth and as Michael, Raziel, and Uriel had initiated Enoch to those same mysteries, while “the Angel of the Face” gave that instruction later to the Abraham.</w:t>
      </w:r>
    </w:p>
    <w:p w14:paraId="402ABE4A" w14:textId="77777777" w:rsidR="00B335E1" w:rsidRPr="009D385D" w:rsidDel="00B50952" w:rsidRDefault="00B335E1" w:rsidP="00B335E1">
      <w:pPr>
        <w:autoSpaceDE w:val="0"/>
        <w:autoSpaceDN w:val="0"/>
        <w:adjustRightInd w:val="0"/>
        <w:spacing w:after="0" w:line="240" w:lineRule="auto"/>
        <w:rPr>
          <w:del w:id="1852" w:author="Zahid Syed" w:date="2025-09-24T13:01:00Z" w16du:dateUtc="2025-09-24T04:01:00Z"/>
          <w:rFonts w:ascii="Times New Roman" w:eastAsia="Yu Gothic" w:hAnsi="Times New Roman" w:cs="Times New Roman"/>
          <w:color w:val="000000"/>
          <w:kern w:val="0"/>
          <w:sz w:val="28"/>
          <w:szCs w:val="28"/>
          <w14:ligatures w14:val="none"/>
        </w:rPr>
      </w:pPr>
    </w:p>
    <w:p w14:paraId="42D2F1C7"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192316A" w14:textId="77777777" w:rsidR="00B335E1" w:rsidRPr="009D385D" w:rsidRDefault="00B335E1" w:rsidP="00B335E1">
      <w:pPr>
        <w:keepNext/>
        <w:keepLines/>
        <w:spacing w:before="80" w:after="40" w:line="240" w:lineRule="auto"/>
        <w:outlineLvl w:val="3"/>
        <w:rPr>
          <w:rFonts w:ascii="Times New Roman" w:eastAsia="Yu Gothic" w:hAnsi="Times New Roman" w:cs="Times New Roman"/>
          <w:b/>
          <w:bCs/>
          <w:i/>
          <w:iCs/>
          <w:color w:val="C00000"/>
          <w:kern w:val="0"/>
          <w:sz w:val="28"/>
          <w:szCs w:val="28"/>
          <w14:ligatures w14:val="none"/>
        </w:rPr>
      </w:pPr>
      <w:bookmarkStart w:id="1853" w:name="_Toc193363993"/>
      <w:bookmarkStart w:id="1854" w:name="_Toc160330110"/>
      <w:r w:rsidRPr="009D385D">
        <w:rPr>
          <w:rFonts w:ascii="Times New Roman" w:eastAsia="Yu Gothic" w:hAnsi="Times New Roman" w:cs="Times New Roman"/>
          <w:b/>
          <w:bCs/>
          <w:i/>
          <w:iCs/>
          <w:color w:val="C00000"/>
          <w:kern w:val="0"/>
          <w:sz w:val="28"/>
          <w:szCs w:val="28"/>
          <w14:ligatures w14:val="none"/>
        </w:rPr>
        <w:t>Initial Assessments of the Jewish Assertion in Medina that “Ezra Is the Son of God:”</w:t>
      </w:r>
      <w:bookmarkEnd w:id="1853"/>
      <w:r w:rsidRPr="009D385D">
        <w:rPr>
          <w:rFonts w:ascii="Times New Roman" w:eastAsia="Yu Gothic" w:hAnsi="Times New Roman" w:cs="Times New Roman"/>
          <w:b/>
          <w:bCs/>
          <w:i/>
          <w:iCs/>
          <w:color w:val="C00000"/>
          <w:kern w:val="0"/>
          <w:sz w:val="28"/>
          <w:szCs w:val="28"/>
          <w14:ligatures w14:val="none"/>
        </w:rPr>
        <w:t xml:space="preserve"> </w:t>
      </w:r>
      <w:bookmarkEnd w:id="1854"/>
    </w:p>
    <w:p w14:paraId="507E8C58"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w:t>
      </w:r>
      <w:r w:rsidRPr="009D385D">
        <w:rPr>
          <w:rFonts w:ascii="Times New Roman" w:eastAsia="Times New Roman" w:hAnsi="Times New Roman" w:cs="Times New Roman"/>
          <w:kern w:val="0"/>
          <w:sz w:val="28"/>
          <w:szCs w:val="28"/>
          <w14:ligatures w14:val="none"/>
        </w:rPr>
        <w:t>Qur’ān states:</w:t>
      </w:r>
    </w:p>
    <w:p w14:paraId="21DAE7D5"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p>
    <w:p w14:paraId="65FCA461" w14:textId="77777777" w:rsidR="00B335E1" w:rsidRPr="009D385D" w:rsidRDefault="00B335E1" w:rsidP="00B335E1">
      <w:pPr>
        <w:spacing w:after="0" w:line="240" w:lineRule="auto"/>
        <w:ind w:left="630" w:right="990"/>
        <w:rPr>
          <w:rFonts w:ascii="Times New Roman" w:eastAsia="Yu Gothic" w:hAnsi="Times New Roman" w:cs="Times New Roman"/>
          <w:kern w:val="0"/>
          <w14:ligatures w14:val="none"/>
        </w:rPr>
      </w:pPr>
      <w:r w:rsidRPr="009D385D">
        <w:rPr>
          <w:rFonts w:ascii="Times New Roman" w:eastAsia="Yu Gothic" w:hAnsi="Times New Roman" w:cs="Times New Roman"/>
          <w:color w:val="000000"/>
          <w:kern w:val="0"/>
          <w14:ligatures w14:val="none"/>
        </w:rPr>
        <w:t>The Jews say: “Ezra is the Son of God,” and the Christians say: “The Messiah is the Son of God.” These are [simply] words from their mouths, resembling the words of those who disbelieved before [them]. God confound them! How far astray they have been led! (Repentance, 9:30).</w:t>
      </w:r>
      <w:r w:rsidRPr="009D385D">
        <w:rPr>
          <w:rFonts w:ascii="Times New Roman" w:eastAsia="Yu Gothic" w:hAnsi="Times New Roman" w:cs="Times New Roman"/>
          <w:kern w:val="0"/>
          <w14:ligatures w14:val="none"/>
        </w:rPr>
        <w:t xml:space="preserve"> </w:t>
      </w:r>
    </w:p>
    <w:p w14:paraId="283AFA73" w14:textId="77777777" w:rsidR="00B335E1" w:rsidRPr="009D385D" w:rsidRDefault="00B335E1" w:rsidP="00B335E1">
      <w:pPr>
        <w:spacing w:after="0" w:line="240" w:lineRule="auto"/>
        <w:rPr>
          <w:rFonts w:ascii="Times New Roman" w:eastAsia="Yu Gothic" w:hAnsi="Times New Roman" w:cs="Times New Roman"/>
          <w:kern w:val="0"/>
          <w14:ligatures w14:val="none"/>
        </w:rPr>
      </w:pPr>
    </w:p>
    <w:p w14:paraId="79A6E61D"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kern w:val="0"/>
          <w:sz w:val="28"/>
          <w:szCs w:val="28"/>
          <w14:ligatures w14:val="none"/>
        </w:rPr>
        <w:t xml:space="preserve">As we have just seen, some Jewish Apocrypha do distinctly refer to Ezra as “the Son of God.” Thus, there can be no question that some Jews did in fact assert such a belief. </w:t>
      </w:r>
      <w:r w:rsidRPr="009D385D">
        <w:rPr>
          <w:rFonts w:ascii="Times New Roman" w:eastAsia="Yu Gothic" w:hAnsi="Times New Roman" w:cs="Times New Roman"/>
          <w:color w:val="0F252D"/>
          <w:kern w:val="0"/>
          <w:sz w:val="28"/>
          <w:szCs w:val="28"/>
          <w14:ligatures w14:val="none"/>
        </w:rPr>
        <w:t>Al-Shahrast</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F252D"/>
          <w:kern w:val="0"/>
          <w:sz w:val="28"/>
          <w:szCs w:val="28"/>
          <w14:ligatures w14:val="none"/>
        </w:rPr>
        <w:t>n</w:t>
      </w:r>
      <w:r w:rsidRPr="009D385D">
        <w:rPr>
          <w:rFonts w:ascii="Times New Roman" w:eastAsia="Times New Roman" w:hAnsi="Times New Roman" w:cs="Times New Roman"/>
          <w:kern w:val="0"/>
          <w:sz w:val="28"/>
          <w:szCs w:val="28"/>
          <w14:ligatures w14:val="none"/>
        </w:rPr>
        <w:t xml:space="preserve">ī held that certain Jews in the Yemen held the same view about the Prophet Joshua, and—as we have seen—such Prophetic theophanies </w:t>
      </w:r>
      <w:r w:rsidRPr="009D385D">
        <w:rPr>
          <w:rFonts w:ascii="Times New Roman" w:eastAsia="Times New Roman" w:hAnsi="Times New Roman" w:cs="Times New Roman"/>
          <w:kern w:val="0"/>
          <w:sz w:val="28"/>
          <w:szCs w:val="28"/>
          <w14:ligatures w14:val="none"/>
        </w:rPr>
        <w:lastRenderedPageBreak/>
        <w:t>were common among the Jews.</w:t>
      </w:r>
      <w:r w:rsidRPr="009D385D">
        <w:rPr>
          <w:rFonts w:ascii="Times New Roman" w:eastAsia="Yu Gothic" w:hAnsi="Times New Roman" w:cs="Times New Roman"/>
          <w:color w:val="000000"/>
          <w:kern w:val="0"/>
          <w:sz w:val="28"/>
          <w:szCs w:val="28"/>
          <w14:ligatures w14:val="none"/>
        </w:rPr>
        <w:t xml:space="preserve"> The </w:t>
      </w:r>
      <w:r w:rsidRPr="009D385D">
        <w:rPr>
          <w:rFonts w:ascii="Times New Roman" w:eastAsia="Times New Roman" w:hAnsi="Times New Roman" w:cs="Times New Roman"/>
          <w:kern w:val="0"/>
          <w:sz w:val="28"/>
          <w:szCs w:val="28"/>
          <w14:ligatures w14:val="none"/>
        </w:rPr>
        <w:t>Qur’ān</w:t>
      </w:r>
      <w:r w:rsidRPr="009D385D">
        <w:rPr>
          <w:rFonts w:ascii="Times New Roman" w:eastAsia="MS Mincho" w:hAnsi="Times New Roman" w:cs="Times New Roman"/>
          <w:color w:val="000000"/>
          <w:kern w:val="0"/>
          <w:sz w:val="28"/>
          <w:szCs w:val="28"/>
          <w14:ligatures w14:val="none"/>
        </w:rPr>
        <w:t xml:space="preserve"> attributes the same excesses to the Jews and Christians when speaking of themselves: “</w:t>
      </w:r>
      <w:r w:rsidRPr="009D385D">
        <w:rPr>
          <w:rFonts w:ascii="Times New Roman" w:eastAsia="Yu Gothic" w:hAnsi="Times New Roman" w:cs="Times New Roman"/>
          <w:color w:val="0F252D"/>
          <w:kern w:val="0"/>
          <w:sz w:val="28"/>
          <w:szCs w:val="28"/>
          <w14:ligatures w14:val="none"/>
        </w:rPr>
        <w:t>The Jews and the Christians say: ‘We are the Sons of God and His [especially] beloved ones.’” (The Table Spread, 5:18).</w:t>
      </w:r>
    </w:p>
    <w:p w14:paraId="12D6ECA9"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F252D"/>
          <w:kern w:val="0"/>
          <w:sz w:val="28"/>
          <w:szCs w:val="28"/>
          <w14:ligatures w14:val="none"/>
        </w:rPr>
      </w:pPr>
      <w:r w:rsidRPr="009D385D">
        <w:rPr>
          <w:rFonts w:ascii="Times New Roman" w:eastAsia="Yu Gothic" w:hAnsi="Times New Roman" w:cs="Times New Roman"/>
          <w:color w:val="0F252D"/>
          <w:kern w:val="0"/>
          <w:sz w:val="28"/>
          <w:szCs w:val="28"/>
          <w14:ligatures w14:val="none"/>
        </w:rPr>
        <w:t xml:space="preserve"> </w:t>
      </w:r>
    </w:p>
    <w:p w14:paraId="5A41C81D"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MS Mincho" w:hAnsi="Times New Roman" w:cs="Times New Roman"/>
          <w:color w:val="000000"/>
          <w:kern w:val="0"/>
          <w:sz w:val="28"/>
          <w:szCs w:val="28"/>
          <w14:ligatures w14:val="none"/>
        </w:rPr>
        <w:t>First, as regards the</w:t>
      </w:r>
      <w:r w:rsidRPr="009D385D">
        <w:rPr>
          <w:rFonts w:ascii="Times New Roman" w:eastAsia="Times New Roman" w:hAnsi="Times New Roman" w:cs="Times New Roman"/>
          <w:kern w:val="0"/>
          <w:sz w:val="28"/>
          <w:szCs w:val="28"/>
          <w14:ligatures w14:val="none"/>
        </w:rPr>
        <w:t xml:space="preserve"> Qur’ānic verse (Qur’ān, 9:30), it must be clarified that the Arabic statement “the Jews say” or, more literally, “the Jews said,” does not necessarily refer to all Jews in all times and places. In Arabic, the definite article “</w:t>
      </w:r>
      <w:r w:rsidRPr="009D385D">
        <w:rPr>
          <w:rFonts w:ascii="Times New Roman" w:eastAsia="Times New Roman" w:hAnsi="Times New Roman" w:cs="Times New Roman"/>
          <w:i/>
          <w:iCs/>
          <w:kern w:val="0"/>
          <w:sz w:val="28"/>
          <w:szCs w:val="28"/>
          <w14:ligatures w14:val="none"/>
        </w:rPr>
        <w:t>al</w:t>
      </w:r>
      <w:r w:rsidRPr="009D385D">
        <w:rPr>
          <w:rFonts w:ascii="Times New Roman" w:eastAsia="Times New Roman" w:hAnsi="Times New Roman" w:cs="Times New Roman"/>
          <w:kern w:val="0"/>
          <w:sz w:val="28"/>
          <w:szCs w:val="28"/>
          <w14:ligatures w14:val="none"/>
        </w:rPr>
        <w:t xml:space="preserve">” (the) has two basic usages. One is for generic references (Arabic: </w:t>
      </w:r>
      <w:r w:rsidRPr="009D385D">
        <w:rPr>
          <w:rFonts w:ascii="Times New Roman" w:eastAsia="Yu Gothic" w:hAnsi="Times New Roman" w:cs="Times New Roman"/>
          <w:i/>
          <w:iCs/>
          <w:color w:val="000000"/>
          <w:kern w:val="0"/>
          <w:sz w:val="28"/>
          <w:szCs w:val="28"/>
          <w14:ligatures w14:val="none"/>
        </w:rPr>
        <w:t>al-istighr</w:t>
      </w:r>
      <w:r w:rsidRPr="009D385D">
        <w:rPr>
          <w:rFonts w:ascii="Times New Roman" w:eastAsia="Times New Roman" w:hAnsi="Times New Roman" w:cs="Times New Roman"/>
          <w:i/>
          <w:iCs/>
          <w:kern w:val="0"/>
          <w:sz w:val="28"/>
          <w:szCs w:val="28"/>
          <w14:ligatures w14:val="none"/>
        </w:rPr>
        <w:t>ā</w:t>
      </w:r>
      <w:r w:rsidRPr="009D385D">
        <w:rPr>
          <w:rFonts w:ascii="Times New Roman" w:eastAsia="Yu Gothic" w:hAnsi="Times New Roman" w:cs="Times New Roman"/>
          <w:i/>
          <w:iCs/>
          <w:color w:val="000000"/>
          <w:kern w:val="0"/>
          <w:sz w:val="28"/>
          <w:szCs w:val="28"/>
          <w14:ligatures w14:val="none"/>
        </w:rPr>
        <w:t>q</w:t>
      </w:r>
      <w:r w:rsidRPr="009D385D">
        <w:rPr>
          <w:rFonts w:ascii="Times New Roman" w:eastAsia="Yu Gothic" w:hAnsi="Times New Roman" w:cs="Times New Roman"/>
          <w:color w:val="000000"/>
          <w:kern w:val="0"/>
          <w:sz w:val="28"/>
          <w:szCs w:val="28"/>
          <w14:ligatures w14:val="none"/>
        </w:rPr>
        <w:t>), which takes in all the individuals or single instances of a generalization. If the definite article in the verse is understood as such a generic statement (</w:t>
      </w:r>
      <w:r w:rsidRPr="009D385D">
        <w:rPr>
          <w:rFonts w:ascii="Times New Roman" w:eastAsia="Yu Gothic" w:hAnsi="Times New Roman" w:cs="Times New Roman"/>
          <w:i/>
          <w:iCs/>
          <w:color w:val="000000"/>
          <w:kern w:val="0"/>
          <w:sz w:val="28"/>
          <w:szCs w:val="28"/>
          <w14:ligatures w14:val="none"/>
        </w:rPr>
        <w:t>li-’l-istighr</w:t>
      </w:r>
      <w:r w:rsidRPr="009D385D">
        <w:rPr>
          <w:rFonts w:ascii="Times New Roman" w:eastAsia="Times New Roman" w:hAnsi="Times New Roman" w:cs="Times New Roman"/>
          <w:i/>
          <w:iCs/>
          <w:kern w:val="0"/>
          <w:sz w:val="28"/>
          <w:szCs w:val="28"/>
          <w14:ligatures w14:val="none"/>
        </w:rPr>
        <w:t>ā</w:t>
      </w:r>
      <w:r w:rsidRPr="009D385D">
        <w:rPr>
          <w:rFonts w:ascii="Times New Roman" w:eastAsia="Yu Gothic" w:hAnsi="Times New Roman" w:cs="Times New Roman"/>
          <w:i/>
          <w:iCs/>
          <w:color w:val="000000"/>
          <w:kern w:val="0"/>
          <w:sz w:val="28"/>
          <w:szCs w:val="28"/>
          <w14:ligatures w14:val="none"/>
        </w:rPr>
        <w:t>q</w:t>
      </w:r>
      <w:r w:rsidRPr="009D385D">
        <w:rPr>
          <w:rFonts w:ascii="Times New Roman" w:eastAsia="Yu Gothic" w:hAnsi="Times New Roman" w:cs="Times New Roman"/>
          <w:color w:val="000000"/>
          <w:kern w:val="0"/>
          <w:sz w:val="28"/>
          <w:szCs w:val="28"/>
          <w14:ligatures w14:val="none"/>
        </w:rPr>
        <w:t xml:space="preserve">), then it </w:t>
      </w:r>
      <w:r w:rsidRPr="009D385D">
        <w:rPr>
          <w:rFonts w:ascii="Times New Roman" w:eastAsia="Yu Gothic" w:hAnsi="Times New Roman" w:cs="Times New Roman"/>
          <w:i/>
          <w:iCs/>
          <w:color w:val="000000"/>
          <w:kern w:val="0"/>
          <w:sz w:val="28"/>
          <w:szCs w:val="28"/>
          <w14:ligatures w14:val="none"/>
        </w:rPr>
        <w:t>would</w:t>
      </w:r>
      <w:r w:rsidRPr="009D385D">
        <w:rPr>
          <w:rFonts w:ascii="Times New Roman" w:eastAsia="Yu Gothic" w:hAnsi="Times New Roman" w:cs="Times New Roman"/>
          <w:color w:val="000000"/>
          <w:kern w:val="0"/>
          <w:sz w:val="28"/>
          <w:szCs w:val="28"/>
          <w14:ligatures w14:val="none"/>
        </w:rPr>
        <w:t xml:space="preserve"> mean “all Jews” in all conditions. The other use of the definite article—which is very frequent—is for specific understood reference (</w:t>
      </w:r>
      <w:r w:rsidRPr="009D385D">
        <w:rPr>
          <w:rFonts w:ascii="Times New Roman" w:eastAsia="Yu Gothic" w:hAnsi="Times New Roman" w:cs="Times New Roman"/>
          <w:i/>
          <w:iCs/>
          <w:color w:val="000000"/>
          <w:kern w:val="0"/>
          <w:sz w:val="28"/>
          <w:szCs w:val="28"/>
          <w14:ligatures w14:val="none"/>
        </w:rPr>
        <w:t>al-‘ahd</w:t>
      </w:r>
      <w:r w:rsidRPr="009D385D">
        <w:rPr>
          <w:rFonts w:ascii="Times New Roman" w:eastAsia="Yu Gothic" w:hAnsi="Times New Roman" w:cs="Times New Roman"/>
          <w:color w:val="000000"/>
          <w:kern w:val="0"/>
          <w:sz w:val="28"/>
          <w:szCs w:val="28"/>
          <w14:ligatures w14:val="none"/>
        </w:rPr>
        <w:t>), pointing back to something that has been mentioned earlier or is understood from context. By way of comparison, the definite article “the” is generic (</w:t>
      </w:r>
      <w:r w:rsidRPr="009D385D">
        <w:rPr>
          <w:rFonts w:ascii="Times New Roman" w:eastAsia="Yu Gothic" w:hAnsi="Times New Roman" w:cs="Times New Roman"/>
          <w:i/>
          <w:iCs/>
          <w:color w:val="000000"/>
          <w:kern w:val="0"/>
          <w:sz w:val="28"/>
          <w:szCs w:val="28"/>
          <w14:ligatures w14:val="none"/>
        </w:rPr>
        <w:t>li-’l-istighr</w:t>
      </w:r>
      <w:r w:rsidRPr="009D385D">
        <w:rPr>
          <w:rFonts w:ascii="Times New Roman" w:eastAsia="Times New Roman" w:hAnsi="Times New Roman" w:cs="Times New Roman"/>
          <w:i/>
          <w:iCs/>
          <w:kern w:val="0"/>
          <w:sz w:val="28"/>
          <w:szCs w:val="28"/>
          <w14:ligatures w14:val="none"/>
        </w:rPr>
        <w:t>ā</w:t>
      </w:r>
      <w:r w:rsidRPr="009D385D">
        <w:rPr>
          <w:rFonts w:ascii="Times New Roman" w:eastAsia="Yu Gothic" w:hAnsi="Times New Roman" w:cs="Times New Roman"/>
          <w:i/>
          <w:iCs/>
          <w:color w:val="000000"/>
          <w:kern w:val="0"/>
          <w:sz w:val="28"/>
          <w:szCs w:val="28"/>
          <w14:ligatures w14:val="none"/>
        </w:rPr>
        <w:t>q</w:t>
      </w:r>
      <w:r w:rsidRPr="009D385D">
        <w:rPr>
          <w:rFonts w:ascii="Times New Roman" w:eastAsia="Yu Gothic" w:hAnsi="Times New Roman" w:cs="Times New Roman"/>
          <w:color w:val="000000"/>
          <w:kern w:val="0"/>
          <w:sz w:val="28"/>
          <w:szCs w:val="28"/>
          <w14:ligatures w14:val="none"/>
        </w:rPr>
        <w:t>) when we speak about “the Truth,” referring to all universal truths and fundamental principles and their corollaries and derivatives, but it is a specific reference (</w:t>
      </w:r>
      <w:r w:rsidRPr="009D385D">
        <w:rPr>
          <w:rFonts w:ascii="Times New Roman" w:eastAsia="Yu Gothic" w:hAnsi="Times New Roman" w:cs="Times New Roman"/>
          <w:i/>
          <w:iCs/>
          <w:color w:val="000000"/>
          <w:kern w:val="0"/>
          <w:sz w:val="28"/>
          <w:szCs w:val="28"/>
          <w14:ligatures w14:val="none"/>
        </w:rPr>
        <w:t>li-’l-‘ahd</w:t>
      </w:r>
      <w:r w:rsidRPr="009D385D">
        <w:rPr>
          <w:rFonts w:ascii="Times New Roman" w:eastAsia="Yu Gothic" w:hAnsi="Times New Roman" w:cs="Times New Roman"/>
          <w:color w:val="000000"/>
          <w:kern w:val="0"/>
          <w:sz w:val="28"/>
          <w:szCs w:val="28"/>
          <w14:ligatures w14:val="none"/>
        </w:rPr>
        <w:t>) if we are speaking about “the truth” in a restricted and specific context, such as the truth that someone has just mentioned or spoken about.</w:t>
      </w:r>
    </w:p>
    <w:p w14:paraId="28A6EDA2"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26F72550"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Most </w:t>
      </w:r>
      <w:r w:rsidRPr="009D385D">
        <w:rPr>
          <w:rFonts w:ascii="Times New Roman" w:eastAsia="Times New Roman" w:hAnsi="Times New Roman" w:cs="Times New Roman"/>
          <w:kern w:val="0"/>
          <w:sz w:val="28"/>
          <w:szCs w:val="28"/>
          <w14:ligatures w14:val="none"/>
        </w:rPr>
        <w:t xml:space="preserve">Qur’ānic references to “the Jews” and “the Christians” are of this nature. Thus, positive references to “the Christians” in the Qur’ān typically refer to the Christians of Ethiopia, who welcomed and protected the Muslims during their first Migration to that land. Negative references to “the Christians,” on the other hand, are usually glossed as concerning the Christian Delegation of Najrān, who visited the Prophet in Medina, rejected his Message, and were argumentative in their defense of the Trinity. The allusion to “the Jews” in the above verse is understood in standard Qur’ānic commentary as a reference to particular individual Jews in Medina, who made these and other statements to the Prophet. Thus, many Qur’ānic commentators state that “the Jews” in Qur’ān, 9:30 refer only to a single Jewish Rabbi, Finḥāṣ ibn ‘Azūrā’ who belonged to the Jewish Tribe of </w:t>
      </w:r>
      <w:r w:rsidRPr="009D385D">
        <w:rPr>
          <w:rFonts w:ascii="Times New Roman" w:eastAsia="Times New Roman" w:hAnsi="Times New Roman" w:cs="Times New Roman"/>
          <w:i/>
          <w:iCs/>
          <w:kern w:val="0"/>
          <w:sz w:val="28"/>
          <w:szCs w:val="28"/>
          <w14:ligatures w14:val="none"/>
        </w:rPr>
        <w:t>Banū Qaynuqā‘</w:t>
      </w:r>
      <w:r w:rsidRPr="009D385D">
        <w:rPr>
          <w:rFonts w:ascii="Times New Roman" w:eastAsia="Times New Roman" w:hAnsi="Times New Roman" w:cs="Times New Roman"/>
          <w:kern w:val="0"/>
          <w:sz w:val="28"/>
          <w:szCs w:val="28"/>
          <w14:ligatures w14:val="none"/>
        </w:rPr>
        <w:t xml:space="preserve"> and had proven to be outspoken in his opposition to the Prophet. Since the verse is stated as a plural reference it includes other Medinese Jews who followed him and were in his retinue when he made the statement, and their names are given as </w:t>
      </w:r>
      <w:r w:rsidRPr="009D385D">
        <w:rPr>
          <w:rFonts w:ascii="Times New Roman" w:eastAsia="Yu Gothic" w:hAnsi="Times New Roman" w:cs="Times New Roman"/>
          <w:color w:val="000000"/>
          <w:kern w:val="0"/>
          <w:sz w:val="28"/>
          <w:szCs w:val="28"/>
          <w14:ligatures w14:val="none"/>
        </w:rPr>
        <w:t>Sall</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m ibn Mushkim, Nu‘m</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n ibn Awfa, Sh</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sh ibn Qays, and M</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 xml:space="preserve">lik ibn Ṣayf. They declared to the Prophet: “How can we follow you? You do not follow our direction of prayer (Arabic: </w:t>
      </w:r>
      <w:r w:rsidRPr="009D385D">
        <w:rPr>
          <w:rFonts w:ascii="Times New Roman" w:eastAsia="Yu Gothic" w:hAnsi="Times New Roman" w:cs="Times New Roman"/>
          <w:i/>
          <w:iCs/>
          <w:color w:val="000000"/>
          <w:kern w:val="0"/>
          <w:sz w:val="28"/>
          <w:szCs w:val="28"/>
          <w14:ligatures w14:val="none"/>
        </w:rPr>
        <w:t>qibla</w:t>
      </w:r>
      <w:r w:rsidRPr="009D385D">
        <w:rPr>
          <w:rFonts w:ascii="Times New Roman" w:eastAsia="Yu Gothic" w:hAnsi="Times New Roman" w:cs="Times New Roman"/>
          <w:color w:val="000000"/>
          <w:kern w:val="0"/>
          <w:sz w:val="28"/>
          <w:szCs w:val="28"/>
          <w14:ligatures w14:val="none"/>
        </w:rPr>
        <w:t>), and you do not believe that ‘Ezra is the Son of God.” It is also reported in the biography of the Prophet that other Jews of Medina—Nu‘m</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n ibn A</w:t>
      </w:r>
      <w:r w:rsidRPr="009D385D">
        <w:rPr>
          <w:rFonts w:ascii="Times New Roman" w:eastAsia="Times New Roman" w:hAnsi="Times New Roman" w:cs="Times New Roman"/>
          <w:kern w:val="0"/>
          <w:sz w:val="28"/>
          <w:szCs w:val="28"/>
          <w14:ligatures w14:val="none"/>
        </w:rPr>
        <w:t>ḍā</w:t>
      </w:r>
      <w:r w:rsidRPr="009D385D">
        <w:rPr>
          <w:rFonts w:ascii="Times New Roman" w:eastAsia="Yu Gothic" w:hAnsi="Times New Roman" w:cs="Times New Roman"/>
          <w:color w:val="000000"/>
          <w:kern w:val="0"/>
          <w:sz w:val="28"/>
          <w:szCs w:val="28"/>
          <w14:ligatures w14:val="none"/>
        </w:rPr>
        <w:t>’, Ba</w:t>
      </w:r>
      <w:r w:rsidRPr="009D385D">
        <w:rPr>
          <w:rFonts w:ascii="Times New Roman" w:eastAsia="Times New Roman" w:hAnsi="Times New Roman" w:cs="Times New Roman"/>
          <w:kern w:val="0"/>
          <w:sz w:val="28"/>
          <w:szCs w:val="28"/>
          <w14:ligatures w14:val="none"/>
        </w:rPr>
        <w:t>ḥ</w:t>
      </w:r>
      <w:r w:rsidRPr="009D385D">
        <w:rPr>
          <w:rFonts w:ascii="Times New Roman" w:eastAsia="Yu Gothic" w:hAnsi="Times New Roman" w:cs="Times New Roman"/>
          <w:color w:val="000000"/>
          <w:kern w:val="0"/>
          <w:sz w:val="28"/>
          <w:szCs w:val="28"/>
          <w14:ligatures w14:val="none"/>
        </w:rPr>
        <w:t>r</w:t>
      </w:r>
      <w:r w:rsidRPr="009D385D">
        <w:rPr>
          <w:rFonts w:ascii="Times New Roman" w:eastAsia="Times New Roman" w:hAnsi="Times New Roman" w:cs="Times New Roman"/>
          <w:kern w:val="0"/>
          <w:sz w:val="28"/>
          <w:szCs w:val="28"/>
          <w14:ligatures w14:val="none"/>
        </w:rPr>
        <w:t>ī</w:t>
      </w:r>
      <w:r w:rsidRPr="009D385D">
        <w:rPr>
          <w:rFonts w:ascii="Times New Roman" w:eastAsia="Yu Gothic" w:hAnsi="Times New Roman" w:cs="Times New Roman"/>
          <w:color w:val="000000"/>
          <w:kern w:val="0"/>
          <w:sz w:val="28"/>
          <w:szCs w:val="28"/>
          <w14:ligatures w14:val="none"/>
        </w:rPr>
        <w:t xml:space="preserve"> ibn ‘Amr, and Sh</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sh ibn ‘Ad</w:t>
      </w:r>
      <w:r w:rsidRPr="009D385D">
        <w:rPr>
          <w:rFonts w:ascii="Times New Roman" w:eastAsia="Times New Roman" w:hAnsi="Times New Roman" w:cs="Times New Roman"/>
          <w:kern w:val="0"/>
          <w:sz w:val="28"/>
          <w:szCs w:val="28"/>
          <w14:ligatures w14:val="none"/>
        </w:rPr>
        <w:t>ī</w:t>
      </w:r>
      <w:r w:rsidRPr="009D385D">
        <w:rPr>
          <w:rFonts w:ascii="Times New Roman" w:eastAsia="Yu Gothic" w:hAnsi="Times New Roman" w:cs="Times New Roman"/>
          <w:color w:val="000000"/>
          <w:kern w:val="0"/>
          <w:sz w:val="28"/>
          <w:szCs w:val="28"/>
          <w14:ligatures w14:val="none"/>
        </w:rPr>
        <w:t xml:space="preserve"> came to him and </w:t>
      </w:r>
      <w:r w:rsidRPr="009D385D">
        <w:rPr>
          <w:rFonts w:ascii="Times New Roman" w:eastAsia="Yu Gothic" w:hAnsi="Times New Roman" w:cs="Times New Roman"/>
          <w:color w:val="000000"/>
          <w:kern w:val="0"/>
          <w:sz w:val="28"/>
          <w:szCs w:val="28"/>
          <w14:ligatures w14:val="none"/>
        </w:rPr>
        <w:lastRenderedPageBreak/>
        <w:t>said: “</w:t>
      </w:r>
      <w:r w:rsidRPr="009D385D">
        <w:rPr>
          <w:rFonts w:ascii="Times New Roman" w:eastAsia="Times New Roman" w:hAnsi="Times New Roman" w:cs="Times New Roman"/>
          <w:kern w:val="0"/>
          <w:sz w:val="28"/>
          <w:szCs w:val="28"/>
          <w14:ligatures w14:val="none"/>
        </w:rPr>
        <w:t>Muḥammad</w:t>
      </w:r>
      <w:r w:rsidRPr="009D385D">
        <w:rPr>
          <w:rFonts w:ascii="Times New Roman" w:eastAsia="Yu Gothic" w:hAnsi="Times New Roman" w:cs="Times New Roman"/>
          <w:color w:val="000000"/>
          <w:kern w:val="0"/>
          <w:sz w:val="28"/>
          <w:szCs w:val="28"/>
          <w14:ligatures w14:val="none"/>
        </w:rPr>
        <w:t>, will you try to frighten us [with God’s punishment]? By God, we are the Sons of God.”</w:t>
      </w:r>
    </w:p>
    <w:p w14:paraId="725F302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48C7039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 light of the semantics of the verse, Fakhr al-Dīn al-Rāzī comments that, in Arabic, the statement attributed to “the Jews” that “Ezra is the Son of God” does not in Arabic necessarily indicate linguistically that all Jews said that in all times. Other </w:t>
      </w:r>
      <w:r w:rsidRPr="009D385D">
        <w:rPr>
          <w:rFonts w:ascii="Times New Roman" w:eastAsia="Times New Roman" w:hAnsi="Times New Roman" w:cs="Times New Roman"/>
          <w:kern w:val="0"/>
          <w:sz w:val="28"/>
          <w:szCs w:val="28"/>
          <w14:ligatures w14:val="none"/>
        </w:rPr>
        <w:t>Qur’ānic</w:t>
      </w:r>
      <w:r w:rsidRPr="009D385D">
        <w:rPr>
          <w:rFonts w:ascii="Times New Roman" w:eastAsia="Yu Gothic" w:hAnsi="Times New Roman" w:cs="Times New Roman"/>
          <w:color w:val="000000"/>
          <w:kern w:val="0"/>
          <w:sz w:val="28"/>
          <w:szCs w:val="28"/>
          <w14:ligatures w14:val="none"/>
        </w:rPr>
        <w:t xml:space="preserve"> commentators note that the belief may be attributed to the Jews of Medina in general because they followed Finḥāṣ ibn ‘Āzūrā’, the author of the statement, as one of their designated Rabbis and most respected leaders. Although it is reasonable to assume that belief in Ezra as “the Son of God” was widespread or even dominant among the Jews of Medina, we may, nevertheless, add to this observation that the verse does not necessarily imply either that most of the Jews of Medina in the Prophet’s time or even a large number of them ever held this view. What it does clearly indicate is that certain Jews in Medina—who are “the Jews” identified in this verse—asserted that belief in the days of the Prophet. Whether it was also held more broadly among Jews is a matter of historical research and speculation. Nevertheless, </w:t>
      </w:r>
      <w:r w:rsidRPr="009D385D">
        <w:rPr>
          <w:rFonts w:ascii="Times New Roman" w:eastAsia="Yu Gothic" w:hAnsi="Times New Roman" w:cs="Times New Roman"/>
          <w:b/>
          <w:bCs/>
          <w:color w:val="000000"/>
          <w:kern w:val="0"/>
          <w:sz w:val="28"/>
          <w:szCs w:val="28"/>
          <w14:ligatures w14:val="none"/>
        </w:rPr>
        <w:t>al-Khāzin</w:t>
      </w:r>
      <w:r w:rsidRPr="009D385D">
        <w:rPr>
          <w:rFonts w:ascii="Times New Roman" w:eastAsia="Yu Gothic" w:hAnsi="Times New Roman" w:cs="Times New Roman"/>
          <w:color w:val="000000"/>
          <w:kern w:val="0"/>
          <w:sz w:val="28"/>
          <w:szCs w:val="28"/>
          <w:vertAlign w:val="superscript"/>
          <w14:ligatures w14:val="none"/>
        </w:rPr>
        <w:footnoteReference w:id="73"/>
      </w:r>
      <w:r w:rsidRPr="009D385D">
        <w:rPr>
          <w:rFonts w:ascii="Times New Roman" w:eastAsia="Yu Gothic" w:hAnsi="Times New Roman" w:cs="Times New Roman"/>
          <w:color w:val="000000"/>
          <w:kern w:val="0"/>
          <w:sz w:val="28"/>
          <w:szCs w:val="28"/>
          <w14:ligatures w14:val="none"/>
        </w:rPr>
        <w:t xml:space="preserve"> observes astutely in his commentary that although historically this statement is attributed primarily to the Medinese Jewish leader Finḥāṣ ibn ‘Āzūrā’, it is valid to deduce from it that this belief about Ezra was once widespread (</w:t>
      </w:r>
      <w:r w:rsidRPr="009D385D">
        <w:rPr>
          <w:rFonts w:ascii="Times New Roman" w:eastAsia="Yu Gothic" w:hAnsi="Times New Roman" w:cs="Times New Roman"/>
          <w:i/>
          <w:iCs/>
          <w:color w:val="000000"/>
          <w:kern w:val="0"/>
          <w:sz w:val="28"/>
          <w:szCs w:val="28"/>
          <w14:ligatures w14:val="none"/>
        </w:rPr>
        <w:t>fāshiyan</w:t>
      </w:r>
      <w:r w:rsidRPr="009D385D">
        <w:rPr>
          <w:rFonts w:ascii="Times New Roman" w:eastAsia="Yu Gothic" w:hAnsi="Times New Roman" w:cs="Times New Roman"/>
          <w:color w:val="000000"/>
          <w:kern w:val="0"/>
          <w:sz w:val="28"/>
          <w:szCs w:val="28"/>
          <w14:ligatures w14:val="none"/>
        </w:rPr>
        <w:t>) among the Jews in general. Then it was discontinued (</w:t>
      </w:r>
      <w:r w:rsidRPr="009D385D">
        <w:rPr>
          <w:rFonts w:ascii="Times New Roman" w:eastAsia="Yu Gothic" w:hAnsi="Times New Roman" w:cs="Times New Roman"/>
          <w:i/>
          <w:iCs/>
          <w:color w:val="000000"/>
          <w:kern w:val="0"/>
          <w:sz w:val="28"/>
          <w:szCs w:val="28"/>
          <w14:ligatures w14:val="none"/>
        </w:rPr>
        <w:t>inqaṭa‘a</w:t>
      </w:r>
      <w:r w:rsidRPr="009D385D">
        <w:rPr>
          <w:rFonts w:ascii="Times New Roman" w:eastAsia="Yu Gothic" w:hAnsi="Times New Roman" w:cs="Times New Roman"/>
          <w:color w:val="000000"/>
          <w:kern w:val="0"/>
          <w:sz w:val="28"/>
          <w:szCs w:val="28"/>
          <w14:ligatures w14:val="none"/>
        </w:rPr>
        <w:t>) and died out (</w:t>
      </w:r>
      <w:r w:rsidRPr="009D385D">
        <w:rPr>
          <w:rFonts w:ascii="Times New Roman" w:eastAsia="Yu Gothic" w:hAnsi="Times New Roman" w:cs="Times New Roman"/>
          <w:i/>
          <w:iCs/>
          <w:color w:val="000000"/>
          <w:kern w:val="0"/>
          <w:sz w:val="28"/>
          <w:szCs w:val="28"/>
          <w14:ligatures w14:val="none"/>
        </w:rPr>
        <w:t>indarasa</w:t>
      </w:r>
      <w:r w:rsidRPr="009D385D">
        <w:rPr>
          <w:rFonts w:ascii="Times New Roman" w:eastAsia="Yu Gothic" w:hAnsi="Times New Roman" w:cs="Times New Roman"/>
          <w:color w:val="000000"/>
          <w:kern w:val="0"/>
          <w:sz w:val="28"/>
          <w:szCs w:val="28"/>
          <w14:ligatures w14:val="none"/>
        </w:rPr>
        <w:t>). In light of the information we have presented in the preceding chapters, al-Khāzin’s insight is remarkable and almost certainly true.</w:t>
      </w:r>
    </w:p>
    <w:p w14:paraId="15E16CFC"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041EAAB6"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 xml:space="preserve">Second, few, if any Jews, in the annals of Jewish history probably had a more distinctively Sadducee name than Finḥāṣ ibn ‘Azūrā’ (Phinehas son of Great Ezra). His tribe, Banū Qaynuqā‘, however, were the descendants of the Prophet Joseph and were not Zadokites or the children of Aaron through the line of </w:t>
      </w:r>
      <w:r w:rsidRPr="009D385D">
        <w:rPr>
          <w:rFonts w:ascii="Times New Roman" w:eastAsia="Times New Roman" w:hAnsi="Times New Roman" w:cs="Times New Roman"/>
          <w:i/>
          <w:iCs/>
          <w:kern w:val="0"/>
          <w:sz w:val="28"/>
          <w:szCs w:val="28"/>
          <w14:ligatures w14:val="none"/>
        </w:rPr>
        <w:t>Ṣād</w:t>
      </w:r>
      <w:r w:rsidRPr="009D385D">
        <w:rPr>
          <w:rFonts w:ascii="Times New Roman" w:eastAsia="Times New Roman" w:hAnsi="Times New Roman" w:cs="Times New Roman"/>
          <w:i/>
          <w:iCs/>
          <w:color w:val="000000"/>
          <w:kern w:val="0"/>
          <w:sz w:val="28"/>
          <w:szCs w:val="28"/>
          <w14:ligatures w14:val="none"/>
        </w:rPr>
        <w:t>ô</w:t>
      </w:r>
      <w:r w:rsidRPr="009D385D">
        <w:rPr>
          <w:rFonts w:ascii="Times New Roman" w:eastAsia="Times New Roman" w:hAnsi="Times New Roman" w:cs="Times New Roman"/>
          <w:i/>
          <w:iCs/>
          <w:kern w:val="0"/>
          <w:sz w:val="28"/>
          <w:szCs w:val="28"/>
          <w14:ligatures w14:val="none"/>
        </w:rPr>
        <w:t>q</w:t>
      </w:r>
      <w:r w:rsidRPr="009D385D">
        <w:rPr>
          <w:rFonts w:ascii="Times New Roman" w:eastAsia="Times New Roman" w:hAnsi="Times New Roman" w:cs="Times New Roman"/>
          <w:kern w:val="0"/>
          <w:sz w:val="28"/>
          <w:szCs w:val="28"/>
          <w14:ligatures w14:val="none"/>
        </w:rPr>
        <w:t xml:space="preserve">. Al-Imām Abu Dāwūd transmits that the tribes Banū al-Naḍīr and their allies Banū Qurayẓa were the Sons of Aaron, and this is also the view of Ibn Ḥazm and Ibn Taymiyya, and others verify this information as authentic. Moreover, </w:t>
      </w:r>
      <w:r w:rsidRPr="009D385D">
        <w:rPr>
          <w:rFonts w:ascii="Times New Roman" w:eastAsia="Times New Roman" w:hAnsi="Times New Roman" w:cs="Times New Roman"/>
          <w:b/>
          <w:bCs/>
          <w:kern w:val="0"/>
          <w:sz w:val="28"/>
          <w:szCs w:val="28"/>
          <w14:ligatures w14:val="none"/>
        </w:rPr>
        <w:t>a</w:t>
      </w:r>
      <w:r w:rsidRPr="009D385D">
        <w:rPr>
          <w:rFonts w:ascii="Times New Roman" w:eastAsia="Yu Gothic" w:hAnsi="Times New Roman" w:cs="Times New Roman"/>
          <w:b/>
          <w:bCs/>
          <w:color w:val="000000"/>
          <w:kern w:val="0"/>
          <w:sz w:val="28"/>
          <w:szCs w:val="28"/>
          <w14:ligatures w14:val="none"/>
        </w:rPr>
        <w:t>l-Jāḥiẓ</w:t>
      </w:r>
      <w:ins w:id="1881" w:author="Microsoft Word" w:date="2023-10-29T16:10:00Z">
        <w:r w:rsidRPr="009D385D">
          <w:rPr>
            <w:rFonts w:ascii="Times New Roman" w:eastAsia="Times New Roman" w:hAnsi="Times New Roman" w:cs="Times New Roman"/>
            <w:kern w:val="0"/>
            <w:sz w:val="28"/>
            <w:szCs w:val="28"/>
            <w:vertAlign w:val="superscript"/>
            <w14:ligatures w14:val="none"/>
          </w:rPr>
          <w:footnoteReference w:id="74"/>
        </w:r>
      </w:ins>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lastRenderedPageBreak/>
        <w:t xml:space="preserve">affirms that the prevalence of the Children of Aaron was characteristic of the Jews of Arabia in the time of the Prophet. </w:t>
      </w:r>
    </w:p>
    <w:p w14:paraId="2787AD35"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1B0CA0B9"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 xml:space="preserve">Ibn Ḥazm and Ibn Taymiyya held the very sensible view that the statement of Finḥāṣ was a Sadducee belief. Although they do not elaborate, if this conjecture is correct, then it would be a Sadducee belief related to the times of the Second Temple and possibly even the First. Since none of the Jews of Medina is known to have objected to Finḥāṣ’s statement, it may be assumed that this Sadducee belief about Ezra—one of the greatest of all Zadokites in history—was generally held by the Jews of Medina. It would have been a compliment to the Aaronite tribes of al-Naḍīr and Qurayẓa, but fact that Finḥāṣ was not an Aaronite by lineage is—for that reason—an additional indication of the widespread acceptance of Sadducee belief in Medina in the time of the Prophet. </w:t>
      </w:r>
    </w:p>
    <w:p w14:paraId="4E7EA43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b/>
          <w:bCs/>
          <w:color w:val="000000"/>
          <w:kern w:val="0"/>
          <w:sz w:val="20"/>
          <w:szCs w:val="20"/>
          <w14:ligatures w14:val="none"/>
        </w:rPr>
      </w:pPr>
    </w:p>
    <w:p w14:paraId="6B6E7EA3"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F252D"/>
          <w:kern w:val="0"/>
          <w:sz w:val="28"/>
          <w:szCs w:val="28"/>
          <w14:ligatures w14:val="none"/>
        </w:rPr>
        <w:t xml:space="preserve">When </w:t>
      </w:r>
      <w:r w:rsidRPr="009D385D">
        <w:rPr>
          <w:rFonts w:ascii="Times New Roman" w:eastAsia="Times New Roman" w:hAnsi="Times New Roman" w:cs="Times New Roman"/>
          <w:kern w:val="0"/>
          <w:sz w:val="28"/>
          <w:szCs w:val="28"/>
          <w14:ligatures w14:val="none"/>
        </w:rPr>
        <w:t xml:space="preserve">Finḥāṣ referred to Ezra, he called him by the Arabic diminutive </w:t>
      </w:r>
      <w:r w:rsidRPr="009D385D">
        <w:rPr>
          <w:rFonts w:ascii="Times New Roman" w:eastAsia="Times New Roman" w:hAnsi="Times New Roman" w:cs="Times New Roman"/>
          <w:i/>
          <w:iCs/>
          <w:kern w:val="0"/>
          <w:sz w:val="28"/>
          <w:szCs w:val="28"/>
          <w14:ligatures w14:val="none"/>
        </w:rPr>
        <w:t>‘Uzayr</w:t>
      </w:r>
      <w:r w:rsidRPr="009D385D">
        <w:rPr>
          <w:rFonts w:ascii="Times New Roman" w:eastAsia="Times New Roman" w:hAnsi="Times New Roman" w:cs="Times New Roman"/>
          <w:kern w:val="0"/>
          <w:sz w:val="28"/>
          <w:szCs w:val="28"/>
          <w14:ligatures w14:val="none"/>
        </w:rPr>
        <w:t xml:space="preserve">, meaning “little,” “dear,” or “beloved” Ezra. In fact, Finḥāṣ had a brother by that name, ‘Uzayr. </w:t>
      </w:r>
      <w:r w:rsidRPr="009D385D">
        <w:rPr>
          <w:rFonts w:ascii="Times New Roman" w:eastAsia="Yu Gothic" w:hAnsi="Times New Roman" w:cs="Times New Roman"/>
          <w:color w:val="000000"/>
          <w:kern w:val="0"/>
          <w:sz w:val="28"/>
          <w:szCs w:val="28"/>
          <w14:ligatures w14:val="none"/>
        </w:rPr>
        <w:t xml:space="preserve">The diminutive of endearment and familiarity, “little Ezra,” is a further indication that the Prophet Ezra-the “Second Moses”—was dearly beloved among the Arabic-speaking Jews of Medina, who used that name to indicate the great familiarity and intimacy they felt for him. </w:t>
      </w:r>
      <w:r w:rsidRPr="009D385D">
        <w:rPr>
          <w:rFonts w:ascii="Times New Roman" w:eastAsia="Times New Roman" w:hAnsi="Times New Roman" w:cs="Times New Roman"/>
          <w:kern w:val="0"/>
          <w:sz w:val="28"/>
          <w:szCs w:val="28"/>
          <w14:ligatures w14:val="none"/>
        </w:rPr>
        <w:t xml:space="preserve">Linguistically, it had the semantic function of the diminutive al-Ḥusayn (“little, dear, and beloved Ḥasan”), which the Prophet gave to his second grandson, al-Ḥusayn ibn ‘Alī, intentionally calling him by the diminutive of his older brother al-Ḥasan, as an honor to both. Thus, the use of </w:t>
      </w:r>
      <w:r w:rsidRPr="009D385D">
        <w:rPr>
          <w:rFonts w:ascii="Times New Roman" w:eastAsia="Times New Roman" w:hAnsi="Times New Roman" w:cs="Times New Roman"/>
          <w:i/>
          <w:iCs/>
          <w:kern w:val="0"/>
          <w:sz w:val="28"/>
          <w:szCs w:val="28"/>
          <w14:ligatures w14:val="none"/>
        </w:rPr>
        <w:t>‘Uzayr</w:t>
      </w:r>
      <w:r w:rsidRPr="009D385D">
        <w:rPr>
          <w:rFonts w:ascii="Times New Roman" w:eastAsia="Times New Roman" w:hAnsi="Times New Roman" w:cs="Times New Roman"/>
          <w:kern w:val="0"/>
          <w:sz w:val="28"/>
          <w:szCs w:val="28"/>
          <w14:ligatures w14:val="none"/>
        </w:rPr>
        <w:t xml:space="preserve"> by the Jews of Medina indicates how much they cherished the memory of Ezra, the High Priest and Great Scribe, and this love of theirs reflects the affection for Ezra that had once been universal among the Jews of his time and has generally remained so to this day, even among the anti-Sadducee Pharisees</w:t>
      </w:r>
      <w:r w:rsidRPr="009D385D">
        <w:rPr>
          <w:rFonts w:ascii="Times New Roman" w:eastAsia="Yu Gothic" w:hAnsi="Times New Roman" w:cs="Times New Roman"/>
          <w:color w:val="000000"/>
          <w:kern w:val="0"/>
          <w:sz w:val="28"/>
          <w:szCs w:val="28"/>
          <w14:ligatures w14:val="none"/>
        </w:rPr>
        <w:t xml:space="preserve">. </w:t>
      </w:r>
    </w:p>
    <w:p w14:paraId="08FD16F3"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highlight w:val="yellow"/>
          <w14:ligatures w14:val="none"/>
        </w:rPr>
      </w:pPr>
    </w:p>
    <w:p w14:paraId="706612C2"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 The statement of </w:t>
      </w:r>
      <w:r w:rsidRPr="009D385D">
        <w:rPr>
          <w:rFonts w:ascii="Times New Roman" w:eastAsia="Times New Roman" w:hAnsi="Times New Roman" w:cs="Times New Roman"/>
          <w:kern w:val="0"/>
          <w:sz w:val="28"/>
          <w:szCs w:val="28"/>
          <w14:ligatures w14:val="none"/>
        </w:rPr>
        <w:t xml:space="preserve">Finḥāṣ ibn ‘Azūrā’ </w:t>
      </w:r>
      <w:r w:rsidRPr="009D385D">
        <w:rPr>
          <w:rFonts w:ascii="Times New Roman" w:eastAsia="Yu Gothic" w:hAnsi="Times New Roman" w:cs="Times New Roman"/>
          <w:color w:val="000000"/>
          <w:kern w:val="0"/>
          <w:sz w:val="28"/>
          <w:szCs w:val="28"/>
          <w14:ligatures w14:val="none"/>
        </w:rPr>
        <w:t xml:space="preserve">in Medina that “Ezra is the Son of God” can be readily recognized as in keeping with the Doctrine of Philo regard “the </w:t>
      </w:r>
      <w:r w:rsidRPr="009D385D">
        <w:rPr>
          <w:rFonts w:ascii="Times New Roman" w:eastAsia="Yu Gothic" w:hAnsi="Times New Roman" w:cs="Times New Roman"/>
          <w:i/>
          <w:iCs/>
          <w:color w:val="000000"/>
          <w:kern w:val="0"/>
          <w:sz w:val="28"/>
          <w:szCs w:val="28"/>
          <w14:ligatures w14:val="none"/>
        </w:rPr>
        <w:t>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Yu Gothic" w:hAnsi="Times New Roman" w:cs="Times New Roman"/>
          <w:i/>
          <w:iCs/>
          <w:color w:val="000000"/>
          <w:kern w:val="0"/>
          <w:sz w:val="28"/>
          <w:szCs w:val="28"/>
          <w14:ligatures w14:val="none"/>
        </w:rPr>
        <w:t>gos</w:t>
      </w:r>
      <w:r w:rsidRPr="009D385D">
        <w:rPr>
          <w:rFonts w:ascii="Times New Roman" w:eastAsia="Yu Gothic" w:hAnsi="Times New Roman" w:cs="Times New Roman"/>
          <w:color w:val="000000"/>
          <w:kern w:val="0"/>
          <w:sz w:val="28"/>
          <w:szCs w:val="28"/>
          <w14:ligatures w14:val="none"/>
        </w:rPr>
        <w:t xml:space="preserve">-Son of God,” who was also the Zadokite High Priest, and it also dovetails precisely </w:t>
      </w:r>
      <w:r w:rsidRPr="009D385D">
        <w:rPr>
          <w:rFonts w:ascii="Times New Roman" w:eastAsia="Yu Gothic" w:hAnsi="Times New Roman" w:cs="Times New Roman"/>
          <w:color w:val="000000"/>
          <w:kern w:val="0"/>
          <w:sz w:val="28"/>
          <w:szCs w:val="28"/>
          <w14:ligatures w14:val="none"/>
        </w:rPr>
        <w:lastRenderedPageBreak/>
        <w:t>with the Pharisaic Rabbinic notions regarding the Divine theophanies of the Angel</w:t>
      </w:r>
      <w:r w:rsidRPr="009D385D">
        <w:rPr>
          <w:rFonts w:ascii="Times New Roman" w:eastAsia="Times New Roman" w:hAnsi="Times New Roman" w:cs="Times New Roman"/>
          <w:i/>
          <w:iCs/>
          <w:kern w:val="0"/>
          <w:sz w:val="28"/>
          <w:szCs w:val="28"/>
          <w14:ligatures w14:val="none"/>
        </w:rPr>
        <w:t xml:space="preserve"> Yah</w:t>
      </w:r>
      <w:r w:rsidRPr="009D385D">
        <w:rPr>
          <w:rFonts w:ascii="Times New Roman" w:eastAsia="Times New Roman" w:hAnsi="Times New Roman" w:cs="Times New Roman"/>
          <w:i/>
          <w:iCs/>
          <w:color w:val="000000"/>
          <w:kern w:val="0"/>
          <w:sz w:val="28"/>
          <w:szCs w:val="28"/>
          <w14:ligatures w14:val="none"/>
        </w:rPr>
        <w:t>ô’ēl</w:t>
      </w:r>
      <w:r w:rsidRPr="009D385D">
        <w:rPr>
          <w:rFonts w:ascii="Times New Roman" w:eastAsia="Times New Roman" w:hAnsi="Times New Roman" w:cs="Times New Roman"/>
          <w:color w:val="000000"/>
          <w:kern w:val="0"/>
          <w:sz w:val="28"/>
          <w:szCs w:val="28"/>
          <w14:ligatures w14:val="none"/>
        </w:rPr>
        <w:t xml:space="preserve"> (the Angel Lord-God) and his successor </w:t>
      </w:r>
      <w:r w:rsidRPr="009D385D">
        <w:rPr>
          <w:rFonts w:ascii="Times New Roman" w:eastAsia="Yu Gothic" w:hAnsi="Times New Roman" w:cs="Times New Roman"/>
          <w:color w:val="000000"/>
          <w:kern w:val="0"/>
          <w:sz w:val="28"/>
          <w:szCs w:val="28"/>
          <w14:ligatures w14:val="none"/>
        </w:rPr>
        <w:t>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w:t>
      </w:r>
      <w:r w:rsidRPr="009D385D">
        <w:rPr>
          <w:rFonts w:ascii="Times New Roman" w:eastAsia="Times New Roman" w:hAnsi="Times New Roman" w:cs="Times New Roman"/>
          <w:color w:val="202122"/>
          <w:kern w:val="0"/>
          <w:sz w:val="28"/>
          <w:szCs w:val="28"/>
          <w14:ligatures w14:val="none"/>
        </w:rPr>
        <w:t xml:space="preserve">Miṭṭaṭrōn. It appears historically correct that that similar or identical </w:t>
      </w:r>
      <w:r w:rsidRPr="009D385D">
        <w:rPr>
          <w:rFonts w:ascii="Times New Roman" w:eastAsia="Yu Gothic" w:hAnsi="Times New Roman" w:cs="Times New Roman"/>
          <w:color w:val="000000"/>
          <w:kern w:val="0"/>
          <w:sz w:val="28"/>
          <w:szCs w:val="28"/>
          <w14:ligatures w14:val="none"/>
        </w:rPr>
        <w:t xml:space="preserve">beliefs were held by certain Jews in the Yemen, just as they are frequently found in the Jewish Apocrypha regarding the Prophet Enoch. </w:t>
      </w:r>
    </w:p>
    <w:p w14:paraId="16EA9C4F"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417B3188"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Although the Pharisaic Rabbis exalted Enoch and identified him with Meṭ</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ṭrôn-</w:t>
      </w:r>
      <w:r w:rsidRPr="009D385D">
        <w:rPr>
          <w:rFonts w:ascii="Times New Roman" w:eastAsia="Times New Roman" w:hAnsi="Times New Roman" w:cs="Times New Roman"/>
          <w:color w:val="202122"/>
          <w:kern w:val="0"/>
          <w:sz w:val="28"/>
          <w:szCs w:val="28"/>
          <w14:ligatures w14:val="none"/>
        </w:rPr>
        <w:t>Miṭṭaṭrōn, they were fiercely opposed to such</w:t>
      </w:r>
      <w:r w:rsidRPr="009D385D">
        <w:rPr>
          <w:rFonts w:ascii="Times New Roman" w:eastAsia="Yu Gothic" w:hAnsi="Times New Roman" w:cs="Times New Roman"/>
          <w:color w:val="000000"/>
          <w:kern w:val="0"/>
          <w:sz w:val="28"/>
          <w:szCs w:val="28"/>
          <w14:ligatures w14:val="none"/>
        </w:rPr>
        <w:t xml:space="preserve"> Enoch literature, no doubt because of its strong Sadducee and universalistic connections. Beliefs of such Angelic theophanies regarding Enoch and other Prophets are also said to exist in the Dead Sea Scrolls, although they were never made fully public.</w:t>
      </w:r>
      <w:r w:rsidRPr="009D385D">
        <w:rPr>
          <w:rFonts w:ascii="Times New Roman" w:eastAsia="Yu Gothic" w:hAnsi="Times New Roman" w:cs="Times New Roman"/>
          <w:color w:val="000000"/>
          <w:kern w:val="0"/>
          <w:sz w:val="28"/>
          <w:szCs w:val="28"/>
          <w:vertAlign w:val="superscript"/>
          <w14:ligatures w14:val="none"/>
        </w:rPr>
        <w:footnoteReference w:id="75"/>
      </w:r>
      <w:r w:rsidRPr="009D385D">
        <w:rPr>
          <w:rFonts w:ascii="Times New Roman" w:eastAsia="Yu Gothic" w:hAnsi="Times New Roman" w:cs="Times New Roman"/>
          <w:color w:val="000000"/>
          <w:kern w:val="0"/>
          <w:sz w:val="28"/>
          <w:szCs w:val="28"/>
          <w14:ligatures w14:val="none"/>
        </w:rPr>
        <w:t xml:space="preserve"> As we will discuss more fully in Volume Twelve, such literature was known to the Jews—in part—during the ‘Abbāsid period, when a large cache of Hebrew-language texts—Biblical and extra-Biblical—were found in a cave near Jericho around 183/800 CE. These and similar writings were soon attributed to “the cave people” (</w:t>
      </w:r>
      <w:r w:rsidRPr="009D385D">
        <w:rPr>
          <w:rFonts w:ascii="Times New Roman" w:eastAsia="Yu Gothic" w:hAnsi="Times New Roman" w:cs="Times New Roman"/>
          <w:i/>
          <w:iCs/>
          <w:color w:val="000000"/>
          <w:kern w:val="0"/>
          <w:sz w:val="28"/>
          <w:szCs w:val="28"/>
          <w14:ligatures w14:val="none"/>
        </w:rPr>
        <w:t>al-Maghāriyya</w:t>
      </w:r>
      <w:r w:rsidRPr="009D385D">
        <w:rPr>
          <w:rFonts w:ascii="Times New Roman" w:eastAsia="Yu Gothic" w:hAnsi="Times New Roman" w:cs="Times New Roman"/>
          <w:color w:val="000000"/>
          <w:kern w:val="0"/>
          <w:sz w:val="28"/>
          <w:szCs w:val="28"/>
          <w14:ligatures w14:val="none"/>
        </w:rPr>
        <w:t>), because they had been discovered in caves, but the Karaites, who were deeply influenced by them, classified their fragments of the Dead Sea Scrolls as Sadducee literature.</w:t>
      </w:r>
    </w:p>
    <w:p w14:paraId="2E27F60A"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4E16A9FC"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568405E8" w14:textId="77777777" w:rsidR="00B335E1" w:rsidRPr="009D385D" w:rsidRDefault="00B335E1" w:rsidP="00B335E1">
      <w:pPr>
        <w:keepNext/>
        <w:keepLines/>
        <w:spacing w:after="0" w:line="240" w:lineRule="auto"/>
        <w:outlineLvl w:val="2"/>
        <w:rPr>
          <w:rFonts w:ascii="Times New Roman" w:eastAsia="Yu Gothic" w:hAnsi="Times New Roman" w:cs="Times New Roman"/>
          <w:b/>
          <w:bCs/>
          <w:i/>
          <w:iCs/>
          <w:color w:val="000000"/>
          <w:kern w:val="0"/>
          <w:sz w:val="28"/>
          <w:szCs w:val="28"/>
          <w14:ligatures w14:val="none"/>
        </w:rPr>
      </w:pPr>
      <w:bookmarkStart w:id="1924" w:name="_Toc193363994"/>
      <w:r w:rsidRPr="009D385D">
        <w:rPr>
          <w:rFonts w:ascii="Times New Roman" w:eastAsia="Yu Gothic Light" w:hAnsi="Times New Roman" w:cs="Times New Roman"/>
          <w:b/>
          <w:bCs/>
          <w:i/>
          <w:iCs/>
          <w:color w:val="0F4761"/>
          <w:kern w:val="0"/>
          <w:sz w:val="28"/>
          <w:szCs w:val="28"/>
          <w14:ligatures w14:val="none"/>
        </w:rPr>
        <w:t xml:space="preserve">Stage Two of Proto-Trinitarian Theology: Origen of Alexandria Proclaims the “Eternal Generation” of the </w:t>
      </w:r>
      <w:r w:rsidRPr="009D385D">
        <w:rPr>
          <w:rFonts w:ascii="Times New Roman" w:eastAsia="Yu Gothic" w:hAnsi="Times New Roman" w:cs="Times New Roman"/>
          <w:b/>
          <w:bCs/>
          <w:i/>
          <w:iCs/>
          <w:color w:val="0F4761"/>
          <w:kern w:val="0"/>
          <w:sz w:val="28"/>
          <w:szCs w:val="28"/>
          <w14:ligatures w14:val="none"/>
        </w:rPr>
        <w:t>Lógos-Son</w:t>
      </w:r>
      <w:bookmarkEnd w:id="1924"/>
    </w:p>
    <w:p w14:paraId="21E37B8F"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first stage of </w:t>
      </w:r>
      <w:r w:rsidRPr="009D385D">
        <w:rPr>
          <w:rFonts w:ascii="Times New Roman" w:eastAsia="Yu Gothic" w:hAnsi="Times New Roman" w:cs="Times New Roman"/>
          <w:i/>
          <w:iCs/>
          <w:color w:val="000000"/>
          <w:kern w:val="0"/>
          <w:sz w:val="28"/>
          <w:szCs w:val="28"/>
          <w14:ligatures w14:val="none"/>
        </w:rPr>
        <w:t>Lógos</w:t>
      </w:r>
      <w:r w:rsidRPr="009D385D">
        <w:rPr>
          <w:rFonts w:ascii="Times New Roman" w:eastAsia="Yu Gothic" w:hAnsi="Times New Roman" w:cs="Times New Roman"/>
          <w:color w:val="000000"/>
          <w:kern w:val="0"/>
          <w:sz w:val="28"/>
          <w:szCs w:val="28"/>
          <w14:ligatures w14:val="none"/>
        </w:rPr>
        <w:t xml:space="preserve"> Theology was Biblically based—at least to a certain extent as is discussed in detail in Volume Two—although its New Testament references are conjectural in terms of their historical authenticity and their implied meanings. All further stages in the evolution of proto-Trinitarian and Trinitarian Doctrine were purely theoretical, quasi-Philosophical, and non-Biblical, although they were rooted in speculation about the </w:t>
      </w:r>
      <w:r w:rsidRPr="009D385D">
        <w:rPr>
          <w:rFonts w:ascii="Times New Roman" w:eastAsia="Yu Gothic" w:hAnsi="Times New Roman" w:cs="Times New Roman"/>
          <w:i/>
          <w:iCs/>
          <w:color w:val="000000"/>
          <w:kern w:val="0"/>
          <w:sz w:val="28"/>
          <w:szCs w:val="28"/>
          <w14:ligatures w14:val="none"/>
        </w:rPr>
        <w:t>Lógos</w:t>
      </w:r>
      <w:r w:rsidRPr="009D385D">
        <w:rPr>
          <w:rFonts w:ascii="Times New Roman" w:eastAsia="Yu Gothic" w:hAnsi="Times New Roman" w:cs="Times New Roman"/>
          <w:color w:val="000000"/>
          <w:kern w:val="0"/>
          <w:sz w:val="28"/>
          <w:szCs w:val="28"/>
          <w14:ligatures w14:val="none"/>
        </w:rPr>
        <w:t xml:space="preserve">-Son as manifested in Jesus Christ. The second stage in the development of proto-Trinitarian Dogma </w:t>
      </w:r>
      <w:r w:rsidRPr="009D385D">
        <w:rPr>
          <w:rFonts w:ascii="Times New Roman" w:eastAsia="Times New Roman" w:hAnsi="Times New Roman" w:cs="Times New Roman"/>
          <w:kern w:val="0"/>
          <w:sz w:val="28"/>
          <w:szCs w:val="28"/>
          <w14:ligatures w14:val="none"/>
        </w:rPr>
        <w:t xml:space="preserve">came almost a century after Saint Justin Martyr during the first half of the third century CE and is associated with the Christian Theologian </w:t>
      </w:r>
      <w:r w:rsidRPr="009D385D">
        <w:rPr>
          <w:rFonts w:ascii="Times New Roman" w:eastAsia="Times New Roman" w:hAnsi="Times New Roman" w:cs="Times New Roman"/>
          <w:b/>
          <w:bCs/>
          <w:kern w:val="0"/>
          <w:sz w:val="28"/>
          <w:szCs w:val="28"/>
          <w14:ligatures w14:val="none"/>
        </w:rPr>
        <w:t>Origen of Alexandria</w:t>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kern w:val="0"/>
          <w:sz w:val="28"/>
          <w:szCs w:val="28"/>
          <w:vertAlign w:val="superscript"/>
          <w14:ligatures w14:val="none"/>
        </w:rPr>
        <w:footnoteReference w:id="76"/>
      </w:r>
      <w:r w:rsidRPr="009D385D">
        <w:rPr>
          <w:rFonts w:ascii="Times New Roman" w:eastAsia="Times New Roman" w:hAnsi="Times New Roman" w:cs="Times New Roman"/>
          <w:kern w:val="0"/>
          <w:sz w:val="28"/>
          <w:szCs w:val="28"/>
          <w14:ligatures w14:val="none"/>
        </w:rPr>
        <w:t xml:space="preserve"> who is often </w:t>
      </w:r>
      <w:r w:rsidRPr="009D385D">
        <w:rPr>
          <w:rFonts w:ascii="Times New Roman" w:eastAsia="Times New Roman" w:hAnsi="Times New Roman" w:cs="Times New Roman"/>
          <w:kern w:val="0"/>
          <w:sz w:val="28"/>
          <w:szCs w:val="28"/>
          <w14:ligatures w14:val="none"/>
        </w:rPr>
        <w:lastRenderedPageBreak/>
        <w:t xml:space="preserve">regarded as </w:t>
      </w:r>
      <w:r w:rsidRPr="009D385D">
        <w:rPr>
          <w:rFonts w:ascii="Times New Roman" w:eastAsia="Yu Gothic" w:hAnsi="Times New Roman" w:cs="Times New Roman"/>
          <w:color w:val="000000"/>
          <w:kern w:val="0"/>
          <w:sz w:val="28"/>
          <w:szCs w:val="28"/>
          <w14:ligatures w14:val="none"/>
        </w:rPr>
        <w:t>“the first great Christian thinker.” Origen’s speculations about the</w:t>
      </w:r>
      <w:r w:rsidRPr="009D385D">
        <w:rPr>
          <w:rFonts w:ascii="Times New Roman" w:eastAsia="Yu Gothic" w:hAnsi="Times New Roman" w:cs="Times New Roman"/>
          <w:i/>
          <w:iCs/>
          <w:color w:val="000000"/>
          <w:kern w:val="0"/>
          <w:sz w:val="28"/>
          <w:szCs w:val="28"/>
          <w14:ligatures w14:val="none"/>
        </w:rPr>
        <w:t xml:space="preserve"> Lógos</w:t>
      </w:r>
      <w:r w:rsidRPr="009D385D">
        <w:rPr>
          <w:rFonts w:ascii="Times New Roman" w:eastAsia="Yu Gothic" w:hAnsi="Times New Roman" w:cs="Times New Roman"/>
          <w:color w:val="000000"/>
          <w:kern w:val="0"/>
          <w:sz w:val="28"/>
          <w:szCs w:val="28"/>
          <w14:ligatures w14:val="none"/>
        </w:rPr>
        <w:t xml:space="preserve"> were typically Alexandrian, and—as noted above—the Church of Alexandria would lead all proto-Trinitarian Christian speculation until the Arian controversy broke out in the early fourth century CE, which, of course, was also based in the Church of Alexandria. Church historians have also emphasized that </w:t>
      </w:r>
      <w:r w:rsidRPr="009D385D">
        <w:rPr>
          <w:rFonts w:ascii="Times New Roman" w:eastAsia="Yu Gothic" w:hAnsi="Times New Roman" w:cs="Times New Roman"/>
          <w:color w:val="0F252D"/>
          <w:kern w:val="0"/>
          <w:sz w:val="28"/>
          <w:szCs w:val="28"/>
          <w14:ligatures w14:val="none"/>
        </w:rPr>
        <w:t xml:space="preserve">Origen did not represent the mainstream of Christian thought in Alexandria in his time, and this would be the position of Arius in the early fourth century CE, who regarded himself as a conservative representative of the ancient Church Fathers of his city. </w:t>
      </w:r>
      <w:r w:rsidRPr="009D385D">
        <w:rPr>
          <w:rFonts w:ascii="Times New Roman" w:eastAsia="Yu Gothic" w:hAnsi="Times New Roman" w:cs="Times New Roman"/>
          <w:color w:val="000000"/>
          <w:kern w:val="0"/>
          <w:sz w:val="28"/>
          <w:szCs w:val="28"/>
          <w14:ligatures w14:val="none"/>
        </w:rPr>
        <w:t xml:space="preserve">Arius was a Spiritual ascetic and an authorized Alexandrian </w:t>
      </w:r>
      <w:r w:rsidRPr="009D385D">
        <w:rPr>
          <w:rFonts w:ascii="Times New Roman" w:eastAsia="Times New Roman" w:hAnsi="Times New Roman" w:cs="Times New Roman"/>
          <w:kern w:val="0"/>
          <w:sz w:val="28"/>
          <w:szCs w:val="28"/>
          <w14:ligatures w14:val="none"/>
        </w:rPr>
        <w:t>Biblical commentator, who believed that his Theological position on Jesus Christ was not a Philosophical innovation but faithfully represented “the faith we inherited from our Fathers.”</w:t>
      </w:r>
    </w:p>
    <w:p w14:paraId="2F07F478"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5F3A5910"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Times New Roman" w:hAnsi="Times New Roman" w:cs="Times New Roman"/>
          <w:kern w:val="0"/>
          <w:sz w:val="28"/>
          <w:szCs w:val="28"/>
          <w14:ligatures w14:val="none"/>
        </w:rPr>
        <w:t xml:space="preserve">Origen also based his Theology on </w:t>
      </w:r>
      <w:r w:rsidRPr="009D385D">
        <w:rPr>
          <w:rFonts w:ascii="Times New Roman" w:eastAsia="Yu Gothic" w:hAnsi="Times New Roman" w:cs="Times New Roman"/>
          <w:i/>
          <w:iCs/>
          <w:color w:val="000000"/>
          <w:kern w:val="0"/>
          <w:sz w:val="28"/>
          <w:szCs w:val="28"/>
          <w14:ligatures w14:val="none"/>
        </w:rPr>
        <w:t>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Yu Gothic" w:hAnsi="Times New Roman" w:cs="Times New Roman"/>
          <w:i/>
          <w:iCs/>
          <w:color w:val="000000"/>
          <w:kern w:val="0"/>
          <w:sz w:val="28"/>
          <w:szCs w:val="28"/>
          <w14:ligatures w14:val="none"/>
        </w:rPr>
        <w:t>gos</w:t>
      </w:r>
      <w:r w:rsidRPr="009D385D">
        <w:rPr>
          <w:rFonts w:ascii="Times New Roman" w:eastAsia="Yu Gothic" w:hAnsi="Times New Roman" w:cs="Times New Roman"/>
          <w:color w:val="000000"/>
          <w:kern w:val="0"/>
          <w:sz w:val="28"/>
          <w:szCs w:val="28"/>
          <w14:ligatures w14:val="none"/>
        </w:rPr>
        <w:t xml:space="preserve"> Philosophy, but he took the new step of</w:t>
      </w:r>
      <w:r w:rsidRPr="009D385D">
        <w:rPr>
          <w:rFonts w:ascii="Times New Roman" w:eastAsia="Times New Roman" w:hAnsi="Times New Roman" w:cs="Times New Roman"/>
          <w:kern w:val="0"/>
          <w:sz w:val="28"/>
          <w:szCs w:val="28"/>
          <w14:ligatures w14:val="none"/>
        </w:rPr>
        <w:t xml:space="preserve"> proclaiming</w:t>
      </w:r>
      <w:r w:rsidRPr="009D385D">
        <w:rPr>
          <w:rFonts w:ascii="Times New Roman" w:eastAsia="Yu Gothic" w:hAnsi="Times New Roman" w:cs="Times New Roman"/>
          <w:color w:val="000000"/>
          <w:kern w:val="0"/>
          <w:sz w:val="28"/>
          <w:szCs w:val="28"/>
          <w14:ligatures w14:val="none"/>
        </w:rPr>
        <w:t xml:space="preserve"> the Doctrine of the “eternal generation” of the </w:t>
      </w:r>
      <w:r w:rsidRPr="009D385D">
        <w:rPr>
          <w:rFonts w:ascii="Times New Roman" w:eastAsia="Yu Gothic" w:hAnsi="Times New Roman" w:cs="Times New Roman"/>
          <w:i/>
          <w:iCs/>
          <w:color w:val="000000"/>
          <w:kern w:val="0"/>
          <w:sz w:val="28"/>
          <w:szCs w:val="28"/>
          <w14:ligatures w14:val="none"/>
        </w:rPr>
        <w:t>Lógos</w:t>
      </w:r>
      <w:r w:rsidRPr="009D385D">
        <w:rPr>
          <w:rFonts w:ascii="Times New Roman" w:eastAsia="Yu Gothic" w:hAnsi="Times New Roman" w:cs="Times New Roman"/>
          <w:color w:val="000000"/>
          <w:kern w:val="0"/>
          <w:sz w:val="28"/>
          <w:szCs w:val="28"/>
          <w14:ligatures w14:val="none"/>
        </w:rPr>
        <w:t>-Son through God. This teaching insists that the Son was “co-eternal” with God, making the Son an uncreated Divine entity like God Himself.</w:t>
      </w:r>
      <w:r w:rsidRPr="009D385D">
        <w:rPr>
          <w:rFonts w:ascii="Times New Roman" w:eastAsia="Times New Roman" w:hAnsi="Times New Roman" w:cs="Times New Roman"/>
          <w:kern w:val="0"/>
          <w:sz w:val="28"/>
          <w:szCs w:val="28"/>
          <w14:ligatures w14:val="none"/>
        </w:rPr>
        <w:t xml:space="preserve"> According to this Doctrine, Christ the Son was literally transformed into the Divine “Son of God” combined with belief in the “eternal Fatherhood of God” as generator of the Divine Son. Earlier </w:t>
      </w:r>
      <w:r w:rsidRPr="009D385D">
        <w:rPr>
          <w:rFonts w:ascii="Times New Roman" w:eastAsia="Times New Roman" w:hAnsi="Times New Roman" w:cs="Times New Roman"/>
          <w:i/>
          <w:color w:val="000000"/>
          <w:kern w:val="0"/>
          <w:sz w:val="28"/>
          <w:szCs w:val="28"/>
          <w14:ligatures w14:val="none"/>
        </w:rPr>
        <w:t>Lógos</w:t>
      </w:r>
      <w:r w:rsidRPr="009D385D">
        <w:rPr>
          <w:rFonts w:ascii="Times New Roman" w:eastAsia="Times New Roman" w:hAnsi="Times New Roman" w:cs="Times New Roman"/>
          <w:kern w:val="0"/>
          <w:sz w:val="28"/>
          <w:szCs w:val="28"/>
          <w14:ligatures w14:val="none"/>
        </w:rPr>
        <w:t xml:space="preserve"> teaching—as we have just seen—had not held that Christ as the </w:t>
      </w:r>
      <w:r w:rsidRPr="009D385D">
        <w:rPr>
          <w:rFonts w:ascii="Times New Roman" w:eastAsia="Times New Roman" w:hAnsi="Times New Roman" w:cs="Times New Roman"/>
          <w:i/>
          <w:color w:val="000000"/>
          <w:kern w:val="0"/>
          <w:sz w:val="28"/>
          <w:szCs w:val="28"/>
          <w14:ligatures w14:val="none"/>
        </w:rPr>
        <w:t>Lógos</w:t>
      </w:r>
      <w:r w:rsidRPr="009D385D">
        <w:rPr>
          <w:rFonts w:ascii="Times New Roman" w:eastAsia="Times New Roman" w:hAnsi="Times New Roman" w:cs="Times New Roman"/>
          <w:kern w:val="0"/>
          <w:sz w:val="28"/>
          <w:szCs w:val="28"/>
          <w14:ligatures w14:val="none"/>
        </w:rPr>
        <w:t xml:space="preserve"> was co-eternal with God, but that belief became central to the new proto-Trinitarian teaching.</w:t>
      </w:r>
      <w:r w:rsidRPr="009D385D">
        <w:rPr>
          <w:rFonts w:ascii="Times New Roman" w:eastAsia="Yu Gothic" w:hAnsi="Times New Roman" w:cs="Times New Roman"/>
          <w:color w:val="000000"/>
          <w:kern w:val="0"/>
          <w:sz w:val="28"/>
          <w:szCs w:val="28"/>
          <w14:ligatures w14:val="none"/>
        </w:rPr>
        <w:t xml:space="preserve"> Origen was the first known Christian Theologian to employ the expression “God-Man” when speaking of Jesus Christ. Origen also refers to Christ as “a second god.” The Theological status of the Holy Ghost was still fluid in Origen’s time, and, although he does speak of the Holy Ghost, its nature, and its work, he does so with much hesitation. </w:t>
      </w:r>
    </w:p>
    <w:p w14:paraId="5C77A0DD" w14:textId="77777777" w:rsidR="00B335E1" w:rsidRPr="009D385D" w:rsidRDefault="00B335E1" w:rsidP="00B335E1">
      <w:pPr>
        <w:autoSpaceDE w:val="0"/>
        <w:autoSpaceDN w:val="0"/>
        <w:adjustRightInd w:val="0"/>
        <w:spacing w:after="0" w:line="240" w:lineRule="auto"/>
        <w:rPr>
          <w:rFonts w:ascii="Helvetica" w:eastAsia="Yu Gothic" w:hAnsi="Helvetica" w:cs="Helvetica"/>
          <w:color w:val="000000"/>
          <w:kern w:val="0"/>
          <w14:ligatures w14:val="none"/>
        </w:rPr>
      </w:pPr>
    </w:p>
    <w:p w14:paraId="74632742"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p>
    <w:p w14:paraId="1AE5FB2D" w14:textId="77777777" w:rsidR="00B335E1" w:rsidRPr="009D385D" w:rsidRDefault="00B335E1" w:rsidP="00B335E1">
      <w:pPr>
        <w:keepNext/>
        <w:keepLines/>
        <w:spacing w:after="0" w:line="240" w:lineRule="auto"/>
        <w:outlineLvl w:val="2"/>
        <w:rPr>
          <w:rFonts w:ascii="Times New Roman" w:eastAsia="Yu Gothic Light" w:hAnsi="Times New Roman" w:cs="Times New Roman"/>
          <w:b/>
          <w:bCs/>
          <w:i/>
          <w:iCs/>
          <w:color w:val="0F4761"/>
          <w:kern w:val="0"/>
          <w:sz w:val="28"/>
          <w:szCs w:val="28"/>
          <w14:ligatures w14:val="none"/>
        </w:rPr>
      </w:pPr>
      <w:bookmarkStart w:id="1934" w:name="_Toc193364030"/>
      <w:r w:rsidRPr="009D385D">
        <w:rPr>
          <w:rFonts w:ascii="Times New Roman" w:eastAsia="Yu Gothic Light" w:hAnsi="Times New Roman" w:cs="Times New Roman"/>
          <w:b/>
          <w:bCs/>
          <w:i/>
          <w:iCs/>
          <w:color w:val="0F4761"/>
          <w:kern w:val="0"/>
          <w:sz w:val="28"/>
          <w:szCs w:val="28"/>
          <w14:ligatures w14:val="none"/>
        </w:rPr>
        <w:t>Stage Three of Proto-Trinitarian Theology: Saint Athanasius Declares the “Consubstantiality” of the Lógos-Son &amp; “God the Father”</w:t>
      </w:r>
      <w:bookmarkEnd w:id="1934"/>
    </w:p>
    <w:p w14:paraId="03E1ABEB"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second and third stages of proto-Trinitarian Theological innovation took place in the School of Alexandria, making it the birthplace of the unqualified Deification </w:t>
      </w:r>
      <w:r w:rsidRPr="009D385D">
        <w:rPr>
          <w:rFonts w:ascii="Times New Roman" w:eastAsia="Yu Gothic" w:hAnsi="Times New Roman" w:cs="Times New Roman"/>
          <w:color w:val="000000"/>
          <w:kern w:val="0"/>
          <w:sz w:val="28"/>
          <w:szCs w:val="28"/>
          <w14:ligatures w14:val="none"/>
        </w:rPr>
        <w:lastRenderedPageBreak/>
        <w:t>of Jesus Christ and the “Cradle of the Trinity,” in the sense that the Trinitarian Doctrine, which would later manifest itself during the second half of the fourth century CE and the fifth century CE had its root formation in that city.</w:t>
      </w:r>
      <w:r w:rsidRPr="009D385D">
        <w:rPr>
          <w:rFonts w:ascii="Times New Roman" w:eastAsia="Times New Roman" w:hAnsi="Times New Roman" w:cs="Times New Roman"/>
          <w:kern w:val="0"/>
          <w:sz w:val="28"/>
          <w:szCs w:val="28"/>
          <w14:ligatures w14:val="none"/>
        </w:rPr>
        <w:t xml:space="preserve"> Again, it must be repeated that the Greek concept of the </w:t>
      </w:r>
      <w:r w:rsidRPr="009D385D">
        <w:rPr>
          <w:rFonts w:ascii="Times New Roman" w:eastAsia="Times New Roman" w:hAnsi="Times New Roman" w:cs="Times New Roman"/>
          <w:i/>
          <w:iCs/>
          <w:kern w:val="0"/>
          <w:sz w:val="28"/>
          <w:szCs w:val="28"/>
          <w14:ligatures w14:val="none"/>
        </w:rPr>
        <w:t>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Times New Roman" w:hAnsi="Times New Roman" w:cs="Times New Roman"/>
          <w:i/>
          <w:iCs/>
          <w:kern w:val="0"/>
          <w:sz w:val="28"/>
          <w:szCs w:val="28"/>
          <w14:ligatures w14:val="none"/>
        </w:rPr>
        <w:t>gos</w:t>
      </w:r>
      <w:r w:rsidRPr="009D385D">
        <w:rPr>
          <w:rFonts w:ascii="Times New Roman" w:eastAsia="Times New Roman" w:hAnsi="Times New Roman" w:cs="Times New Roman"/>
          <w:kern w:val="0"/>
          <w:sz w:val="28"/>
          <w:szCs w:val="28"/>
          <w14:ligatures w14:val="none"/>
        </w:rPr>
        <w:t xml:space="preserve">—as we have seen—was the </w:t>
      </w:r>
      <w:r w:rsidRPr="009D385D">
        <w:rPr>
          <w:rFonts w:ascii="Times New Roman" w:eastAsia="Times New Roman" w:hAnsi="Times New Roman" w:cs="Times New Roman"/>
          <w:i/>
          <w:iCs/>
          <w:kern w:val="0"/>
          <w:sz w:val="28"/>
          <w:szCs w:val="28"/>
          <w14:ligatures w14:val="none"/>
        </w:rPr>
        <w:t>key</w:t>
      </w:r>
      <w:r w:rsidRPr="009D385D">
        <w:rPr>
          <w:rFonts w:ascii="Times New Roman" w:eastAsia="Times New Roman" w:hAnsi="Times New Roman" w:cs="Times New Roman"/>
          <w:kern w:val="0"/>
          <w:sz w:val="28"/>
          <w:szCs w:val="28"/>
          <w14:ligatures w14:val="none"/>
        </w:rPr>
        <w:t xml:space="preserve"> paradigm that directed Christianity’s historical path from its original belief in the perfectly human Jesus Christ to his complete deification in the Magisterial Church during the fourth and fifth centuries CE, which culminated in the Doctrine of the Trinity. The chapters that follow will also demonstrate that the same </w:t>
      </w:r>
      <w:r w:rsidRPr="009D385D">
        <w:rPr>
          <w:rFonts w:ascii="Times New Roman" w:eastAsia="Times New Roman" w:hAnsi="Times New Roman" w:cs="Times New Roman"/>
          <w:i/>
          <w:iCs/>
          <w:kern w:val="0"/>
          <w:sz w:val="28"/>
          <w:szCs w:val="28"/>
          <w14:ligatures w14:val="none"/>
        </w:rPr>
        <w:t>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Times New Roman" w:hAnsi="Times New Roman" w:cs="Times New Roman"/>
          <w:i/>
          <w:iCs/>
          <w:kern w:val="0"/>
          <w:sz w:val="28"/>
          <w:szCs w:val="28"/>
          <w14:ligatures w14:val="none"/>
        </w:rPr>
        <w:t>gos</w:t>
      </w:r>
      <w:r w:rsidRPr="009D385D">
        <w:rPr>
          <w:rFonts w:ascii="Times New Roman" w:eastAsia="Times New Roman" w:hAnsi="Times New Roman" w:cs="Times New Roman"/>
          <w:kern w:val="0"/>
          <w:sz w:val="28"/>
          <w:szCs w:val="28"/>
          <w14:ligatures w14:val="none"/>
        </w:rPr>
        <w:t xml:space="preserve"> paradigm deeply affected Judaic thought during the first centuries of the Christian era, while having distinct parallels among the Pharisaic Rabbis as well, and as we will see in what follows it was the worldview of the </w:t>
      </w:r>
      <w:r w:rsidRPr="009D385D">
        <w:rPr>
          <w:rFonts w:ascii="Times New Roman" w:eastAsia="Times New Roman" w:hAnsi="Times New Roman" w:cs="Times New Roman"/>
          <w:i/>
          <w:iCs/>
          <w:kern w:val="0"/>
          <w:sz w:val="28"/>
          <w:szCs w:val="28"/>
          <w14:ligatures w14:val="none"/>
        </w:rPr>
        <w:t>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Times New Roman" w:hAnsi="Times New Roman" w:cs="Times New Roman"/>
          <w:i/>
          <w:iCs/>
          <w:kern w:val="0"/>
          <w:sz w:val="28"/>
          <w:szCs w:val="28"/>
          <w14:ligatures w14:val="none"/>
        </w:rPr>
        <w:t>gos</w:t>
      </w:r>
      <w:r w:rsidRPr="009D385D">
        <w:rPr>
          <w:rFonts w:ascii="Times New Roman" w:eastAsia="Times New Roman" w:hAnsi="Times New Roman" w:cs="Times New Roman"/>
          <w:kern w:val="0"/>
          <w:sz w:val="28"/>
          <w:szCs w:val="28"/>
          <w14:ligatures w14:val="none"/>
        </w:rPr>
        <w:t>-Anglelic intermediaries and their Prophet theophanies that inspired the Jews—both Rabbinic and Sadducee—to evolve Theologies that were remarkably parallel to those of proto-Trinitarian and Trinitarian Church Doctrine.</w:t>
      </w:r>
    </w:p>
    <w:p w14:paraId="038CFD30"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14:ligatures w14:val="none"/>
        </w:rPr>
      </w:pPr>
    </w:p>
    <w:p w14:paraId="52D9D15C"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third stage of proto-Trinitarian Theological development comes with the Doctrine of the “consubstantiality” of the </w:t>
      </w:r>
      <w:r w:rsidRPr="009D385D">
        <w:rPr>
          <w:rFonts w:ascii="Times New Roman" w:eastAsia="Yu Gothic" w:hAnsi="Times New Roman" w:cs="Times New Roman"/>
          <w:i/>
          <w:iCs/>
          <w:color w:val="000000"/>
          <w:kern w:val="0"/>
          <w:sz w:val="28"/>
          <w:szCs w:val="28"/>
          <w14:ligatures w14:val="none"/>
        </w:rPr>
        <w:t>Lógos</w:t>
      </w:r>
      <w:r w:rsidRPr="009D385D">
        <w:rPr>
          <w:rFonts w:ascii="Times New Roman" w:eastAsia="Yu Gothic" w:hAnsi="Times New Roman" w:cs="Times New Roman"/>
          <w:color w:val="000000"/>
          <w:kern w:val="0"/>
          <w:sz w:val="28"/>
          <w:szCs w:val="28"/>
          <w14:ligatures w14:val="none"/>
        </w:rPr>
        <w:t xml:space="preserve">-Son with “God the Father,” which is directly </w:t>
      </w:r>
      <w:r w:rsidRPr="009D385D">
        <w:rPr>
          <w:rFonts w:ascii="Times New Roman" w:eastAsia="Times New Roman" w:hAnsi="Times New Roman" w:cs="Times New Roman"/>
          <w:kern w:val="0"/>
          <w:sz w:val="28"/>
          <w:szCs w:val="28"/>
          <w14:ligatures w14:val="none"/>
        </w:rPr>
        <w:t xml:space="preserve">associated with </w:t>
      </w:r>
      <w:r w:rsidRPr="009D385D">
        <w:rPr>
          <w:rFonts w:ascii="Times New Roman" w:eastAsia="Yu Gothic" w:hAnsi="Times New Roman" w:cs="Times New Roman"/>
          <w:b/>
          <w:bCs/>
          <w:color w:val="000000"/>
          <w:kern w:val="0"/>
          <w:sz w:val="28"/>
          <w:szCs w:val="28"/>
          <w14:ligatures w14:val="none"/>
        </w:rPr>
        <w:t>Saint</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Yu Gothic" w:hAnsi="Times New Roman" w:cs="Times New Roman"/>
          <w:b/>
          <w:bCs/>
          <w:color w:val="000000"/>
          <w:kern w:val="0"/>
          <w:sz w:val="28"/>
          <w:szCs w:val="28"/>
          <w14:ligatures w14:val="none"/>
        </w:rPr>
        <w:t>Athanasius</w:t>
      </w:r>
      <w:r w:rsidRPr="009D385D">
        <w:rPr>
          <w:rFonts w:ascii="Times New Roman" w:eastAsia="Yu Gothic" w:hAnsi="Times New Roman" w:cs="Times New Roman"/>
          <w:color w:val="000000"/>
          <w:kern w:val="0"/>
          <w:sz w:val="28"/>
          <w:szCs w:val="28"/>
          <w:vertAlign w:val="superscript"/>
          <w14:ligatures w14:val="none"/>
        </w:rPr>
        <w:footnoteReference w:id="77"/>
      </w:r>
      <w:r w:rsidRPr="009D385D">
        <w:rPr>
          <w:rFonts w:ascii="Times New Roman" w:eastAsia="Times New Roman" w:hAnsi="Times New Roman" w:cs="Times New Roman"/>
          <w:kern w:val="0"/>
          <w:sz w:val="28"/>
          <w:szCs w:val="28"/>
          <w14:ligatures w14:val="none"/>
        </w:rPr>
        <w:t xml:space="preserve"> of Alexandria, the arch-rival and chief opponent of </w:t>
      </w:r>
      <w:r w:rsidRPr="009D385D">
        <w:rPr>
          <w:rFonts w:ascii="Times New Roman" w:eastAsia="Yu Gothic" w:hAnsi="Times New Roman" w:cs="Times New Roman"/>
          <w:b/>
          <w:bCs/>
          <w:color w:val="000000"/>
          <w:kern w:val="0"/>
          <w:sz w:val="28"/>
          <w:szCs w:val="28"/>
          <w14:ligatures w14:val="none"/>
        </w:rPr>
        <w:t>Arius of Alexandria</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78"/>
      </w:r>
      <w:r w:rsidRPr="009D385D">
        <w:rPr>
          <w:rFonts w:ascii="Times New Roman" w:eastAsia="Yu Gothic" w:hAnsi="Times New Roman" w:cs="Times New Roman"/>
          <w:color w:val="000000"/>
          <w:kern w:val="0"/>
          <w:sz w:val="28"/>
          <w:szCs w:val="28"/>
          <w14:ligatures w14:val="none"/>
        </w:rPr>
        <w:t xml:space="preserve"> Historically, Arian Christian Theology </w:t>
      </w:r>
      <w:r w:rsidRPr="009D385D">
        <w:rPr>
          <w:rFonts w:ascii="Times New Roman" w:eastAsia="Yu Gothic" w:hAnsi="Times New Roman" w:cs="Times New Roman"/>
          <w:color w:val="000000"/>
          <w:kern w:val="0"/>
          <w:sz w:val="28"/>
          <w:szCs w:val="28"/>
          <w14:ligatures w14:val="none"/>
        </w:rPr>
        <w:lastRenderedPageBreak/>
        <w:t>was the culmination of many controversies in the early Church concerning the Divinity of God and insisting upon the perfect humanity of Christ, without attributing to him a Divine nature or regarding him as an object of Divine worship.</w:t>
      </w:r>
    </w:p>
    <w:p w14:paraId="094195BC"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41A0292"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lastRenderedPageBreak/>
        <w:t>Athanasius’ Doctrine of “consubstantiality” asserted that the</w:t>
      </w:r>
      <w:r w:rsidRPr="009D385D">
        <w:rPr>
          <w:rFonts w:ascii="Times New Roman" w:eastAsia="Yu Gothic" w:hAnsi="Times New Roman" w:cs="Times New Roman"/>
          <w:i/>
          <w:iCs/>
          <w:color w:val="000000"/>
          <w:kern w:val="0"/>
          <w:sz w:val="28"/>
          <w:szCs w:val="28"/>
          <w14:ligatures w14:val="none"/>
        </w:rPr>
        <w:t xml:space="preserve"> Lógos</w:t>
      </w:r>
      <w:r w:rsidRPr="009D385D">
        <w:rPr>
          <w:rFonts w:ascii="Times New Roman" w:eastAsia="Yu Gothic" w:hAnsi="Times New Roman" w:cs="Times New Roman"/>
          <w:color w:val="000000"/>
          <w:kern w:val="0"/>
          <w:sz w:val="28"/>
          <w:szCs w:val="28"/>
          <w14:ligatures w14:val="none"/>
        </w:rPr>
        <w:t xml:space="preserve">-Son and God were of the same essence and, therefore, substantially one and the same. Thus, the Doctrine of “consubstantiality” affirmed an absolute Divine likeness between the Son and the Father. It was this teaching of the early fourth century CE that </w:t>
      </w:r>
      <w:r w:rsidRPr="009D385D">
        <w:rPr>
          <w:rFonts w:ascii="Times New Roman" w:eastAsia="Times New Roman" w:hAnsi="Times New Roman" w:cs="Times New Roman"/>
          <w:kern w:val="0"/>
          <w:sz w:val="28"/>
          <w:szCs w:val="28"/>
          <w14:ligatures w14:val="none"/>
        </w:rPr>
        <w:t xml:space="preserve">constituted Athanasius’s fundamental position against Arius at the Council of Nicaea in 325 CE. In insisting on the absolute likeness of the Father and the Son, Athanasius declared that Jesus Christ, the Son, was “perfect God.” This position that the Son was “of the same substance or essence” </w:t>
      </w:r>
      <w:r w:rsidRPr="009D385D">
        <w:rPr>
          <w:rFonts w:ascii="Times New Roman" w:eastAsia="Times New Roman" w:hAnsi="Times New Roman" w:cs="Times New Roman"/>
          <w:color w:val="000000"/>
          <w:kern w:val="0"/>
          <w:sz w:val="28"/>
          <w:szCs w:val="28"/>
          <w:shd w:val="clear" w:color="auto" w:fill="FFFFFF"/>
          <w14:ligatures w14:val="none"/>
        </w:rPr>
        <w:t xml:space="preserve">(Greek: </w:t>
      </w:r>
      <w:r w:rsidRPr="009D385D">
        <w:rPr>
          <w:rFonts w:ascii="Times New Roman" w:eastAsia="Times New Roman" w:hAnsi="Times New Roman" w:cs="Times New Roman"/>
          <w:i/>
          <w:iCs/>
          <w:color w:val="000000"/>
          <w:kern w:val="0"/>
          <w:sz w:val="28"/>
          <w:szCs w:val="28"/>
          <w14:ligatures w14:val="none"/>
        </w:rPr>
        <w:t>homooúsios</w:t>
      </w:r>
      <w:r w:rsidRPr="009D385D">
        <w:rPr>
          <w:rFonts w:ascii="Times New Roman" w:eastAsia="Times New Roman" w:hAnsi="Times New Roman" w:cs="Times New Roman"/>
          <w:color w:val="000000"/>
          <w:kern w:val="0"/>
          <w:sz w:val="28"/>
          <w:szCs w:val="28"/>
          <w14:ligatures w14:val="none"/>
        </w:rPr>
        <w:t xml:space="preserve">, </w:t>
      </w:r>
      <w:r w:rsidRPr="009D385D">
        <w:rPr>
          <w:rFonts w:ascii="Times New Roman" w:eastAsia="Times New Roman" w:hAnsi="Times New Roman" w:cs="Times New Roman"/>
          <w:i/>
          <w:iCs/>
          <w:color w:val="000000"/>
          <w:kern w:val="0"/>
          <w:sz w:val="28"/>
          <w:szCs w:val="28"/>
          <w:lang w:val="el-GR"/>
          <w14:ligatures w14:val="none"/>
        </w:rPr>
        <w:t>ὁμοούσιος</w:t>
      </w:r>
      <w:r w:rsidRPr="009D385D">
        <w:rPr>
          <w:rFonts w:ascii="Times New Roman" w:eastAsia="Times New Roman" w:hAnsi="Times New Roman" w:cs="Times New Roman"/>
          <w:color w:val="000000"/>
          <w:kern w:val="0"/>
          <w:sz w:val="28"/>
          <w:szCs w:val="28"/>
          <w:lang w:val="el-GR"/>
          <w14:ligatures w14:val="none"/>
        </w:rPr>
        <w:t xml:space="preserve">; Latin: </w:t>
      </w:r>
      <w:r w:rsidRPr="009D385D">
        <w:rPr>
          <w:rFonts w:ascii="Times New Roman" w:eastAsia="Times New Roman" w:hAnsi="Times New Roman" w:cs="Times New Roman"/>
          <w:i/>
          <w:iCs/>
          <w:color w:val="000000"/>
          <w:kern w:val="0"/>
          <w:sz w:val="28"/>
          <w:szCs w:val="28"/>
          <w14:ligatures w14:val="none"/>
        </w:rPr>
        <w:t>consubstantiali</w:t>
      </w:r>
      <w:r w:rsidRPr="009D385D">
        <w:rPr>
          <w:rFonts w:ascii="Times New Roman" w:eastAsia="Times New Roman" w:hAnsi="Times New Roman" w:cs="Times New Roman"/>
          <w:i/>
          <w:iCs/>
          <w:color w:val="000000"/>
          <w:kern w:val="0"/>
          <w:sz w:val="28"/>
          <w:szCs w:val="28"/>
          <w:shd w:val="clear" w:color="auto" w:fill="FFFFFF"/>
          <w14:ligatures w14:val="none"/>
        </w:rPr>
        <w:t xml:space="preserve">s </w:t>
      </w:r>
      <w:r w:rsidRPr="009D385D">
        <w:rPr>
          <w:rFonts w:ascii="Times New Roman" w:eastAsia="Times New Roman" w:hAnsi="Times New Roman" w:cs="Times New Roman"/>
          <w:color w:val="000000"/>
          <w:kern w:val="0"/>
          <w:sz w:val="28"/>
          <w:szCs w:val="28"/>
          <w:shd w:val="clear" w:color="auto" w:fill="FFFFFF"/>
          <w14:ligatures w14:val="none"/>
        </w:rPr>
        <w:t xml:space="preserve">or </w:t>
      </w:r>
      <w:r w:rsidRPr="009D385D">
        <w:rPr>
          <w:rFonts w:ascii="Times New Roman" w:eastAsia="Times New Roman" w:hAnsi="Times New Roman" w:cs="Times New Roman"/>
          <w:i/>
          <w:iCs/>
          <w:color w:val="000000"/>
          <w:kern w:val="0"/>
          <w:sz w:val="28"/>
          <w:szCs w:val="28"/>
          <w14:ligatures w14:val="none"/>
        </w:rPr>
        <w:t>coessentialis</w:t>
      </w:r>
      <w:r w:rsidRPr="009D385D">
        <w:rPr>
          <w:rFonts w:ascii="Times New Roman" w:eastAsia="Times New Roman" w:hAnsi="Times New Roman" w:cs="Times New Roman"/>
          <w:color w:val="000000"/>
          <w:kern w:val="0"/>
          <w:sz w:val="28"/>
          <w:szCs w:val="28"/>
          <w14:ligatures w14:val="none"/>
        </w:rPr>
        <w:t>)</w:t>
      </w:r>
      <w:r w:rsidRPr="009D385D">
        <w:rPr>
          <w:rFonts w:ascii="Times New Roman" w:eastAsia="Times New Roman" w:hAnsi="Times New Roman" w:cs="Times New Roman"/>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 xml:space="preserve">as the Father also meant that they were mutually immanent and co-inherent, as if they were the same entity. In proclaiming Christ as “perfect God,” Athanasius also spoke of the Virgin Mary as “the Mother of God” (Greek: </w:t>
      </w:r>
      <w:r w:rsidRPr="009D385D">
        <w:rPr>
          <w:rFonts w:ascii="Times New Roman" w:eastAsia="Yu Gothic" w:hAnsi="Times New Roman" w:cs="Times New Roman"/>
          <w:i/>
          <w:iCs/>
          <w:color w:val="000000"/>
          <w:kern w:val="0"/>
          <w:sz w:val="28"/>
          <w:szCs w:val="28"/>
          <w14:ligatures w14:val="none"/>
        </w:rPr>
        <w:t xml:space="preserve">Theotókos, </w:t>
      </w:r>
      <w:r w:rsidRPr="009D385D">
        <w:rPr>
          <w:rFonts w:ascii="Times New Roman" w:eastAsia="Times New Roman" w:hAnsi="Times New Roman" w:cs="Times New Roman"/>
          <w:i/>
          <w:iCs/>
          <w:color w:val="040C28"/>
          <w:kern w:val="0"/>
          <w:sz w:val="28"/>
          <w:szCs w:val="28"/>
          <w14:ligatures w14:val="none"/>
        </w:rPr>
        <w:t>Θεοτόκος</w:t>
      </w:r>
      <w:r w:rsidRPr="009D385D">
        <w:rPr>
          <w:rFonts w:ascii="Times New Roman" w:eastAsia="Yu Gothic" w:hAnsi="Times New Roman" w:cs="Times New Roman"/>
          <w:i/>
          <w:iCs/>
          <w:color w:val="000000"/>
          <w:kern w:val="0"/>
          <w:sz w:val="28"/>
          <w:szCs w:val="28"/>
          <w14:ligatures w14:val="none"/>
        </w:rPr>
        <w:t>),</w:t>
      </w:r>
      <w:r w:rsidRPr="009D385D">
        <w:rPr>
          <w:rFonts w:ascii="Times New Roman" w:eastAsia="Yu Gothic" w:hAnsi="Times New Roman" w:cs="Times New Roman"/>
          <w:color w:val="000000"/>
          <w:kern w:val="0"/>
          <w:sz w:val="28"/>
          <w:szCs w:val="28"/>
          <w14:ligatures w14:val="none"/>
        </w:rPr>
        <w:t xml:space="preserve"> and he would say: “From the flesh of holy Mary, proceeded the Son of God by essence and nature.” For Arius, Jesus Christ belonged in every sense to the world of created things, but, with Athanasius, he belonged in every sense to God and the Divine. </w:t>
      </w:r>
    </w:p>
    <w:p w14:paraId="64E17A7F"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92543B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Doctrine of Athanasius may be best described—word for word—as a direct and complete personal repudiation of Arius and everything he stood for, systematically denying every Theological position that Arius held and creating a special Theological vocabulary to make the Dogma of Athanasius palatable. For Athanasius, the term “of the same essence or substance” </w:t>
      </w:r>
      <w:r w:rsidRPr="009D385D">
        <w:rPr>
          <w:rFonts w:ascii="Times New Roman" w:eastAsia="Times New Roman" w:hAnsi="Times New Roman" w:cs="Times New Roman"/>
          <w:color w:val="000000"/>
          <w:kern w:val="0"/>
          <w:sz w:val="28"/>
          <w:szCs w:val="28"/>
          <w:shd w:val="clear" w:color="auto" w:fill="FFFFFF"/>
          <w14:ligatures w14:val="none"/>
        </w:rPr>
        <w:t xml:space="preserve">(Greek: </w:t>
      </w:r>
      <w:r w:rsidRPr="009D385D">
        <w:rPr>
          <w:rFonts w:ascii="Times New Roman" w:eastAsia="Times New Roman" w:hAnsi="Times New Roman" w:cs="Times New Roman"/>
          <w:i/>
          <w:iCs/>
          <w:color w:val="000000"/>
          <w:kern w:val="0"/>
          <w:sz w:val="28"/>
          <w:szCs w:val="28"/>
          <w14:ligatures w14:val="none"/>
        </w:rPr>
        <w:t>homooúsios</w:t>
      </w:r>
      <w:r w:rsidRPr="009D385D">
        <w:rPr>
          <w:rFonts w:ascii="Times New Roman" w:eastAsia="Times New Roman" w:hAnsi="Times New Roman" w:cs="Times New Roman"/>
          <w:color w:val="000000"/>
          <w:kern w:val="0"/>
          <w:sz w:val="28"/>
          <w:szCs w:val="28"/>
          <w14:ligatures w14:val="none"/>
        </w:rPr>
        <w:t xml:space="preserve">, </w:t>
      </w:r>
      <w:r w:rsidRPr="009D385D">
        <w:rPr>
          <w:rFonts w:ascii="Times New Roman" w:eastAsia="Times New Roman" w:hAnsi="Times New Roman" w:cs="Times New Roman"/>
          <w:i/>
          <w:iCs/>
          <w:color w:val="000000"/>
          <w:kern w:val="0"/>
          <w:sz w:val="28"/>
          <w:szCs w:val="28"/>
          <w:lang w:val="el-GR"/>
          <w14:ligatures w14:val="none"/>
        </w:rPr>
        <w:t>ὁμοούσιος</w:t>
      </w:r>
      <w:r w:rsidRPr="009D385D">
        <w:rPr>
          <w:rFonts w:ascii="Times New Roman" w:eastAsia="Times New Roman" w:hAnsi="Times New Roman" w:cs="Times New Roman"/>
          <w:color w:val="000000"/>
          <w:kern w:val="0"/>
          <w:sz w:val="28"/>
          <w:szCs w:val="28"/>
          <w:lang w:val="el-GR"/>
          <w14:ligatures w14:val="none"/>
        </w:rPr>
        <w:t xml:space="preserve">; Latin: </w:t>
      </w:r>
      <w:r w:rsidRPr="009D385D">
        <w:rPr>
          <w:rFonts w:ascii="Times New Roman" w:eastAsia="Times New Roman" w:hAnsi="Times New Roman" w:cs="Times New Roman"/>
          <w:i/>
          <w:iCs/>
          <w:color w:val="000000"/>
          <w:kern w:val="0"/>
          <w:sz w:val="28"/>
          <w:szCs w:val="28"/>
          <w14:ligatures w14:val="none"/>
        </w:rPr>
        <w:t>consubstantiali</w:t>
      </w:r>
      <w:r w:rsidRPr="009D385D">
        <w:rPr>
          <w:rFonts w:ascii="Times New Roman" w:eastAsia="Times New Roman" w:hAnsi="Times New Roman" w:cs="Times New Roman"/>
          <w:i/>
          <w:iCs/>
          <w:color w:val="000000"/>
          <w:kern w:val="0"/>
          <w:sz w:val="28"/>
          <w:szCs w:val="28"/>
          <w:shd w:val="clear" w:color="auto" w:fill="FFFFFF"/>
          <w14:ligatures w14:val="none"/>
        </w:rPr>
        <w:t xml:space="preserve">s </w:t>
      </w:r>
      <w:r w:rsidRPr="009D385D">
        <w:rPr>
          <w:rFonts w:ascii="Times New Roman" w:eastAsia="Times New Roman" w:hAnsi="Times New Roman" w:cs="Times New Roman"/>
          <w:color w:val="000000"/>
          <w:kern w:val="0"/>
          <w:sz w:val="28"/>
          <w:szCs w:val="28"/>
          <w:shd w:val="clear" w:color="auto" w:fill="FFFFFF"/>
          <w14:ligatures w14:val="none"/>
        </w:rPr>
        <w:t xml:space="preserve">or </w:t>
      </w:r>
      <w:r w:rsidRPr="009D385D">
        <w:rPr>
          <w:rFonts w:ascii="Times New Roman" w:eastAsia="Times New Roman" w:hAnsi="Times New Roman" w:cs="Times New Roman"/>
          <w:i/>
          <w:iCs/>
          <w:color w:val="000000"/>
          <w:kern w:val="0"/>
          <w:sz w:val="28"/>
          <w:szCs w:val="28"/>
          <w14:ligatures w14:val="none"/>
        </w:rPr>
        <w:t>coessentialis</w:t>
      </w:r>
      <w:r w:rsidRPr="009D385D">
        <w:rPr>
          <w:rFonts w:ascii="Times New Roman" w:eastAsia="Times New Roman"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14:ligatures w14:val="none"/>
        </w:rPr>
        <w:t xml:space="preserve"> was a Theological necessity, because it was—in his view—the only word that could serve as a “bulwark” against Arian error. Yet Athanasius also stated:</w:t>
      </w:r>
    </w:p>
    <w:p w14:paraId="65A37455" w14:textId="77777777" w:rsidR="00B335E1" w:rsidRPr="009D385D" w:rsidRDefault="00B335E1" w:rsidP="00B335E1">
      <w:pPr>
        <w:autoSpaceDE w:val="0"/>
        <w:autoSpaceDN w:val="0"/>
        <w:adjustRightInd w:val="0"/>
        <w:spacing w:after="0" w:line="240" w:lineRule="auto"/>
        <w:rPr>
          <w:rFonts w:ascii="Helvetica" w:eastAsia="Yu Gothic" w:hAnsi="Helvetica" w:cs="Helvetica"/>
          <w:color w:val="000000"/>
          <w:kern w:val="0"/>
          <w14:ligatures w14:val="none"/>
        </w:rPr>
      </w:pPr>
    </w:p>
    <w:p w14:paraId="4AB2CB34" w14:textId="77777777" w:rsidR="00B335E1" w:rsidRPr="009D385D" w:rsidRDefault="00B335E1" w:rsidP="00B335E1">
      <w:pPr>
        <w:autoSpaceDE w:val="0"/>
        <w:autoSpaceDN w:val="0"/>
        <w:adjustRightInd w:val="0"/>
        <w:spacing w:after="0" w:line="240" w:lineRule="auto"/>
        <w:ind w:left="630" w:right="81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Neither can we imagine three substances [essences or Persons] separated from each other, as is the case in the human beings because of their bodily nature, lest we assert a plurality of gods like the heathen.</w:t>
      </w:r>
    </w:p>
    <w:p w14:paraId="482A5A10" w14:textId="77777777" w:rsidR="00B335E1" w:rsidRPr="009D385D" w:rsidRDefault="00B335E1" w:rsidP="00B335E1">
      <w:pPr>
        <w:autoSpaceDE w:val="0"/>
        <w:autoSpaceDN w:val="0"/>
        <w:adjustRightInd w:val="0"/>
        <w:spacing w:after="0" w:line="240" w:lineRule="auto"/>
        <w:ind w:left="630" w:right="810"/>
        <w:rPr>
          <w:rFonts w:ascii="Helvetica" w:eastAsia="Yu Gothic" w:hAnsi="Helvetica" w:cs="Helvetica"/>
          <w:color w:val="000000"/>
          <w:kern w:val="0"/>
          <w14:ligatures w14:val="none"/>
        </w:rPr>
      </w:pPr>
    </w:p>
    <w:p w14:paraId="1BCDFF4A"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Ironically, Athanasius recognized clearly that the terms he innovated raised real logical and Theological difficulties. He said, in fact:</w:t>
      </w:r>
    </w:p>
    <w:p w14:paraId="48C78DCD"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2A97DC19" w14:textId="77777777" w:rsidR="00B335E1" w:rsidRPr="009D385D" w:rsidRDefault="00B335E1" w:rsidP="00B335E1">
      <w:pPr>
        <w:spacing w:after="0" w:line="240" w:lineRule="auto"/>
        <w:ind w:left="540" w:right="90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 xml:space="preserve">The more I desired to write and tried to force myself to understand the Divinity of “the Word” (Greek: </w:t>
      </w:r>
      <w:r w:rsidRPr="009D385D">
        <w:rPr>
          <w:rFonts w:ascii="Times New Roman" w:eastAsia="Times New Roman" w:hAnsi="Times New Roman" w:cs="Times New Roman"/>
          <w:i/>
          <w:iCs/>
          <w:color w:val="202124"/>
          <w:kern w:val="0"/>
          <w:shd w:val="clear" w:color="auto" w:fill="FFFFFF"/>
          <w14:ligatures w14:val="none"/>
        </w:rPr>
        <w:t>ho Lógos</w:t>
      </w:r>
      <w:r w:rsidRPr="009D385D">
        <w:rPr>
          <w:rFonts w:ascii="Times New Roman" w:eastAsia="Times New Roman" w:hAnsi="Times New Roman" w:cs="Times New Roman"/>
          <w:color w:val="202124"/>
          <w:kern w:val="0"/>
          <w:shd w:val="clear" w:color="auto" w:fill="FFFFFF"/>
          <w14:ligatures w14:val="none"/>
        </w:rPr>
        <w:t xml:space="preserve">, </w:t>
      </w:r>
      <w:r w:rsidRPr="009D385D">
        <w:rPr>
          <w:rFonts w:ascii="Times New Roman" w:eastAsia="Times New Roman" w:hAnsi="Times New Roman" w:cs="Times New Roman"/>
          <w:i/>
          <w:iCs/>
          <w:color w:val="202124"/>
          <w:kern w:val="0"/>
          <w:shd w:val="clear" w:color="auto" w:fill="FFFFFF"/>
          <w14:ligatures w14:val="none"/>
        </w:rPr>
        <w:t xml:space="preserve">ὁ </w:t>
      </w:r>
      <w:r w:rsidRPr="009D385D">
        <w:rPr>
          <w:rFonts w:ascii="Times New Roman" w:eastAsia="Times New Roman" w:hAnsi="Times New Roman" w:cs="Times New Roman"/>
          <w:i/>
          <w:iCs/>
          <w:color w:val="000000"/>
          <w:kern w:val="0"/>
          <w14:ligatures w14:val="none"/>
        </w:rPr>
        <w:t>Λ</w:t>
      </w:r>
      <w:r w:rsidRPr="009D385D">
        <w:rPr>
          <w:rFonts w:ascii="Times New Roman" w:eastAsia="Times New Roman" w:hAnsi="Times New Roman" w:cs="Times New Roman"/>
          <w:i/>
          <w:iCs/>
          <w:color w:val="202124"/>
          <w:kern w:val="0"/>
          <w:shd w:val="clear" w:color="auto" w:fill="FFFFFF"/>
          <w14:ligatures w14:val="none"/>
        </w:rPr>
        <w:t>όγος</w:t>
      </w:r>
      <w:r w:rsidRPr="009D385D">
        <w:rPr>
          <w:rFonts w:ascii="Times New Roman" w:eastAsia="Yu Gothic" w:hAnsi="Times New Roman" w:cs="Times New Roman"/>
          <w:color w:val="000000"/>
          <w:kern w:val="0"/>
          <w14:ligatures w14:val="none"/>
        </w:rPr>
        <w:t>), so much the more did the knowledge of what I said withdraw itself from me. In proportion to what I thought I understood, in that much did I also perceive myself as failing to do so.</w:t>
      </w:r>
    </w:p>
    <w:p w14:paraId="1EE370C5" w14:textId="77777777" w:rsidR="00B335E1" w:rsidRPr="009D385D" w:rsidRDefault="00B335E1" w:rsidP="00B335E1">
      <w:pPr>
        <w:spacing w:after="0" w:line="240" w:lineRule="auto"/>
        <w:ind w:right="900"/>
        <w:rPr>
          <w:rFonts w:ascii="Times New Roman" w:eastAsia="Yu Gothic" w:hAnsi="Times New Roman" w:cs="Times New Roman"/>
          <w:color w:val="000000"/>
          <w:kern w:val="0"/>
          <w14:ligatures w14:val="none"/>
        </w:rPr>
      </w:pPr>
    </w:p>
    <w:p w14:paraId="1669E633"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Both Saint Athanasius and his mentor Bishop </w:t>
      </w:r>
      <w:r w:rsidRPr="009D385D">
        <w:rPr>
          <w:rFonts w:ascii="Times New Roman" w:eastAsia="Yu Gothic" w:hAnsi="Times New Roman" w:cs="Times New Roman"/>
          <w:b/>
          <w:bCs/>
          <w:color w:val="000000"/>
          <w:kern w:val="0"/>
          <w:sz w:val="28"/>
          <w:szCs w:val="28"/>
          <w14:ligatures w14:val="none"/>
        </w:rPr>
        <w:t>Alexander I</w:t>
      </w:r>
      <w:r w:rsidRPr="009D385D">
        <w:rPr>
          <w:rFonts w:ascii="Times New Roman" w:eastAsia="Yu Gothic" w:hAnsi="Times New Roman" w:cs="Times New Roman"/>
          <w:color w:val="000000"/>
          <w:kern w:val="0"/>
          <w:sz w:val="28"/>
          <w:szCs w:val="28"/>
          <w:vertAlign w:val="superscript"/>
          <w14:ligatures w14:val="none"/>
        </w:rPr>
        <w:footnoteReference w:id="79"/>
      </w:r>
      <w:r w:rsidRPr="009D385D">
        <w:rPr>
          <w:rFonts w:ascii="Times New Roman" w:eastAsia="Yu Gothic" w:hAnsi="Times New Roman" w:cs="Times New Roman"/>
          <w:color w:val="000000"/>
          <w:kern w:val="0"/>
          <w:sz w:val="28"/>
          <w:szCs w:val="28"/>
          <w14:ligatures w14:val="none"/>
        </w:rPr>
        <w:t xml:space="preserve"> of Alexandria appealed—not so much to scripture, although they did cite it in support of their </w:t>
      </w:r>
      <w:r w:rsidRPr="009D385D">
        <w:rPr>
          <w:rFonts w:ascii="Times New Roman" w:eastAsia="Yu Gothic" w:hAnsi="Times New Roman" w:cs="Times New Roman"/>
          <w:color w:val="000000"/>
          <w:kern w:val="0"/>
          <w:sz w:val="28"/>
          <w:szCs w:val="28"/>
          <w14:ligatures w14:val="none"/>
        </w:rPr>
        <w:lastRenderedPageBreak/>
        <w:t xml:space="preserve">teachings—but to the fact that Christ was, in fact, being worshipped as Divine by themselves and the Christians whom they represented. Arius was also aware of such Church practice and the fact that popular Christian preaching and practice had created many Theological “loose ends” by the early years of the fourth century CE, which came fully to light after the brutal Roman Persecutions had been lifted, which had tended to keep the Christians largely underground for more than three hundred years. Thus, by the time of Origen and Athanasius—a generation later—the presumed Divinity of Christ had become a </w:t>
      </w:r>
      <w:r w:rsidRPr="009D385D">
        <w:rPr>
          <w:rFonts w:ascii="Times New Roman" w:eastAsia="Yu Gothic" w:hAnsi="Times New Roman" w:cs="Times New Roman"/>
          <w:i/>
          <w:iCs/>
          <w:color w:val="000000"/>
          <w:kern w:val="0"/>
          <w:sz w:val="28"/>
          <w:szCs w:val="28"/>
          <w14:ligatures w14:val="none"/>
        </w:rPr>
        <w:t xml:space="preserve">de facto </w:t>
      </w:r>
      <w:r w:rsidRPr="009D385D">
        <w:rPr>
          <w:rFonts w:ascii="Times New Roman" w:eastAsia="Yu Gothic" w:hAnsi="Times New Roman" w:cs="Times New Roman"/>
          <w:color w:val="000000"/>
          <w:kern w:val="0"/>
          <w:sz w:val="28"/>
          <w:szCs w:val="28"/>
          <w14:ligatures w14:val="none"/>
        </w:rPr>
        <w:t xml:space="preserve">actuality among many Christians, and Theologians such as Alexander I and Athanasius set out to make that </w:t>
      </w:r>
      <w:r w:rsidRPr="009D385D">
        <w:rPr>
          <w:rFonts w:ascii="Times New Roman" w:eastAsia="Yu Gothic" w:hAnsi="Times New Roman" w:cs="Times New Roman"/>
          <w:i/>
          <w:iCs/>
          <w:color w:val="000000"/>
          <w:kern w:val="0"/>
          <w:sz w:val="28"/>
          <w:szCs w:val="28"/>
          <w14:ligatures w14:val="none"/>
        </w:rPr>
        <w:t>de facto</w:t>
      </w:r>
      <w:r w:rsidRPr="009D385D">
        <w:rPr>
          <w:rFonts w:ascii="Times New Roman" w:eastAsia="Yu Gothic" w:hAnsi="Times New Roman" w:cs="Times New Roman"/>
          <w:color w:val="000000"/>
          <w:kern w:val="0"/>
          <w:sz w:val="28"/>
          <w:szCs w:val="28"/>
          <w14:ligatures w14:val="none"/>
        </w:rPr>
        <w:t xml:space="preserve"> reality a matter of clearly articulated “Orthodox” Church Doctrine in the post-Persecution Church. Such facts of Church history illustrate the assertion of the noted Church historians that: “In many regions, what was later called “heresy” was the original manifestation of Christianity.” Indeed—as we will see repeatedly in these chapters—what was “heresy” in early Christianity became “orthodoxy” in the later Church, and what was “orthodoxy” in the early Church was declared “heresy” in the later Church.</w:t>
      </w:r>
      <w:r w:rsidRPr="009D385D">
        <w:rPr>
          <w:rFonts w:ascii="Times New Roman" w:eastAsia="Times New Roman" w:hAnsi="Times New Roman" w:cs="Times New Roman"/>
          <w:b/>
          <w:bCs/>
          <w:kern w:val="0"/>
          <w:sz w:val="28"/>
          <w:szCs w:val="28"/>
          <w14:ligatures w14:val="none"/>
        </w:rPr>
        <w:t xml:space="preserve"> </w:t>
      </w:r>
      <w:r w:rsidRPr="009D385D">
        <w:rPr>
          <w:rFonts w:ascii="Times New Roman" w:eastAsia="Times New Roman" w:hAnsi="Times New Roman" w:cs="Times New Roman"/>
          <w:kern w:val="0"/>
          <w:sz w:val="28"/>
          <w:szCs w:val="28"/>
          <w14:ligatures w14:val="none"/>
        </w:rPr>
        <w:t xml:space="preserve">In instigating his attack on Arius, Bishop Alexander I painted him with a broad brush by accusing him reviving the Monotheistic “heresies” of the </w:t>
      </w:r>
      <w:r w:rsidRPr="009D385D">
        <w:rPr>
          <w:rFonts w:ascii="Times New Roman" w:eastAsia="Times New Roman" w:hAnsi="Times New Roman" w:cs="Times New Roman"/>
          <w:b/>
          <w:bCs/>
          <w:kern w:val="0"/>
          <w:sz w:val="28"/>
          <w:szCs w:val="28"/>
          <w14:ligatures w14:val="none"/>
        </w:rPr>
        <w:t>Ebionites</w:t>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kern w:val="0"/>
          <w:sz w:val="28"/>
          <w:szCs w:val="28"/>
          <w:vertAlign w:val="superscript"/>
          <w14:ligatures w14:val="none"/>
        </w:rPr>
        <w:footnoteReference w:id="80"/>
      </w:r>
      <w:r w:rsidRPr="009D385D">
        <w:rPr>
          <w:rFonts w:ascii="Times New Roman" w:eastAsia="Times New Roman" w:hAnsi="Times New Roman" w:cs="Times New Roman"/>
          <w:kern w:val="0"/>
          <w:sz w:val="28"/>
          <w:szCs w:val="28"/>
          <w14:ligatures w14:val="none"/>
        </w:rPr>
        <w:t xml:space="preserve"> </w:t>
      </w:r>
      <w:r w:rsidRPr="009D385D">
        <w:rPr>
          <w:rFonts w:ascii="Times New Roman" w:eastAsia="Times New Roman" w:hAnsi="Times New Roman" w:cs="Times New Roman"/>
          <w:b/>
          <w:bCs/>
          <w:kern w:val="0"/>
          <w:sz w:val="28"/>
          <w:szCs w:val="28"/>
          <w14:ligatures w14:val="none"/>
        </w:rPr>
        <w:t>Artemas</w:t>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kern w:val="0"/>
          <w:sz w:val="28"/>
          <w:szCs w:val="28"/>
          <w:vertAlign w:val="superscript"/>
          <w14:ligatures w14:val="none"/>
        </w:rPr>
        <w:footnoteReference w:id="81"/>
      </w:r>
      <w:r w:rsidRPr="009D385D">
        <w:rPr>
          <w:rFonts w:ascii="Times New Roman" w:eastAsia="Times New Roman" w:hAnsi="Times New Roman" w:cs="Times New Roman"/>
          <w:kern w:val="0"/>
          <w:sz w:val="28"/>
          <w:szCs w:val="28"/>
          <w14:ligatures w14:val="none"/>
        </w:rPr>
        <w:t xml:space="preserve"> Paul of Samosata,</w:t>
      </w:r>
      <w:r w:rsidRPr="009D385D">
        <w:rPr>
          <w:rFonts w:ascii="Times New Roman" w:eastAsia="Times New Roman" w:hAnsi="Times New Roman" w:cs="Times New Roman"/>
          <w:kern w:val="0"/>
          <w:sz w:val="28"/>
          <w:szCs w:val="28"/>
          <w:vertAlign w:val="superscript"/>
          <w14:ligatures w14:val="none"/>
        </w:rPr>
        <w:t xml:space="preserve"> </w:t>
      </w:r>
      <w:r w:rsidRPr="009D385D">
        <w:rPr>
          <w:rFonts w:ascii="Times New Roman" w:eastAsia="Times New Roman" w:hAnsi="Times New Roman" w:cs="Times New Roman"/>
          <w:kern w:val="0"/>
          <w:sz w:val="28"/>
          <w:szCs w:val="28"/>
          <w14:ligatures w14:val="none"/>
        </w:rPr>
        <w:t>and Lucian of Samosata, which</w:t>
      </w:r>
      <w:r w:rsidRPr="009D385D">
        <w:rPr>
          <w:rFonts w:ascii="Times New Roman" w:eastAsia="Yu Gothic" w:hAnsi="Times New Roman" w:cs="Times New Roman"/>
          <w:color w:val="000000"/>
          <w:kern w:val="0"/>
          <w:sz w:val="28"/>
          <w:szCs w:val="28"/>
          <w14:ligatures w14:val="none"/>
        </w:rPr>
        <w:t xml:space="preserve"> was as careless as it was prejudicial, especially since it denied the distinctive integrity of the teachings of Arius, which differed significantly from Artemas and Paul of Samosata, while being hardly identical to the others.</w:t>
      </w:r>
    </w:p>
    <w:p w14:paraId="77B0E194"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57CAEDAA"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lastRenderedPageBreak/>
        <w:t>For the proto-Trinitarians of Alexandria—such as Alexander I and Saint Athanasius—it was a foregone conclusion based on their non-Biblical Metaphysical dualism, which radically put God “above” and “transcendent” to creation, that Christ, the</w:t>
      </w:r>
      <w:r w:rsidRPr="009D385D">
        <w:rPr>
          <w:rFonts w:ascii="Times New Roman" w:eastAsia="Times New Roman" w:hAnsi="Times New Roman" w:cs="Times New Roman"/>
          <w:i/>
          <w:iCs/>
          <w:color w:val="202124"/>
          <w:kern w:val="0"/>
          <w:sz w:val="28"/>
          <w:szCs w:val="28"/>
          <w:shd w:val="clear" w:color="auto" w:fill="FFFFFF"/>
          <w14:ligatures w14:val="none"/>
        </w:rPr>
        <w:t xml:space="preserve"> Lógos</w:t>
      </w:r>
      <w:r w:rsidRPr="009D385D">
        <w:rPr>
          <w:rFonts w:ascii="Times New Roman" w:eastAsia="Times New Roman" w:hAnsi="Times New Roman" w:cs="Times New Roman"/>
          <w:color w:val="202124"/>
          <w:kern w:val="0"/>
          <w:sz w:val="28"/>
          <w:szCs w:val="28"/>
          <w:shd w:val="clear" w:color="auto" w:fill="FFFFFF"/>
          <w14:ligatures w14:val="none"/>
        </w:rPr>
        <w:t>-Son,</w:t>
      </w:r>
      <w:r w:rsidRPr="009D385D">
        <w:rPr>
          <w:rFonts w:ascii="Times New Roman" w:eastAsia="Yu Gothic" w:hAnsi="Times New Roman" w:cs="Times New Roman"/>
          <w:color w:val="000000"/>
          <w:kern w:val="0"/>
          <w:sz w:val="28"/>
          <w:szCs w:val="28"/>
          <w14:ligatures w14:val="none"/>
        </w:rPr>
        <w:t xml:space="preserve"> must of necessity be “God” and taken as a fully authorized object of worship, which could only be justified if he were fully Divine and “perfect God.” Athanasius would say in this vein: “If the Son were not fully Divine, he could not be a Savior.” He also said: “[Jesus] was not Man, who then became God, but He was God, who then became man in order to deify us.” This statement defies comprehension in the minds of those believers—such as Muslims and many Biblically based Jews and Christians—who view salvation as essentially a moral question of sound belief and practice in anticipation of God’s infinite mercy and forgiveness. matter of Theology was based upon the Philosophical dualism of Hellenistic Late Antiquity, which taught the Metaphysical and ontological necessity of a Divine Savior.</w:t>
      </w:r>
    </w:p>
    <w:p w14:paraId="1F0C7930"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C91E587"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Although the Deification and worship of Christ as the</w:t>
      </w:r>
      <w:r w:rsidRPr="009D385D">
        <w:rPr>
          <w:rFonts w:ascii="Times New Roman" w:eastAsia="Times New Roman" w:hAnsi="Times New Roman" w:cs="Times New Roman"/>
          <w:i/>
          <w:iCs/>
          <w:color w:val="202124"/>
          <w:kern w:val="0"/>
          <w:sz w:val="28"/>
          <w:szCs w:val="28"/>
          <w:shd w:val="clear" w:color="auto" w:fill="FFFFFF"/>
          <w14:ligatures w14:val="none"/>
        </w:rPr>
        <w:t xml:space="preserve"> Lógos</w:t>
      </w:r>
      <w:r w:rsidRPr="009D385D">
        <w:rPr>
          <w:rFonts w:ascii="Times New Roman" w:eastAsia="Times New Roman" w:hAnsi="Times New Roman" w:cs="Times New Roman"/>
          <w:color w:val="202124"/>
          <w:kern w:val="0"/>
          <w:sz w:val="28"/>
          <w:szCs w:val="28"/>
          <w:shd w:val="clear" w:color="auto" w:fill="FFFFFF"/>
          <w14:ligatures w14:val="none"/>
        </w:rPr>
        <w:t xml:space="preserve">-Son had become an established fact among many Christians of the third and fourth centuries CE, rationalization of that non-Biblical teaching perfectly suited the Metaphysical and Theological “dualism” of </w:t>
      </w:r>
      <w:r w:rsidRPr="009D385D">
        <w:rPr>
          <w:rFonts w:ascii="Times New Roman" w:eastAsia="Yu Gothic" w:hAnsi="Times New Roman" w:cs="Times New Roman"/>
          <w:color w:val="000000"/>
          <w:kern w:val="0"/>
          <w:sz w:val="28"/>
          <w:szCs w:val="28"/>
          <w14:ligatures w14:val="none"/>
        </w:rPr>
        <w:t xml:space="preserve">Late Antiquity Greco-Roman Paganism. In the context of such Metaphysical and Theological dualism, the question of “ontological” salvation—which was essential to Athanasius’ view of Christianity—immediately emerges and finds its dualistic solution. In keeping with such dualism—as we will explain further below—Athanasius said in his defense of the “perfect Godhead” of the </w:t>
      </w:r>
      <w:r w:rsidRPr="009D385D">
        <w:rPr>
          <w:rFonts w:ascii="Times New Roman" w:eastAsia="Times New Roman" w:hAnsi="Times New Roman" w:cs="Times New Roman"/>
          <w:i/>
          <w:iCs/>
          <w:color w:val="202124"/>
          <w:kern w:val="0"/>
          <w:sz w:val="28"/>
          <w:szCs w:val="28"/>
          <w:shd w:val="clear" w:color="auto" w:fill="FFFFFF"/>
          <w14:ligatures w14:val="none"/>
        </w:rPr>
        <w:t>Lógos</w:t>
      </w:r>
      <w:r w:rsidRPr="009D385D">
        <w:rPr>
          <w:rFonts w:ascii="Times New Roman" w:eastAsia="Times New Roman" w:hAnsi="Times New Roman" w:cs="Times New Roman"/>
          <w:color w:val="202124"/>
          <w:kern w:val="0"/>
          <w:sz w:val="28"/>
          <w:szCs w:val="28"/>
          <w:shd w:val="clear" w:color="auto" w:fill="FFFFFF"/>
          <w14:ligatures w14:val="none"/>
        </w:rPr>
        <w:t>-Son</w:t>
      </w:r>
      <w:r w:rsidRPr="009D385D">
        <w:rPr>
          <w:rFonts w:ascii="Times New Roman" w:eastAsia="Yu Gothic" w:hAnsi="Times New Roman" w:cs="Times New Roman"/>
          <w:color w:val="000000"/>
          <w:kern w:val="0"/>
          <w:sz w:val="28"/>
          <w:szCs w:val="28"/>
          <w14:ligatures w14:val="none"/>
        </w:rPr>
        <w:t>: “The death of a Divine Christ is the sum of our faith.”</w:t>
      </w:r>
    </w:p>
    <w:p w14:paraId="441F43A2"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F252D"/>
          <w:kern w:val="0"/>
          <w:sz w:val="28"/>
          <w:szCs w:val="28"/>
          <w14:ligatures w14:val="none"/>
        </w:rPr>
      </w:pPr>
    </w:p>
    <w:p w14:paraId="7E7284A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F252D"/>
          <w:kern w:val="0"/>
          <w:sz w:val="28"/>
          <w:szCs w:val="28"/>
          <w14:ligatures w14:val="none"/>
        </w:rPr>
      </w:pPr>
    </w:p>
    <w:p w14:paraId="0A57DC9A" w14:textId="77777777" w:rsidR="00B335E1" w:rsidRPr="009D385D" w:rsidRDefault="00B335E1" w:rsidP="00B335E1">
      <w:pPr>
        <w:keepNext/>
        <w:keepLines/>
        <w:spacing w:after="0" w:line="240" w:lineRule="auto"/>
        <w:outlineLvl w:val="3"/>
        <w:rPr>
          <w:rFonts w:ascii="Times New Roman" w:eastAsia="Yu Gothic Light" w:hAnsi="Times New Roman" w:cs="Times New Roman"/>
          <w:b/>
          <w:bCs/>
          <w:i/>
          <w:iCs/>
          <w:color w:val="C00000"/>
          <w:kern w:val="0"/>
          <w:sz w:val="28"/>
          <w:szCs w:val="28"/>
          <w14:ligatures w14:val="none"/>
        </w:rPr>
      </w:pPr>
      <w:bookmarkStart w:id="2023" w:name="_Toc193364031"/>
      <w:r w:rsidRPr="009D385D">
        <w:rPr>
          <w:rFonts w:ascii="Times New Roman" w:eastAsia="Yu Gothic Light" w:hAnsi="Times New Roman" w:cs="Times New Roman"/>
          <w:b/>
          <w:bCs/>
          <w:i/>
          <w:iCs/>
          <w:color w:val="C00000"/>
          <w:kern w:val="0"/>
          <w:sz w:val="28"/>
          <w:szCs w:val="28"/>
          <w14:ligatures w14:val="none"/>
        </w:rPr>
        <w:t>Arius of Alexandria, His Teaching, &amp; Legacy</w:t>
      </w:r>
      <w:bookmarkEnd w:id="2023"/>
    </w:p>
    <w:p w14:paraId="67B6C301"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 his </w:t>
      </w:r>
      <w:r w:rsidRPr="009D385D">
        <w:rPr>
          <w:rFonts w:ascii="Times New Roman" w:eastAsia="Yu Gothic" w:hAnsi="Times New Roman" w:cs="Times New Roman"/>
          <w:i/>
          <w:iCs/>
          <w:color w:val="000000"/>
          <w:kern w:val="0"/>
          <w:sz w:val="28"/>
          <w:szCs w:val="28"/>
          <w14:ligatures w14:val="none"/>
        </w:rPr>
        <w:t>Ecclesiastical History</w:t>
      </w:r>
      <w:r w:rsidRPr="009D385D">
        <w:rPr>
          <w:rFonts w:ascii="Times New Roman" w:eastAsia="Yu Gothic" w:hAnsi="Times New Roman" w:cs="Times New Roman"/>
          <w:color w:val="000000"/>
          <w:kern w:val="0"/>
          <w:sz w:val="28"/>
          <w:szCs w:val="28"/>
          <w14:ligatures w14:val="none"/>
        </w:rPr>
        <w:t xml:space="preserve">, the early Church historian </w:t>
      </w:r>
      <w:r w:rsidRPr="009D385D">
        <w:rPr>
          <w:rFonts w:ascii="Times New Roman" w:eastAsia="Yu Gothic" w:hAnsi="Times New Roman" w:cs="Times New Roman"/>
          <w:b/>
          <w:bCs/>
          <w:color w:val="000000"/>
          <w:kern w:val="0"/>
          <w:sz w:val="28"/>
          <w:szCs w:val="28"/>
          <w14:ligatures w14:val="none"/>
        </w:rPr>
        <w:t>Philostorgius</w:t>
      </w:r>
      <w:r w:rsidRPr="009D385D">
        <w:rPr>
          <w:rFonts w:ascii="Times New Roman" w:eastAsia="Yu Gothic" w:hAnsi="Times New Roman" w:cs="Times New Roman"/>
          <w:color w:val="000000"/>
          <w:kern w:val="0"/>
          <w:sz w:val="28"/>
          <w:szCs w:val="28"/>
          <w:vertAlign w:val="superscript"/>
          <w14:ligatures w14:val="none"/>
        </w:rPr>
        <w:footnoteReference w:id="82"/>
      </w:r>
      <w:r w:rsidRPr="009D385D">
        <w:rPr>
          <w:rFonts w:ascii="Times New Roman" w:eastAsia="Yu Gothic" w:hAnsi="Times New Roman" w:cs="Times New Roman"/>
          <w:color w:val="000000"/>
          <w:kern w:val="0"/>
          <w:sz w:val="28"/>
          <w:szCs w:val="28"/>
          <w14:ligatures w14:val="none"/>
        </w:rPr>
        <w:t xml:space="preserve"> defends Arius against the Trinitarians. Such favorable treatments of Arius and Arian Christianity, however, would not be welcomed or even allowed in the Trinitarian Church over many centuries that followed. In the fourth century CE, the crisis that emerged around Arius and emerging proto-Trinitarian Dogma was the most dramatic internal struggle that Christianity had yet faced. When the great upheavals over Arianism had passed, he was irrevocably cast as the Other versus </w:t>
      </w:r>
      <w:r w:rsidRPr="009D385D">
        <w:rPr>
          <w:rFonts w:ascii="Times New Roman" w:eastAsia="Yu Gothic" w:hAnsi="Times New Roman" w:cs="Times New Roman"/>
          <w:color w:val="000000"/>
          <w:kern w:val="0"/>
          <w:sz w:val="28"/>
          <w:szCs w:val="28"/>
          <w14:ligatures w14:val="none"/>
        </w:rPr>
        <w:lastRenderedPageBreak/>
        <w:t xml:space="preserve">the Church. Medieval art pictured Arius next to Judas Escariot. No other Christian “heretic” was ever so thoroughly demonized as lacking no genuine religious motive or justification. It was only Cardinal Newman in 1249/1833, when he wrote </w:t>
      </w:r>
      <w:r w:rsidRPr="009D385D">
        <w:rPr>
          <w:rFonts w:ascii="Times New Roman" w:eastAsia="Yu Gothic" w:hAnsi="Times New Roman" w:cs="Times New Roman"/>
          <w:i/>
          <w:iCs/>
          <w:color w:val="000000"/>
          <w:kern w:val="0"/>
          <w:sz w:val="28"/>
          <w:szCs w:val="28"/>
          <w14:ligatures w14:val="none"/>
        </w:rPr>
        <w:t>The Arians of the Fourth Century</w:t>
      </w:r>
      <w:r w:rsidRPr="009D385D">
        <w:rPr>
          <w:rFonts w:ascii="Times New Roman" w:eastAsia="Yu Gothic" w:hAnsi="Times New Roman" w:cs="Times New Roman"/>
          <w:color w:val="000000"/>
          <w:kern w:val="0"/>
          <w:sz w:val="28"/>
          <w:szCs w:val="28"/>
          <w14:ligatures w14:val="none"/>
        </w:rPr>
        <w:t xml:space="preserve">, who initiated a process of honest study of the history of Arius and his creed. Newman, however, continued to characterize Arius and Arian Christian as radically Other, and, in his view, a forerunner of “stolid Evangelicalism.” Von Harnack in 1327/1909 did little better than Newman and presented Arius as a proponent of “Aristotelian rationalism.” </w:t>
      </w:r>
    </w:p>
    <w:p w14:paraId="6963ED01" w14:textId="77777777" w:rsidR="00B335E1" w:rsidRPr="009D385D" w:rsidRDefault="00B335E1" w:rsidP="00B335E1">
      <w:pPr>
        <w:autoSpaceDE w:val="0"/>
        <w:autoSpaceDN w:val="0"/>
        <w:adjustRightInd w:val="0"/>
        <w:spacing w:after="0" w:line="240" w:lineRule="auto"/>
        <w:rPr>
          <w:rFonts w:ascii="Helvetica" w:eastAsia="Yu Gothic" w:hAnsi="Helvetica" w:cs="Helvetica"/>
          <w:color w:val="000000"/>
          <w:kern w:val="0"/>
          <w14:ligatures w14:val="none"/>
        </w:rPr>
      </w:pPr>
    </w:p>
    <w:p w14:paraId="398831EE"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All sources agree that Arius was charismatic and popular. Arius was tall. He always looked down at the ground in humility. He was always garbed in a short cloak and sleeveless tunic. He spoke gently. He was persuasive and flattering. His dress was like that of the philosophers and the ascetics. He dressed like the Therapeutae of the days of Philo. He had authority to expound on the Scriptures in the church. Arius was essentially a Church academic and represented the old “Academic Church.” The language of Arius is profoundly Traditional Alexandrian. Arius was an anachronism in Alexandria, not something innovative and new. He expected the Constantinian Church to resolve its problems as if it were the federation of study-circles that Thalia presupposed. </w:t>
      </w:r>
    </w:p>
    <w:p w14:paraId="38F046E3"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74DC3A9E"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After his condemnation by the proto-Trinitarian Church, Arius composed didactic poems and songs for sailors, millers, travelers, and others. His Theological poem</w:t>
      </w:r>
      <w:r w:rsidRPr="009D385D">
        <w:rPr>
          <w:rFonts w:ascii="Times New Roman" w:eastAsia="Yu Gothic" w:hAnsi="Times New Roman" w:cs="Times New Roman"/>
          <w:i/>
          <w:iCs/>
          <w:color w:val="000000"/>
          <w:kern w:val="0"/>
          <w:sz w:val="28"/>
          <w:szCs w:val="28"/>
          <w14:ligatures w14:val="none"/>
        </w:rPr>
        <w:t xml:space="preserve"> </w:t>
      </w:r>
      <w:r w:rsidRPr="009D385D">
        <w:rPr>
          <w:rFonts w:ascii="Times New Roman" w:eastAsia="Yu Gothic" w:hAnsi="Times New Roman" w:cs="Times New Roman"/>
          <w:b/>
          <w:bCs/>
          <w:i/>
          <w:iCs/>
          <w:color w:val="000000"/>
          <w:kern w:val="0"/>
          <w:sz w:val="28"/>
          <w:szCs w:val="28"/>
          <w14:ligatures w14:val="none"/>
        </w:rPr>
        <w:t>Thal</w:t>
      </w:r>
      <w:r w:rsidRPr="009D385D">
        <w:rPr>
          <w:rFonts w:ascii="Times New Roman" w:eastAsia="Times New Roman" w:hAnsi="Times New Roman" w:cs="Times New Roman"/>
          <w:b/>
          <w:bCs/>
          <w:i/>
          <w:iCs/>
          <w:kern w:val="0"/>
          <w:sz w:val="28"/>
          <w:szCs w:val="28"/>
          <w14:ligatures w14:val="none"/>
        </w:rPr>
        <w:t>í</w:t>
      </w:r>
      <w:r w:rsidRPr="009D385D">
        <w:rPr>
          <w:rFonts w:ascii="Times New Roman" w:eastAsia="Yu Gothic" w:hAnsi="Times New Roman" w:cs="Times New Roman"/>
          <w:b/>
          <w:bCs/>
          <w:i/>
          <w:iCs/>
          <w:color w:val="000000"/>
          <w:kern w:val="0"/>
          <w:sz w:val="28"/>
          <w:szCs w:val="28"/>
          <w14:ligatures w14:val="none"/>
        </w:rPr>
        <w:t>a</w:t>
      </w:r>
      <w:r w:rsidRPr="009D385D">
        <w:rPr>
          <w:rFonts w:ascii="Times New Roman" w:eastAsia="Yu Gothic" w:hAnsi="Times New Roman" w:cs="Times New Roman"/>
          <w:color w:val="000000"/>
          <w:kern w:val="0"/>
          <w:sz w:val="28"/>
          <w:szCs w:val="28"/>
          <w:vertAlign w:val="superscript"/>
          <w14:ligatures w14:val="none"/>
        </w:rPr>
        <w:footnoteReference w:id="83"/>
      </w:r>
      <w:r w:rsidRPr="009D385D">
        <w:rPr>
          <w:rFonts w:ascii="Times New Roman" w:eastAsia="Yu Gothic" w:hAnsi="Times New Roman" w:cs="Times New Roman"/>
          <w:i/>
          <w:iCs/>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 xml:space="preserve">is the most notable example of these. In </w:t>
      </w:r>
      <w:r w:rsidRPr="009D385D">
        <w:rPr>
          <w:rFonts w:ascii="Times New Roman" w:eastAsia="Yu Gothic" w:hAnsi="Times New Roman" w:cs="Times New Roman"/>
          <w:i/>
          <w:iCs/>
          <w:color w:val="000000"/>
          <w:kern w:val="0"/>
          <w:sz w:val="28"/>
          <w:szCs w:val="28"/>
          <w14:ligatures w14:val="none"/>
        </w:rPr>
        <w:t>Thalia</w:t>
      </w:r>
      <w:r w:rsidRPr="009D385D">
        <w:rPr>
          <w:rFonts w:ascii="Times New Roman" w:eastAsia="Yu Gothic" w:hAnsi="Times New Roman" w:cs="Times New Roman"/>
          <w:color w:val="000000"/>
          <w:kern w:val="0"/>
          <w:sz w:val="28"/>
          <w:szCs w:val="28"/>
          <w14:ligatures w14:val="none"/>
        </w:rPr>
        <w:t>, he states:</w:t>
      </w:r>
    </w:p>
    <w:p w14:paraId="3FC1BC87"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066A6DEC" w14:textId="77777777" w:rsidR="00B335E1" w:rsidRPr="009D385D" w:rsidRDefault="00B335E1" w:rsidP="00B335E1">
      <w:pPr>
        <w:autoSpaceDE w:val="0"/>
        <w:autoSpaceDN w:val="0"/>
        <w:adjustRightInd w:val="0"/>
        <w:spacing w:after="0" w:line="240" w:lineRule="auto"/>
        <w:ind w:left="540" w:right="81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These are the things I have learned from the men who partake of wisdom,</w:t>
      </w:r>
    </w:p>
    <w:p w14:paraId="3C07B945" w14:textId="77777777" w:rsidR="00B335E1" w:rsidRPr="009D385D" w:rsidRDefault="00B335E1" w:rsidP="00B335E1">
      <w:pPr>
        <w:autoSpaceDE w:val="0"/>
        <w:autoSpaceDN w:val="0"/>
        <w:adjustRightInd w:val="0"/>
        <w:spacing w:after="0" w:line="240" w:lineRule="auto"/>
        <w:ind w:left="540" w:right="81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The keen-minded men, instructed by God, and in all respects wise.</w:t>
      </w:r>
    </w:p>
    <w:p w14:paraId="0F5B714C" w14:textId="77777777" w:rsidR="00B335E1" w:rsidRPr="009D385D" w:rsidRDefault="00B335E1" w:rsidP="00B335E1">
      <w:pPr>
        <w:autoSpaceDE w:val="0"/>
        <w:autoSpaceDN w:val="0"/>
        <w:adjustRightInd w:val="0"/>
        <w:spacing w:after="0" w:line="240" w:lineRule="auto"/>
        <w:ind w:left="540" w:right="81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 xml:space="preserve">In such men’s steps have I walked, advancing in thoughts like theirs. </w:t>
      </w:r>
    </w:p>
    <w:p w14:paraId="4216334C"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68BAB769" w14:textId="77777777" w:rsidR="00B335E1" w:rsidRPr="009D385D" w:rsidRDefault="00B335E1" w:rsidP="00B335E1">
      <w:pPr>
        <w:spacing w:after="0" w:line="240" w:lineRule="auto"/>
        <w:rPr>
          <w:rFonts w:ascii="Times New Roman" w:eastAsia="Times New Roman" w:hAnsi="Times New Roman" w:cs="Times New Roman"/>
          <w:b/>
          <w:bCs/>
          <w:i/>
          <w:iCs/>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 </w:t>
      </w:r>
      <w:r w:rsidRPr="009D385D">
        <w:rPr>
          <w:rFonts w:ascii="Times New Roman" w:eastAsia="Yu Gothic" w:hAnsi="Times New Roman" w:cs="Times New Roman"/>
          <w:i/>
          <w:iCs/>
          <w:color w:val="000000"/>
          <w:kern w:val="0"/>
          <w:sz w:val="28"/>
          <w:szCs w:val="28"/>
          <w14:ligatures w14:val="none"/>
        </w:rPr>
        <w:t>Thal</w:t>
      </w:r>
      <w:r w:rsidRPr="009D385D">
        <w:rPr>
          <w:rFonts w:ascii="Times New Roman" w:eastAsia="Times New Roman" w:hAnsi="Times New Roman" w:cs="Times New Roman"/>
          <w:i/>
          <w:iCs/>
          <w:kern w:val="0"/>
          <w:sz w:val="28"/>
          <w:szCs w:val="28"/>
          <w14:ligatures w14:val="none"/>
        </w:rPr>
        <w:t>í</w:t>
      </w:r>
      <w:r w:rsidRPr="009D385D">
        <w:rPr>
          <w:rFonts w:ascii="Times New Roman" w:eastAsia="Yu Gothic" w:hAnsi="Times New Roman" w:cs="Times New Roman"/>
          <w:i/>
          <w:iCs/>
          <w:color w:val="000000"/>
          <w:kern w:val="0"/>
          <w:sz w:val="28"/>
          <w:szCs w:val="28"/>
          <w14:ligatures w14:val="none"/>
        </w:rPr>
        <w:t>a</w:t>
      </w:r>
      <w:r w:rsidRPr="009D385D">
        <w:rPr>
          <w:rFonts w:ascii="Times New Roman" w:eastAsia="Yu Gothic" w:hAnsi="Times New Roman" w:cs="Times New Roman"/>
          <w:color w:val="000000"/>
          <w:kern w:val="0"/>
          <w:sz w:val="28"/>
          <w:szCs w:val="28"/>
          <w14:ligatures w14:val="none"/>
        </w:rPr>
        <w:t xml:space="preserve">, Arius asserts that God was absolutely One (Greek: </w:t>
      </w:r>
      <w:r w:rsidRPr="009D385D">
        <w:rPr>
          <w:rFonts w:ascii="Times New Roman" w:eastAsia="Times New Roman" w:hAnsi="Times New Roman" w:cs="Times New Roman"/>
          <w:i/>
          <w:iCs/>
          <w:color w:val="202124"/>
          <w:kern w:val="0"/>
          <w:sz w:val="28"/>
          <w:szCs w:val="28"/>
          <w:shd w:val="clear" w:color="auto" w:fill="FFFFFF"/>
          <w14:ligatures w14:val="none"/>
        </w:rPr>
        <w:t>móno</w:t>
      </w:r>
      <w:r w:rsidRPr="009D385D">
        <w:rPr>
          <w:rFonts w:ascii="Times New Roman" w:eastAsia="Yu Gothic" w:hAnsi="Times New Roman" w:cs="Times New Roman"/>
          <w:i/>
          <w:iCs/>
          <w:color w:val="000000"/>
          <w:kern w:val="0"/>
          <w:sz w:val="28"/>
          <w:szCs w:val="28"/>
          <w14:ligatures w14:val="none"/>
        </w:rPr>
        <w:t xml:space="preserve">s, </w:t>
      </w:r>
      <w:r w:rsidRPr="009D385D">
        <w:rPr>
          <w:rFonts w:ascii="Times New Roman" w:eastAsia="Times New Roman" w:hAnsi="Times New Roman" w:cs="Times New Roman"/>
          <w:i/>
          <w:iCs/>
          <w:color w:val="202124"/>
          <w:kern w:val="0"/>
          <w:sz w:val="28"/>
          <w:szCs w:val="28"/>
          <w:shd w:val="clear" w:color="auto" w:fill="FFFFFF"/>
          <w14:ligatures w14:val="none"/>
        </w:rPr>
        <w:t>μόνος</w:t>
      </w:r>
      <w:r w:rsidRPr="009D385D">
        <w:rPr>
          <w:rFonts w:ascii="Times New Roman" w:eastAsia="Times New Roman" w:hAnsi="Times New Roman" w:cs="Times New Roman"/>
          <w:color w:val="202124"/>
          <w:kern w:val="0"/>
          <w:sz w:val="28"/>
          <w:szCs w:val="28"/>
          <w:shd w:val="clear" w:color="auto" w:fill="FFFFFF"/>
          <w14:ligatures w14:val="none"/>
        </w:rPr>
        <w:t>)</w:t>
      </w:r>
      <w:r w:rsidRPr="009D385D">
        <w:rPr>
          <w:rFonts w:ascii="Times New Roman" w:eastAsia="Yu Gothic" w:hAnsi="Times New Roman" w:cs="Times New Roman"/>
          <w:color w:val="000000"/>
          <w:kern w:val="0"/>
          <w:sz w:val="28"/>
          <w:szCs w:val="28"/>
          <w14:ligatures w14:val="none"/>
        </w:rPr>
        <w:t>, single, unique, and and all alone. That is, God was, while creation did not exist, not even the Son. In Arius’ belief, when God willed to create, He first created Word (</w:t>
      </w:r>
      <w:r w:rsidRPr="009D385D">
        <w:rPr>
          <w:rFonts w:ascii="Times New Roman" w:eastAsia="Yu Gothic" w:hAnsi="Times New Roman" w:cs="Times New Roman"/>
          <w:i/>
          <w:iCs/>
          <w:color w:val="000000"/>
          <w:kern w:val="0"/>
          <w:sz w:val="28"/>
          <w:szCs w:val="28"/>
          <w14:ligatures w14:val="none"/>
        </w:rPr>
        <w:t>L</w:t>
      </w:r>
      <w:r w:rsidRPr="009D385D">
        <w:rPr>
          <w:rFonts w:ascii="Times New Roman" w:eastAsia="Times New Roman" w:hAnsi="Times New Roman" w:cs="Times New Roman"/>
          <w:i/>
          <w:iCs/>
          <w:color w:val="202124"/>
          <w:kern w:val="0"/>
          <w:sz w:val="28"/>
          <w:szCs w:val="28"/>
          <w:shd w:val="clear" w:color="auto" w:fill="FFFFFF"/>
          <w14:ligatures w14:val="none"/>
        </w:rPr>
        <w:t>ó</w:t>
      </w:r>
      <w:r w:rsidRPr="009D385D">
        <w:rPr>
          <w:rFonts w:ascii="Times New Roman" w:eastAsia="Yu Gothic" w:hAnsi="Times New Roman" w:cs="Times New Roman"/>
          <w:i/>
          <w:iCs/>
          <w:color w:val="000000"/>
          <w:kern w:val="0"/>
          <w:sz w:val="28"/>
          <w:szCs w:val="28"/>
          <w14:ligatures w14:val="none"/>
        </w:rPr>
        <w:t>gos</w:t>
      </w:r>
      <w:r w:rsidRPr="009D385D">
        <w:rPr>
          <w:rFonts w:ascii="Times New Roman" w:eastAsia="Yu Gothic" w:hAnsi="Times New Roman" w:cs="Times New Roman"/>
          <w:color w:val="000000"/>
          <w:kern w:val="0"/>
          <w:sz w:val="28"/>
          <w:szCs w:val="28"/>
          <w14:ligatures w14:val="none"/>
        </w:rPr>
        <w:t>), Wisdom, and Son. But the Son was not the Word or Wisdom of God proper, nor was the Word (</w:t>
      </w:r>
      <w:r w:rsidRPr="009D385D">
        <w:rPr>
          <w:rFonts w:ascii="Times New Roman" w:eastAsia="Yu Gothic" w:hAnsi="Times New Roman" w:cs="Times New Roman"/>
          <w:i/>
          <w:iCs/>
          <w:color w:val="000000"/>
          <w:kern w:val="0"/>
          <w:sz w:val="28"/>
          <w:szCs w:val="28"/>
          <w14:ligatures w14:val="none"/>
        </w:rPr>
        <w:t>L</w:t>
      </w:r>
      <w:r w:rsidRPr="009D385D">
        <w:rPr>
          <w:rFonts w:ascii="Times New Roman" w:eastAsia="Times New Roman" w:hAnsi="Times New Roman" w:cs="Times New Roman"/>
          <w:i/>
          <w:iCs/>
          <w:color w:val="202124"/>
          <w:kern w:val="0"/>
          <w:sz w:val="28"/>
          <w:szCs w:val="28"/>
          <w:shd w:val="clear" w:color="auto" w:fill="FFFFFF"/>
          <w14:ligatures w14:val="none"/>
        </w:rPr>
        <w:t>ó</w:t>
      </w:r>
      <w:r w:rsidRPr="009D385D">
        <w:rPr>
          <w:rFonts w:ascii="Times New Roman" w:eastAsia="Yu Gothic" w:hAnsi="Times New Roman" w:cs="Times New Roman"/>
          <w:i/>
          <w:iCs/>
          <w:color w:val="000000"/>
          <w:kern w:val="0"/>
          <w:sz w:val="28"/>
          <w:szCs w:val="28"/>
          <w14:ligatures w14:val="none"/>
        </w:rPr>
        <w:t>gos</w:t>
      </w:r>
      <w:r w:rsidRPr="009D385D">
        <w:rPr>
          <w:rFonts w:ascii="Times New Roman" w:eastAsia="Yu Gothic" w:hAnsi="Times New Roman" w:cs="Times New Roman"/>
          <w:color w:val="000000"/>
          <w:kern w:val="0"/>
          <w:sz w:val="28"/>
          <w:szCs w:val="28"/>
          <w14:ligatures w14:val="none"/>
        </w:rPr>
        <w:t>) true God (</w:t>
      </w:r>
      <w:r w:rsidRPr="009D385D">
        <w:rPr>
          <w:rFonts w:ascii="Times New Roman" w:eastAsia="Yu Gothic" w:hAnsi="Times New Roman" w:cs="Times New Roman"/>
          <w:i/>
          <w:iCs/>
          <w:color w:val="000000"/>
          <w:kern w:val="0"/>
          <w:sz w:val="28"/>
          <w:szCs w:val="28"/>
          <w14:ligatures w14:val="none"/>
        </w:rPr>
        <w:t>The</w:t>
      </w:r>
      <w:r w:rsidRPr="009D385D">
        <w:rPr>
          <w:rFonts w:ascii="Times New Roman" w:eastAsia="Times New Roman" w:hAnsi="Times New Roman" w:cs="Times New Roman"/>
          <w:i/>
          <w:iCs/>
          <w:color w:val="202124"/>
          <w:kern w:val="0"/>
          <w:sz w:val="28"/>
          <w:szCs w:val="28"/>
          <w:shd w:val="clear" w:color="auto" w:fill="FFFFFF"/>
          <w14:ligatures w14:val="none"/>
        </w:rPr>
        <w:t>ó</w:t>
      </w:r>
      <w:r w:rsidRPr="009D385D">
        <w:rPr>
          <w:rFonts w:ascii="Times New Roman" w:eastAsia="Yu Gothic" w:hAnsi="Times New Roman" w:cs="Times New Roman"/>
          <w:i/>
          <w:iCs/>
          <w:color w:val="000000"/>
          <w:kern w:val="0"/>
          <w:sz w:val="28"/>
          <w:szCs w:val="28"/>
          <w14:ligatures w14:val="none"/>
        </w:rPr>
        <w:t>s alēthin</w:t>
      </w:r>
      <w:r w:rsidRPr="009D385D">
        <w:rPr>
          <w:rFonts w:ascii="Times New Roman" w:eastAsia="Times New Roman" w:hAnsi="Times New Roman" w:cs="Times New Roman"/>
          <w:color w:val="202124"/>
          <w:kern w:val="0"/>
          <w:sz w:val="28"/>
          <w:szCs w:val="28"/>
          <w:shd w:val="clear" w:color="auto" w:fill="FFFFFF"/>
          <w14:ligatures w14:val="none"/>
        </w:rPr>
        <w:t>ό</w:t>
      </w:r>
      <w:r w:rsidRPr="009D385D">
        <w:rPr>
          <w:rFonts w:ascii="Times New Roman" w:eastAsia="Yu Gothic" w:hAnsi="Times New Roman" w:cs="Times New Roman"/>
          <w:i/>
          <w:iCs/>
          <w:color w:val="000000"/>
          <w:kern w:val="0"/>
          <w:sz w:val="28"/>
          <w:szCs w:val="28"/>
          <w14:ligatures w14:val="none"/>
        </w:rPr>
        <w:t>s</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Times New Roman" w:hAnsi="Times New Roman" w:cs="Times New Roman"/>
          <w:i/>
          <w:iCs/>
          <w:color w:val="000000"/>
          <w:kern w:val="0"/>
          <w:sz w:val="28"/>
          <w:szCs w:val="28"/>
          <w14:ligatures w14:val="none"/>
        </w:rPr>
        <w:t>Θεός</w:t>
      </w:r>
      <w:r w:rsidRPr="009D385D">
        <w:rPr>
          <w:rFonts w:ascii="Times New Roman" w:eastAsia="Times New Roman" w:hAnsi="Times New Roman" w:cs="Times New Roman"/>
          <w:b/>
          <w:bCs/>
          <w:i/>
          <w:iCs/>
          <w:color w:val="000000"/>
          <w:kern w:val="0"/>
          <w:sz w:val="28"/>
          <w:szCs w:val="28"/>
          <w14:ligatures w14:val="none"/>
        </w:rPr>
        <w:t xml:space="preserve"> </w:t>
      </w:r>
      <w:r w:rsidRPr="009D385D">
        <w:rPr>
          <w:rFonts w:ascii="Times New Roman" w:eastAsia="Times New Roman" w:hAnsi="Times New Roman" w:cs="Times New Roman"/>
          <w:i/>
          <w:iCs/>
          <w:color w:val="202124"/>
          <w:kern w:val="0"/>
          <w:sz w:val="28"/>
          <w:szCs w:val="28"/>
          <w:shd w:val="clear" w:color="auto" w:fill="FFFFFF"/>
          <w14:ligatures w14:val="none"/>
        </w:rPr>
        <w:t>ἀληθινός</w:t>
      </w:r>
      <w:r w:rsidRPr="009D385D">
        <w:rPr>
          <w:rFonts w:ascii="Times New Roman" w:eastAsia="Yu Gothic" w:hAnsi="Times New Roman" w:cs="Times New Roman"/>
          <w:color w:val="000000"/>
          <w:kern w:val="0"/>
          <w:sz w:val="28"/>
          <w:szCs w:val="28"/>
          <w14:ligatures w14:val="none"/>
        </w:rPr>
        <w:t xml:space="preserve">), and the Word participated in God’s grace like all others things. Like all created things, </w:t>
      </w:r>
      <w:r w:rsidRPr="009D385D">
        <w:rPr>
          <w:rFonts w:ascii="Times New Roman" w:eastAsia="Yu Gothic" w:hAnsi="Times New Roman" w:cs="Times New Roman"/>
          <w:color w:val="000000"/>
          <w:kern w:val="0"/>
          <w:sz w:val="28"/>
          <w:szCs w:val="28"/>
          <w14:ligatures w14:val="none"/>
        </w:rPr>
        <w:lastRenderedPageBreak/>
        <w:t xml:space="preserve">the Son is entirely different from and unlike the Father in substance and properties. For, the Son belongs to the class of all things made and created. Indeed, Father, Son, and Holy Spirit are separate from each other. They do not “participate” in each other or make up a Triune God. They are all three infinitely unalike. </w:t>
      </w:r>
    </w:p>
    <w:p w14:paraId="5E1B17F3"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5072B931" w14:textId="1172CD2D"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Arius did not reject the Triad or “the Father, Son, and Holy Spirit” as such, and he accepted the New Testament tripartite Baptismal formula—like Saint Peter</w:t>
      </w:r>
      <w:ins w:id="2057" w:author="Zahid Syed" w:date="2025-09-24T13:02:00Z" w16du:dateUtc="2025-09-24T04:02:00Z">
        <w:r w:rsidR="00F971FF" w:rsidRPr="00F971FF">
          <w:rPr>
            <w:rFonts w:ascii="Times New Roman" w:eastAsia="Times New Roman" w:hAnsi="Times New Roman" w:cs="Times New Roman"/>
            <w:color w:val="000000"/>
            <w:sz w:val="28"/>
            <w:szCs w:val="28"/>
            <w:vertAlign w:val="superscript"/>
          </w:rPr>
          <w:footnoteReference w:id="84"/>
        </w:r>
      </w:ins>
      <w:r w:rsidRPr="009D385D">
        <w:rPr>
          <w:rFonts w:ascii="Times New Roman" w:eastAsia="Yu Gothic" w:hAnsi="Times New Roman" w:cs="Times New Roman"/>
          <w:color w:val="000000"/>
          <w:kern w:val="0"/>
          <w:sz w:val="28"/>
          <w:szCs w:val="28"/>
          <w14:ligatures w14:val="none"/>
        </w:rPr>
        <w:t xml:space="preserve"> and the early Church—as consistent with Monotheistic teaching and not a Trinitarian Theological statement about a Triune God: “Go you therefore and teach all nations, baptizing them in the name of the Father, and of the Son and of the Holy Spirit” (Matthew, 28:19). Arius and the Arian Christians who followed him sought only to be loyal to Scripture and the ancient Church. Arius wrote: “It is inadmissible that God and the Son ‘co-exist.’ God must ‘pre-exist’ the Son. If we do not hold to this, we must hold to many unacceptable ideas:</w:t>
      </w:r>
    </w:p>
    <w:p w14:paraId="5C376690"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54669361" w14:textId="77777777" w:rsidR="00B335E1" w:rsidRPr="009D385D" w:rsidRDefault="00B335E1" w:rsidP="00B335E1">
      <w:pPr>
        <w:numPr>
          <w:ilvl w:val="0"/>
          <w:numId w:val="4"/>
        </w:numPr>
        <w:autoSpaceDE w:val="0"/>
        <w:autoSpaceDN w:val="0"/>
        <w:adjustRightInd w:val="0"/>
        <w:spacing w:after="0" w:line="240" w:lineRule="auto"/>
        <w:contextualSpacing/>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The Son is part of God.</w:t>
      </w:r>
    </w:p>
    <w:p w14:paraId="7E30CDBF" w14:textId="77777777" w:rsidR="00B335E1" w:rsidRPr="009D385D" w:rsidRDefault="00B335E1" w:rsidP="00B335E1">
      <w:pPr>
        <w:numPr>
          <w:ilvl w:val="0"/>
          <w:numId w:val="4"/>
        </w:numPr>
        <w:autoSpaceDE w:val="0"/>
        <w:autoSpaceDN w:val="0"/>
        <w:adjustRightInd w:val="0"/>
        <w:spacing w:after="0" w:line="240" w:lineRule="auto"/>
        <w:contextualSpacing/>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The Son is an emanation of God.</w:t>
      </w:r>
    </w:p>
    <w:p w14:paraId="31520C9A" w14:textId="77777777" w:rsidR="00B335E1" w:rsidRPr="009D385D" w:rsidRDefault="00B335E1" w:rsidP="00B335E1">
      <w:pPr>
        <w:numPr>
          <w:ilvl w:val="0"/>
          <w:numId w:val="4"/>
        </w:numPr>
        <w:autoSpaceDE w:val="0"/>
        <w:autoSpaceDN w:val="0"/>
        <w:adjustRightInd w:val="0"/>
        <w:spacing w:after="0" w:line="240" w:lineRule="auto"/>
        <w:contextualSpacing/>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Or, worst of all, the Son is self-subsistent.</w:t>
      </w:r>
    </w:p>
    <w:p w14:paraId="33BA3F4C"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14:ligatures w14:val="none"/>
        </w:rPr>
      </w:pPr>
    </w:p>
    <w:p w14:paraId="0B1B07CD"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Based directly on Biblical scripture, Arius held: </w:t>
      </w:r>
    </w:p>
    <w:p w14:paraId="2706F800"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5164D823" w14:textId="77777777" w:rsidR="00B335E1" w:rsidRPr="009D385D" w:rsidRDefault="00B335E1" w:rsidP="00B335E1">
      <w:pPr>
        <w:numPr>
          <w:ilvl w:val="0"/>
          <w:numId w:val="5"/>
        </w:numPr>
        <w:tabs>
          <w:tab w:val="left" w:pos="940"/>
          <w:tab w:val="left" w:pos="1440"/>
        </w:tabs>
        <w:autoSpaceDE w:val="0"/>
        <w:autoSpaceDN w:val="0"/>
        <w:adjustRightInd w:val="0"/>
        <w:spacing w:after="0" w:line="240" w:lineRule="auto"/>
        <w:contextualSpacing/>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 xml:space="preserve">The Son is a created being and a product of the will of God. </w:t>
      </w:r>
    </w:p>
    <w:p w14:paraId="24C4A323" w14:textId="77777777" w:rsidR="00B335E1" w:rsidRPr="009D385D" w:rsidRDefault="00B335E1" w:rsidP="00B335E1">
      <w:pPr>
        <w:numPr>
          <w:ilvl w:val="0"/>
          <w:numId w:val="5"/>
        </w:numPr>
        <w:tabs>
          <w:tab w:val="left" w:pos="940"/>
          <w:tab w:val="left" w:pos="1440"/>
        </w:tabs>
        <w:autoSpaceDE w:val="0"/>
        <w:autoSpaceDN w:val="0"/>
        <w:adjustRightInd w:val="0"/>
        <w:spacing w:after="0" w:line="240" w:lineRule="auto"/>
        <w:contextualSpacing/>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The expression “Son of God” is used in the Bible for Christ and others, it is a honorific metaphor, and it must be understood in light on similar Biblical metaphors of Sonship.</w:t>
      </w:r>
    </w:p>
    <w:p w14:paraId="26B34930" w14:textId="77777777" w:rsidR="00B335E1" w:rsidRPr="009D385D" w:rsidRDefault="00B335E1" w:rsidP="00B335E1">
      <w:pPr>
        <w:numPr>
          <w:ilvl w:val="0"/>
          <w:numId w:val="5"/>
        </w:numPr>
        <w:tabs>
          <w:tab w:val="left" w:pos="940"/>
          <w:tab w:val="left" w:pos="1440"/>
        </w:tabs>
        <w:autoSpaceDE w:val="0"/>
        <w:autoSpaceDN w:val="0"/>
        <w:adjustRightInd w:val="0"/>
        <w:spacing w:after="0" w:line="240" w:lineRule="auto"/>
        <w:contextualSpacing/>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The Son’s status and existence depend on God’s will absolutely.</w:t>
      </w:r>
    </w:p>
    <w:p w14:paraId="470B7740"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DEAB0A9"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Son exists by God’s free will. God brought him into existence before the ages and the times. Only God is before time and space. The Son belongs to time and space. By God’s will, the Son is firmly and unalterably a perfect creature. He is not just “one among others.” He is heir of all the gifts and glories God gave him. This is by God’s sovereign will, and the Father’s glory and dignity are not lessened. </w:t>
      </w:r>
    </w:p>
    <w:p w14:paraId="4F881823"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sz w:val="28"/>
          <w:szCs w:val="28"/>
          <w14:ligatures w14:val="none"/>
        </w:rPr>
        <w:lastRenderedPageBreak/>
        <w:t xml:space="preserve">Although Arius believed in the association of the Holy Spirit with the Father and the Son as based on Matthew, 28:19, he does not spell out the Holy Spirit’s role. God is, however, the sole source of all. There is none besides Him. </w:t>
      </w:r>
    </w:p>
    <w:p w14:paraId="3312E144" w14:textId="77777777" w:rsidR="00B335E1" w:rsidRPr="009D385D" w:rsidRDefault="00B335E1" w:rsidP="00B335E1">
      <w:pPr>
        <w:spacing w:after="0" w:line="240" w:lineRule="auto"/>
        <w:rPr>
          <w:rFonts w:ascii="Times New Roman" w:eastAsia="Times New Roman" w:hAnsi="Times New Roman" w:cs="Times New Roman"/>
          <w:kern w:val="0"/>
          <w14:ligatures w14:val="none"/>
        </w:rPr>
      </w:pPr>
    </w:p>
    <w:p w14:paraId="7658AC6A"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Bishop Alexander I and other Proto-Trinitarian elements in the Church of Alexandria brought the charge of “heresy” against Arius in 318 CE, five years after the end of the Great Persecution, which, in its final ten years between 303 CE and 313 CE under the Emperors Diocletian, Galerius, Maximinus Daza transformed itself into the most serious and sustained of all the Roman Persecutions of the early Christians. As we have seen, the Theology of Arius represented the conservative strain of Alexandria—as distinct from Origen, Bishop Alexander I, and Athanasius. Arius was charismatic and served as an authorized and highly popular Alexandrian </w:t>
      </w:r>
      <w:r w:rsidRPr="009D385D">
        <w:rPr>
          <w:rFonts w:ascii="Times New Roman" w:eastAsia="Times New Roman" w:hAnsi="Times New Roman" w:cs="Times New Roman"/>
          <w:kern w:val="0"/>
          <w:sz w:val="28"/>
          <w:szCs w:val="28"/>
          <w14:ligatures w14:val="none"/>
        </w:rPr>
        <w:t>Biblical commentator. Until the end of his life, he insisted that his Theological position on Jesus Christ was not a Philosophical innovation but faithfully represented “the faith we inherited from our Fathers.”</w:t>
      </w:r>
      <w:r w:rsidRPr="009D385D">
        <w:rPr>
          <w:rFonts w:ascii="Times New Roman" w:eastAsia="Yu Gothic" w:hAnsi="Times New Roman" w:cs="Times New Roman"/>
          <w:color w:val="0F252D"/>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 xml:space="preserve">Arius had also been a student of </w:t>
      </w:r>
      <w:r w:rsidRPr="009D385D">
        <w:rPr>
          <w:rFonts w:ascii="Times New Roman" w:eastAsia="Yu Gothic" w:hAnsi="Times New Roman" w:cs="Times New Roman"/>
          <w:b/>
          <w:bCs/>
          <w:color w:val="000000"/>
          <w:kern w:val="0"/>
          <w:sz w:val="28"/>
          <w:szCs w:val="28"/>
          <w14:ligatures w14:val="none"/>
        </w:rPr>
        <w:t>Lucian of Samosata</w:t>
      </w:r>
      <w:r w:rsidRPr="009D385D">
        <w:rPr>
          <w:rFonts w:ascii="Times New Roman" w:eastAsia="Yu Gothic" w:hAnsi="Times New Roman" w:cs="Times New Roman"/>
          <w:color w:val="000000"/>
          <w:kern w:val="0"/>
          <w:sz w:val="28"/>
          <w:szCs w:val="28"/>
          <w:vertAlign w:val="superscript"/>
          <w14:ligatures w14:val="none"/>
        </w:rPr>
        <w:footnoteReference w:id="85"/>
      </w:r>
      <w:r w:rsidRPr="009D385D">
        <w:rPr>
          <w:rFonts w:ascii="Times New Roman" w:eastAsia="Yu Gothic" w:hAnsi="Times New Roman" w:cs="Times New Roman"/>
          <w:color w:val="000000"/>
          <w:kern w:val="0"/>
          <w:sz w:val="28"/>
          <w:szCs w:val="28"/>
          <w14:ligatures w14:val="none"/>
        </w:rPr>
        <w:t xml:space="preserve"> of the Church of Antioch, who may be </w:t>
      </w:r>
      <w:r w:rsidRPr="009D385D">
        <w:rPr>
          <w:rFonts w:ascii="Times New Roman" w:eastAsia="Yu Gothic" w:hAnsi="Times New Roman" w:cs="Times New Roman"/>
          <w:color w:val="000000"/>
          <w:kern w:val="0"/>
          <w:sz w:val="28"/>
          <w:szCs w:val="28"/>
          <w14:ligatures w14:val="none"/>
        </w:rPr>
        <w:lastRenderedPageBreak/>
        <w:t xml:space="preserve">deemed an “heir” of Bishop </w:t>
      </w:r>
      <w:r w:rsidRPr="009D385D">
        <w:rPr>
          <w:rFonts w:ascii="Times New Roman" w:eastAsia="Yu Gothic" w:hAnsi="Times New Roman" w:cs="Times New Roman"/>
          <w:b/>
          <w:bCs/>
          <w:color w:val="000000"/>
          <w:kern w:val="0"/>
          <w:sz w:val="28"/>
          <w:szCs w:val="28"/>
          <w14:ligatures w14:val="none"/>
        </w:rPr>
        <w:t>Paul of Samosata</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86"/>
      </w:r>
      <w:r w:rsidRPr="009D385D">
        <w:rPr>
          <w:rFonts w:ascii="Times New Roman" w:eastAsia="Yu Gothic" w:hAnsi="Times New Roman" w:cs="Times New Roman"/>
          <w:color w:val="000000"/>
          <w:kern w:val="0"/>
          <w:sz w:val="28"/>
          <w:szCs w:val="28"/>
          <w14:ligatures w14:val="none"/>
        </w:rPr>
        <w:t xml:space="preserve"> although their Monotheistic Theologies of Christ were not identical. The Unitarian Paul of Samosata, for example, held to a straight-forward Theology of God and Christ, in which—unlike Lucian and Arius—the concept of the</w:t>
      </w:r>
      <w:r w:rsidRPr="009D385D">
        <w:rPr>
          <w:rFonts w:ascii="Times New Roman" w:eastAsia="Times New Roman" w:hAnsi="Times New Roman" w:cs="Times New Roman"/>
          <w:i/>
          <w:iCs/>
          <w:color w:val="202122"/>
          <w:kern w:val="0"/>
          <w:sz w:val="28"/>
          <w:szCs w:val="28"/>
          <w14:ligatures w14:val="none"/>
        </w:rPr>
        <w:t xml:space="preserve"> 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Times New Roman" w:hAnsi="Times New Roman" w:cs="Times New Roman"/>
          <w:i/>
          <w:iCs/>
          <w:color w:val="202122"/>
          <w:kern w:val="0"/>
          <w:sz w:val="28"/>
          <w:szCs w:val="28"/>
          <w14:ligatures w14:val="none"/>
        </w:rPr>
        <w:t>gos</w:t>
      </w:r>
      <w:r w:rsidRPr="009D385D">
        <w:rPr>
          <w:rFonts w:ascii="Times New Roman" w:eastAsia="Times New Roman" w:hAnsi="Times New Roman" w:cs="Times New Roman"/>
          <w:color w:val="202122"/>
          <w:kern w:val="0"/>
          <w:sz w:val="28"/>
          <w:szCs w:val="28"/>
          <w14:ligatures w14:val="none"/>
        </w:rPr>
        <w:t xml:space="preserve"> and </w:t>
      </w:r>
      <w:r w:rsidRPr="009D385D">
        <w:rPr>
          <w:rFonts w:ascii="Times New Roman" w:eastAsia="Times New Roman" w:hAnsi="Times New Roman" w:cs="Times New Roman"/>
          <w:i/>
          <w:iCs/>
          <w:color w:val="202122"/>
          <w:kern w:val="0"/>
          <w:sz w:val="28"/>
          <w:szCs w:val="28"/>
          <w14:ligatures w14:val="none"/>
        </w:rPr>
        <w:t>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Times New Roman" w:hAnsi="Times New Roman" w:cs="Times New Roman"/>
          <w:i/>
          <w:iCs/>
          <w:color w:val="202122"/>
          <w:kern w:val="0"/>
          <w:sz w:val="28"/>
          <w:szCs w:val="28"/>
          <w14:ligatures w14:val="none"/>
        </w:rPr>
        <w:t>gos</w:t>
      </w:r>
      <w:r w:rsidRPr="009D385D">
        <w:rPr>
          <w:rFonts w:ascii="Times New Roman" w:eastAsia="Times New Roman" w:hAnsi="Times New Roman" w:cs="Times New Roman"/>
          <w:color w:val="202122"/>
          <w:kern w:val="0"/>
          <w:sz w:val="28"/>
          <w:szCs w:val="28"/>
          <w14:ligatures w14:val="none"/>
        </w:rPr>
        <w:t xml:space="preserve">-Son were not granted any primary Metaphysical significance that would challenge the Unity of God as Creator and sole “Monarch” of the world. </w:t>
      </w:r>
      <w:r w:rsidRPr="009D385D">
        <w:rPr>
          <w:rFonts w:ascii="Times New Roman" w:eastAsia="Yu Gothic" w:hAnsi="Times New Roman" w:cs="Times New Roman"/>
          <w:color w:val="000000"/>
          <w:kern w:val="0"/>
          <w:sz w:val="28"/>
          <w:szCs w:val="28"/>
          <w14:ligatures w14:val="none"/>
        </w:rPr>
        <w:t xml:space="preserve"> The learned Presbyter Lucian was martyred on 7 January 312 CE and constituted one of the last victims of the Great Persecution.</w:t>
      </w:r>
    </w:p>
    <w:p w14:paraId="42DB5FFC"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74FE1B9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b/>
          <w:bCs/>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 the eyes of Bishop Alexander I and his understudy Athanasius, the “Son” that Arius proclaimed could neither create or redeem—in the dualistic sense of Divine or Semi Divine Salvation—and, thus, he could not be a proper object of worship. Again—as emphasized above—the notion that Christ must be elevated to a Divinity that made him worthy of worship was a foregone conclusion of the proto-Trinitarians of Alexandria, and their Theologies were simply attempts to establish, justify, and buttress the “Divinity” of the </w:t>
      </w:r>
      <w:r w:rsidRPr="009D385D">
        <w:rPr>
          <w:rFonts w:ascii="Times New Roman" w:eastAsia="Times New Roman" w:hAnsi="Times New Roman" w:cs="Times New Roman"/>
          <w:i/>
          <w:iCs/>
          <w:color w:val="202122"/>
          <w:kern w:val="0"/>
          <w:sz w:val="28"/>
          <w:szCs w:val="28"/>
          <w14:ligatures w14:val="none"/>
        </w:rPr>
        <w:t>L</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Times New Roman" w:hAnsi="Times New Roman" w:cs="Times New Roman"/>
          <w:i/>
          <w:iCs/>
          <w:color w:val="202122"/>
          <w:kern w:val="0"/>
          <w:sz w:val="28"/>
          <w:szCs w:val="28"/>
          <w14:ligatures w14:val="none"/>
        </w:rPr>
        <w:t>gos</w:t>
      </w:r>
      <w:r w:rsidRPr="009D385D">
        <w:rPr>
          <w:rFonts w:ascii="Times New Roman" w:eastAsia="Times New Roman" w:hAnsi="Times New Roman" w:cs="Times New Roman"/>
          <w:color w:val="202122"/>
          <w:kern w:val="0"/>
          <w:sz w:val="28"/>
          <w:szCs w:val="28"/>
          <w14:ligatures w14:val="none"/>
        </w:rPr>
        <w:t xml:space="preserve">-Son. Despite the charges of “heresy” against Arius in </w:t>
      </w:r>
      <w:r w:rsidRPr="009D385D">
        <w:rPr>
          <w:rFonts w:ascii="Times New Roman" w:eastAsia="Yu Gothic" w:hAnsi="Times New Roman" w:cs="Times New Roman"/>
          <w:color w:val="000000"/>
          <w:kern w:val="0"/>
          <w:sz w:val="28"/>
          <w:szCs w:val="28"/>
          <w14:ligatures w14:val="none"/>
        </w:rPr>
        <w:t xml:space="preserve">318 CE, his teaching, preaching, and ministerial work remained unhindered in Alexandria for about six years until roughly 324 CE, when—a year before the First Council of Nicaea—Bishop Alexander was pressured to act against him. </w:t>
      </w:r>
    </w:p>
    <w:p w14:paraId="53754FEA"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5687989A" w14:textId="77777777" w:rsidR="00B335E1" w:rsidRPr="009D385D" w:rsidRDefault="00B335E1" w:rsidP="00B335E1">
      <w:pPr>
        <w:spacing w:after="0" w:line="240" w:lineRule="auto"/>
        <w:rPr>
          <w:rFonts w:ascii="Times New Roman" w:eastAsia="Aptos" w:hAnsi="Times New Roman" w:cs="Times New Roman"/>
          <w:kern w:val="0"/>
          <w14:ligatures w14:val="none"/>
        </w:rPr>
      </w:pPr>
    </w:p>
    <w:p w14:paraId="2AF6288F" w14:textId="77777777" w:rsidR="00B335E1" w:rsidRPr="009D385D" w:rsidRDefault="00B335E1" w:rsidP="00B335E1">
      <w:pPr>
        <w:keepNext/>
        <w:keepLines/>
        <w:spacing w:after="0" w:line="240" w:lineRule="auto"/>
        <w:outlineLvl w:val="2"/>
        <w:rPr>
          <w:rFonts w:ascii="Times New Roman" w:eastAsia="Yu Gothic Light" w:hAnsi="Times New Roman" w:cs="Times New Roman"/>
          <w:b/>
          <w:bCs/>
          <w:i/>
          <w:iCs/>
          <w:color w:val="0F4761"/>
          <w:kern w:val="0"/>
          <w:sz w:val="28"/>
          <w:szCs w:val="28"/>
          <w14:ligatures w14:val="none"/>
        </w:rPr>
      </w:pPr>
      <w:bookmarkStart w:id="2125" w:name="_Toc193364032"/>
      <w:r w:rsidRPr="009D385D">
        <w:rPr>
          <w:rFonts w:ascii="Times New Roman" w:eastAsia="Yu Gothic Light" w:hAnsi="Times New Roman" w:cs="Times New Roman"/>
          <w:b/>
          <w:bCs/>
          <w:i/>
          <w:iCs/>
          <w:color w:val="0F4761"/>
          <w:kern w:val="0"/>
          <w:sz w:val="28"/>
          <w:szCs w:val="28"/>
          <w14:ligatures w14:val="none"/>
        </w:rPr>
        <w:lastRenderedPageBreak/>
        <w:t>Stage Four in the Emergence of Trinitarian Theology: The Cappadocian Fathers Declare “Eternal Distinctions within the Divine Essence”</w:t>
      </w:r>
      <w:bookmarkEnd w:id="2125"/>
    </w:p>
    <w:p w14:paraId="407EBCE8" w14:textId="77777777" w:rsidR="00B335E1" w:rsidRPr="009D385D" w:rsidRDefault="00B335E1" w:rsidP="00B335E1">
      <w:pPr>
        <w:autoSpaceDE w:val="0"/>
        <w:autoSpaceDN w:val="0"/>
        <w:adjustRightInd w:val="0"/>
        <w:spacing w:after="0" w:line="240" w:lineRule="auto"/>
        <w:rPr>
          <w:rFonts w:ascii="Helvetica" w:eastAsia="Yu Gothic" w:hAnsi="Helvetica" w:cs="Helvetica"/>
          <w:color w:val="000000"/>
          <w:kern w:val="0"/>
          <w14:ligatures w14:val="none"/>
        </w:rPr>
      </w:pPr>
      <w:r w:rsidRPr="009D385D">
        <w:rPr>
          <w:rFonts w:ascii="Times New Roman" w:eastAsia="Times New Roman" w:hAnsi="Times New Roman" w:cs="Times New Roman"/>
          <w:kern w:val="0"/>
          <w:sz w:val="28"/>
          <w:szCs w:val="28"/>
          <w14:ligatures w14:val="none"/>
        </w:rPr>
        <w:t xml:space="preserve">The fourth stage of Trinitarian development comes with the Theological attempt to declare God “three Persons” but one Monotheistic unity and avoid the logical corollary of “Tritheism” </w:t>
      </w:r>
      <w:r w:rsidRPr="009D385D">
        <w:rPr>
          <w:rFonts w:ascii="Times New Roman" w:eastAsia="Yu Gothic" w:hAnsi="Times New Roman" w:cs="Times New Roman"/>
          <w:color w:val="000000"/>
          <w:kern w:val="0"/>
          <w:sz w:val="28"/>
          <w:szCs w:val="28"/>
          <w14:ligatures w14:val="none"/>
        </w:rPr>
        <w:t xml:space="preserve">(Greek: </w:t>
      </w:r>
      <w:r w:rsidRPr="009D385D">
        <w:rPr>
          <w:rFonts w:ascii="Times New Roman" w:eastAsia="Yu Gothic" w:hAnsi="Times New Roman" w:cs="Times New Roman"/>
          <w:i/>
          <w:iCs/>
          <w:color w:val="000000"/>
          <w:kern w:val="0"/>
          <w:sz w:val="28"/>
          <w:szCs w:val="28"/>
          <w14:ligatures w14:val="none"/>
        </w:rPr>
        <w:t>trithe</w:t>
      </w:r>
      <w:r w:rsidRPr="009D385D">
        <w:rPr>
          <w:rFonts w:ascii="Times New Roman" w:eastAsia="Times New Roman" w:hAnsi="Times New Roman" w:cs="Times New Roman"/>
          <w:i/>
          <w:iCs/>
          <w:color w:val="000000"/>
          <w:kern w:val="0"/>
          <w:sz w:val="28"/>
          <w:szCs w:val="28"/>
          <w14:ligatures w14:val="none"/>
        </w:rPr>
        <w:t>îa,</w:t>
      </w:r>
      <w:r w:rsidRPr="009D385D">
        <w:rPr>
          <w:rFonts w:ascii="Times New Roman" w:eastAsia="Times New Roman" w:hAnsi="Times New Roman" w:cs="Times New Roman"/>
          <w:i/>
          <w:iCs/>
          <w:kern w:val="0"/>
          <w:sz w:val="28"/>
          <w:szCs w:val="28"/>
          <w14:ligatures w14:val="none"/>
        </w:rPr>
        <w:t xml:space="preserve"> </w:t>
      </w:r>
      <w:r w:rsidRPr="009D385D">
        <w:rPr>
          <w:rFonts w:ascii="Times New Roman" w:eastAsia="Times New Roman" w:hAnsi="Times New Roman" w:cs="Times New Roman"/>
          <w:i/>
          <w:iCs/>
          <w:color w:val="000000"/>
          <w:kern w:val="0"/>
          <w:sz w:val="28"/>
          <w:szCs w:val="28"/>
          <w14:ligatures w14:val="none"/>
        </w:rPr>
        <w:t>τριθεΐα</w:t>
      </w:r>
      <w:r w:rsidRPr="009D385D">
        <w:rPr>
          <w:rFonts w:ascii="Times New Roman" w:eastAsia="Times New Roman" w:hAnsi="Times New Roman" w:cs="Times New Roman"/>
          <w:color w:val="000000"/>
          <w:kern w:val="0"/>
          <w:sz w:val="28"/>
          <w:szCs w:val="28"/>
          <w14:ligatures w14:val="none"/>
        </w:rPr>
        <w:t>)</w:t>
      </w:r>
      <w:r w:rsidRPr="009D385D">
        <w:rPr>
          <w:rFonts w:ascii="Times New Roman" w:eastAsia="Times New Roman" w:hAnsi="Times New Roman" w:cs="Times New Roman"/>
          <w:kern w:val="0"/>
          <w:sz w:val="28"/>
          <w:szCs w:val="28"/>
          <w14:ligatures w14:val="none"/>
        </w:rPr>
        <w:t xml:space="preserve">—the belief in three Gods—and the assertion of a type of polytheism similar to the Pagans, </w:t>
      </w:r>
      <w:r w:rsidRPr="009D385D">
        <w:rPr>
          <w:rFonts w:ascii="Times New Roman" w:eastAsia="Times New Roman" w:hAnsi="Times New Roman" w:cs="Times New Roman"/>
          <w:b/>
          <w:bCs/>
          <w:kern w:val="0"/>
          <w:sz w:val="28"/>
          <w:szCs w:val="28"/>
          <w14:ligatures w14:val="none"/>
        </w:rPr>
        <w:t>the Cappadocian Fathers</w:t>
      </w:r>
      <w:r w:rsidRPr="009D385D">
        <w:rPr>
          <w:rFonts w:ascii="Times New Roman" w:eastAsia="Times New Roman" w:hAnsi="Times New Roman" w:cs="Times New Roman"/>
          <w:kern w:val="0"/>
          <w:sz w:val="28"/>
          <w:szCs w:val="28"/>
          <w:vertAlign w:val="superscript"/>
          <w14:ligatures w14:val="none"/>
        </w:rPr>
        <w:footnoteReference w:id="87"/>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b/>
          <w:bCs/>
          <w:kern w:val="0"/>
          <w:sz w:val="28"/>
          <w:szCs w:val="28"/>
          <w14:ligatures w14:val="none"/>
        </w:rPr>
        <w:t>Saint Basil of Caesarea</w:t>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kern w:val="0"/>
          <w:sz w:val="28"/>
          <w:szCs w:val="28"/>
          <w:vertAlign w:val="superscript"/>
          <w14:ligatures w14:val="none"/>
        </w:rPr>
        <w:footnoteReference w:id="88"/>
      </w:r>
      <w:r w:rsidRPr="009D385D">
        <w:rPr>
          <w:rFonts w:ascii="Times New Roman" w:eastAsia="Times New Roman" w:hAnsi="Times New Roman" w:cs="Times New Roman"/>
          <w:kern w:val="0"/>
          <w:sz w:val="28"/>
          <w:szCs w:val="28"/>
          <w14:ligatures w14:val="none"/>
        </w:rPr>
        <w:t xml:space="preserve"> his close friend, </w:t>
      </w:r>
      <w:r w:rsidRPr="009D385D">
        <w:rPr>
          <w:rFonts w:ascii="Times New Roman" w:eastAsia="Times New Roman" w:hAnsi="Times New Roman" w:cs="Times New Roman"/>
          <w:b/>
          <w:bCs/>
          <w:kern w:val="0"/>
          <w:sz w:val="28"/>
          <w:szCs w:val="28"/>
          <w14:ligatures w14:val="none"/>
        </w:rPr>
        <w:t>Saint Gregory of Nazianzus</w:t>
      </w:r>
      <w:r w:rsidRPr="009D385D">
        <w:rPr>
          <w:rFonts w:ascii="Times New Roman" w:eastAsia="Times New Roman" w:hAnsi="Times New Roman" w:cs="Times New Roman"/>
          <w:kern w:val="0"/>
          <w:sz w:val="28"/>
          <w:szCs w:val="28"/>
          <w14:ligatures w14:val="none"/>
        </w:rPr>
        <w:t>,</w:t>
      </w:r>
      <w:r w:rsidRPr="009D385D">
        <w:rPr>
          <w:rFonts w:ascii="Times New Roman" w:eastAsia="Times New Roman" w:hAnsi="Times New Roman" w:cs="Times New Roman"/>
          <w:kern w:val="0"/>
          <w:sz w:val="28"/>
          <w:szCs w:val="28"/>
          <w:vertAlign w:val="superscript"/>
          <w14:ligatures w14:val="none"/>
        </w:rPr>
        <w:footnoteReference w:id="89"/>
      </w:r>
      <w:r w:rsidRPr="009D385D">
        <w:rPr>
          <w:rFonts w:ascii="Times New Roman" w:eastAsia="Times New Roman" w:hAnsi="Times New Roman" w:cs="Times New Roman"/>
          <w:kern w:val="0"/>
          <w:sz w:val="28"/>
          <w:szCs w:val="28"/>
          <w14:ligatures w14:val="none"/>
        </w:rPr>
        <w:t xml:space="preserve"> and Basil’s brother, Saint Gregory of Nyssa—innovated the Doctrine </w:t>
      </w:r>
      <w:r w:rsidRPr="009D385D">
        <w:rPr>
          <w:rFonts w:ascii="Times New Roman" w:eastAsia="Yu Gothic" w:hAnsi="Times New Roman" w:cs="Times New Roman"/>
          <w:color w:val="000000"/>
          <w:kern w:val="0"/>
          <w:sz w:val="28"/>
          <w:szCs w:val="28"/>
          <w14:ligatures w14:val="none"/>
        </w:rPr>
        <w:t>of “eternal distinction” within the Divine nature.</w:t>
      </w:r>
      <w:r w:rsidRPr="009D385D">
        <w:rPr>
          <w:rFonts w:ascii="Times New Roman" w:eastAsia="Yu Gothic" w:hAnsi="Times New Roman" w:cs="Times New Roman"/>
          <w:color w:val="000000"/>
          <w:kern w:val="0"/>
          <w:sz w:val="28"/>
          <w:szCs w:val="28"/>
          <w:vertAlign w:val="superscript"/>
          <w14:ligatures w14:val="none"/>
        </w:rPr>
        <w:footnoteReference w:id="90"/>
      </w:r>
      <w:r w:rsidRPr="009D385D">
        <w:rPr>
          <w:rFonts w:ascii="Times New Roman" w:eastAsia="Yu Gothic" w:hAnsi="Times New Roman" w:cs="Times New Roman"/>
          <w:color w:val="000000"/>
          <w:kern w:val="0"/>
          <w:sz w:val="28"/>
          <w:szCs w:val="28"/>
          <w14:ligatures w14:val="none"/>
        </w:rPr>
        <w:t xml:space="preserve"> It should be noted for the record that the realm of Cappadocia in modern-day Turkey was not united behind the </w:t>
      </w:r>
      <w:r w:rsidRPr="009D385D">
        <w:rPr>
          <w:rFonts w:ascii="Times New Roman" w:eastAsia="Yu Gothic" w:hAnsi="Times New Roman" w:cs="Times New Roman"/>
          <w:color w:val="000000"/>
          <w:kern w:val="0"/>
          <w:sz w:val="28"/>
          <w:szCs w:val="28"/>
          <w14:ligatures w14:val="none"/>
        </w:rPr>
        <w:lastRenderedPageBreak/>
        <w:t xml:space="preserve">“Cappadocian Fathers,” and Cappadocia produced many great Arian Christian leaders also. The Cappadocian Fathers were, however, the direct successors of Athanasius in the struggle against Arian Monotheism, and they like Athanasius regarded themselves as devoted students of Origen, who was responsible for the second stage of proto-Trinitarian innovation in Alexandria. Stictly speaking, the era of the Cappadocian Fathers extends for about thirty-two years from from 362 CE until 394 CE, which was one of the most momentous and turbulent periods in all of Church history. </w:t>
      </w:r>
    </w:p>
    <w:p w14:paraId="5921EAA5"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05339808"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iCs/>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Cappadocian Fathers held that the image of God is shown to human beings in Jesus Christ by means of the Holy Spirit, and it is through the Holy Spirit and the Son that Man ascends to the Father. The Cappadocian Fathers regarded the First Council of Nicaea in 325 CE as the natural point of development for still further elaborations on “the Godhead,” which they deemed were forced upon them by their Arian Christian opposition, which ultimately came to include debate over the Holy Ghost. The three Fathers laid before themselves the task of: 1. Completely vindicating the Deity of Christ—the </w:t>
      </w:r>
      <w:r w:rsidRPr="009D385D">
        <w:rPr>
          <w:rFonts w:ascii="Times New Roman" w:eastAsia="Times New Roman" w:hAnsi="Times New Roman" w:cs="Times New Roman"/>
          <w:i/>
          <w:iCs/>
          <w:kern w:val="0"/>
          <w:sz w:val="28"/>
          <w:szCs w:val="28"/>
          <w14:ligatures w14:val="none"/>
        </w:rPr>
        <w:t>L</w:t>
      </w:r>
      <w:r w:rsidRPr="009D385D">
        <w:rPr>
          <w:rFonts w:ascii="Times New Roman" w:eastAsia="Times New Roman" w:hAnsi="Times New Roman" w:cs="Times New Roman"/>
          <w:i/>
          <w:color w:val="000000"/>
          <w:kern w:val="0"/>
          <w:sz w:val="28"/>
          <w:szCs w:val="28"/>
          <w14:ligatures w14:val="none"/>
        </w:rPr>
        <w:t>ógos</w:t>
      </w:r>
      <w:r w:rsidRPr="009D385D">
        <w:rPr>
          <w:rFonts w:ascii="Times New Roman" w:eastAsia="Times New Roman" w:hAnsi="Times New Roman" w:cs="Times New Roman"/>
          <w:iCs/>
          <w:color w:val="000000"/>
          <w:kern w:val="0"/>
          <w:sz w:val="28"/>
          <w:szCs w:val="28"/>
          <w14:ligatures w14:val="none"/>
        </w:rPr>
        <w:t xml:space="preserve">-Son—and the Holy Ghost, while 2. Establishing the Theological terminology needed to express these Dogmas as fundamentals of Trinitarian Christian Theology. </w:t>
      </w:r>
    </w:p>
    <w:p w14:paraId="275C2773" w14:textId="77777777" w:rsidR="00B335E1" w:rsidRPr="009D385D" w:rsidRDefault="00B335E1" w:rsidP="00B335E1">
      <w:pPr>
        <w:autoSpaceDE w:val="0"/>
        <w:autoSpaceDN w:val="0"/>
        <w:adjustRightInd w:val="0"/>
        <w:spacing w:after="0" w:line="240" w:lineRule="auto"/>
        <w:rPr>
          <w:rFonts w:ascii="Helvetica" w:eastAsia="Yu Gothic" w:hAnsi="Helvetica" w:cs="Helvetica"/>
          <w:color w:val="000000"/>
          <w:kern w:val="0"/>
          <w14:ligatures w14:val="none"/>
        </w:rPr>
      </w:pPr>
    </w:p>
    <w:p w14:paraId="156237A1"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i/>
          <w:iCs/>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Although the Cappadocian Fathers readily admitted that they were ignorant of God’s true Essence (Greek: </w:t>
      </w:r>
      <w:r w:rsidRPr="009D385D">
        <w:rPr>
          <w:rFonts w:ascii="Times New Roman" w:eastAsia="Yu Gothic" w:hAnsi="Times New Roman" w:cs="Times New Roman"/>
          <w:i/>
          <w:iCs/>
          <w:color w:val="000000"/>
          <w:kern w:val="0"/>
          <w:sz w:val="28"/>
          <w:szCs w:val="28"/>
          <w14:ligatures w14:val="none"/>
        </w:rPr>
        <w:t>Oúsía</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Times New Roman" w:hAnsi="Times New Roman" w:cs="Times New Roman"/>
          <w:i/>
          <w:iCs/>
          <w:color w:val="202122"/>
          <w:kern w:val="0"/>
          <w:sz w:val="28"/>
          <w:szCs w:val="28"/>
          <w14:ligatures w14:val="none"/>
        </w:rPr>
        <w:t>O</w:t>
      </w:r>
      <w:r w:rsidRPr="009D385D">
        <w:rPr>
          <w:rFonts w:ascii="Times New Roman" w:eastAsia="Times New Roman" w:hAnsi="Times New Roman" w:cs="Times New Roman"/>
          <w:i/>
          <w:iCs/>
          <w:color w:val="202122"/>
          <w:kern w:val="0"/>
          <w:sz w:val="28"/>
          <w:szCs w:val="28"/>
          <w:lang w:val="el-GR"/>
          <w14:ligatures w14:val="none"/>
        </w:rPr>
        <w:t>ύσ</w:t>
      </w:r>
      <w:r w:rsidRPr="009D385D">
        <w:rPr>
          <w:rFonts w:ascii="Times New Roman" w:eastAsia="Times New Roman" w:hAnsi="Times New Roman" w:cs="Times New Roman"/>
          <w:i/>
          <w:iCs/>
          <w:color w:val="000000"/>
          <w:kern w:val="0"/>
          <w:sz w:val="28"/>
          <w:szCs w:val="28"/>
          <w14:ligatures w14:val="none"/>
        </w:rPr>
        <w:t>ία</w:t>
      </w:r>
      <w:r w:rsidRPr="009D385D">
        <w:rPr>
          <w:rFonts w:ascii="Times New Roman" w:eastAsia="Yu Gothic" w:hAnsi="Times New Roman" w:cs="Times New Roman"/>
          <w:color w:val="000000"/>
          <w:kern w:val="0"/>
          <w:sz w:val="28"/>
          <w:szCs w:val="28"/>
          <w14:ligatures w14:val="none"/>
        </w:rPr>
        <w:t>), they still felt themselves competent to declare God as being “One Essence,” “</w:t>
      </w:r>
      <w:r w:rsidRPr="009D385D">
        <w:rPr>
          <w:rFonts w:ascii="Times New Roman" w:eastAsia="Yu Gothic" w:hAnsi="Times New Roman" w:cs="Times New Roman"/>
          <w:i/>
          <w:iCs/>
          <w:color w:val="000000"/>
          <w:kern w:val="0"/>
          <w:sz w:val="28"/>
          <w:szCs w:val="28"/>
          <w14:ligatures w14:val="none"/>
        </w:rPr>
        <w:t>Oúsía</w:t>
      </w:r>
      <w:r w:rsidRPr="009D385D">
        <w:rPr>
          <w:rFonts w:ascii="Times New Roman" w:eastAsia="Yu Gothic" w:hAnsi="Times New Roman" w:cs="Times New Roman"/>
          <w:color w:val="000000"/>
          <w:kern w:val="0"/>
          <w:sz w:val="28"/>
          <w:szCs w:val="28"/>
          <w14:ligatures w14:val="none"/>
        </w:rPr>
        <w:t xml:space="preserve">,” or “Substance” a “Triune” (Three-in-One) and “Three Persons” or “Hypostases” in (Greek: </w:t>
      </w:r>
      <w:r w:rsidRPr="009D385D">
        <w:rPr>
          <w:rFonts w:ascii="Times New Roman" w:eastAsia="Yu Gothic" w:hAnsi="Times New Roman" w:cs="Times New Roman"/>
          <w:i/>
          <w:iCs/>
          <w:color w:val="000000"/>
          <w:kern w:val="0"/>
          <w:sz w:val="28"/>
          <w:szCs w:val="28"/>
          <w14:ligatures w14:val="none"/>
        </w:rPr>
        <w:t>mía Oúsía, treîs Hypostáseis</w:t>
      </w:r>
      <w:r w:rsidRPr="009D385D">
        <w:rPr>
          <w:rFonts w:ascii="Times New Roman" w:eastAsia="Yu Gothic" w:hAnsi="Times New Roman" w:cs="Times New Roman"/>
          <w:color w:val="000000"/>
          <w:kern w:val="0"/>
          <w:sz w:val="28"/>
          <w:szCs w:val="28"/>
          <w14:ligatures w14:val="none"/>
        </w:rPr>
        <w:t>).  In terms of Greek language and usage, however, it is generally agreed that the Cappadocian terms “essence” or “substance” (</w:t>
      </w:r>
      <w:r w:rsidRPr="009D385D">
        <w:rPr>
          <w:rFonts w:ascii="Times New Roman" w:eastAsia="Yu Gothic" w:hAnsi="Times New Roman" w:cs="Times New Roman"/>
          <w:i/>
          <w:iCs/>
          <w:color w:val="000000"/>
          <w:kern w:val="0"/>
          <w:sz w:val="28"/>
          <w:szCs w:val="28"/>
          <w14:ligatures w14:val="none"/>
        </w:rPr>
        <w:t>Oúsía</w:t>
      </w:r>
      <w:r w:rsidRPr="009D385D">
        <w:rPr>
          <w:rFonts w:ascii="Times New Roman" w:eastAsia="Yu Gothic" w:hAnsi="Times New Roman" w:cs="Times New Roman"/>
          <w:color w:val="000000"/>
          <w:kern w:val="0"/>
          <w:sz w:val="28"/>
          <w:szCs w:val="28"/>
          <w14:ligatures w14:val="none"/>
        </w:rPr>
        <w:t>) and “hypostasis” or “person” (</w:t>
      </w:r>
      <w:r w:rsidRPr="009D385D">
        <w:rPr>
          <w:rFonts w:ascii="Times New Roman" w:eastAsia="Yu Gothic" w:hAnsi="Times New Roman" w:cs="Times New Roman"/>
          <w:i/>
          <w:iCs/>
          <w:color w:val="000000"/>
          <w:kern w:val="0"/>
          <w:sz w:val="28"/>
          <w:szCs w:val="28"/>
          <w14:ligatures w14:val="none"/>
        </w:rPr>
        <w:t>Hyp</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Yu Gothic" w:hAnsi="Times New Roman" w:cs="Times New Roman"/>
          <w:i/>
          <w:iCs/>
          <w:color w:val="000000"/>
          <w:kern w:val="0"/>
          <w:sz w:val="28"/>
          <w:szCs w:val="28"/>
          <w14:ligatures w14:val="none"/>
        </w:rPr>
        <w:t>stasis</w:t>
      </w:r>
      <w:r w:rsidRPr="009D385D">
        <w:rPr>
          <w:rFonts w:ascii="Times New Roman" w:eastAsia="Yu Gothic" w:hAnsi="Times New Roman" w:cs="Times New Roman"/>
          <w:color w:val="000000"/>
          <w:kern w:val="0"/>
          <w:sz w:val="28"/>
          <w:szCs w:val="28"/>
          <w14:ligatures w14:val="none"/>
        </w:rPr>
        <w:t>), which the Cappadocian Fathers attempted diligently to distinguish from each other, had always been virtual synonyms in earlier times. Moreover, many of the early Christians distrusted such words that were not supported by Scripture.</w:t>
      </w:r>
    </w:p>
    <w:p w14:paraId="73FCCE9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448E4C0D"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This succinct Trinitarian declaration is sometimes attributed to Saint Gregory of Nyssa, who uses it extensively, and it would reach its full development in Saint Augustine. In reality, however, the formulaic—</w:t>
      </w:r>
      <w:r w:rsidRPr="009D385D">
        <w:rPr>
          <w:rFonts w:ascii="Times New Roman" w:eastAsia="Yu Gothic" w:hAnsi="Times New Roman" w:cs="Times New Roman"/>
          <w:i/>
          <w:iCs/>
          <w:color w:val="000000"/>
          <w:kern w:val="0"/>
          <w:sz w:val="28"/>
          <w:szCs w:val="28"/>
          <w14:ligatures w14:val="none"/>
        </w:rPr>
        <w:t>mía Oúsía, treîs Hypostáseis</w:t>
      </w:r>
      <w:r w:rsidRPr="009D385D">
        <w:rPr>
          <w:rFonts w:ascii="Times New Roman" w:eastAsia="Yu Gothic" w:hAnsi="Times New Roman" w:cs="Times New Roman"/>
          <w:color w:val="000000"/>
          <w:kern w:val="0"/>
          <w:sz w:val="28"/>
          <w:szCs w:val="28"/>
          <w14:ligatures w14:val="none"/>
        </w:rPr>
        <w:t>—was pioneered by Saint Basil, and the two Gregories depended upon Saint Basil in deriving their Theologies, while also going beyond him.</w:t>
      </w:r>
      <w:r w:rsidRPr="009D385D">
        <w:rPr>
          <w:rFonts w:ascii="Times New Roman" w:eastAsia="Yu Gothic" w:hAnsi="Times New Roman" w:cs="Times New Roman"/>
          <w:color w:val="000000"/>
          <w:kern w:val="0"/>
          <w:sz w:val="28"/>
          <w:szCs w:val="28"/>
          <w:vertAlign w:val="superscript"/>
          <w14:ligatures w14:val="none"/>
        </w:rPr>
        <w:footnoteReference w:id="91"/>
      </w:r>
      <w:r w:rsidRPr="009D385D">
        <w:rPr>
          <w:rFonts w:ascii="Times New Roman" w:eastAsia="Yu Gothic" w:hAnsi="Times New Roman" w:cs="Times New Roman"/>
          <w:color w:val="000000"/>
          <w:kern w:val="0"/>
          <w:sz w:val="28"/>
          <w:szCs w:val="28"/>
          <w14:ligatures w14:val="none"/>
        </w:rPr>
        <w:t xml:space="preserve"> Saint Basil gave the </w:t>
      </w:r>
      <w:r w:rsidRPr="009D385D">
        <w:rPr>
          <w:rFonts w:ascii="Times New Roman" w:eastAsia="Yu Gothic" w:hAnsi="Times New Roman" w:cs="Times New Roman"/>
          <w:color w:val="000000"/>
          <w:kern w:val="0"/>
          <w:sz w:val="28"/>
          <w:szCs w:val="28"/>
          <w14:ligatures w14:val="none"/>
        </w:rPr>
        <w:lastRenderedPageBreak/>
        <w:t>definition of both “Essence” or “Substance” (</w:t>
      </w:r>
      <w:r w:rsidRPr="009D385D">
        <w:rPr>
          <w:rFonts w:ascii="Times New Roman" w:eastAsia="Yu Gothic" w:hAnsi="Times New Roman" w:cs="Times New Roman"/>
          <w:i/>
          <w:iCs/>
          <w:color w:val="000000"/>
          <w:kern w:val="0"/>
          <w:sz w:val="28"/>
          <w:szCs w:val="28"/>
          <w14:ligatures w14:val="none"/>
        </w:rPr>
        <w:t>Oùsía</w:t>
      </w:r>
      <w:r w:rsidRPr="009D385D">
        <w:rPr>
          <w:rFonts w:ascii="Times New Roman" w:eastAsia="Yu Gothic" w:hAnsi="Times New Roman" w:cs="Times New Roman"/>
          <w:color w:val="000000"/>
          <w:kern w:val="0"/>
          <w:sz w:val="28"/>
          <w:szCs w:val="28"/>
          <w14:ligatures w14:val="none"/>
        </w:rPr>
        <w:t xml:space="preserve">) and “Person” </w:t>
      </w:r>
      <w:r w:rsidRPr="009D385D">
        <w:rPr>
          <w:rFonts w:ascii="Times New Roman" w:eastAsia="Times New Roman" w:hAnsi="Times New Roman" w:cs="Times New Roman"/>
          <w:kern w:val="0"/>
          <w:sz w:val="28"/>
          <w:szCs w:val="28"/>
          <w14:ligatures w14:val="none"/>
        </w:rPr>
        <w:t xml:space="preserve">(Greek: </w:t>
      </w:r>
      <w:r w:rsidRPr="009D385D">
        <w:rPr>
          <w:rFonts w:ascii="Times New Roman" w:eastAsia="Times New Roman" w:hAnsi="Times New Roman" w:cs="Times New Roman"/>
          <w:i/>
          <w:iCs/>
          <w:kern w:val="0"/>
          <w:sz w:val="28"/>
          <w:szCs w:val="28"/>
          <w14:ligatures w14:val="none"/>
        </w:rPr>
        <w:t>Hyp</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Times New Roman" w:hAnsi="Times New Roman" w:cs="Times New Roman"/>
          <w:i/>
          <w:iCs/>
          <w:kern w:val="0"/>
          <w:sz w:val="28"/>
          <w:szCs w:val="28"/>
          <w14:ligatures w14:val="none"/>
        </w:rPr>
        <w:t>stasis,</w:t>
      </w:r>
      <w:r w:rsidRPr="009D385D">
        <w:rPr>
          <w:rFonts w:ascii="Times New Roman" w:eastAsia="Times New Roman" w:hAnsi="Times New Roman" w:cs="Times New Roman"/>
          <w:i/>
          <w:iCs/>
          <w:color w:val="000000"/>
          <w:kern w:val="0"/>
          <w:sz w:val="28"/>
          <w:szCs w:val="28"/>
          <w14:ligatures w14:val="none"/>
        </w:rPr>
        <w:t xml:space="preserve"> Ύ</w:t>
      </w:r>
      <w:r w:rsidRPr="009D385D">
        <w:rPr>
          <w:rFonts w:ascii="Times New Roman" w:eastAsia="Times New Roman" w:hAnsi="Times New Roman" w:cs="Times New Roman"/>
          <w:i/>
          <w:iCs/>
          <w:color w:val="000000"/>
          <w:kern w:val="0"/>
          <w:sz w:val="28"/>
          <w:szCs w:val="28"/>
          <w:shd w:val="clear" w:color="auto" w:fill="FFFFFF"/>
          <w14:ligatures w14:val="none"/>
        </w:rPr>
        <w:t>πόστασις</w:t>
      </w:r>
      <w:r w:rsidRPr="009D385D">
        <w:rPr>
          <w:rFonts w:ascii="Times New Roman" w:eastAsia="Times New Roman"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14:ligatures w14:val="none"/>
        </w:rPr>
        <w:t xml:space="preserve">. He also tried to explain the characteristics of each of the Persons and their relation to each other in the Tri-Une Godhead. The two Gregories went beyond Saint Basil in establishing the Trinitarian doctrine of the Holy Ghost. They were also more explicitly concerned with the dangers of falling into Ditheism (Greek: </w:t>
      </w:r>
      <w:r w:rsidRPr="009D385D">
        <w:rPr>
          <w:rFonts w:ascii="Times New Roman" w:eastAsia="Yu Gothic" w:hAnsi="Times New Roman" w:cs="Times New Roman"/>
          <w:i/>
          <w:iCs/>
          <w:color w:val="000000"/>
          <w:kern w:val="0"/>
          <w:sz w:val="28"/>
          <w:szCs w:val="28"/>
          <w14:ligatures w14:val="none"/>
        </w:rPr>
        <w:t>dithe</w:t>
      </w:r>
      <w:r w:rsidRPr="009D385D">
        <w:rPr>
          <w:rFonts w:ascii="Times New Roman" w:eastAsia="Times New Roman" w:hAnsi="Times New Roman" w:cs="Times New Roman"/>
          <w:i/>
          <w:iCs/>
          <w:color w:val="000000"/>
          <w:kern w:val="0"/>
          <w:sz w:val="28"/>
          <w:szCs w:val="28"/>
          <w14:ligatures w14:val="none"/>
        </w:rPr>
        <w:t>îa,</w:t>
      </w:r>
      <w:r w:rsidRPr="009D385D">
        <w:rPr>
          <w:rFonts w:ascii="Times New Roman" w:eastAsia="Yu Gothic" w:hAnsi="Times New Roman" w:cs="Times New Roman"/>
          <w:i/>
          <w:iCs/>
          <w:color w:val="000000"/>
          <w:kern w:val="0"/>
          <w:sz w:val="28"/>
          <w:szCs w:val="28"/>
          <w14:ligatures w14:val="none"/>
        </w:rPr>
        <w:t xml:space="preserve"> </w:t>
      </w:r>
      <w:r w:rsidRPr="009D385D">
        <w:rPr>
          <w:rFonts w:ascii="Times New Roman" w:eastAsia="Times New Roman" w:hAnsi="Times New Roman" w:cs="Times New Roman"/>
          <w:i/>
          <w:iCs/>
          <w:color w:val="4D5156"/>
          <w:kern w:val="0"/>
          <w:sz w:val="28"/>
          <w:szCs w:val="28"/>
          <w:shd w:val="clear" w:color="auto" w:fill="FFFFFF"/>
          <w14:ligatures w14:val="none"/>
        </w:rPr>
        <w:t>δι</w:t>
      </w:r>
      <w:r w:rsidRPr="009D385D">
        <w:rPr>
          <w:rFonts w:ascii="Times New Roman" w:eastAsia="Times New Roman" w:hAnsi="Times New Roman" w:cs="Times New Roman"/>
          <w:i/>
          <w:iCs/>
          <w:color w:val="000000"/>
          <w:kern w:val="0"/>
          <w:sz w:val="28"/>
          <w:szCs w:val="28"/>
          <w14:ligatures w14:val="none"/>
        </w:rPr>
        <w:t>θεΐα</w:t>
      </w:r>
      <w:r w:rsidRPr="009D385D">
        <w:rPr>
          <w:rFonts w:ascii="Times New Roman" w:eastAsia="Times New Roman" w:hAnsi="Times New Roman" w:cs="Times New Roman"/>
          <w:color w:val="000000"/>
          <w:kern w:val="0"/>
          <w:sz w:val="28"/>
          <w:szCs w:val="28"/>
          <w14:ligatures w14:val="none"/>
        </w:rPr>
        <w:t>) and</w:t>
      </w:r>
      <w:r w:rsidRPr="009D385D">
        <w:rPr>
          <w:rFonts w:ascii="Times New Roman" w:eastAsia="Yu Gothic" w:hAnsi="Times New Roman" w:cs="Times New Roman"/>
          <w:color w:val="000000"/>
          <w:kern w:val="0"/>
          <w:sz w:val="28"/>
          <w:szCs w:val="28"/>
          <w14:ligatures w14:val="none"/>
        </w:rPr>
        <w:t xml:space="preserve"> “Tritheism” (Greek: </w:t>
      </w:r>
      <w:r w:rsidRPr="009D385D">
        <w:rPr>
          <w:rFonts w:ascii="Times New Roman" w:eastAsia="Yu Gothic" w:hAnsi="Times New Roman" w:cs="Times New Roman"/>
          <w:i/>
          <w:iCs/>
          <w:color w:val="000000"/>
          <w:kern w:val="0"/>
          <w:sz w:val="28"/>
          <w:szCs w:val="28"/>
          <w14:ligatures w14:val="none"/>
        </w:rPr>
        <w:t>trithe</w:t>
      </w:r>
      <w:r w:rsidRPr="009D385D">
        <w:rPr>
          <w:rFonts w:ascii="Times New Roman" w:eastAsia="Times New Roman" w:hAnsi="Times New Roman" w:cs="Times New Roman"/>
          <w:i/>
          <w:iCs/>
          <w:color w:val="000000"/>
          <w:kern w:val="0"/>
          <w:sz w:val="28"/>
          <w:szCs w:val="28"/>
          <w14:ligatures w14:val="none"/>
        </w:rPr>
        <w:t>îa,</w:t>
      </w:r>
      <w:r w:rsidRPr="009D385D">
        <w:rPr>
          <w:rFonts w:ascii="Times New Roman" w:eastAsia="Times New Roman" w:hAnsi="Times New Roman" w:cs="Times New Roman"/>
          <w:i/>
          <w:iCs/>
          <w:kern w:val="0"/>
          <w:sz w:val="28"/>
          <w:szCs w:val="28"/>
          <w14:ligatures w14:val="none"/>
        </w:rPr>
        <w:t xml:space="preserve"> </w:t>
      </w:r>
      <w:r w:rsidRPr="009D385D">
        <w:rPr>
          <w:rFonts w:ascii="Times New Roman" w:eastAsia="Times New Roman" w:hAnsi="Times New Roman" w:cs="Times New Roman"/>
          <w:i/>
          <w:iCs/>
          <w:color w:val="000000"/>
          <w:kern w:val="0"/>
          <w:sz w:val="28"/>
          <w:szCs w:val="28"/>
          <w14:ligatures w14:val="none"/>
        </w:rPr>
        <w:t>τριθεΐα</w:t>
      </w:r>
      <w:r w:rsidRPr="009D385D">
        <w:rPr>
          <w:rFonts w:ascii="Times New Roman" w:eastAsia="Times New Roman" w:hAnsi="Times New Roman" w:cs="Times New Roman"/>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 xml:space="preserve">than Saint Basil had been, since the Bible explicitly forbids that anything </w:t>
      </w:r>
      <w:r w:rsidRPr="009D385D">
        <w:rPr>
          <w:rFonts w:ascii="Times New Roman" w:eastAsia="Times New Roman" w:hAnsi="Times New Roman" w:cs="Times New Roman"/>
          <w:kern w:val="0"/>
          <w:sz w:val="28"/>
          <w:szCs w:val="28"/>
          <w14:ligatures w14:val="none"/>
        </w:rPr>
        <w:t xml:space="preserve">be worshipped but God (Exodus, 20:3; Deuteronomy, 5:7; 6:13). </w:t>
      </w:r>
      <w:r w:rsidRPr="009D385D">
        <w:rPr>
          <w:rFonts w:ascii="Times New Roman" w:eastAsia="Yu Gothic" w:hAnsi="Times New Roman" w:cs="Times New Roman"/>
          <w:color w:val="000000"/>
          <w:kern w:val="0"/>
          <w:sz w:val="28"/>
          <w:szCs w:val="28"/>
          <w14:ligatures w14:val="none"/>
        </w:rPr>
        <w:t xml:space="preserve">Consequently, they devoted more energy to defending the supposed Unity of God and refuting the charge that they were worshipping three different Gods. </w:t>
      </w:r>
    </w:p>
    <w:p w14:paraId="2208566E"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34E88D48"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two Gregories portrayed “the Father” as the source of Deity. Although the </w:t>
      </w:r>
      <w:r w:rsidRPr="009D385D">
        <w:rPr>
          <w:rFonts w:ascii="Times New Roman" w:eastAsia="Times New Roman" w:hAnsi="Times New Roman" w:cs="Times New Roman"/>
          <w:i/>
          <w:iCs/>
          <w:kern w:val="0"/>
          <w:sz w:val="28"/>
          <w:szCs w:val="28"/>
          <w14:ligatures w14:val="none"/>
        </w:rPr>
        <w:t>L</w:t>
      </w:r>
      <w:r w:rsidRPr="009D385D">
        <w:rPr>
          <w:rFonts w:ascii="Times New Roman" w:eastAsia="Times New Roman" w:hAnsi="Times New Roman" w:cs="Times New Roman"/>
          <w:i/>
          <w:color w:val="000000"/>
          <w:kern w:val="0"/>
          <w:sz w:val="28"/>
          <w:szCs w:val="28"/>
          <w14:ligatures w14:val="none"/>
        </w:rPr>
        <w:t>ógos</w:t>
      </w:r>
      <w:r w:rsidRPr="009D385D">
        <w:rPr>
          <w:rFonts w:ascii="Times New Roman" w:eastAsia="Times New Roman" w:hAnsi="Times New Roman" w:cs="Times New Roman"/>
          <w:iCs/>
          <w:color w:val="000000"/>
          <w:kern w:val="0"/>
          <w:sz w:val="28"/>
          <w:szCs w:val="28"/>
          <w14:ligatures w14:val="none"/>
        </w:rPr>
        <w:t xml:space="preserve">-Son was “perfect God,” his Divinity was </w:t>
      </w:r>
      <w:r w:rsidRPr="009D385D">
        <w:rPr>
          <w:rFonts w:ascii="Times New Roman" w:eastAsia="Yu Gothic" w:hAnsi="Times New Roman" w:cs="Times New Roman"/>
          <w:color w:val="000000"/>
          <w:kern w:val="0"/>
          <w:sz w:val="28"/>
          <w:szCs w:val="28"/>
          <w14:ligatures w14:val="none"/>
        </w:rPr>
        <w:t xml:space="preserve">derived from “the Father.” The Holy Spirit “proceeded” from the Father through the Son. This was expressed in the doctrine of the co-inherence of the three Persons to express their inseparable will and activity: The Father was unbegotten, the Son was begotten, and the Holy Ghost “proceeded” from the other two. </w:t>
      </w:r>
      <w:r w:rsidRPr="009D385D">
        <w:rPr>
          <w:rFonts w:ascii="Times New Roman" w:eastAsia="Times New Roman" w:hAnsi="Times New Roman" w:cs="Times New Roman"/>
          <w:kern w:val="0"/>
          <w:sz w:val="28"/>
          <w:szCs w:val="28"/>
          <w14:ligatures w14:val="none"/>
        </w:rPr>
        <w:t xml:space="preserve">Through the doctrine of “eternal distinctions,” the Cappadocian fathers rejected an earlier theological doctrine called “modalism,” which recognized no distinction in reality between the Father and Son. They upheld their declaration as affirming the Oneness of the Trinity, while explicitly acknowledging the eternal distinction between “the Father,” “the Son,” and “the Holy Ghost,” as distinction that had not been made in the Council of Nicaea of 325 CE. </w:t>
      </w:r>
      <w:r w:rsidRPr="009D385D">
        <w:rPr>
          <w:rFonts w:ascii="Times New Roman" w:eastAsia="Yu Gothic" w:hAnsi="Times New Roman" w:cs="Times New Roman"/>
          <w:color w:val="000000"/>
          <w:kern w:val="0"/>
          <w:sz w:val="28"/>
          <w:szCs w:val="28"/>
          <w14:ligatures w14:val="none"/>
        </w:rPr>
        <w:t>This awkward and utterly illogical formulation completed the Doctrine of the Trinity in its “Orthodox” expression and became the crux of what the Magisterial Church calls “Cappadocian Theology.” This “Orthodox” statement of Trinitarian Theology insisted further that “the whole Trinity was present in each Person, and each Person was so perfectly complete that it included all the others.” In this regard, Saint Gregory of Nazianzus had declared:</w:t>
      </w:r>
    </w:p>
    <w:p w14:paraId="5880DC65"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6293F557" w14:textId="77777777" w:rsidR="00B335E1" w:rsidRPr="009D385D" w:rsidRDefault="00B335E1" w:rsidP="00B335E1">
      <w:pPr>
        <w:autoSpaceDE w:val="0"/>
        <w:autoSpaceDN w:val="0"/>
        <w:adjustRightInd w:val="0"/>
        <w:spacing w:after="0" w:line="240" w:lineRule="auto"/>
        <w:ind w:left="630" w:right="810"/>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14:ligatures w14:val="none"/>
        </w:rPr>
        <w:t>The three Persons have equality of nature, unanimity of judgment, identity of action, and concurrence of the other two Persons with the One from whom they are derived. There is numerical difference but no division or separation in being.</w:t>
      </w:r>
    </w:p>
    <w:p w14:paraId="613804F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D2342F5"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lastRenderedPageBreak/>
        <w:t>Again, the Cappadocian Fathers—like other early Christians—understood well that it would be idolatrous and irreligious to worship Christ and the Holy Spirit if they were created beings. They sought illogically to avoid this dilemma by making them into gods and declaring them to be Divine and un-created, although the process of doing so was fallacious, illogical, and in clear violation of express Biblical teaching and the fundamentals of sound Intellect and First Principles. As von Harnack would rightly maintain and anyone with basic training in Logic readily understands, this mode of speech and its contradiction of First Principles destroyed the very conception of “Person” and “Personality. Von Harnack and other historians of early Christianity also insisted that:</w:t>
      </w:r>
    </w:p>
    <w:p w14:paraId="0CCC98EF" w14:textId="77777777" w:rsidR="00B335E1" w:rsidRPr="009D385D" w:rsidRDefault="00B335E1" w:rsidP="00B335E1">
      <w:pPr>
        <w:autoSpaceDE w:val="0"/>
        <w:autoSpaceDN w:val="0"/>
        <w:adjustRightInd w:val="0"/>
        <w:spacing w:after="0" w:line="240" w:lineRule="auto"/>
        <w:rPr>
          <w:rFonts w:ascii="Helvetica" w:eastAsia="Yu Gothic" w:hAnsi="Helvetica" w:cs="Helvetica"/>
          <w:color w:val="000000"/>
          <w:kern w:val="0"/>
          <w:highlight w:val="yellow"/>
          <w14:ligatures w14:val="none"/>
        </w:rPr>
      </w:pPr>
    </w:p>
    <w:p w14:paraId="2013B9D4" w14:textId="77777777" w:rsidR="00B335E1" w:rsidRPr="009D385D" w:rsidRDefault="00B335E1" w:rsidP="00B335E1">
      <w:pPr>
        <w:autoSpaceDE w:val="0"/>
        <w:autoSpaceDN w:val="0"/>
        <w:adjustRightInd w:val="0"/>
        <w:spacing w:after="0" w:line="240" w:lineRule="auto"/>
        <w:ind w:left="630" w:right="117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By this view the Church became committed itself to an interpretation which is really Tritheistic. But this theory appears to have gained ground from the weight of the authorities by which it was supported rather than from its intrinsic merits.</w:t>
      </w:r>
    </w:p>
    <w:p w14:paraId="2FCCCBEA" w14:textId="77777777" w:rsidR="00B335E1" w:rsidRPr="009D385D" w:rsidRDefault="00B335E1" w:rsidP="00B335E1">
      <w:pPr>
        <w:autoSpaceDE w:val="0"/>
        <w:autoSpaceDN w:val="0"/>
        <w:adjustRightInd w:val="0"/>
        <w:spacing w:after="0" w:line="240" w:lineRule="auto"/>
        <w:rPr>
          <w:rFonts w:ascii="Helvetica" w:eastAsia="Yu Gothic" w:hAnsi="Helvetica" w:cs="Helvetica"/>
          <w:color w:val="000000"/>
          <w:kern w:val="0"/>
          <w:highlight w:val="yellow"/>
          <w14:ligatures w14:val="none"/>
        </w:rPr>
      </w:pPr>
    </w:p>
    <w:p w14:paraId="5EB797F0" w14:textId="77777777" w:rsidR="00B335E1" w:rsidRPr="009D385D" w:rsidRDefault="00B335E1" w:rsidP="00B335E1">
      <w:pPr>
        <w:keepNext/>
        <w:keepLines/>
        <w:spacing w:after="0" w:line="240" w:lineRule="auto"/>
        <w:outlineLvl w:val="2"/>
        <w:rPr>
          <w:rFonts w:ascii="Times New Roman" w:eastAsia="Yu Gothic" w:hAnsi="Times New Roman" w:cs="Times New Roman"/>
          <w:b/>
          <w:bCs/>
          <w:i/>
          <w:iCs/>
          <w:color w:val="0F4761"/>
          <w:kern w:val="0"/>
          <w:sz w:val="28"/>
          <w:szCs w:val="28"/>
          <w14:ligatures w14:val="none"/>
        </w:rPr>
      </w:pPr>
      <w:bookmarkStart w:id="2210" w:name="_Toc193364035"/>
      <w:r w:rsidRPr="009D385D">
        <w:rPr>
          <w:rFonts w:ascii="Times New Roman" w:eastAsia="Yu Gothic" w:hAnsi="Times New Roman" w:cs="Times New Roman"/>
          <w:b/>
          <w:bCs/>
          <w:i/>
          <w:iCs/>
          <w:color w:val="0F4761"/>
          <w:kern w:val="0"/>
          <w:sz w:val="28"/>
          <w:szCs w:val="28"/>
          <w14:ligatures w14:val="none"/>
        </w:rPr>
        <w:t>Stage Five</w:t>
      </w:r>
      <w:r w:rsidRPr="009D385D">
        <w:rPr>
          <w:rFonts w:ascii="Times New Roman" w:eastAsia="Yu Gothic Light" w:hAnsi="Times New Roman" w:cs="Times New Roman"/>
          <w:b/>
          <w:bCs/>
          <w:i/>
          <w:iCs/>
          <w:color w:val="0F4761"/>
          <w:kern w:val="0"/>
          <w:sz w:val="28"/>
          <w:szCs w:val="28"/>
          <w14:ligatures w14:val="none"/>
        </w:rPr>
        <w:t xml:space="preserve"> in the Emergence of Trinitarian Theology</w:t>
      </w:r>
      <w:r w:rsidRPr="009D385D">
        <w:rPr>
          <w:rFonts w:ascii="Times New Roman" w:eastAsia="Yu Gothic" w:hAnsi="Times New Roman" w:cs="Times New Roman"/>
          <w:b/>
          <w:bCs/>
          <w:i/>
          <w:iCs/>
          <w:color w:val="0F4761"/>
          <w:kern w:val="0"/>
          <w:sz w:val="28"/>
          <w:szCs w:val="28"/>
          <w14:ligatures w14:val="none"/>
        </w:rPr>
        <w:t>: Saint Augustine Declares the “Double Procession” of the Holy Ghost from the Father &amp; the Son</w:t>
      </w:r>
      <w:bookmarkEnd w:id="2210"/>
    </w:p>
    <w:p w14:paraId="444CBA6A"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fifth stage of Trinitarian Doctrinal evolution takes place in the fifth century CE and constitutes the Roman Catholic Doctrine of the double procession of the Holy Spirit from the Father and the Son (Latin: </w:t>
      </w:r>
      <w:r w:rsidRPr="009D385D">
        <w:rPr>
          <w:rFonts w:ascii="Times New Roman" w:eastAsia="Yu Gothic" w:hAnsi="Times New Roman" w:cs="Times New Roman"/>
          <w:i/>
          <w:iCs/>
          <w:color w:val="000000"/>
          <w:kern w:val="0"/>
          <w:sz w:val="28"/>
          <w:szCs w:val="28"/>
          <w14:ligatures w14:val="none"/>
        </w:rPr>
        <w:t>filioque</w:t>
      </w:r>
      <w:r w:rsidRPr="009D385D">
        <w:rPr>
          <w:rFonts w:ascii="Times New Roman" w:eastAsia="Yu Gothic" w:hAnsi="Times New Roman" w:cs="Times New Roman"/>
          <w:color w:val="000000"/>
          <w:kern w:val="0"/>
          <w:sz w:val="28"/>
          <w:szCs w:val="28"/>
          <w14:ligatures w14:val="none"/>
        </w:rPr>
        <w:t xml:space="preserve">, “and from the Son). </w:t>
      </w:r>
      <w:r w:rsidRPr="009D385D">
        <w:rPr>
          <w:rFonts w:ascii="Times New Roman" w:eastAsia="Times New Roman" w:hAnsi="Times New Roman" w:cs="Times New Roman"/>
          <w:kern w:val="0"/>
          <w:sz w:val="28"/>
          <w:szCs w:val="28"/>
          <w14:ligatures w14:val="none"/>
        </w:rPr>
        <w:t xml:space="preserve">This fifth step in Trinitarian Theology is associated with </w:t>
      </w:r>
      <w:r w:rsidRPr="009D385D">
        <w:rPr>
          <w:rFonts w:ascii="Times New Roman" w:eastAsia="Yu Gothic" w:hAnsi="Times New Roman" w:cs="Times New Roman"/>
          <w:b/>
          <w:bCs/>
          <w:color w:val="000000"/>
          <w:kern w:val="0"/>
          <w:sz w:val="28"/>
          <w:szCs w:val="28"/>
          <w14:ligatures w14:val="none"/>
        </w:rPr>
        <w:t>Saint Augustine</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Light" w:hAnsi="Times New Roman" w:cs="Times New Roman"/>
          <w:kern w:val="0"/>
          <w:sz w:val="28"/>
          <w:szCs w:val="28"/>
          <w:vertAlign w:val="superscript"/>
          <w14:ligatures w14:val="none"/>
        </w:rPr>
        <w:footnoteReference w:id="92"/>
      </w:r>
      <w:r w:rsidRPr="009D385D">
        <w:rPr>
          <w:rFonts w:ascii="Times New Roman" w:eastAsia="Yu Gothic" w:hAnsi="Times New Roman" w:cs="Times New Roman"/>
          <w:color w:val="000000"/>
          <w:kern w:val="0"/>
          <w:sz w:val="28"/>
          <w:szCs w:val="28"/>
          <w14:ligatures w14:val="none"/>
        </w:rPr>
        <w:t xml:space="preserve"> the Bishop of </w:t>
      </w:r>
      <w:r w:rsidRPr="009D385D">
        <w:rPr>
          <w:rFonts w:ascii="Times New Roman" w:eastAsia="Yu Gothic" w:hAnsi="Times New Roman" w:cs="Times New Roman"/>
          <w:b/>
          <w:bCs/>
          <w:color w:val="000000"/>
          <w:kern w:val="0"/>
          <w:sz w:val="28"/>
          <w:szCs w:val="28"/>
          <w14:ligatures w14:val="none"/>
        </w:rPr>
        <w:lastRenderedPageBreak/>
        <w:t>Hippo</w:t>
      </w:r>
      <w:r w:rsidRPr="009D385D">
        <w:rPr>
          <w:rFonts w:ascii="Times New Roman" w:eastAsia="Yu Gothic" w:hAnsi="Times New Roman" w:cs="Times New Roman"/>
          <w:color w:val="000000"/>
          <w:kern w:val="0"/>
          <w:sz w:val="28"/>
          <w:szCs w:val="28"/>
          <w:vertAlign w:val="superscript"/>
          <w14:ligatures w14:val="none"/>
        </w:rPr>
        <w:footnoteReference w:id="93"/>
      </w:r>
      <w:r w:rsidRPr="009D385D">
        <w:rPr>
          <w:rFonts w:ascii="Times New Roman" w:eastAsia="Times New Roman" w:hAnsi="Times New Roman" w:cs="Times New Roman"/>
          <w:kern w:val="0"/>
          <w:sz w:val="28"/>
          <w:szCs w:val="28"/>
          <w14:ligatures w14:val="none"/>
        </w:rPr>
        <w:t xml:space="preserve"> in Roman North Africa, and it soon </w:t>
      </w:r>
      <w:r w:rsidRPr="009D385D">
        <w:rPr>
          <w:rFonts w:ascii="Times New Roman" w:eastAsia="Yu Gothic" w:hAnsi="Times New Roman" w:cs="Times New Roman"/>
          <w:color w:val="000000"/>
          <w:kern w:val="0"/>
          <w:sz w:val="28"/>
          <w:szCs w:val="28"/>
          <w14:ligatures w14:val="none"/>
        </w:rPr>
        <w:t xml:space="preserve">became the primary Theological difference dividing the Magisterial Trinitarian Church—as well as most Protestants—of the West from Eastern Orthodoxy. Like Saint Athanasius before him, Saint Augustine’s worst fault was his unbending inclination to pursue controversy to the bitter end. Not only was he a lover of disputation, Saint Augustine was also a harsh victor, who could not concede the least right to an opponent. For Augustine, only surrender was acceptable, and all surrender had to be unconditional. More than any other early Church figure, Saint Augustine was fundamental in instituting a new type of Magisterial Christianity in which the Church became the central power to a degree not yet known in the Christian East. For Saint Augustine, the Church was “the congregation of Saints” (Latin: </w:t>
      </w:r>
      <w:r w:rsidRPr="009D385D">
        <w:rPr>
          <w:rFonts w:ascii="Times New Roman" w:eastAsia="Yu Gothic" w:hAnsi="Times New Roman" w:cs="Times New Roman"/>
          <w:i/>
          <w:iCs/>
          <w:color w:val="000000"/>
          <w:kern w:val="0"/>
          <w:sz w:val="28"/>
          <w:szCs w:val="28"/>
          <w14:ligatures w14:val="none"/>
        </w:rPr>
        <w:t>congregatio sanctorum</w:t>
      </w:r>
      <w:r w:rsidRPr="009D385D">
        <w:rPr>
          <w:rFonts w:ascii="Times New Roman" w:eastAsia="Yu Gothic" w:hAnsi="Times New Roman" w:cs="Times New Roman"/>
          <w:color w:val="000000"/>
          <w:kern w:val="0"/>
          <w:sz w:val="28"/>
          <w:szCs w:val="28"/>
          <w14:ligatures w14:val="none"/>
        </w:rPr>
        <w:t xml:space="preserve">) and the Body of Christ. He called it “the City of God” (Latin: </w:t>
      </w:r>
      <w:r w:rsidRPr="009D385D">
        <w:rPr>
          <w:rFonts w:ascii="Times New Roman" w:eastAsia="Yu Gothic" w:hAnsi="Times New Roman" w:cs="Times New Roman"/>
          <w:i/>
          <w:iCs/>
          <w:color w:val="000000"/>
          <w:kern w:val="0"/>
          <w:sz w:val="28"/>
          <w:szCs w:val="28"/>
          <w14:ligatures w14:val="none"/>
        </w:rPr>
        <w:t>Civitas Dei</w:t>
      </w:r>
      <w:r w:rsidRPr="009D385D">
        <w:rPr>
          <w:rFonts w:ascii="Times New Roman" w:eastAsia="Yu Gothic" w:hAnsi="Times New Roman" w:cs="Times New Roman"/>
          <w:color w:val="000000"/>
          <w:kern w:val="0"/>
          <w:sz w:val="28"/>
          <w:szCs w:val="28"/>
          <w14:ligatures w14:val="none"/>
        </w:rPr>
        <w:t>), meaning the Kingdom of God on earth, and in many ways the Roman Catholic Church that emerged in Europe during the Middle Ages was the monument of the North African preparations of Saint Augustine.</w:t>
      </w:r>
    </w:p>
    <w:p w14:paraId="4E984162"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42113461"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It is said that time is the greater revealer of forgeries, and time has shown that Saint Augustine’s Dogma of </w:t>
      </w:r>
      <w:r w:rsidRPr="009D385D">
        <w:rPr>
          <w:rFonts w:ascii="Times New Roman" w:eastAsia="Yu Gothic" w:hAnsi="Times New Roman" w:cs="Times New Roman"/>
          <w:i/>
          <w:iCs/>
          <w:color w:val="000000"/>
          <w:kern w:val="0"/>
          <w:sz w:val="28"/>
          <w:szCs w:val="28"/>
          <w14:ligatures w14:val="none"/>
        </w:rPr>
        <w:t>filioque</w:t>
      </w:r>
      <w:r w:rsidRPr="009D385D">
        <w:rPr>
          <w:rFonts w:ascii="Times New Roman" w:eastAsia="Yu Gothic" w:hAnsi="Times New Roman" w:cs="Times New Roman"/>
          <w:color w:val="000000"/>
          <w:kern w:val="0"/>
          <w:sz w:val="28"/>
          <w:szCs w:val="28"/>
          <w14:ligatures w14:val="none"/>
        </w:rPr>
        <w:t xml:space="preserve"> was not consistent with the earlier Trinitarian agreements of the Western and Eastern Church in the late fourth century.</w:t>
      </w:r>
      <w:r w:rsidRPr="009D385D">
        <w:rPr>
          <w:rFonts w:ascii="Times New Roman" w:eastAsia="Times New Roman" w:hAnsi="Times New Roman" w:cs="Times New Roman"/>
          <w:kern w:val="0"/>
          <w:sz w:val="28"/>
          <w:szCs w:val="28"/>
          <w14:ligatures w14:val="none"/>
        </w:rPr>
        <w:t xml:space="preserve"> Declaration of this Dogma and this single word “</w:t>
      </w:r>
      <w:r w:rsidRPr="009D385D">
        <w:rPr>
          <w:rFonts w:ascii="Times New Roman" w:eastAsia="Times New Roman" w:hAnsi="Times New Roman" w:cs="Times New Roman"/>
          <w:i/>
          <w:kern w:val="0"/>
          <w:sz w:val="28"/>
          <w:szCs w:val="28"/>
          <w14:ligatures w14:val="none"/>
        </w:rPr>
        <w:t>filioque</w:t>
      </w:r>
      <w:r w:rsidRPr="009D385D">
        <w:rPr>
          <w:rFonts w:ascii="Times New Roman" w:eastAsia="Times New Roman" w:hAnsi="Times New Roman" w:cs="Times New Roman"/>
          <w:iCs/>
          <w:kern w:val="0"/>
          <w:sz w:val="28"/>
          <w:szCs w:val="28"/>
          <w14:ligatures w14:val="none"/>
        </w:rPr>
        <w:t>”</w:t>
      </w:r>
      <w:r w:rsidRPr="009D385D">
        <w:rPr>
          <w:rFonts w:ascii="Times New Roman" w:eastAsia="Times New Roman" w:hAnsi="Times New Roman" w:cs="Times New Roman"/>
          <w:kern w:val="0"/>
          <w:sz w:val="28"/>
          <w:szCs w:val="28"/>
          <w14:ligatures w14:val="none"/>
        </w:rPr>
        <w:t xml:space="preserve"> led to the division between the Orthodox and Catholic Churches and their mutual cursing for more </w:t>
      </w:r>
      <w:r w:rsidRPr="009D385D">
        <w:rPr>
          <w:rFonts w:ascii="Times New Roman" w:eastAsia="Times New Roman" w:hAnsi="Times New Roman" w:cs="Times New Roman"/>
          <w:kern w:val="0"/>
          <w:sz w:val="28"/>
          <w:szCs w:val="28"/>
          <w14:ligatures w14:val="none"/>
        </w:rPr>
        <w:lastRenderedPageBreak/>
        <w:t xml:space="preserve">than one thousand years. </w:t>
      </w:r>
      <w:r w:rsidRPr="009D385D">
        <w:rPr>
          <w:rFonts w:ascii="Times New Roman" w:eastAsia="Yu Gothic" w:hAnsi="Times New Roman" w:cs="Times New Roman"/>
          <w:color w:val="000000"/>
          <w:kern w:val="0"/>
          <w:sz w:val="28"/>
          <w:szCs w:val="28"/>
          <w14:ligatures w14:val="none"/>
        </w:rPr>
        <w:t xml:space="preserve">Eastern Orthodoxy would continue to hold—as did the Trinitarians of the fourth—that the Holy Spirit “proceeded” from the Father, who was the unitary source of Deity. </w:t>
      </w:r>
      <w:r w:rsidRPr="009D385D">
        <w:rPr>
          <w:rFonts w:ascii="Times New Roman" w:eastAsia="Times New Roman" w:hAnsi="Times New Roman" w:cs="Times New Roman"/>
          <w:kern w:val="0"/>
          <w:sz w:val="28"/>
          <w:szCs w:val="28"/>
          <w14:ligatures w14:val="none"/>
        </w:rPr>
        <w:t xml:space="preserve">For the Cappadocian fathers, the Holy Spirit was a third “Person” (Greek: </w:t>
      </w:r>
      <w:r w:rsidRPr="009D385D">
        <w:rPr>
          <w:rFonts w:ascii="Times New Roman" w:eastAsia="Times New Roman" w:hAnsi="Times New Roman" w:cs="Times New Roman"/>
          <w:i/>
          <w:iCs/>
          <w:kern w:val="0"/>
          <w:sz w:val="28"/>
          <w:szCs w:val="28"/>
          <w14:ligatures w14:val="none"/>
        </w:rPr>
        <w:t>Hyp</w:t>
      </w:r>
      <w:r w:rsidRPr="009D385D">
        <w:rPr>
          <w:rFonts w:ascii="Times New Roman" w:eastAsia="Times New Roman" w:hAnsi="Times New Roman" w:cs="Times New Roman"/>
          <w:i/>
          <w:iCs/>
          <w:color w:val="000000"/>
          <w:kern w:val="0"/>
          <w:sz w:val="28"/>
          <w:szCs w:val="28"/>
          <w14:ligatures w14:val="none"/>
        </w:rPr>
        <w:t>ó</w:t>
      </w:r>
      <w:r w:rsidRPr="009D385D">
        <w:rPr>
          <w:rFonts w:ascii="Times New Roman" w:eastAsia="Times New Roman" w:hAnsi="Times New Roman" w:cs="Times New Roman"/>
          <w:i/>
          <w:iCs/>
          <w:kern w:val="0"/>
          <w:sz w:val="28"/>
          <w:szCs w:val="28"/>
          <w14:ligatures w14:val="none"/>
        </w:rPr>
        <w:t xml:space="preserve">stasis, </w:t>
      </w:r>
      <w:r w:rsidRPr="009D385D">
        <w:rPr>
          <w:rFonts w:ascii="Times New Roman" w:eastAsia="Times New Roman" w:hAnsi="Times New Roman" w:cs="Times New Roman"/>
          <w:i/>
          <w:iCs/>
          <w:color w:val="000000"/>
          <w:kern w:val="0"/>
          <w:sz w:val="28"/>
          <w:szCs w:val="28"/>
          <w14:ligatures w14:val="none"/>
        </w:rPr>
        <w:t>Ύ</w:t>
      </w:r>
      <w:r w:rsidRPr="009D385D">
        <w:rPr>
          <w:rFonts w:ascii="Times New Roman" w:eastAsia="Times New Roman" w:hAnsi="Times New Roman" w:cs="Times New Roman"/>
          <w:i/>
          <w:iCs/>
          <w:color w:val="4D5156"/>
          <w:kern w:val="0"/>
          <w:sz w:val="28"/>
          <w:szCs w:val="28"/>
          <w:shd w:val="clear" w:color="auto" w:fill="FFFFFF"/>
          <w14:ligatures w14:val="none"/>
        </w:rPr>
        <w:t>πόστασις</w:t>
      </w:r>
      <w:r w:rsidRPr="009D385D">
        <w:rPr>
          <w:rFonts w:ascii="Times New Roman" w:eastAsia="Times New Roman" w:hAnsi="Times New Roman" w:cs="Times New Roman"/>
          <w:kern w:val="0"/>
          <w:sz w:val="28"/>
          <w:szCs w:val="28"/>
          <w14:ligatures w14:val="none"/>
        </w:rPr>
        <w:t>)</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Times New Roman" w:hAnsi="Times New Roman" w:cs="Times New Roman"/>
          <w:kern w:val="0"/>
          <w:sz w:val="28"/>
          <w:szCs w:val="28"/>
          <w14:ligatures w14:val="none"/>
        </w:rPr>
        <w:t>in the eternal Godhead, consubstantial with the Father but eternally “proceeding” from the Father alone. In accord with Augustinian Doctrine,  however, the Western Trinitarians would assert that the Holy Spirit proceeded simultaneously from both the Father and the Son, which is expressed in Latin as “</w:t>
      </w:r>
      <w:r w:rsidRPr="009D385D">
        <w:rPr>
          <w:rFonts w:ascii="Times New Roman" w:eastAsia="Times New Roman" w:hAnsi="Times New Roman" w:cs="Times New Roman"/>
          <w:i/>
          <w:kern w:val="0"/>
          <w:sz w:val="28"/>
          <w:szCs w:val="28"/>
          <w14:ligatures w14:val="none"/>
        </w:rPr>
        <w:t>filioque</w:t>
      </w:r>
      <w:r w:rsidRPr="009D385D">
        <w:rPr>
          <w:rFonts w:ascii="Times New Roman" w:eastAsia="Times New Roman" w:hAnsi="Times New Roman" w:cs="Times New Roman"/>
          <w:iCs/>
          <w:kern w:val="0"/>
          <w:sz w:val="28"/>
          <w:szCs w:val="28"/>
          <w14:ligatures w14:val="none"/>
        </w:rPr>
        <w:t>” (and from the Son</w:t>
      </w:r>
      <w:r w:rsidRPr="009D385D">
        <w:rPr>
          <w:rFonts w:ascii="Times New Roman" w:eastAsia="Times New Roman" w:hAnsi="Times New Roman" w:cs="Times New Roman"/>
          <w:kern w:val="0"/>
          <w:sz w:val="28"/>
          <w:szCs w:val="28"/>
          <w14:ligatures w14:val="none"/>
        </w:rPr>
        <w:t xml:space="preserve">). In this view, both the Father and Son were the “source of deity.” </w:t>
      </w:r>
    </w:p>
    <w:p w14:paraId="291336AB" w14:textId="77777777" w:rsidR="00B335E1" w:rsidRPr="009D385D" w:rsidRDefault="00B335E1" w:rsidP="00B335E1">
      <w:pPr>
        <w:autoSpaceDE w:val="0"/>
        <w:autoSpaceDN w:val="0"/>
        <w:adjustRightInd w:val="0"/>
        <w:spacing w:after="0" w:line="240" w:lineRule="auto"/>
        <w:rPr>
          <w:rFonts w:ascii="Helvetica" w:eastAsia="Yu Gothic" w:hAnsi="Helvetica" w:cs="Helvetica"/>
          <w:color w:val="000000"/>
          <w:kern w:val="0"/>
          <w14:ligatures w14:val="none"/>
        </w:rPr>
      </w:pPr>
    </w:p>
    <w:p w14:paraId="61251842"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 their attempt to construe the Trinity, Augustine and other Trinitarian Theologians like him, according to von Harnack and others, discarded everything pertaining to historical religion and lost themselves in paradoxical distinctions and speculations. Von Harnack held Saint Augustine’s </w:t>
      </w:r>
      <w:r w:rsidRPr="009D385D">
        <w:rPr>
          <w:rFonts w:ascii="Times New Roman" w:eastAsia="Yu Gothic" w:hAnsi="Times New Roman" w:cs="Times New Roman"/>
          <w:i/>
          <w:iCs/>
          <w:color w:val="000000"/>
          <w:kern w:val="0"/>
          <w:sz w:val="28"/>
          <w:szCs w:val="28"/>
          <w14:ligatures w14:val="none"/>
        </w:rPr>
        <w:t xml:space="preserve">On the Trinity </w:t>
      </w:r>
      <w:r w:rsidRPr="009D385D">
        <w:rPr>
          <w:rFonts w:ascii="Times New Roman" w:eastAsia="Yu Gothic" w:hAnsi="Times New Roman" w:cs="Times New Roman"/>
          <w:color w:val="000000"/>
          <w:kern w:val="0"/>
          <w:sz w:val="28"/>
          <w:szCs w:val="28"/>
          <w14:ligatures w14:val="none"/>
        </w:rPr>
        <w:t xml:space="preserve">(Latin: </w:t>
      </w:r>
      <w:r w:rsidRPr="009D385D">
        <w:rPr>
          <w:rFonts w:ascii="Times New Roman" w:eastAsia="Yu Gothic" w:hAnsi="Times New Roman" w:cs="Times New Roman"/>
          <w:i/>
          <w:iCs/>
          <w:color w:val="000000"/>
          <w:kern w:val="0"/>
          <w:sz w:val="28"/>
          <w:szCs w:val="28"/>
          <w14:ligatures w14:val="none"/>
        </w:rPr>
        <w:t>De Trinitate</w:t>
      </w:r>
      <w:r w:rsidRPr="009D385D">
        <w:rPr>
          <w:rFonts w:ascii="Times New Roman" w:eastAsia="Yu Gothic" w:hAnsi="Times New Roman" w:cs="Times New Roman"/>
          <w:color w:val="000000"/>
          <w:kern w:val="0"/>
          <w:sz w:val="28"/>
          <w:szCs w:val="28"/>
          <w14:ligatures w14:val="none"/>
        </w:rPr>
        <w:t xml:space="preserve">) in great disregard and said that it “can scarcely be said to have promoted piety anywhere or at any time.” In his view, Saint Augustine, more than any other Church Father, prepared the way for the barren pedantic refinements of much Medieval Christian thought. At the same time, Augustine and those who followed him were unable to give a clear expression to the new mode of Trinitarian thought they espoused. Both </w:t>
      </w:r>
      <w:r w:rsidRPr="009D385D">
        <w:rPr>
          <w:rFonts w:ascii="Times New Roman" w:eastAsia="Yu Gothic" w:hAnsi="Times New Roman" w:cs="Times New Roman"/>
          <w:b/>
          <w:bCs/>
          <w:color w:val="000000"/>
          <w:kern w:val="0"/>
          <w:sz w:val="28"/>
          <w:szCs w:val="28"/>
          <w14:ligatures w14:val="none"/>
        </w:rPr>
        <w:t>Edwin Hatch</w:t>
      </w:r>
      <w:r w:rsidRPr="009D385D">
        <w:rPr>
          <w:rFonts w:ascii="Times New Roman" w:eastAsia="Yu Gothic" w:hAnsi="Times New Roman" w:cs="Times New Roman"/>
          <w:color w:val="000000"/>
          <w:kern w:val="0"/>
          <w:sz w:val="28"/>
          <w:szCs w:val="28"/>
          <w:vertAlign w:val="superscript"/>
          <w14:ligatures w14:val="none"/>
        </w:rPr>
        <w:footnoteReference w:id="94"/>
      </w:r>
      <w:r w:rsidRPr="009D385D">
        <w:rPr>
          <w:rFonts w:ascii="Times New Roman" w:eastAsia="Yu Gothic" w:hAnsi="Times New Roman" w:cs="Times New Roman"/>
          <w:color w:val="000000"/>
          <w:kern w:val="0"/>
          <w:sz w:val="28"/>
          <w:szCs w:val="28"/>
          <w14:ligatures w14:val="none"/>
        </w:rPr>
        <w:t xml:space="preserve"> and von Harnack concurred, for example, that the change from “the Heavenly Father” of Jesus’s </w:t>
      </w:r>
      <w:r w:rsidRPr="009D385D">
        <w:rPr>
          <w:rFonts w:ascii="Times New Roman" w:eastAsia="Yu Gothic" w:hAnsi="Times New Roman" w:cs="Times New Roman"/>
          <w:b/>
          <w:bCs/>
          <w:color w:val="000000"/>
          <w:kern w:val="0"/>
          <w:sz w:val="28"/>
          <w:szCs w:val="28"/>
          <w14:ligatures w14:val="none"/>
        </w:rPr>
        <w:t>Sermon of the Mount</w:t>
      </w:r>
      <w:r w:rsidRPr="009D385D">
        <w:rPr>
          <w:rFonts w:ascii="Times New Roman" w:eastAsia="Yu Gothic" w:hAnsi="Times New Roman" w:cs="Times New Roman"/>
          <w:color w:val="000000"/>
          <w:kern w:val="0"/>
          <w:sz w:val="28"/>
          <w:szCs w:val="28"/>
          <w:vertAlign w:val="superscript"/>
          <w14:ligatures w14:val="none"/>
        </w:rPr>
        <w:footnoteReference w:id="95"/>
      </w:r>
      <w:r w:rsidRPr="009D385D">
        <w:rPr>
          <w:rFonts w:ascii="Times New Roman" w:eastAsia="Yu Gothic" w:hAnsi="Times New Roman" w:cs="Times New Roman"/>
          <w:color w:val="000000"/>
          <w:kern w:val="0"/>
          <w:sz w:val="28"/>
          <w:szCs w:val="28"/>
          <w14:ligatures w14:val="none"/>
        </w:rPr>
        <w:t xml:space="preserve"> to the Dogma of Trinity in the Council of Nicaea, Constantinople, and the Trinitarian Creeds that followed was not a “development” or an “enrichment” due to necessary and healthy growth but a “degeneration,” corrupting the Truth and shrouding the earliest simplicity and grace of Christ’s Biblical teachings. </w:t>
      </w:r>
    </w:p>
    <w:p w14:paraId="6648A295" w14:textId="77777777" w:rsidR="00B335E1" w:rsidRDefault="00B335E1" w:rsidP="00B335E1">
      <w:pPr>
        <w:keepNext/>
        <w:keepLines/>
        <w:spacing w:before="40" w:after="0" w:line="240" w:lineRule="auto"/>
        <w:outlineLvl w:val="5"/>
        <w:rPr>
          <w:rFonts w:ascii="Times New Roman" w:eastAsia="Yu Gothic Light" w:hAnsi="Times New Roman" w:cs="Times New Roman"/>
          <w:i/>
          <w:iCs/>
          <w:color w:val="595959"/>
          <w:kern w:val="0"/>
          <w:sz w:val="28"/>
          <w:szCs w:val="28"/>
          <w14:ligatures w14:val="none"/>
        </w:rPr>
      </w:pPr>
    </w:p>
    <w:p w14:paraId="68B9C8DA" w14:textId="0C634787" w:rsidR="005A3A57" w:rsidRPr="005A3A57" w:rsidRDefault="005A3A57" w:rsidP="005A3A57">
      <w:pPr>
        <w:keepNext/>
        <w:keepLines/>
        <w:spacing w:before="80" w:after="40" w:line="240" w:lineRule="auto"/>
        <w:outlineLvl w:val="3"/>
        <w:rPr>
          <w:rFonts w:ascii="Times New Roman" w:eastAsia="Times New Roman" w:hAnsi="Times New Roman" w:cs="Times New Roman"/>
          <w:b/>
          <w:bCs/>
          <w:i/>
          <w:iCs/>
          <w:color w:val="0F4761"/>
          <w:sz w:val="28"/>
          <w:szCs w:val="28"/>
        </w:rPr>
      </w:pPr>
      <w:bookmarkStart w:id="2287" w:name="_Toc195345877"/>
      <w:r w:rsidRPr="005A3A57">
        <w:rPr>
          <w:rFonts w:ascii="Times New Roman" w:eastAsia="Times New Roman" w:hAnsi="Times New Roman" w:cs="Times New Roman"/>
          <w:b/>
          <w:bCs/>
          <w:i/>
          <w:iCs/>
          <w:color w:val="0F4761"/>
          <w:sz w:val="28"/>
          <w:szCs w:val="28"/>
        </w:rPr>
        <w:t>Islam &amp; the Trinity</w:t>
      </w:r>
      <w:bookmarkEnd w:id="2287"/>
    </w:p>
    <w:p w14:paraId="3A5B4ADB" w14:textId="77777777" w:rsidR="005A3A57" w:rsidRPr="005A3A57" w:rsidRDefault="005A3A57" w:rsidP="005A3A57">
      <w:pPr>
        <w:keepNext/>
        <w:keepLines/>
        <w:spacing w:before="80" w:after="40" w:line="240" w:lineRule="auto"/>
        <w:outlineLvl w:val="4"/>
        <w:rPr>
          <w:rFonts w:ascii="Times New Roman" w:eastAsia="Times New Roman" w:hAnsi="Times New Roman" w:cs="Times New Roman"/>
          <w:b/>
          <w:bCs/>
          <w:color w:val="0F4761"/>
          <w:sz w:val="28"/>
          <w:szCs w:val="28"/>
        </w:rPr>
      </w:pPr>
      <w:bookmarkStart w:id="2288" w:name="_Toc195345878"/>
      <w:r w:rsidRPr="005A3A57">
        <w:rPr>
          <w:rFonts w:ascii="Times New Roman" w:eastAsia="Times New Roman" w:hAnsi="Times New Roman" w:cs="Times New Roman"/>
          <w:b/>
          <w:bCs/>
          <w:color w:val="0F4761"/>
          <w:sz w:val="28"/>
          <w:szCs w:val="28"/>
        </w:rPr>
        <w:t>Divine Triads &amp; Trinities in Religious History</w:t>
      </w:r>
      <w:bookmarkEnd w:id="2288"/>
    </w:p>
    <w:p w14:paraId="5B539078" w14:textId="0EA8F00C"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r w:rsidRPr="005A3A57">
        <w:rPr>
          <w:rFonts w:ascii="Times New Roman" w:eastAsia="Times New Roman" w:hAnsi="Times New Roman" w:cs="Times New Roman"/>
          <w:color w:val="000000"/>
          <w:sz w:val="28"/>
          <w:szCs w:val="28"/>
        </w:rPr>
        <w:t xml:space="preserve">Divine Triads and Trinities are common in the history of Pagan idolatries and polytheistic religions, and they constitute one of their pervasive perennial </w:t>
      </w:r>
      <w:r w:rsidRPr="005A3A57">
        <w:rPr>
          <w:rFonts w:ascii="Times New Roman" w:eastAsia="Times New Roman" w:hAnsi="Times New Roman" w:cs="Times New Roman"/>
          <w:color w:val="000000"/>
          <w:sz w:val="28"/>
          <w:szCs w:val="28"/>
        </w:rPr>
        <w:lastRenderedPageBreak/>
        <w:t xml:space="preserve">hallmarks. </w:t>
      </w:r>
      <w:r w:rsidRPr="005A3A57">
        <w:rPr>
          <w:rFonts w:ascii="Times New Roman" w:eastAsia="Aptos" w:hAnsi="Times New Roman" w:cs="Times New Roman"/>
          <w:color w:val="000000"/>
          <w:sz w:val="28"/>
          <w:szCs w:val="28"/>
        </w:rPr>
        <w:t xml:space="preserve">As </w:t>
      </w:r>
      <w:r w:rsidRPr="005A3A57">
        <w:rPr>
          <w:rFonts w:ascii="Times New Roman" w:eastAsia="Arial" w:hAnsi="Times New Roman" w:cs="Times New Roman"/>
          <w:b/>
          <w:bCs/>
          <w:sz w:val="28"/>
          <w:szCs w:val="28"/>
        </w:rPr>
        <w:t>Wilhelm Schmidt</w:t>
      </w:r>
      <w:r w:rsidRPr="005A3A57">
        <w:rPr>
          <w:rFonts w:ascii="Times New Roman" w:eastAsia="Arial" w:hAnsi="Times New Roman" w:cs="Times New Roman"/>
          <w:sz w:val="28"/>
          <w:szCs w:val="28"/>
          <w:vertAlign w:val="superscript"/>
        </w:rPr>
        <w:footnoteReference w:id="96"/>
      </w:r>
      <w:r w:rsidRPr="005A3A57">
        <w:rPr>
          <w:rFonts w:ascii="Times New Roman" w:eastAsia="Aptos" w:hAnsi="Times New Roman" w:cs="Times New Roman"/>
          <w:color w:val="000000"/>
          <w:sz w:val="28"/>
          <w:szCs w:val="28"/>
        </w:rPr>
        <w:t xml:space="preserve"> has demonstrated and as we will discuss in greater depth in Volume Eight, some form of primordial Monotheism is typical of so-called “</w:t>
      </w:r>
      <w:ins w:id="2303" w:author="Zahid Syed" w:date="2025-09-24T13:04:00Z" w16du:dateUtc="2025-09-24T04:04:00Z">
        <w:r w:rsidR="0050611B">
          <w:rPr>
            <w:rFonts w:ascii="Times New Roman" w:eastAsia="Aptos" w:hAnsi="Times New Roman" w:cs="Times New Roman"/>
            <w:color w:val="000000"/>
            <w:sz w:val="28"/>
            <w:szCs w:val="28"/>
          </w:rPr>
          <w:t>P</w:t>
        </w:r>
      </w:ins>
      <w:del w:id="2304" w:author="Zahid Syed" w:date="2025-09-24T13:04:00Z" w16du:dateUtc="2025-09-24T04:04:00Z">
        <w:r w:rsidRPr="005A3A57" w:rsidDel="0050611B">
          <w:rPr>
            <w:rFonts w:ascii="Times New Roman" w:eastAsia="Aptos" w:hAnsi="Times New Roman" w:cs="Times New Roman"/>
            <w:color w:val="000000"/>
            <w:sz w:val="28"/>
            <w:szCs w:val="28"/>
          </w:rPr>
          <w:delText>p</w:delText>
        </w:r>
      </w:del>
      <w:r w:rsidRPr="005A3A57">
        <w:rPr>
          <w:rFonts w:ascii="Times New Roman" w:eastAsia="Aptos" w:hAnsi="Times New Roman" w:cs="Times New Roman"/>
          <w:color w:val="000000"/>
          <w:sz w:val="28"/>
          <w:szCs w:val="28"/>
        </w:rPr>
        <w:t xml:space="preserve">rimitive” or </w:t>
      </w:r>
      <w:ins w:id="2305" w:author="Zahid Syed" w:date="2025-09-24T13:04:00Z" w16du:dateUtc="2025-09-24T04:04:00Z">
        <w:r w:rsidR="0050611B">
          <w:rPr>
            <w:rFonts w:ascii="Times New Roman" w:eastAsia="Aptos" w:hAnsi="Times New Roman" w:cs="Times New Roman"/>
            <w:color w:val="000000"/>
            <w:sz w:val="28"/>
            <w:szCs w:val="28"/>
          </w:rPr>
          <w:t>“M</w:t>
        </w:r>
      </w:ins>
      <w:del w:id="2306" w:author="Zahid Syed" w:date="2025-09-24T13:04:00Z" w16du:dateUtc="2025-09-24T04:04:00Z">
        <w:r w:rsidRPr="005A3A57" w:rsidDel="0050611B">
          <w:rPr>
            <w:rFonts w:ascii="Times New Roman" w:eastAsia="Aptos" w:hAnsi="Times New Roman" w:cs="Times New Roman"/>
            <w:color w:val="000000"/>
            <w:sz w:val="28"/>
            <w:szCs w:val="28"/>
          </w:rPr>
          <w:delText>m</w:delText>
        </w:r>
      </w:del>
      <w:r w:rsidRPr="005A3A57">
        <w:rPr>
          <w:rFonts w:ascii="Times New Roman" w:eastAsia="Aptos" w:hAnsi="Times New Roman" w:cs="Times New Roman"/>
          <w:color w:val="000000"/>
          <w:sz w:val="28"/>
          <w:szCs w:val="28"/>
        </w:rPr>
        <w:t>icro-peoples</w:t>
      </w:r>
      <w:ins w:id="2307" w:author="Zahid Syed" w:date="2025-09-24T13:04:00Z" w16du:dateUtc="2025-09-24T04:04:00Z">
        <w:r w:rsidR="0050611B">
          <w:rPr>
            <w:rFonts w:ascii="Times New Roman" w:eastAsia="Aptos" w:hAnsi="Times New Roman" w:cs="Times New Roman"/>
            <w:color w:val="000000"/>
            <w:sz w:val="28"/>
            <w:szCs w:val="28"/>
          </w:rPr>
          <w:t>.”</w:t>
        </w:r>
      </w:ins>
      <w:del w:id="2308" w:author="Zahid Syed" w:date="2025-09-24T13:04:00Z" w16du:dateUtc="2025-09-24T04:04:00Z">
        <w:r w:rsidRPr="005A3A57" w:rsidDel="0050611B">
          <w:rPr>
            <w:rFonts w:ascii="Times New Roman" w:eastAsia="Aptos" w:hAnsi="Times New Roman" w:cs="Times New Roman"/>
            <w:color w:val="000000"/>
            <w:sz w:val="28"/>
            <w:szCs w:val="28"/>
          </w:rPr>
          <w:delText>.</w:delText>
        </w:r>
      </w:del>
      <w:r w:rsidRPr="005A3A57">
        <w:rPr>
          <w:rFonts w:ascii="Times New Roman" w:eastAsia="Aptos" w:hAnsi="Times New Roman" w:cs="Times New Roman"/>
          <w:color w:val="000000"/>
          <w:sz w:val="28"/>
          <w:szCs w:val="28"/>
        </w:rPr>
        <w:t xml:space="preserve"> As Schmidt also indicates, however, pantheons, trinities, and the like are a later development and are generally the result of military and political developments that group peoples together who had been independent before. Consequently, their gods and goddesses are also fused into new families of gods. </w:t>
      </w:r>
      <w:r w:rsidRPr="005A3A57">
        <w:rPr>
          <w:rFonts w:ascii="Times New Roman" w:eastAsia="Times New Roman" w:hAnsi="Times New Roman" w:cs="Times New Roman"/>
          <w:color w:val="000000"/>
          <w:sz w:val="28"/>
          <w:szCs w:val="28"/>
        </w:rPr>
        <w:t>Divine Triads and Trinities were common among the various idolatries and polytheistic religions of the past and constitute one of their universal hallmarks. Although such Trinities are fundamentally polytheistic, it is clear that many of them, such as the Hindu Trinity—as can be seen below—attempt to account for the Oneness of Divinity as attested in primordial Human and Prophetic religion.</w:t>
      </w:r>
    </w:p>
    <w:p w14:paraId="2FDA2E6D"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p>
    <w:p w14:paraId="6033D57A" w14:textId="77777777" w:rsidR="005A3A57" w:rsidRPr="005A3A57" w:rsidRDefault="005A3A57" w:rsidP="005A3A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F252D"/>
          <w:sz w:val="28"/>
          <w:szCs w:val="28"/>
        </w:rPr>
      </w:pPr>
      <w:r w:rsidRPr="005A3A57">
        <w:rPr>
          <w:rFonts w:ascii="Times New Roman" w:eastAsia="Times New Roman" w:hAnsi="Times New Roman" w:cs="Times New Roman"/>
          <w:color w:val="0F252D"/>
          <w:sz w:val="28"/>
          <w:szCs w:val="28"/>
        </w:rPr>
        <w:t xml:space="preserve">Because Trinitarian Theologies lay at the center of the Paganism of the ancient world and Late Greco-Roman Antiquity, adoption of a Christian Trinity by the Church Fathers fulfilled the purpose of making their teaching compatible with and intelligible to the ancient Pagans. Likewise, the Deification of Jesus Christ was hardly objectionable in an idolatrous world that readily deified emperors—including the insane and sadistic Emperor Nero—and was readily inclined to worship human beings as “gods.” Moreover, for </w:t>
      </w:r>
      <w:r w:rsidRPr="005A3A57">
        <w:rPr>
          <w:rFonts w:ascii="Times New Roman" w:eastAsia="Times New Roman" w:hAnsi="Times New Roman" w:cs="Times New Roman"/>
          <w:color w:val="000000"/>
          <w:sz w:val="28"/>
          <w:szCs w:val="28"/>
        </w:rPr>
        <w:t xml:space="preserve">the Greeks, in particular, but this also applied to the Romans during the early years of Christianity, the principal difference between Man and god was that Man was mortal and the gods were immortal. </w:t>
      </w:r>
      <w:r w:rsidRPr="005A3A57">
        <w:rPr>
          <w:rFonts w:ascii="Times New Roman" w:eastAsia="Times New Roman" w:hAnsi="Times New Roman" w:cs="Times New Roman"/>
          <w:color w:val="0F252D"/>
          <w:sz w:val="28"/>
          <w:szCs w:val="28"/>
        </w:rPr>
        <w:t xml:space="preserve">While such notions were abhorrent and unintelligible to Prophetic and Biblical religion, they served the Church Fathers in their attempt to separate Christianity from its Judaic roots and fashion out of the Message of Jesus Christ as a new world religion in a manner that would not only be compatible with Roman Paganism but could outshine and surpass Christianity’s many rivals—especially, the Mithraic Trinity, which is mentioned below, and even had its own eucharist of partaking of “the blood” and “the flesh” of the Savior— all of which were competing to win “the heart” of Rome and become major world religions. </w:t>
      </w:r>
    </w:p>
    <w:p w14:paraId="3F9186E8"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p>
    <w:p w14:paraId="4CF1471A"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r w:rsidRPr="005A3A57">
        <w:rPr>
          <w:rFonts w:ascii="Times New Roman" w:eastAsia="Times New Roman" w:hAnsi="Times New Roman" w:cs="Times New Roman"/>
          <w:color w:val="000000"/>
          <w:sz w:val="28"/>
          <w:szCs w:val="28"/>
        </w:rPr>
        <w:lastRenderedPageBreak/>
        <w:t>Among the most prominent of these historical Trinities in ancient times and Late Antiquity prior to and contemporary with the rise of proto-Trinitarian and Trinitarian Christianity are:</w:t>
      </w:r>
    </w:p>
    <w:p w14:paraId="5F417B99" w14:textId="77777777" w:rsidR="005A3A57" w:rsidRPr="005A3A57" w:rsidRDefault="005A3A57" w:rsidP="005A3A57">
      <w:pPr>
        <w:spacing w:after="0" w:line="240" w:lineRule="auto"/>
        <w:rPr>
          <w:rFonts w:ascii="Times New Roman" w:eastAsia="Aptos" w:hAnsi="Times New Roman" w:cs="Times New Roman"/>
          <w:sz w:val="20"/>
          <w:szCs w:val="20"/>
        </w:rPr>
      </w:pPr>
    </w:p>
    <w:p w14:paraId="6E2F7D89" w14:textId="77777777" w:rsidR="005A3A57" w:rsidRPr="005A3A57" w:rsidRDefault="005A3A57" w:rsidP="005A3A57">
      <w:pPr>
        <w:numPr>
          <w:ilvl w:val="0"/>
          <w:numId w:val="6"/>
        </w:numPr>
        <w:autoSpaceDE w:val="0"/>
        <w:autoSpaceDN w:val="0"/>
        <w:adjustRightInd w:val="0"/>
        <w:spacing w:after="0" w:line="240" w:lineRule="auto"/>
        <w:contextualSpacing/>
        <w:rPr>
          <w:rFonts w:ascii="Times New Roman" w:eastAsia="Times New Roman" w:hAnsi="Times New Roman" w:cs="Times New Roman"/>
          <w:color w:val="000000"/>
          <w:sz w:val="20"/>
          <w:szCs w:val="20"/>
        </w:rPr>
      </w:pPr>
      <w:r w:rsidRPr="005A3A57">
        <w:rPr>
          <w:rFonts w:ascii="Times New Roman" w:eastAsia="Times New Roman" w:hAnsi="Times New Roman" w:cs="Times New Roman"/>
          <w:color w:val="000000"/>
          <w:sz w:val="20"/>
          <w:szCs w:val="20"/>
        </w:rPr>
        <w:t xml:space="preserve">The Ancient Sumerian Trinity of Anu-Enlil-Ea: Most of the principal cities of Ancient Sumerian Mesopotamia, which were roughly thirteen in number, worshipped various triads of gods whom they generally regarded as “divine families,” made up of father, mother, and son. The chief Sumerian trinity, which long preceded the Semitic Trinity in that land, was made up of </w:t>
      </w:r>
      <w:r w:rsidRPr="005A3A57">
        <w:rPr>
          <w:rFonts w:ascii="Times New Roman" w:eastAsia="Times New Roman" w:hAnsi="Times New Roman" w:cs="Times New Roman"/>
          <w:b/>
          <w:bCs/>
          <w:color w:val="000000"/>
          <w:sz w:val="20"/>
          <w:szCs w:val="20"/>
        </w:rPr>
        <w:t>Anu</w:t>
      </w:r>
      <w:r w:rsidRPr="005A3A57">
        <w:rPr>
          <w:rFonts w:ascii="Times New Roman" w:eastAsia="Times New Roman" w:hAnsi="Times New Roman" w:cs="Times New Roman"/>
          <w:color w:val="000000"/>
          <w:sz w:val="20"/>
          <w:szCs w:val="20"/>
        </w:rPr>
        <w:t xml:space="preserve"> or Anum (sky; heaven; heaven-god),</w:t>
      </w:r>
      <w:r w:rsidRPr="005A3A57">
        <w:rPr>
          <w:rFonts w:ascii="Times New Roman" w:eastAsia="Times New Roman" w:hAnsi="Times New Roman" w:cs="Times New Roman"/>
          <w:color w:val="000000"/>
          <w:sz w:val="20"/>
          <w:szCs w:val="20"/>
          <w:vertAlign w:val="superscript"/>
        </w:rPr>
        <w:footnoteReference w:id="97"/>
      </w:r>
      <w:r w:rsidRPr="005A3A57">
        <w:rPr>
          <w:rFonts w:ascii="Times New Roman" w:eastAsia="Times New Roman" w:hAnsi="Times New Roman" w:cs="Times New Roman"/>
          <w:color w:val="000000"/>
          <w:sz w:val="20"/>
          <w:szCs w:val="20"/>
        </w:rPr>
        <w:t xml:space="preserve"> </w:t>
      </w:r>
      <w:r w:rsidRPr="005A3A57">
        <w:rPr>
          <w:rFonts w:ascii="Times New Roman" w:eastAsia="Times New Roman" w:hAnsi="Times New Roman" w:cs="Times New Roman"/>
          <w:b/>
          <w:bCs/>
          <w:color w:val="000000"/>
          <w:sz w:val="20"/>
          <w:szCs w:val="20"/>
        </w:rPr>
        <w:t>Enlil</w:t>
      </w:r>
      <w:r w:rsidRPr="005A3A57">
        <w:rPr>
          <w:rFonts w:ascii="Times New Roman" w:eastAsia="Times New Roman" w:hAnsi="Times New Roman" w:cs="Times New Roman"/>
          <w:color w:val="000000"/>
          <w:sz w:val="20"/>
          <w:szCs w:val="20"/>
        </w:rPr>
        <w:t xml:space="preserve"> or Ellil (earth; earth-god),</w:t>
      </w:r>
      <w:r w:rsidRPr="005A3A57">
        <w:rPr>
          <w:rFonts w:ascii="Times New Roman" w:eastAsia="Times New Roman" w:hAnsi="Times New Roman" w:cs="Times New Roman"/>
          <w:color w:val="000000"/>
          <w:sz w:val="20"/>
          <w:szCs w:val="20"/>
          <w:vertAlign w:val="superscript"/>
        </w:rPr>
        <w:footnoteReference w:id="98"/>
      </w:r>
      <w:r w:rsidRPr="005A3A57">
        <w:rPr>
          <w:rFonts w:ascii="Times New Roman" w:eastAsia="Times New Roman" w:hAnsi="Times New Roman" w:cs="Times New Roman"/>
          <w:color w:val="000000"/>
          <w:sz w:val="20"/>
          <w:szCs w:val="20"/>
        </w:rPr>
        <w:t xml:space="preserve"> and </w:t>
      </w:r>
      <w:r w:rsidRPr="005A3A57">
        <w:rPr>
          <w:rFonts w:ascii="Times New Roman" w:eastAsia="Times New Roman" w:hAnsi="Times New Roman" w:cs="Times New Roman"/>
          <w:b/>
          <w:bCs/>
          <w:color w:val="000000"/>
          <w:sz w:val="20"/>
          <w:szCs w:val="20"/>
        </w:rPr>
        <w:t>Ea</w:t>
      </w:r>
      <w:r w:rsidRPr="005A3A57">
        <w:rPr>
          <w:rFonts w:ascii="Times New Roman" w:eastAsia="Times New Roman" w:hAnsi="Times New Roman" w:cs="Times New Roman"/>
          <w:color w:val="000000"/>
          <w:sz w:val="20"/>
          <w:szCs w:val="20"/>
          <w:vertAlign w:val="superscript"/>
        </w:rPr>
        <w:footnoteReference w:id="99"/>
      </w:r>
      <w:r w:rsidRPr="005A3A57">
        <w:rPr>
          <w:rFonts w:ascii="Times New Roman" w:eastAsia="Times New Roman" w:hAnsi="Times New Roman" w:cs="Times New Roman"/>
          <w:color w:val="000000"/>
          <w:sz w:val="20"/>
          <w:szCs w:val="20"/>
        </w:rPr>
        <w:t xml:space="preserve"> (water; water-god).</w:t>
      </w:r>
      <w:r w:rsidRPr="005A3A57">
        <w:rPr>
          <w:rFonts w:ascii="Times New Roman" w:eastAsia="Aptos" w:hAnsi="Times New Roman" w:cs="Times New Roman"/>
          <w:color w:val="000000"/>
          <w:sz w:val="20"/>
          <w:szCs w:val="20"/>
        </w:rPr>
        <w:t xml:space="preserve"> It is worthy of note that the Biblical prohibition of graven images in the Ten Commandments alludes to something analogous to these three presumed domains of the three main Sumerian gods: “You shall not make for yourself any graven image or any likeness of anything that is in the heaven above (e.g., Anu) or that is in the earth beneath (e.g., Enlil) or that is in the waters under the earth (e.g. Ea)” (Exodus, 20:4; Deuteronomy, 5:8).</w:t>
      </w:r>
    </w:p>
    <w:p w14:paraId="2EEFF29F" w14:textId="77777777" w:rsidR="005A3A57" w:rsidRPr="005A3A57" w:rsidRDefault="005A3A57" w:rsidP="005A3A57">
      <w:pPr>
        <w:numPr>
          <w:ilvl w:val="0"/>
          <w:numId w:val="6"/>
        </w:numPr>
        <w:autoSpaceDE w:val="0"/>
        <w:autoSpaceDN w:val="0"/>
        <w:adjustRightInd w:val="0"/>
        <w:spacing w:after="0" w:line="240" w:lineRule="auto"/>
        <w:contextualSpacing/>
        <w:rPr>
          <w:rFonts w:ascii="Times New Roman" w:eastAsia="Times New Roman" w:hAnsi="Times New Roman" w:cs="Times New Roman"/>
          <w:color w:val="000000"/>
          <w:sz w:val="20"/>
          <w:szCs w:val="20"/>
        </w:rPr>
      </w:pPr>
      <w:r w:rsidRPr="005A3A57">
        <w:rPr>
          <w:rFonts w:ascii="Times New Roman" w:eastAsia="Times New Roman" w:hAnsi="Times New Roman" w:cs="Times New Roman"/>
          <w:color w:val="000000"/>
          <w:sz w:val="20"/>
          <w:szCs w:val="20"/>
        </w:rPr>
        <w:t>The Ancient Babylonian and pre-Islamic Arabian Semitic Trinity of the Sun-Moon-Venus: When the Semites invaded Mesopotamia from the Great Arabian Desert, they brought with them their own distinctive forms of idolatry and polytheism. The Babylonian Semites—including Abraham’s own Semitic people—worshipped a different Semitic Trinity of their own, which was comprised of the evening and morning Star (Venus), the moon, and the sun.</w:t>
      </w:r>
      <w:r w:rsidRPr="005A3A57">
        <w:rPr>
          <w:rFonts w:ascii="Times New Roman" w:eastAsia="Times New Roman" w:hAnsi="Times New Roman" w:cs="Times New Roman"/>
          <w:color w:val="000000"/>
          <w:sz w:val="20"/>
          <w:szCs w:val="20"/>
          <w:vertAlign w:val="superscript"/>
        </w:rPr>
        <w:footnoteReference w:id="100"/>
      </w:r>
      <w:r w:rsidRPr="005A3A57">
        <w:rPr>
          <w:rFonts w:ascii="Times New Roman" w:eastAsia="Times New Roman" w:hAnsi="Times New Roman" w:cs="Times New Roman"/>
          <w:color w:val="000000"/>
          <w:sz w:val="20"/>
          <w:szCs w:val="20"/>
        </w:rPr>
        <w:t xml:space="preserve"> Miraculously, the </w:t>
      </w:r>
      <w:r w:rsidRPr="005A3A57">
        <w:rPr>
          <w:rFonts w:ascii="Times New Roman" w:eastAsia="Aptos" w:hAnsi="Times New Roman" w:cs="Times New Roman"/>
          <w:sz w:val="20"/>
          <w:szCs w:val="20"/>
        </w:rPr>
        <w:t>Qur’ānic narrative of Abraham accurately portrays him as addressing himself to his people’s Semitic Trinity (Qur’ān</w:t>
      </w:r>
      <w:r w:rsidRPr="005A3A57">
        <w:rPr>
          <w:rFonts w:ascii="Times New Roman" w:eastAsia="Times New Roman" w:hAnsi="Times New Roman" w:cs="Times New Roman"/>
          <w:color w:val="000000"/>
          <w:sz w:val="20"/>
          <w:szCs w:val="20"/>
        </w:rPr>
        <w:t>, 6:76-79</w:t>
      </w:r>
      <w:r w:rsidRPr="005A3A57">
        <w:rPr>
          <w:rFonts w:ascii="Times New Roman" w:eastAsia="Aptos" w:hAnsi="Times New Roman" w:cs="Times New Roman"/>
          <w:sz w:val="20"/>
          <w:szCs w:val="20"/>
        </w:rPr>
        <w:t>), although such historical facts were largely unknown until present times.</w:t>
      </w:r>
      <w:r w:rsidRPr="005A3A57">
        <w:rPr>
          <w:rFonts w:ascii="Times New Roman" w:eastAsia="Times New Roman" w:hAnsi="Times New Roman" w:cs="Times New Roman"/>
          <w:color w:val="000000"/>
          <w:sz w:val="20"/>
          <w:szCs w:val="20"/>
        </w:rPr>
        <w:t xml:space="preserve"> Modern archaeology has uncovered extensive evidence for this distinctive Semitic trinity not only in Ancient Babylonia but also among other ancient Arabian Semites such as Tham</w:t>
      </w:r>
      <w:r w:rsidRPr="005A3A57">
        <w:rPr>
          <w:rFonts w:ascii="Times New Roman" w:eastAsia="Aptos" w:hAnsi="Times New Roman" w:cs="Times New Roman"/>
          <w:sz w:val="20"/>
          <w:szCs w:val="20"/>
        </w:rPr>
        <w:t>ū</w:t>
      </w:r>
      <w:r w:rsidRPr="005A3A57">
        <w:rPr>
          <w:rFonts w:ascii="Times New Roman" w:eastAsia="Times New Roman" w:hAnsi="Times New Roman" w:cs="Times New Roman"/>
          <w:color w:val="000000"/>
          <w:sz w:val="20"/>
          <w:szCs w:val="20"/>
        </w:rPr>
        <w:t>d, the Canaanites of Greater Syria, the Arabian Nabateans, and the inhabitants of Palmyra in Greater Syria.</w:t>
      </w:r>
    </w:p>
    <w:p w14:paraId="463B8F5C" w14:textId="77777777" w:rsidR="005A3A57" w:rsidRPr="005A3A57" w:rsidRDefault="005A3A57" w:rsidP="005A3A57">
      <w:pPr>
        <w:numPr>
          <w:ilvl w:val="0"/>
          <w:numId w:val="6"/>
        </w:numPr>
        <w:autoSpaceDE w:val="0"/>
        <w:autoSpaceDN w:val="0"/>
        <w:adjustRightInd w:val="0"/>
        <w:spacing w:after="0" w:line="240" w:lineRule="auto"/>
        <w:contextualSpacing/>
        <w:rPr>
          <w:rFonts w:ascii="Times New Roman" w:eastAsia="Times New Roman" w:hAnsi="Times New Roman" w:cs="Times New Roman"/>
          <w:color w:val="000000"/>
          <w:sz w:val="20"/>
          <w:szCs w:val="20"/>
        </w:rPr>
      </w:pPr>
      <w:r w:rsidRPr="005A3A57">
        <w:rPr>
          <w:rFonts w:ascii="Times New Roman" w:eastAsia="Aptos" w:hAnsi="Times New Roman" w:cs="Times New Roman"/>
          <w:color w:val="000000"/>
          <w:sz w:val="20"/>
          <w:szCs w:val="20"/>
        </w:rPr>
        <w:lastRenderedPageBreak/>
        <w:t xml:space="preserve">The Ancient Egyptian Trinity of Osiris-Isis-Horus: It is the best-known of many Ancient Egyptian Trinities. Each of the gods—Osiris, Isis, and Horus—had formerly been the chief god of an independent tribe. When the tribes fused, the gods were linked together as a single family. Such fusions of tribal and local gods were common in Ancient Egyptian history and among other peoples as well. </w:t>
      </w:r>
      <w:r w:rsidRPr="005A3A57">
        <w:rPr>
          <w:rFonts w:ascii="Times New Roman" w:eastAsia="Times New Roman" w:hAnsi="Times New Roman" w:cs="Times New Roman"/>
          <w:color w:val="000000"/>
          <w:sz w:val="20"/>
          <w:szCs w:val="20"/>
        </w:rPr>
        <w:t>The Egyptian Trinity of Osiris-Isis-Horus, constituting a Divine family of father, mother, and son—which was similar to the manner in which “the Holy Family”—Father, Son, and Virgin—was often portrayed in Medieval Christian paintings. Among the other Ancient Egyptian Trinities. each god united in the Trinity had been the chief god of an independent tribe in earlier times of political independence, and when the tribes were fused by force, the three gods would be linked as if they were a common family. There were, however, other Trinitarian fusions of tribal and local gods, often reflected in compound names such as Ptah-Sokar-Osiris. Such fusion often brought together incompatible beliefs, especially regarding the Afterdeath.</w:t>
      </w:r>
      <w:r w:rsidRPr="005A3A57">
        <w:rPr>
          <w:rFonts w:ascii="Times New Roman" w:eastAsia="Aptos" w:hAnsi="Times New Roman" w:cs="Times New Roman"/>
          <w:color w:val="000000"/>
          <w:sz w:val="20"/>
          <w:szCs w:val="20"/>
        </w:rPr>
        <w:t xml:space="preserve"> It is noteworthy that the primary gods of the ancient Egyptian nomes (city-states) were all creator gods, even when their creator origins were sometimes later forgotten.</w:t>
      </w:r>
    </w:p>
    <w:p w14:paraId="75F78ED7" w14:textId="77777777" w:rsidR="005A3A57" w:rsidRPr="005A3A57" w:rsidRDefault="005A3A57" w:rsidP="005A3A57">
      <w:pPr>
        <w:numPr>
          <w:ilvl w:val="0"/>
          <w:numId w:val="6"/>
        </w:numPr>
        <w:spacing w:after="0" w:line="240" w:lineRule="auto"/>
        <w:contextualSpacing/>
        <w:rPr>
          <w:rFonts w:ascii="Times New Roman" w:eastAsia="Aptos" w:hAnsi="Times New Roman" w:cs="Times New Roman"/>
          <w:color w:val="000000"/>
          <w:sz w:val="20"/>
          <w:szCs w:val="20"/>
        </w:rPr>
      </w:pPr>
      <w:r w:rsidRPr="005A3A57">
        <w:rPr>
          <w:rFonts w:ascii="Times New Roman" w:eastAsia="Aptos" w:hAnsi="Times New Roman" w:cs="Times New Roman"/>
          <w:color w:val="202124"/>
          <w:sz w:val="20"/>
          <w:szCs w:val="20"/>
          <w:shd w:val="clear" w:color="auto" w:fill="FFFFFF"/>
        </w:rPr>
        <w:t xml:space="preserve">The Vedic Trinities </w:t>
      </w:r>
      <w:r w:rsidRPr="005A3A57">
        <w:rPr>
          <w:rFonts w:ascii="Times New Roman" w:eastAsia="Aptos" w:hAnsi="Times New Roman" w:cs="Times New Roman"/>
          <w:sz w:val="20"/>
          <w:szCs w:val="20"/>
        </w:rPr>
        <w:t xml:space="preserve">(Sanskrit: </w:t>
      </w:r>
      <w:r w:rsidRPr="005A3A57">
        <w:rPr>
          <w:rFonts w:ascii="Times New Roman" w:eastAsia="Aptos" w:hAnsi="Times New Roman" w:cs="Times New Roman"/>
          <w:i/>
          <w:iCs/>
          <w:sz w:val="20"/>
          <w:szCs w:val="20"/>
        </w:rPr>
        <w:t>Trimūrti</w:t>
      </w:r>
      <w:r w:rsidRPr="005A3A57">
        <w:rPr>
          <w:rFonts w:ascii="Times New Roman" w:eastAsia="Aptos" w:hAnsi="Times New Roman" w:cs="Times New Roman"/>
          <w:sz w:val="20"/>
          <w:szCs w:val="20"/>
        </w:rPr>
        <w:t>, meaning “three forms,” “triad,” or “trinity”)</w:t>
      </w:r>
      <w:r w:rsidRPr="005A3A57">
        <w:rPr>
          <w:rFonts w:ascii="Times New Roman" w:eastAsia="Aptos" w:hAnsi="Times New Roman" w:cs="Times New Roman"/>
          <w:color w:val="202124"/>
          <w:sz w:val="20"/>
          <w:szCs w:val="20"/>
          <w:shd w:val="clear" w:color="auto" w:fill="FFFFFF"/>
        </w:rPr>
        <w:t xml:space="preserve">: The fire-god </w:t>
      </w:r>
      <w:r w:rsidRPr="005A3A57">
        <w:rPr>
          <w:rFonts w:ascii="Times New Roman" w:eastAsia="Aptos" w:hAnsi="Times New Roman" w:cs="Times New Roman"/>
          <w:i/>
          <w:iCs/>
          <w:sz w:val="20"/>
          <w:szCs w:val="20"/>
        </w:rPr>
        <w:t>Agni</w:t>
      </w:r>
      <w:r w:rsidRPr="005A3A57">
        <w:rPr>
          <w:rFonts w:ascii="Times New Roman" w:eastAsia="Aptos" w:hAnsi="Times New Roman" w:cs="Times New Roman"/>
          <w:sz w:val="20"/>
          <w:szCs w:val="20"/>
        </w:rPr>
        <w:t>, for instance, was worshipped in “three forms” (</w:t>
      </w:r>
      <w:r w:rsidRPr="005A3A57">
        <w:rPr>
          <w:rFonts w:ascii="Times New Roman" w:eastAsia="Aptos" w:hAnsi="Times New Roman" w:cs="Times New Roman"/>
          <w:i/>
          <w:iCs/>
          <w:sz w:val="20"/>
          <w:szCs w:val="20"/>
        </w:rPr>
        <w:t>Trimūrti</w:t>
      </w:r>
      <w:r w:rsidRPr="005A3A57">
        <w:rPr>
          <w:rFonts w:ascii="Times New Roman" w:eastAsia="Aptos" w:hAnsi="Times New Roman" w:cs="Times New Roman"/>
          <w:sz w:val="20"/>
          <w:szCs w:val="20"/>
        </w:rPr>
        <w:t xml:space="preserve">) as: 1) the sun in the heavens, 2) lightning in the “aerial waters” or atmosphere, and 3) fire on the earth, especially the Vedic sacrificial fire. </w:t>
      </w:r>
      <w:r w:rsidRPr="005A3A57">
        <w:rPr>
          <w:rFonts w:ascii="Times New Roman" w:eastAsia="Aptos" w:hAnsi="Times New Roman" w:cs="Times New Roman"/>
          <w:i/>
          <w:iCs/>
          <w:sz w:val="20"/>
          <w:szCs w:val="20"/>
        </w:rPr>
        <w:t>Agni</w:t>
      </w:r>
      <w:r w:rsidRPr="005A3A57">
        <w:rPr>
          <w:rFonts w:ascii="Times New Roman" w:eastAsia="Aptos" w:hAnsi="Times New Roman" w:cs="Times New Roman"/>
          <w:sz w:val="20"/>
          <w:szCs w:val="20"/>
        </w:rPr>
        <w:t xml:space="preserve"> in </w:t>
      </w:r>
      <w:r w:rsidRPr="005A3A57">
        <w:rPr>
          <w:rFonts w:ascii="Times New Roman" w:eastAsia="Aptos" w:hAnsi="Times New Roman" w:cs="Times New Roman"/>
          <w:color w:val="202122"/>
          <w:sz w:val="20"/>
          <w:szCs w:val="20"/>
          <w:shd w:val="clear" w:color="auto" w:fill="FFFFFF"/>
        </w:rPr>
        <w:t xml:space="preserve">Sanskrit denotes “fire” and is related in Indo-European linguistics to the Latin </w:t>
      </w:r>
      <w:r w:rsidRPr="005A3A57">
        <w:rPr>
          <w:rFonts w:ascii="Times New Roman" w:eastAsia="Aptos" w:hAnsi="Times New Roman" w:cs="Times New Roman"/>
          <w:i/>
          <w:iCs/>
          <w:color w:val="202122"/>
          <w:sz w:val="20"/>
          <w:szCs w:val="20"/>
          <w:shd w:val="clear" w:color="auto" w:fill="FFFFFF"/>
        </w:rPr>
        <w:t xml:space="preserve">igni </w:t>
      </w:r>
      <w:r w:rsidRPr="005A3A57">
        <w:rPr>
          <w:rFonts w:ascii="Times New Roman" w:eastAsia="Aptos" w:hAnsi="Times New Roman" w:cs="Times New Roman"/>
          <w:color w:val="202122"/>
          <w:sz w:val="20"/>
          <w:szCs w:val="20"/>
          <w:shd w:val="clear" w:color="auto" w:fill="FFFFFF"/>
        </w:rPr>
        <w:t xml:space="preserve">and </w:t>
      </w:r>
      <w:r w:rsidRPr="005A3A57">
        <w:rPr>
          <w:rFonts w:ascii="Times New Roman" w:eastAsia="Aptos" w:hAnsi="Times New Roman" w:cs="Times New Roman"/>
          <w:i/>
          <w:iCs/>
          <w:color w:val="202122"/>
          <w:sz w:val="20"/>
          <w:szCs w:val="20"/>
          <w:shd w:val="clear" w:color="auto" w:fill="FFFFFF"/>
        </w:rPr>
        <w:t>ignis</w:t>
      </w:r>
      <w:r w:rsidRPr="005A3A57">
        <w:rPr>
          <w:rFonts w:ascii="Times New Roman" w:eastAsia="Aptos" w:hAnsi="Times New Roman" w:cs="Times New Roman"/>
          <w:color w:val="202122"/>
          <w:sz w:val="20"/>
          <w:szCs w:val="20"/>
          <w:shd w:val="clear" w:color="auto" w:fill="FFFFFF"/>
        </w:rPr>
        <w:t xml:space="preserve">, Lithuanisn </w:t>
      </w:r>
      <w:r w:rsidRPr="005A3A57">
        <w:rPr>
          <w:rFonts w:ascii="Times New Roman" w:eastAsia="Aptos" w:hAnsi="Times New Roman" w:cs="Times New Roman"/>
          <w:i/>
          <w:iCs/>
          <w:color w:val="202122"/>
          <w:sz w:val="20"/>
          <w:szCs w:val="20"/>
          <w:shd w:val="clear" w:color="auto" w:fill="FFFFFF"/>
        </w:rPr>
        <w:t>ugnis</w:t>
      </w:r>
      <w:r w:rsidRPr="005A3A57">
        <w:rPr>
          <w:rFonts w:ascii="Times New Roman" w:eastAsia="Aptos" w:hAnsi="Times New Roman" w:cs="Times New Roman"/>
          <w:color w:val="202122"/>
          <w:sz w:val="20"/>
          <w:szCs w:val="20"/>
          <w:shd w:val="clear" w:color="auto" w:fill="FFFFFF"/>
        </w:rPr>
        <w:t xml:space="preserve">, Old Slavonic </w:t>
      </w:r>
      <w:r w:rsidRPr="005A3A57">
        <w:rPr>
          <w:rFonts w:ascii="Times New Roman" w:eastAsia="Aptos" w:hAnsi="Times New Roman" w:cs="Times New Roman"/>
          <w:i/>
          <w:iCs/>
          <w:color w:val="202122"/>
          <w:sz w:val="20"/>
          <w:szCs w:val="20"/>
        </w:rPr>
        <w:t>ognĭ</w:t>
      </w:r>
      <w:r w:rsidRPr="005A3A57">
        <w:rPr>
          <w:rFonts w:ascii="Times New Roman" w:eastAsia="Aptos" w:hAnsi="Times New Roman" w:cs="Times New Roman"/>
          <w:color w:val="202122"/>
          <w:sz w:val="20"/>
          <w:szCs w:val="20"/>
        </w:rPr>
        <w:t xml:space="preserve"> for fire, and other Indo-European cognates like our word “ignite.” </w:t>
      </w:r>
      <w:r w:rsidRPr="005A3A57">
        <w:rPr>
          <w:rFonts w:ascii="Times New Roman" w:eastAsia="Aptos" w:hAnsi="Times New Roman" w:cs="Times New Roman"/>
          <w:i/>
          <w:iCs/>
          <w:sz w:val="20"/>
          <w:szCs w:val="20"/>
        </w:rPr>
        <w:t>Agni</w:t>
      </w:r>
      <w:r w:rsidRPr="005A3A57">
        <w:rPr>
          <w:rFonts w:ascii="Times New Roman" w:eastAsia="Aptos" w:hAnsi="Times New Roman" w:cs="Times New Roman"/>
          <w:sz w:val="20"/>
          <w:szCs w:val="20"/>
        </w:rPr>
        <w:t xml:space="preserve"> also makes up a Trinity of Sun-Wind-Fire, which is sometimes Sun-</w:t>
      </w:r>
      <w:r w:rsidRPr="005A3A57">
        <w:rPr>
          <w:rFonts w:ascii="Times New Roman" w:eastAsia="Aptos" w:hAnsi="Times New Roman" w:cs="Times New Roman"/>
          <w:i/>
          <w:iCs/>
          <w:sz w:val="20"/>
          <w:szCs w:val="20"/>
        </w:rPr>
        <w:t>Indra</w:t>
      </w:r>
      <w:r w:rsidRPr="005A3A57">
        <w:rPr>
          <w:rFonts w:ascii="Times New Roman" w:eastAsia="Aptos" w:hAnsi="Times New Roman" w:cs="Times New Roman"/>
          <w:sz w:val="20"/>
          <w:szCs w:val="20"/>
        </w:rPr>
        <w:t xml:space="preserve">-Fire, which is ancient but not mentioned in the </w:t>
      </w:r>
      <w:r w:rsidRPr="005A3A57">
        <w:rPr>
          <w:rFonts w:ascii="Times New Roman" w:eastAsia="Aptos" w:hAnsi="Times New Roman" w:cs="Times New Roman"/>
          <w:i/>
          <w:iCs/>
          <w:sz w:val="20"/>
          <w:szCs w:val="20"/>
        </w:rPr>
        <w:t>Rigveda.</w:t>
      </w:r>
      <w:r w:rsidRPr="005A3A57">
        <w:rPr>
          <w:rFonts w:ascii="Times New Roman" w:eastAsia="Aptos" w:hAnsi="Times New Roman" w:cs="Times New Roman"/>
          <w:sz w:val="20"/>
          <w:szCs w:val="20"/>
        </w:rPr>
        <w:t xml:space="preserve"> </w:t>
      </w:r>
      <w:r w:rsidRPr="005A3A57">
        <w:rPr>
          <w:rFonts w:ascii="Times New Roman" w:eastAsia="Aptos" w:hAnsi="Times New Roman" w:cs="Times New Roman"/>
          <w:i/>
          <w:iCs/>
          <w:sz w:val="20"/>
          <w:szCs w:val="20"/>
        </w:rPr>
        <w:t>Agni</w:t>
      </w:r>
      <w:r w:rsidRPr="005A3A57">
        <w:rPr>
          <w:rFonts w:ascii="Times New Roman" w:eastAsia="Aptos" w:hAnsi="Times New Roman" w:cs="Times New Roman"/>
          <w:sz w:val="20"/>
          <w:szCs w:val="20"/>
        </w:rPr>
        <w:t xml:space="preserve"> is also called the “Messenger,” that is, between heaven and earth. He is most characteristically called the Priest, “domestic priest,” and “chief priest” or “invoking priest” (</w:t>
      </w:r>
      <w:r w:rsidRPr="005A3A57">
        <w:rPr>
          <w:rFonts w:ascii="Times New Roman" w:eastAsia="Aptos" w:hAnsi="Times New Roman" w:cs="Times New Roman"/>
          <w:i/>
          <w:iCs/>
          <w:sz w:val="20"/>
          <w:szCs w:val="20"/>
        </w:rPr>
        <w:t>hot</w:t>
      </w:r>
      <w:r w:rsidRPr="005A3A57">
        <w:rPr>
          <w:rFonts w:ascii="Times New Roman" w:eastAsia="Aptos" w:hAnsi="Times New Roman" w:cs="Times New Roman"/>
          <w:i/>
          <w:iCs/>
          <w:color w:val="000000"/>
          <w:sz w:val="20"/>
          <w:szCs w:val="20"/>
        </w:rPr>
        <w:t>ŗ</w:t>
      </w:r>
      <w:r w:rsidRPr="005A3A57">
        <w:rPr>
          <w:rFonts w:ascii="Times New Roman" w:eastAsia="Aptos" w:hAnsi="Times New Roman" w:cs="Times New Roman"/>
          <w:color w:val="000000"/>
          <w:sz w:val="20"/>
          <w:szCs w:val="20"/>
        </w:rPr>
        <w:t xml:space="preserve">). </w:t>
      </w:r>
      <w:r w:rsidRPr="005A3A57">
        <w:rPr>
          <w:rFonts w:ascii="Times New Roman" w:eastAsia="Aptos" w:hAnsi="Times New Roman" w:cs="Times New Roman"/>
          <w:sz w:val="20"/>
          <w:szCs w:val="20"/>
        </w:rPr>
        <w:t>The famous ancient Sanskrit grammarian and Scholar</w:t>
      </w:r>
      <w:r w:rsidRPr="005A3A57">
        <w:rPr>
          <w:rFonts w:ascii="Times New Roman" w:eastAsia="Aptos" w:hAnsi="Times New Roman" w:cs="Times New Roman"/>
          <w:b/>
          <w:bCs/>
          <w:sz w:val="20"/>
          <w:szCs w:val="20"/>
        </w:rPr>
        <w:t xml:space="preserve"> Yāska</w:t>
      </w:r>
      <w:r w:rsidRPr="005A3A57">
        <w:rPr>
          <w:rFonts w:ascii="Times New Roman" w:eastAsia="Aptos" w:hAnsi="Times New Roman" w:cs="Times New Roman"/>
          <w:sz w:val="20"/>
          <w:szCs w:val="20"/>
          <w:vertAlign w:val="superscript"/>
        </w:rPr>
        <w:footnoteReference w:id="101"/>
      </w:r>
      <w:r w:rsidRPr="005A3A57">
        <w:rPr>
          <w:rFonts w:ascii="Times New Roman" w:eastAsia="Aptos" w:hAnsi="Times New Roman" w:cs="Times New Roman"/>
          <w:sz w:val="20"/>
          <w:szCs w:val="20"/>
        </w:rPr>
        <w:t xml:space="preserve"> relates that his predecessors in Vedic interpretation held that all gods could be reduced to three: </w:t>
      </w:r>
      <w:r w:rsidRPr="005A3A57">
        <w:rPr>
          <w:rFonts w:ascii="Times New Roman" w:eastAsia="Aptos" w:hAnsi="Times New Roman" w:cs="Times New Roman"/>
          <w:i/>
          <w:iCs/>
          <w:sz w:val="20"/>
          <w:szCs w:val="20"/>
        </w:rPr>
        <w:t>Agni</w:t>
      </w:r>
      <w:r w:rsidRPr="005A3A57">
        <w:rPr>
          <w:rFonts w:ascii="Times New Roman" w:eastAsia="Aptos" w:hAnsi="Times New Roman" w:cs="Times New Roman"/>
          <w:sz w:val="20"/>
          <w:szCs w:val="20"/>
        </w:rPr>
        <w:t xml:space="preserve">, </w:t>
      </w:r>
      <w:r w:rsidRPr="005A3A57">
        <w:rPr>
          <w:rFonts w:ascii="Times New Roman" w:eastAsia="Aptos" w:hAnsi="Times New Roman" w:cs="Times New Roman"/>
          <w:i/>
          <w:iCs/>
          <w:sz w:val="20"/>
          <w:szCs w:val="20"/>
        </w:rPr>
        <w:t>Vāyu</w:t>
      </w:r>
      <w:r w:rsidRPr="005A3A57">
        <w:rPr>
          <w:rFonts w:ascii="Times New Roman" w:eastAsia="Aptos" w:hAnsi="Times New Roman" w:cs="Times New Roman"/>
          <w:sz w:val="20"/>
          <w:szCs w:val="20"/>
        </w:rPr>
        <w:t xml:space="preserve"> or </w:t>
      </w:r>
      <w:r w:rsidRPr="005A3A57">
        <w:rPr>
          <w:rFonts w:ascii="Times New Roman" w:eastAsia="Aptos" w:hAnsi="Times New Roman" w:cs="Times New Roman"/>
          <w:i/>
          <w:iCs/>
          <w:sz w:val="20"/>
          <w:szCs w:val="20"/>
        </w:rPr>
        <w:t>Indra</w:t>
      </w:r>
      <w:r w:rsidRPr="005A3A57">
        <w:rPr>
          <w:rFonts w:ascii="Times New Roman" w:eastAsia="Aptos" w:hAnsi="Times New Roman" w:cs="Times New Roman"/>
          <w:sz w:val="20"/>
          <w:szCs w:val="20"/>
        </w:rPr>
        <w:t xml:space="preserve">, and </w:t>
      </w:r>
      <w:r w:rsidRPr="005A3A57">
        <w:rPr>
          <w:rFonts w:ascii="Times New Roman" w:eastAsia="Aptos" w:hAnsi="Times New Roman" w:cs="Times New Roman"/>
          <w:i/>
          <w:iCs/>
          <w:sz w:val="20"/>
          <w:szCs w:val="20"/>
        </w:rPr>
        <w:t>Sūrya</w:t>
      </w:r>
      <w:r w:rsidRPr="005A3A57">
        <w:rPr>
          <w:rFonts w:ascii="Times New Roman" w:eastAsia="Aptos" w:hAnsi="Times New Roman" w:cs="Times New Roman"/>
          <w:sz w:val="20"/>
          <w:szCs w:val="20"/>
        </w:rPr>
        <w:t xml:space="preserve">, although he did not personally accept that view. Thus, it was common in the ancient Indic religion of the Vedas to reduce all gods to manifestations of three chief Deities, each representative of one of the three fundamental divisions: sky, [atmospheric] air, and the earth. It was also held that </w:t>
      </w:r>
      <w:r w:rsidRPr="005A3A57">
        <w:rPr>
          <w:rFonts w:ascii="Times New Roman" w:eastAsia="Aptos" w:hAnsi="Times New Roman" w:cs="Times New Roman"/>
          <w:i/>
          <w:iCs/>
          <w:sz w:val="20"/>
          <w:szCs w:val="20"/>
        </w:rPr>
        <w:t>Agni</w:t>
      </w:r>
      <w:r w:rsidRPr="005A3A57">
        <w:rPr>
          <w:rFonts w:ascii="Times New Roman" w:eastAsia="Aptos" w:hAnsi="Times New Roman" w:cs="Times New Roman"/>
          <w:sz w:val="20"/>
          <w:szCs w:val="20"/>
        </w:rPr>
        <w:t xml:space="preserve">, </w:t>
      </w:r>
      <w:r w:rsidRPr="005A3A57">
        <w:rPr>
          <w:rFonts w:ascii="Times New Roman" w:eastAsia="Aptos" w:hAnsi="Times New Roman" w:cs="Times New Roman"/>
          <w:i/>
          <w:iCs/>
          <w:sz w:val="20"/>
          <w:szCs w:val="20"/>
        </w:rPr>
        <w:t>Vāyu</w:t>
      </w:r>
      <w:r w:rsidRPr="005A3A57">
        <w:rPr>
          <w:rFonts w:ascii="Times New Roman" w:eastAsia="Aptos" w:hAnsi="Times New Roman" w:cs="Times New Roman"/>
          <w:sz w:val="20"/>
          <w:szCs w:val="20"/>
        </w:rPr>
        <w:t xml:space="preserve"> (the wind-god), and </w:t>
      </w:r>
      <w:r w:rsidRPr="005A3A57">
        <w:rPr>
          <w:rFonts w:ascii="Times New Roman" w:eastAsia="Aptos" w:hAnsi="Times New Roman" w:cs="Times New Roman"/>
          <w:i/>
          <w:iCs/>
          <w:sz w:val="20"/>
          <w:szCs w:val="20"/>
        </w:rPr>
        <w:t>Sūrya</w:t>
      </w:r>
      <w:r w:rsidRPr="005A3A57">
        <w:rPr>
          <w:rFonts w:ascii="Times New Roman" w:eastAsia="Aptos" w:hAnsi="Times New Roman" w:cs="Times New Roman"/>
          <w:sz w:val="20"/>
          <w:szCs w:val="20"/>
        </w:rPr>
        <w:t xml:space="preserve"> (the sun or solar Deity) were the sons of </w:t>
      </w:r>
      <w:r w:rsidRPr="005A3A57">
        <w:rPr>
          <w:rFonts w:ascii="Times New Roman" w:eastAsia="Aptos" w:hAnsi="Times New Roman" w:cs="Times New Roman"/>
          <w:i/>
          <w:iCs/>
          <w:sz w:val="20"/>
          <w:szCs w:val="20"/>
        </w:rPr>
        <w:t>Prajāpati</w:t>
      </w:r>
      <w:r w:rsidRPr="005A3A57">
        <w:rPr>
          <w:rFonts w:ascii="Times New Roman" w:eastAsia="Aptos" w:hAnsi="Times New Roman" w:cs="Times New Roman"/>
          <w:sz w:val="20"/>
          <w:szCs w:val="20"/>
        </w:rPr>
        <w:t xml:space="preserve"> (Lord of the creatures), the Creator God. Thus, in such typically Indic Theological constructions, the One Supreme Being lies beyond all Trinities and is not embodied in them. </w:t>
      </w:r>
      <w:r w:rsidRPr="005A3A57">
        <w:rPr>
          <w:rFonts w:ascii="Times New Roman" w:eastAsia="Aptos" w:hAnsi="Times New Roman" w:cs="Times New Roman"/>
          <w:b/>
          <w:bCs/>
          <w:sz w:val="20"/>
          <w:szCs w:val="20"/>
        </w:rPr>
        <w:t>The</w:t>
      </w:r>
      <w:r w:rsidRPr="005A3A57">
        <w:rPr>
          <w:rFonts w:ascii="Times New Roman" w:eastAsia="Aptos" w:hAnsi="Times New Roman" w:cs="Times New Roman"/>
          <w:sz w:val="20"/>
          <w:szCs w:val="20"/>
        </w:rPr>
        <w:t xml:space="preserve"> </w:t>
      </w:r>
      <w:r w:rsidRPr="005A3A57">
        <w:rPr>
          <w:rFonts w:ascii="Times New Roman" w:eastAsia="Aptos" w:hAnsi="Times New Roman" w:cs="Times New Roman"/>
          <w:b/>
          <w:bCs/>
          <w:i/>
          <w:iCs/>
          <w:sz w:val="20"/>
          <w:szCs w:val="20"/>
        </w:rPr>
        <w:t>Brāhma</w:t>
      </w:r>
      <w:r w:rsidRPr="005A3A57">
        <w:rPr>
          <w:rFonts w:ascii="Times New Roman" w:eastAsia="Aptos" w:hAnsi="Times New Roman" w:cs="Times New Roman"/>
          <w:b/>
          <w:bCs/>
          <w:i/>
          <w:iCs/>
          <w:color w:val="000000"/>
          <w:sz w:val="20"/>
          <w:szCs w:val="20"/>
        </w:rPr>
        <w:t>ņa</w:t>
      </w:r>
      <w:r w:rsidRPr="005A3A57">
        <w:rPr>
          <w:rFonts w:ascii="Times New Roman" w:eastAsia="Aptos" w:hAnsi="Times New Roman" w:cs="Times New Roman"/>
          <w:b/>
          <w:bCs/>
          <w:color w:val="000000"/>
          <w:sz w:val="20"/>
          <w:szCs w:val="20"/>
        </w:rPr>
        <w:t>s</w:t>
      </w:r>
      <w:r w:rsidRPr="005A3A57">
        <w:rPr>
          <w:rFonts w:ascii="Times New Roman" w:eastAsia="Aptos" w:hAnsi="Times New Roman" w:cs="Times New Roman"/>
          <w:color w:val="000000"/>
          <w:sz w:val="20"/>
          <w:szCs w:val="20"/>
        </w:rPr>
        <w:t>,</w:t>
      </w:r>
      <w:r w:rsidRPr="005A3A57">
        <w:rPr>
          <w:rFonts w:ascii="Times New Roman" w:eastAsia="Aptos" w:hAnsi="Times New Roman" w:cs="Times New Roman"/>
          <w:color w:val="000000"/>
          <w:sz w:val="20"/>
          <w:szCs w:val="20"/>
          <w:vertAlign w:val="superscript"/>
        </w:rPr>
        <w:footnoteReference w:id="102"/>
      </w:r>
      <w:r w:rsidRPr="005A3A57">
        <w:rPr>
          <w:rFonts w:ascii="Times New Roman" w:eastAsia="Aptos" w:hAnsi="Times New Roman" w:cs="Times New Roman"/>
          <w:color w:val="000000"/>
          <w:sz w:val="20"/>
          <w:szCs w:val="20"/>
        </w:rPr>
        <w:t xml:space="preserve"> for example, focus upon </w:t>
      </w:r>
      <w:r w:rsidRPr="005A3A57">
        <w:rPr>
          <w:rFonts w:ascii="Times New Roman" w:eastAsia="Aptos" w:hAnsi="Times New Roman" w:cs="Times New Roman"/>
          <w:i/>
          <w:iCs/>
          <w:color w:val="000000"/>
          <w:sz w:val="20"/>
          <w:szCs w:val="20"/>
        </w:rPr>
        <w:t>Indra</w:t>
      </w:r>
      <w:r w:rsidRPr="005A3A57">
        <w:rPr>
          <w:rFonts w:ascii="Times New Roman" w:eastAsia="Aptos" w:hAnsi="Times New Roman" w:cs="Times New Roman"/>
          <w:color w:val="000000"/>
          <w:sz w:val="20"/>
          <w:szCs w:val="20"/>
        </w:rPr>
        <w:t xml:space="preserve"> (the king of the deva-Spirits, who is </w:t>
      </w:r>
      <w:r w:rsidRPr="005A3A57">
        <w:rPr>
          <w:rFonts w:ascii="Times New Roman" w:eastAsia="Aptos" w:hAnsi="Times New Roman" w:cs="Times New Roman"/>
          <w:color w:val="202122"/>
          <w:sz w:val="20"/>
          <w:szCs w:val="20"/>
          <w:shd w:val="clear" w:color="auto" w:fill="FFFFFF"/>
        </w:rPr>
        <w:t>associated with the sky, lightning, weather, thunder, storms, rains, rivers, and war</w:t>
      </w:r>
      <w:r w:rsidRPr="005A3A57">
        <w:rPr>
          <w:rFonts w:ascii="Times New Roman" w:eastAsia="Aptos" w:hAnsi="Times New Roman" w:cs="Times New Roman"/>
          <w:color w:val="000000"/>
          <w:sz w:val="20"/>
          <w:szCs w:val="20"/>
        </w:rPr>
        <w:t xml:space="preserve">) as the chief god. </w:t>
      </w:r>
      <w:r w:rsidRPr="005A3A57">
        <w:rPr>
          <w:rFonts w:ascii="Times New Roman" w:eastAsia="Aptos" w:hAnsi="Times New Roman" w:cs="Times New Roman"/>
          <w:i/>
          <w:iCs/>
          <w:sz w:val="20"/>
          <w:szCs w:val="20"/>
        </w:rPr>
        <w:t>Va</w:t>
      </w:r>
      <w:r w:rsidRPr="005A3A57">
        <w:rPr>
          <w:rFonts w:ascii="Times New Roman" w:eastAsia="Aptos" w:hAnsi="Times New Roman" w:cs="Times New Roman"/>
          <w:i/>
          <w:iCs/>
          <w:color w:val="000000"/>
          <w:sz w:val="20"/>
          <w:szCs w:val="20"/>
        </w:rPr>
        <w:t>ruņa</w:t>
      </w:r>
      <w:r w:rsidRPr="005A3A57">
        <w:rPr>
          <w:rFonts w:ascii="Times New Roman" w:eastAsia="Aptos" w:hAnsi="Times New Roman" w:cs="Times New Roman"/>
          <w:color w:val="000000"/>
          <w:sz w:val="20"/>
          <w:szCs w:val="20"/>
        </w:rPr>
        <w:t xml:space="preserve">, the ancient Indo-Aryan Creator God, sinks into obscurity, while Indra later becomes subject to the Hindu Trinity of </w:t>
      </w:r>
      <w:r w:rsidRPr="005A3A57">
        <w:rPr>
          <w:rFonts w:ascii="Times New Roman" w:eastAsia="Aptos" w:hAnsi="Times New Roman" w:cs="Times New Roman"/>
          <w:i/>
          <w:iCs/>
          <w:color w:val="000000"/>
          <w:sz w:val="20"/>
          <w:szCs w:val="20"/>
        </w:rPr>
        <w:t>Brahm</w:t>
      </w:r>
      <w:r w:rsidRPr="005A3A57">
        <w:rPr>
          <w:rFonts w:ascii="Times New Roman" w:eastAsia="Aptos" w:hAnsi="Times New Roman" w:cs="Times New Roman"/>
          <w:i/>
          <w:iCs/>
          <w:sz w:val="20"/>
          <w:szCs w:val="20"/>
        </w:rPr>
        <w:t>ā-Vish</w:t>
      </w:r>
      <w:r w:rsidRPr="005A3A57">
        <w:rPr>
          <w:rFonts w:ascii="Times New Roman" w:eastAsia="Aptos" w:hAnsi="Times New Roman" w:cs="Times New Roman"/>
          <w:i/>
          <w:iCs/>
          <w:color w:val="000000"/>
          <w:sz w:val="20"/>
          <w:szCs w:val="20"/>
        </w:rPr>
        <w:t>ņu-Shiva</w:t>
      </w:r>
      <w:r w:rsidRPr="005A3A57">
        <w:rPr>
          <w:rFonts w:ascii="Times New Roman" w:eastAsia="Aptos" w:hAnsi="Times New Roman" w:cs="Times New Roman"/>
          <w:color w:val="000000"/>
          <w:sz w:val="20"/>
          <w:szCs w:val="20"/>
        </w:rPr>
        <w:t>.</w:t>
      </w:r>
    </w:p>
    <w:p w14:paraId="352FC6D1" w14:textId="77777777" w:rsidR="005A3A57" w:rsidRPr="005A3A57" w:rsidRDefault="005A3A57" w:rsidP="005A3A57">
      <w:pPr>
        <w:numPr>
          <w:ilvl w:val="0"/>
          <w:numId w:val="6"/>
        </w:numPr>
        <w:spacing w:after="0" w:line="240" w:lineRule="auto"/>
        <w:contextualSpacing/>
        <w:rPr>
          <w:rFonts w:ascii="Times New Roman" w:eastAsia="Aptos" w:hAnsi="Times New Roman" w:cs="Times New Roman"/>
          <w:sz w:val="20"/>
          <w:szCs w:val="20"/>
        </w:rPr>
      </w:pPr>
      <w:r w:rsidRPr="005A3A57">
        <w:rPr>
          <w:rFonts w:ascii="Times New Roman" w:eastAsia="Aptos" w:hAnsi="Times New Roman" w:cs="Times New Roman"/>
          <w:sz w:val="20"/>
          <w:szCs w:val="20"/>
        </w:rPr>
        <w:t>The Hindu Trinity (</w:t>
      </w:r>
      <w:r w:rsidRPr="005A3A57">
        <w:rPr>
          <w:rFonts w:ascii="Times New Roman" w:eastAsia="Aptos" w:hAnsi="Times New Roman" w:cs="Times New Roman"/>
          <w:i/>
          <w:iCs/>
          <w:sz w:val="20"/>
          <w:szCs w:val="20"/>
        </w:rPr>
        <w:t>Trimūrti</w:t>
      </w:r>
      <w:r w:rsidRPr="005A3A57">
        <w:rPr>
          <w:rFonts w:ascii="Times New Roman" w:eastAsia="Aptos" w:hAnsi="Times New Roman" w:cs="Times New Roman"/>
          <w:sz w:val="20"/>
          <w:szCs w:val="20"/>
        </w:rPr>
        <w:t xml:space="preserve">) of </w:t>
      </w:r>
      <w:r w:rsidRPr="005A3A57">
        <w:rPr>
          <w:rFonts w:ascii="Times New Roman" w:eastAsia="Aptos" w:hAnsi="Times New Roman" w:cs="Times New Roman"/>
          <w:i/>
          <w:iCs/>
          <w:color w:val="000000"/>
          <w:sz w:val="20"/>
          <w:szCs w:val="20"/>
        </w:rPr>
        <w:t>Brahm</w:t>
      </w:r>
      <w:r w:rsidRPr="005A3A57">
        <w:rPr>
          <w:rFonts w:ascii="Times New Roman" w:eastAsia="Aptos" w:hAnsi="Times New Roman" w:cs="Times New Roman"/>
          <w:i/>
          <w:iCs/>
          <w:sz w:val="20"/>
          <w:szCs w:val="20"/>
        </w:rPr>
        <w:t xml:space="preserve">ā </w:t>
      </w:r>
      <w:r w:rsidRPr="005A3A57">
        <w:rPr>
          <w:rFonts w:ascii="Times New Roman" w:eastAsia="Aptos" w:hAnsi="Times New Roman" w:cs="Times New Roman"/>
          <w:sz w:val="20"/>
          <w:szCs w:val="20"/>
        </w:rPr>
        <w:t>(the Creator)</w:t>
      </w:r>
      <w:r w:rsidRPr="005A3A57">
        <w:rPr>
          <w:rFonts w:ascii="Times New Roman" w:eastAsia="Aptos" w:hAnsi="Times New Roman" w:cs="Times New Roman"/>
          <w:i/>
          <w:iCs/>
          <w:sz w:val="20"/>
          <w:szCs w:val="20"/>
        </w:rPr>
        <w:t>-Vish</w:t>
      </w:r>
      <w:r w:rsidRPr="005A3A57">
        <w:rPr>
          <w:rFonts w:ascii="Times New Roman" w:eastAsia="Aptos" w:hAnsi="Times New Roman" w:cs="Times New Roman"/>
          <w:i/>
          <w:iCs/>
          <w:color w:val="000000"/>
          <w:sz w:val="20"/>
          <w:szCs w:val="20"/>
        </w:rPr>
        <w:t xml:space="preserve">ņu </w:t>
      </w:r>
      <w:r w:rsidRPr="005A3A57">
        <w:rPr>
          <w:rFonts w:ascii="Times New Roman" w:eastAsia="Aptos" w:hAnsi="Times New Roman" w:cs="Times New Roman"/>
          <w:color w:val="000000"/>
          <w:sz w:val="20"/>
          <w:szCs w:val="20"/>
        </w:rPr>
        <w:t>(the preserver)</w:t>
      </w:r>
      <w:r w:rsidRPr="005A3A57">
        <w:rPr>
          <w:rFonts w:ascii="Times New Roman" w:eastAsia="Aptos" w:hAnsi="Times New Roman" w:cs="Times New Roman"/>
          <w:i/>
          <w:iCs/>
          <w:color w:val="000000"/>
          <w:sz w:val="20"/>
          <w:szCs w:val="20"/>
        </w:rPr>
        <w:t xml:space="preserve">-Shiva </w:t>
      </w:r>
      <w:r w:rsidRPr="005A3A57">
        <w:rPr>
          <w:rFonts w:ascii="Times New Roman" w:eastAsia="Aptos" w:hAnsi="Times New Roman" w:cs="Times New Roman"/>
          <w:color w:val="000000"/>
          <w:sz w:val="20"/>
          <w:szCs w:val="20"/>
        </w:rPr>
        <w:t xml:space="preserve">(the destroyer): The Hindu Trinity of </w:t>
      </w:r>
      <w:r w:rsidRPr="005A3A57">
        <w:rPr>
          <w:rFonts w:ascii="Times New Roman" w:eastAsia="Aptos" w:hAnsi="Times New Roman" w:cs="Times New Roman"/>
          <w:i/>
          <w:iCs/>
          <w:color w:val="000000"/>
          <w:sz w:val="20"/>
          <w:szCs w:val="20"/>
        </w:rPr>
        <w:t>Brahm</w:t>
      </w:r>
      <w:r w:rsidRPr="005A3A57">
        <w:rPr>
          <w:rFonts w:ascii="Times New Roman" w:eastAsia="Aptos" w:hAnsi="Times New Roman" w:cs="Times New Roman"/>
          <w:i/>
          <w:iCs/>
          <w:sz w:val="20"/>
          <w:szCs w:val="20"/>
        </w:rPr>
        <w:t>ā</w:t>
      </w:r>
      <w:r w:rsidRPr="005A3A57">
        <w:rPr>
          <w:rFonts w:ascii="Times New Roman" w:eastAsia="Aptos" w:hAnsi="Times New Roman" w:cs="Times New Roman"/>
          <w:sz w:val="20"/>
          <w:szCs w:val="20"/>
        </w:rPr>
        <w:t>-</w:t>
      </w:r>
      <w:r w:rsidRPr="005A3A57">
        <w:rPr>
          <w:rFonts w:ascii="Times New Roman" w:eastAsia="Aptos" w:hAnsi="Times New Roman" w:cs="Times New Roman"/>
          <w:i/>
          <w:iCs/>
          <w:sz w:val="20"/>
          <w:szCs w:val="20"/>
        </w:rPr>
        <w:t xml:space="preserve"> Vish</w:t>
      </w:r>
      <w:r w:rsidRPr="005A3A57">
        <w:rPr>
          <w:rFonts w:ascii="Times New Roman" w:eastAsia="Aptos" w:hAnsi="Times New Roman" w:cs="Times New Roman"/>
          <w:i/>
          <w:iCs/>
          <w:color w:val="000000"/>
          <w:sz w:val="20"/>
          <w:szCs w:val="20"/>
        </w:rPr>
        <w:t>ņu</w:t>
      </w:r>
      <w:r w:rsidRPr="005A3A57">
        <w:rPr>
          <w:rFonts w:ascii="Times New Roman" w:eastAsia="Aptos" w:hAnsi="Times New Roman" w:cs="Times New Roman"/>
          <w:sz w:val="20"/>
          <w:szCs w:val="20"/>
        </w:rPr>
        <w:t>-</w:t>
      </w:r>
      <w:r w:rsidRPr="005A3A57">
        <w:rPr>
          <w:rFonts w:ascii="Times New Roman" w:eastAsia="Aptos" w:hAnsi="Times New Roman" w:cs="Times New Roman"/>
          <w:i/>
          <w:iCs/>
          <w:color w:val="000000"/>
          <w:sz w:val="20"/>
          <w:szCs w:val="20"/>
        </w:rPr>
        <w:t xml:space="preserve"> Shiva</w:t>
      </w:r>
      <w:r w:rsidRPr="005A3A57">
        <w:rPr>
          <w:rFonts w:ascii="Times New Roman" w:eastAsia="Aptos" w:hAnsi="Times New Roman" w:cs="Times New Roman"/>
          <w:sz w:val="20"/>
          <w:szCs w:val="20"/>
        </w:rPr>
        <w:t xml:space="preserve"> is rooted in the Agni-Trinity of earlier Vedic religion, which we just mentioned. The classical form of this Hindu Doctrine is set forth in the </w:t>
      </w:r>
      <w:r w:rsidRPr="005A3A57">
        <w:rPr>
          <w:rFonts w:ascii="Times New Roman" w:eastAsia="Aptos" w:hAnsi="Times New Roman" w:cs="Times New Roman"/>
          <w:b/>
          <w:bCs/>
          <w:i/>
          <w:iCs/>
          <w:sz w:val="20"/>
          <w:szCs w:val="20"/>
        </w:rPr>
        <w:t>Mahābhārata</w:t>
      </w:r>
      <w:r w:rsidRPr="005A3A57">
        <w:rPr>
          <w:rFonts w:ascii="Times New Roman" w:eastAsia="Aptos" w:hAnsi="Times New Roman" w:cs="Times New Roman"/>
          <w:sz w:val="20"/>
          <w:szCs w:val="20"/>
          <w:vertAlign w:val="superscript"/>
        </w:rPr>
        <w:footnoteReference w:id="103"/>
      </w:r>
      <w:r w:rsidRPr="005A3A57">
        <w:rPr>
          <w:rFonts w:ascii="Times New Roman" w:eastAsia="Aptos" w:hAnsi="Times New Roman" w:cs="Times New Roman"/>
          <w:sz w:val="20"/>
          <w:szCs w:val="20"/>
        </w:rPr>
        <w:t xml:space="preserve"> when it speaks about the Supreme Being as a three-fold self-manifestation: “In the form of </w:t>
      </w:r>
      <w:r w:rsidRPr="005A3A57">
        <w:rPr>
          <w:rFonts w:ascii="Times New Roman" w:eastAsia="Aptos" w:hAnsi="Times New Roman" w:cs="Times New Roman"/>
          <w:i/>
          <w:iCs/>
          <w:sz w:val="20"/>
          <w:szCs w:val="20"/>
        </w:rPr>
        <w:t xml:space="preserve">Brahmā </w:t>
      </w:r>
      <w:r w:rsidRPr="005A3A57">
        <w:rPr>
          <w:rFonts w:ascii="Times New Roman" w:eastAsia="Aptos" w:hAnsi="Times New Roman" w:cs="Times New Roman"/>
          <w:sz w:val="20"/>
          <w:szCs w:val="20"/>
        </w:rPr>
        <w:t xml:space="preserve">(the Creator), he creates. In his human form </w:t>
      </w:r>
      <w:r w:rsidRPr="005A3A57">
        <w:rPr>
          <w:rFonts w:ascii="Times New Roman" w:eastAsia="Aptos" w:hAnsi="Times New Roman" w:cs="Times New Roman"/>
          <w:i/>
          <w:iCs/>
          <w:sz w:val="20"/>
          <w:szCs w:val="20"/>
        </w:rPr>
        <w:t xml:space="preserve">Vishnu </w:t>
      </w:r>
      <w:r w:rsidRPr="005A3A57">
        <w:rPr>
          <w:rFonts w:ascii="Times New Roman" w:eastAsia="Aptos" w:hAnsi="Times New Roman" w:cs="Times New Roman"/>
          <w:sz w:val="20"/>
          <w:szCs w:val="20"/>
        </w:rPr>
        <w:t xml:space="preserve">(the all-pervasive), he preserves. In his form as </w:t>
      </w:r>
      <w:r w:rsidRPr="005A3A57">
        <w:rPr>
          <w:rFonts w:ascii="Times New Roman" w:eastAsia="Aptos" w:hAnsi="Times New Roman" w:cs="Times New Roman"/>
          <w:i/>
          <w:iCs/>
          <w:sz w:val="20"/>
          <w:szCs w:val="20"/>
        </w:rPr>
        <w:t>Rudra</w:t>
      </w:r>
      <w:r w:rsidRPr="005A3A57">
        <w:rPr>
          <w:rFonts w:ascii="Times New Roman" w:eastAsia="Aptos" w:hAnsi="Times New Roman" w:cs="Times New Roman"/>
          <w:sz w:val="20"/>
          <w:szCs w:val="20"/>
        </w:rPr>
        <w:t xml:space="preserve"> (the malignant god of winds and storms; </w:t>
      </w:r>
      <w:r w:rsidRPr="005A3A57">
        <w:rPr>
          <w:rFonts w:ascii="Times New Roman" w:eastAsia="Aptos" w:hAnsi="Times New Roman" w:cs="Times New Roman"/>
          <w:i/>
          <w:iCs/>
          <w:sz w:val="20"/>
          <w:szCs w:val="20"/>
        </w:rPr>
        <w:t xml:space="preserve">Rudra </w:t>
      </w:r>
      <w:r w:rsidRPr="005A3A57">
        <w:rPr>
          <w:rFonts w:ascii="Times New Roman" w:eastAsia="Aptos" w:hAnsi="Times New Roman" w:cs="Times New Roman"/>
          <w:sz w:val="20"/>
          <w:szCs w:val="20"/>
        </w:rPr>
        <w:t xml:space="preserve">is similar to the post-Vedic </w:t>
      </w:r>
      <w:r w:rsidRPr="005A3A57">
        <w:rPr>
          <w:rFonts w:ascii="Times New Roman" w:eastAsia="Aptos" w:hAnsi="Times New Roman" w:cs="Times New Roman"/>
          <w:i/>
          <w:iCs/>
          <w:sz w:val="20"/>
          <w:szCs w:val="20"/>
        </w:rPr>
        <w:t>Shiva</w:t>
      </w:r>
      <w:r w:rsidRPr="005A3A57">
        <w:rPr>
          <w:rFonts w:ascii="Times New Roman" w:eastAsia="Aptos" w:hAnsi="Times New Roman" w:cs="Times New Roman"/>
          <w:sz w:val="20"/>
          <w:szCs w:val="20"/>
        </w:rPr>
        <w:t xml:space="preserve">), he will destroy: </w:t>
      </w:r>
      <w:r w:rsidRPr="005A3A57">
        <w:rPr>
          <w:rFonts w:ascii="Times New Roman" w:eastAsia="Aptos" w:hAnsi="Times New Roman" w:cs="Times New Roman"/>
          <w:sz w:val="20"/>
          <w:szCs w:val="20"/>
        </w:rPr>
        <w:lastRenderedPageBreak/>
        <w:t xml:space="preserve">These are the states of </w:t>
      </w:r>
      <w:r w:rsidRPr="005A3A57">
        <w:rPr>
          <w:rFonts w:ascii="Times New Roman" w:eastAsia="Aptos" w:hAnsi="Times New Roman" w:cs="Times New Roman"/>
          <w:i/>
          <w:iCs/>
          <w:sz w:val="20"/>
          <w:szCs w:val="20"/>
        </w:rPr>
        <w:t>Prajāpati</w:t>
      </w:r>
      <w:r w:rsidRPr="005A3A57">
        <w:rPr>
          <w:rFonts w:ascii="Times New Roman" w:eastAsia="Aptos" w:hAnsi="Times New Roman" w:cs="Times New Roman"/>
          <w:sz w:val="20"/>
          <w:szCs w:val="20"/>
        </w:rPr>
        <w:t xml:space="preserve"> (the Lord of the creatures).” In Hinduism, the mantra </w:t>
      </w:r>
      <w:r w:rsidRPr="005A3A57">
        <w:rPr>
          <w:rFonts w:ascii="Times New Roman" w:eastAsia="Aptos" w:hAnsi="Times New Roman" w:cs="Times New Roman"/>
          <w:b/>
          <w:bCs/>
          <w:i/>
          <w:iCs/>
          <w:color w:val="202122"/>
          <w:sz w:val="20"/>
          <w:szCs w:val="20"/>
        </w:rPr>
        <w:t>Ōṁ</w:t>
      </w:r>
      <w:r w:rsidRPr="005A3A57">
        <w:rPr>
          <w:rFonts w:ascii="Times New Roman" w:eastAsia="Aptos" w:hAnsi="Times New Roman" w:cs="Times New Roman"/>
          <w:b/>
          <w:bCs/>
          <w:color w:val="202122"/>
          <w:sz w:val="20"/>
          <w:szCs w:val="20"/>
        </w:rPr>
        <w:t>,</w:t>
      </w:r>
      <w:r w:rsidRPr="005A3A57">
        <w:rPr>
          <w:rFonts w:ascii="Times New Roman" w:eastAsia="Aptos" w:hAnsi="Times New Roman" w:cs="Times New Roman"/>
          <w:sz w:val="20"/>
          <w:szCs w:val="20"/>
          <w:vertAlign w:val="superscript"/>
        </w:rPr>
        <w:footnoteReference w:id="104"/>
      </w:r>
      <w:r w:rsidRPr="005A3A57">
        <w:rPr>
          <w:rFonts w:ascii="Times New Roman" w:eastAsia="Aptos" w:hAnsi="Times New Roman" w:cs="Times New Roman"/>
          <w:sz w:val="20"/>
          <w:szCs w:val="20"/>
        </w:rPr>
        <w:t xml:space="preserve"> which is rooted in the Vedas, is equated with the three elements of the Hindu Trinity,</w:t>
      </w:r>
      <w:r w:rsidRPr="005A3A57">
        <w:rPr>
          <w:rFonts w:ascii="Times New Roman" w:eastAsia="Aptos" w:hAnsi="Times New Roman" w:cs="Times New Roman"/>
          <w:i/>
          <w:iCs/>
          <w:color w:val="000000"/>
          <w:sz w:val="20"/>
          <w:szCs w:val="20"/>
        </w:rPr>
        <w:t xml:space="preserve"> Brahm</w:t>
      </w:r>
      <w:r w:rsidRPr="005A3A57">
        <w:rPr>
          <w:rFonts w:ascii="Times New Roman" w:eastAsia="Aptos" w:hAnsi="Times New Roman" w:cs="Times New Roman"/>
          <w:i/>
          <w:iCs/>
          <w:sz w:val="20"/>
          <w:szCs w:val="20"/>
        </w:rPr>
        <w:t>ā</w:t>
      </w:r>
      <w:r w:rsidRPr="005A3A57">
        <w:rPr>
          <w:rFonts w:ascii="Times New Roman" w:eastAsia="Aptos" w:hAnsi="Times New Roman" w:cs="Times New Roman"/>
          <w:sz w:val="20"/>
          <w:szCs w:val="20"/>
        </w:rPr>
        <w:t>-</w:t>
      </w:r>
      <w:r w:rsidRPr="005A3A57">
        <w:rPr>
          <w:rFonts w:ascii="Times New Roman" w:eastAsia="Aptos" w:hAnsi="Times New Roman" w:cs="Times New Roman"/>
          <w:i/>
          <w:iCs/>
          <w:sz w:val="20"/>
          <w:szCs w:val="20"/>
        </w:rPr>
        <w:t xml:space="preserve"> Vish</w:t>
      </w:r>
      <w:r w:rsidRPr="005A3A57">
        <w:rPr>
          <w:rFonts w:ascii="Times New Roman" w:eastAsia="Aptos" w:hAnsi="Times New Roman" w:cs="Times New Roman"/>
          <w:i/>
          <w:iCs/>
          <w:color w:val="000000"/>
          <w:sz w:val="20"/>
          <w:szCs w:val="20"/>
        </w:rPr>
        <w:t>ņu</w:t>
      </w:r>
      <w:r w:rsidRPr="005A3A57">
        <w:rPr>
          <w:rFonts w:ascii="Times New Roman" w:eastAsia="Aptos" w:hAnsi="Times New Roman" w:cs="Times New Roman"/>
          <w:sz w:val="20"/>
          <w:szCs w:val="20"/>
        </w:rPr>
        <w:t>-</w:t>
      </w:r>
      <w:r w:rsidRPr="005A3A57">
        <w:rPr>
          <w:rFonts w:ascii="Times New Roman" w:eastAsia="Aptos" w:hAnsi="Times New Roman" w:cs="Times New Roman"/>
          <w:i/>
          <w:iCs/>
          <w:color w:val="000000"/>
          <w:sz w:val="20"/>
          <w:szCs w:val="20"/>
        </w:rPr>
        <w:t xml:space="preserve"> Shiva</w:t>
      </w:r>
      <w:r w:rsidRPr="005A3A57">
        <w:rPr>
          <w:rFonts w:ascii="Times New Roman" w:eastAsia="Aptos" w:hAnsi="Times New Roman" w:cs="Times New Roman"/>
          <w:color w:val="000000"/>
          <w:sz w:val="20"/>
          <w:szCs w:val="20"/>
        </w:rPr>
        <w:t>. It is</w:t>
      </w:r>
      <w:r w:rsidRPr="005A3A57">
        <w:rPr>
          <w:rFonts w:ascii="Times New Roman" w:eastAsia="Aptos" w:hAnsi="Times New Roman" w:cs="Times New Roman"/>
          <w:sz w:val="20"/>
          <w:szCs w:val="20"/>
        </w:rPr>
        <w:t xml:space="preserve"> found in </w:t>
      </w:r>
      <w:r w:rsidRPr="005A3A57">
        <w:rPr>
          <w:rFonts w:ascii="Times New Roman" w:eastAsia="Aptos" w:hAnsi="Times New Roman" w:cs="Times New Roman"/>
          <w:b/>
          <w:bCs/>
          <w:sz w:val="20"/>
          <w:szCs w:val="20"/>
        </w:rPr>
        <w:t>the</w:t>
      </w:r>
      <w:r w:rsidRPr="005A3A57">
        <w:rPr>
          <w:rFonts w:ascii="Times New Roman" w:eastAsia="Aptos" w:hAnsi="Times New Roman" w:cs="Times New Roman"/>
          <w:sz w:val="20"/>
          <w:szCs w:val="20"/>
        </w:rPr>
        <w:t xml:space="preserve"> </w:t>
      </w:r>
      <w:r w:rsidRPr="005A3A57">
        <w:rPr>
          <w:rFonts w:ascii="Times New Roman" w:eastAsia="Aptos" w:hAnsi="Times New Roman" w:cs="Times New Roman"/>
          <w:b/>
          <w:bCs/>
          <w:sz w:val="20"/>
          <w:szCs w:val="20"/>
        </w:rPr>
        <w:t>Upanishads</w:t>
      </w:r>
      <w:r w:rsidRPr="005A3A57">
        <w:rPr>
          <w:rFonts w:ascii="Times New Roman" w:eastAsia="Aptos" w:hAnsi="Times New Roman" w:cs="Times New Roman"/>
          <w:sz w:val="20"/>
          <w:szCs w:val="20"/>
          <w:vertAlign w:val="superscript"/>
        </w:rPr>
        <w:footnoteReference w:id="105"/>
      </w:r>
      <w:r w:rsidRPr="005A3A57">
        <w:rPr>
          <w:rFonts w:ascii="Times New Roman" w:eastAsia="Aptos" w:hAnsi="Times New Roman" w:cs="Times New Roman"/>
          <w:sz w:val="20"/>
          <w:szCs w:val="20"/>
        </w:rPr>
        <w:t xml:space="preserve"> and even earlier. The mantra</w:t>
      </w:r>
      <w:r w:rsidRPr="005A3A57">
        <w:rPr>
          <w:rFonts w:ascii="Times New Roman" w:eastAsia="Aptos" w:hAnsi="Times New Roman" w:cs="Times New Roman"/>
          <w:b/>
          <w:bCs/>
          <w:i/>
          <w:iCs/>
          <w:color w:val="202122"/>
          <w:sz w:val="20"/>
          <w:szCs w:val="20"/>
        </w:rPr>
        <w:t xml:space="preserve"> </w:t>
      </w:r>
      <w:r w:rsidRPr="005A3A57">
        <w:rPr>
          <w:rFonts w:ascii="Times New Roman" w:eastAsia="Aptos" w:hAnsi="Times New Roman" w:cs="Times New Roman"/>
          <w:i/>
          <w:iCs/>
          <w:color w:val="202122"/>
          <w:sz w:val="20"/>
          <w:szCs w:val="20"/>
        </w:rPr>
        <w:t>Ōṁ</w:t>
      </w:r>
      <w:r w:rsidRPr="005A3A57">
        <w:rPr>
          <w:rFonts w:ascii="Times New Roman" w:eastAsia="Aptos" w:hAnsi="Times New Roman" w:cs="Times New Roman"/>
          <w:color w:val="202122"/>
          <w:sz w:val="20"/>
          <w:szCs w:val="20"/>
        </w:rPr>
        <w:t xml:space="preserve"> or </w:t>
      </w:r>
      <w:r w:rsidRPr="005A3A57">
        <w:rPr>
          <w:rFonts w:ascii="Times New Roman" w:eastAsia="Aptos" w:hAnsi="Times New Roman" w:cs="Times New Roman"/>
          <w:i/>
          <w:iCs/>
          <w:color w:val="202122"/>
          <w:sz w:val="20"/>
          <w:szCs w:val="20"/>
        </w:rPr>
        <w:t>Auṁ</w:t>
      </w:r>
      <w:r w:rsidRPr="005A3A57">
        <w:rPr>
          <w:rFonts w:ascii="Times New Roman" w:eastAsia="Aptos" w:hAnsi="Times New Roman" w:cs="Times New Roman"/>
          <w:color w:val="202122"/>
          <w:sz w:val="20"/>
          <w:szCs w:val="20"/>
        </w:rPr>
        <w:t xml:space="preserve"> is made up of three phonemes—“</w:t>
      </w:r>
      <w:r w:rsidRPr="005A3A57">
        <w:rPr>
          <w:rFonts w:ascii="Times New Roman" w:eastAsia="Aptos" w:hAnsi="Times New Roman" w:cs="Times New Roman"/>
          <w:i/>
          <w:color w:val="202122"/>
          <w:sz w:val="20"/>
          <w:szCs w:val="20"/>
        </w:rPr>
        <w:t>a</w:t>
      </w:r>
      <w:r w:rsidRPr="005A3A57">
        <w:rPr>
          <w:rFonts w:ascii="Times New Roman" w:eastAsia="Aptos" w:hAnsi="Times New Roman" w:cs="Times New Roman"/>
          <w:iCs/>
          <w:color w:val="202122"/>
          <w:sz w:val="20"/>
          <w:szCs w:val="20"/>
        </w:rPr>
        <w:t>,” “</w:t>
      </w:r>
      <w:r w:rsidRPr="005A3A57">
        <w:rPr>
          <w:rFonts w:ascii="Times New Roman" w:eastAsia="Aptos" w:hAnsi="Times New Roman" w:cs="Times New Roman"/>
          <w:i/>
          <w:color w:val="202122"/>
          <w:sz w:val="20"/>
          <w:szCs w:val="20"/>
        </w:rPr>
        <w:t>u,</w:t>
      </w:r>
      <w:r w:rsidRPr="005A3A57">
        <w:rPr>
          <w:rFonts w:ascii="Times New Roman" w:eastAsia="Aptos" w:hAnsi="Times New Roman" w:cs="Times New Roman"/>
          <w:iCs/>
          <w:color w:val="202122"/>
          <w:sz w:val="20"/>
          <w:szCs w:val="20"/>
        </w:rPr>
        <w:t>” and “</w:t>
      </w:r>
      <w:r w:rsidRPr="005A3A57">
        <w:rPr>
          <w:rFonts w:ascii="Times New Roman" w:eastAsia="Aptos" w:hAnsi="Times New Roman" w:cs="Times New Roman"/>
          <w:i/>
          <w:iCs/>
          <w:color w:val="202122"/>
          <w:sz w:val="20"/>
          <w:szCs w:val="20"/>
        </w:rPr>
        <w:t>ṁ</w:t>
      </w:r>
      <w:r w:rsidRPr="005A3A57">
        <w:rPr>
          <w:rFonts w:ascii="Times New Roman" w:eastAsia="Aptos" w:hAnsi="Times New Roman" w:cs="Times New Roman"/>
          <w:color w:val="202122"/>
          <w:sz w:val="20"/>
          <w:szCs w:val="20"/>
          <w:shd w:val="clear" w:color="auto" w:fill="FFFFFF"/>
        </w:rPr>
        <w:t xml:space="preserve">”—each of which is regarded as an allusion to the </w:t>
      </w:r>
      <w:r w:rsidRPr="005A3A57">
        <w:rPr>
          <w:rFonts w:ascii="Times New Roman" w:eastAsia="Aptos" w:hAnsi="Times New Roman" w:cs="Times New Roman"/>
          <w:i/>
          <w:iCs/>
          <w:sz w:val="20"/>
          <w:szCs w:val="20"/>
        </w:rPr>
        <w:t>Trimūrti</w:t>
      </w:r>
      <w:r w:rsidRPr="005A3A57">
        <w:rPr>
          <w:rFonts w:ascii="Times New Roman" w:eastAsia="Aptos" w:hAnsi="Times New Roman" w:cs="Times New Roman"/>
          <w:sz w:val="20"/>
          <w:szCs w:val="20"/>
        </w:rPr>
        <w:t>, pointing toward the cosmic realities of “</w:t>
      </w:r>
      <w:r w:rsidRPr="005A3A57">
        <w:rPr>
          <w:rFonts w:ascii="Times New Roman" w:eastAsia="Aptos" w:hAnsi="Times New Roman" w:cs="Times New Roman"/>
          <w:color w:val="202122"/>
          <w:sz w:val="20"/>
          <w:szCs w:val="20"/>
          <w:shd w:val="clear" w:color="auto" w:fill="FFFFFF"/>
        </w:rPr>
        <w:t>creation,” “preservation,” and “destruction,” which ultimately manifest</w:t>
      </w:r>
      <w:r w:rsidRPr="005A3A57">
        <w:rPr>
          <w:rFonts w:ascii="Times New Roman" w:eastAsia="Aptos" w:hAnsi="Times New Roman" w:cs="Times New Roman"/>
          <w:sz w:val="20"/>
          <w:szCs w:val="20"/>
        </w:rPr>
        <w:t xml:space="preserve"> the Ultimate Reality and highest universal principle of </w:t>
      </w:r>
      <w:r w:rsidRPr="005A3A57">
        <w:rPr>
          <w:rFonts w:ascii="Times New Roman" w:eastAsia="Aptos" w:hAnsi="Times New Roman" w:cs="Times New Roman"/>
          <w:i/>
          <w:iCs/>
          <w:sz w:val="20"/>
          <w:szCs w:val="20"/>
        </w:rPr>
        <w:t>Brahman</w:t>
      </w:r>
      <w:r w:rsidRPr="005A3A57">
        <w:rPr>
          <w:rFonts w:ascii="Times New Roman" w:eastAsia="Aptos" w:hAnsi="Times New Roman" w:cs="Times New Roman"/>
          <w:sz w:val="20"/>
          <w:szCs w:val="20"/>
        </w:rPr>
        <w:t xml:space="preserve">. </w:t>
      </w:r>
      <w:r w:rsidRPr="005A3A57">
        <w:rPr>
          <w:rFonts w:ascii="Times New Roman" w:eastAsia="Aptos" w:hAnsi="Times New Roman" w:cs="Times New Roman"/>
          <w:color w:val="202122"/>
          <w:sz w:val="20"/>
          <w:szCs w:val="20"/>
          <w:shd w:val="clear" w:color="auto" w:fill="FFFFFF"/>
        </w:rPr>
        <w:t xml:space="preserve"> </w:t>
      </w:r>
    </w:p>
    <w:p w14:paraId="04EB0B62" w14:textId="77777777" w:rsidR="005A3A57" w:rsidRPr="005A3A57" w:rsidRDefault="005A3A57" w:rsidP="005A3A57">
      <w:pPr>
        <w:numPr>
          <w:ilvl w:val="0"/>
          <w:numId w:val="6"/>
        </w:numPr>
        <w:spacing w:after="0" w:line="240" w:lineRule="auto"/>
        <w:contextualSpacing/>
        <w:rPr>
          <w:rFonts w:ascii="Times New Roman" w:eastAsia="Aptos" w:hAnsi="Times New Roman" w:cs="Times New Roman"/>
          <w:sz w:val="20"/>
          <w:szCs w:val="20"/>
        </w:rPr>
      </w:pPr>
      <w:r w:rsidRPr="005A3A57">
        <w:rPr>
          <w:rFonts w:ascii="Times New Roman" w:eastAsia="Aptos" w:hAnsi="Times New Roman" w:cs="Times New Roman"/>
          <w:sz w:val="20"/>
          <w:szCs w:val="20"/>
        </w:rPr>
        <w:lastRenderedPageBreak/>
        <w:t xml:space="preserve">In Mahāyāna Buddhism there are Trinities of </w:t>
      </w:r>
      <w:r w:rsidRPr="005A3A57">
        <w:rPr>
          <w:rFonts w:ascii="Times New Roman" w:eastAsia="Times New Roman" w:hAnsi="Times New Roman" w:cs="Times New Roman"/>
          <w:b/>
          <w:bCs/>
          <w:color w:val="000000"/>
          <w:sz w:val="20"/>
          <w:szCs w:val="20"/>
        </w:rPr>
        <w:t>the Buddha</w:t>
      </w:r>
      <w:r w:rsidRPr="005A3A57">
        <w:rPr>
          <w:rFonts w:ascii="Times New Roman" w:eastAsia="Times New Roman" w:hAnsi="Times New Roman" w:cs="Times New Roman"/>
          <w:color w:val="000000"/>
          <w:sz w:val="20"/>
          <w:szCs w:val="20"/>
          <w:vertAlign w:val="superscript"/>
        </w:rPr>
        <w:footnoteReference w:id="106"/>
      </w:r>
      <w:r w:rsidRPr="005A3A57">
        <w:rPr>
          <w:rFonts w:ascii="Times New Roman" w:eastAsia="Aptos" w:hAnsi="Times New Roman" w:cs="Times New Roman"/>
          <w:sz w:val="20"/>
          <w:szCs w:val="20"/>
        </w:rPr>
        <w:t>-</w:t>
      </w:r>
      <w:r w:rsidRPr="005A3A57">
        <w:rPr>
          <w:rFonts w:ascii="Times New Roman" w:eastAsia="Aptos" w:hAnsi="Times New Roman" w:cs="Times New Roman"/>
          <w:b/>
          <w:bCs/>
          <w:i/>
          <w:iCs/>
          <w:sz w:val="20"/>
          <w:szCs w:val="20"/>
        </w:rPr>
        <w:t>the</w:t>
      </w:r>
      <w:r w:rsidRPr="005A3A57">
        <w:rPr>
          <w:rFonts w:ascii="Times New Roman" w:eastAsia="Aptos" w:hAnsi="Times New Roman" w:cs="Times New Roman"/>
          <w:i/>
          <w:iCs/>
          <w:sz w:val="20"/>
          <w:szCs w:val="20"/>
        </w:rPr>
        <w:t xml:space="preserve"> </w:t>
      </w:r>
      <w:r w:rsidRPr="005A3A57">
        <w:rPr>
          <w:rFonts w:ascii="Times New Roman" w:eastAsia="Aptos" w:hAnsi="Times New Roman" w:cs="Times New Roman"/>
          <w:b/>
          <w:bCs/>
          <w:i/>
          <w:iCs/>
          <w:sz w:val="20"/>
          <w:szCs w:val="20"/>
        </w:rPr>
        <w:t>Dhyāni-Buddha</w:t>
      </w:r>
      <w:r w:rsidRPr="005A3A57">
        <w:rPr>
          <w:rFonts w:ascii="Times New Roman" w:eastAsia="Aptos" w:hAnsi="Times New Roman" w:cs="Times New Roman"/>
          <w:sz w:val="20"/>
          <w:szCs w:val="20"/>
          <w:vertAlign w:val="superscript"/>
        </w:rPr>
        <w:footnoteReference w:id="107"/>
      </w:r>
      <w:r w:rsidRPr="005A3A57">
        <w:rPr>
          <w:rFonts w:ascii="Times New Roman" w:eastAsia="Aptos" w:hAnsi="Times New Roman" w:cs="Times New Roman"/>
          <w:sz w:val="20"/>
          <w:szCs w:val="20"/>
        </w:rPr>
        <w:t>-</w:t>
      </w:r>
      <w:r w:rsidRPr="005A3A57">
        <w:rPr>
          <w:rFonts w:ascii="Times New Roman" w:eastAsia="Aptos" w:hAnsi="Times New Roman" w:cs="Times New Roman"/>
          <w:b/>
          <w:bCs/>
          <w:i/>
          <w:iCs/>
          <w:sz w:val="20"/>
          <w:szCs w:val="20"/>
        </w:rPr>
        <w:t>the</w:t>
      </w:r>
      <w:r w:rsidRPr="005A3A57">
        <w:rPr>
          <w:rFonts w:ascii="Times New Roman" w:eastAsia="Aptos" w:hAnsi="Times New Roman" w:cs="Times New Roman"/>
          <w:i/>
          <w:iCs/>
          <w:sz w:val="20"/>
          <w:szCs w:val="20"/>
        </w:rPr>
        <w:t xml:space="preserve"> </w:t>
      </w:r>
      <w:r w:rsidRPr="005A3A57">
        <w:rPr>
          <w:rFonts w:ascii="Times New Roman" w:eastAsia="Aptos" w:hAnsi="Times New Roman" w:cs="Times New Roman"/>
          <w:b/>
          <w:bCs/>
          <w:i/>
          <w:iCs/>
          <w:sz w:val="20"/>
          <w:szCs w:val="20"/>
        </w:rPr>
        <w:t>Dhyāni-Bodhisattva</w:t>
      </w:r>
      <w:r w:rsidRPr="005A3A57">
        <w:rPr>
          <w:rFonts w:ascii="Times New Roman" w:eastAsia="Aptos" w:hAnsi="Times New Roman" w:cs="Times New Roman"/>
          <w:sz w:val="20"/>
          <w:szCs w:val="20"/>
        </w:rPr>
        <w:t>,</w:t>
      </w:r>
      <w:r w:rsidRPr="005A3A57">
        <w:rPr>
          <w:rFonts w:ascii="Times New Roman" w:eastAsia="Aptos" w:hAnsi="Times New Roman" w:cs="Times New Roman"/>
          <w:sz w:val="20"/>
          <w:szCs w:val="20"/>
          <w:vertAlign w:val="superscript"/>
        </w:rPr>
        <w:footnoteReference w:id="108"/>
      </w:r>
      <w:r w:rsidRPr="005A3A57">
        <w:rPr>
          <w:rFonts w:ascii="Times New Roman" w:eastAsia="Aptos" w:hAnsi="Times New Roman" w:cs="Times New Roman"/>
          <w:sz w:val="20"/>
          <w:szCs w:val="20"/>
        </w:rPr>
        <w:t xml:space="preserve"> which are paralleled by the triad of </w:t>
      </w:r>
      <w:r w:rsidRPr="005A3A57">
        <w:rPr>
          <w:rFonts w:ascii="Times New Roman" w:eastAsia="Aptos" w:hAnsi="Times New Roman" w:cs="Times New Roman"/>
          <w:b/>
          <w:bCs/>
          <w:sz w:val="20"/>
          <w:szCs w:val="20"/>
        </w:rPr>
        <w:t>the</w:t>
      </w:r>
      <w:r w:rsidRPr="005A3A57">
        <w:rPr>
          <w:rFonts w:ascii="Times New Roman" w:eastAsia="Aptos" w:hAnsi="Times New Roman" w:cs="Times New Roman"/>
          <w:sz w:val="20"/>
          <w:szCs w:val="20"/>
        </w:rPr>
        <w:t xml:space="preserve"> </w:t>
      </w:r>
      <w:r w:rsidRPr="005A3A57">
        <w:rPr>
          <w:rFonts w:ascii="Times New Roman" w:eastAsia="Aptos" w:hAnsi="Times New Roman" w:cs="Times New Roman"/>
          <w:b/>
          <w:bCs/>
          <w:i/>
          <w:iCs/>
          <w:sz w:val="20"/>
          <w:szCs w:val="20"/>
        </w:rPr>
        <w:t>Dharma</w:t>
      </w:r>
      <w:r w:rsidRPr="005A3A57">
        <w:rPr>
          <w:rFonts w:ascii="Times New Roman" w:eastAsia="Aptos" w:hAnsi="Times New Roman" w:cs="Times New Roman"/>
          <w:sz w:val="20"/>
          <w:szCs w:val="20"/>
          <w:vertAlign w:val="superscript"/>
        </w:rPr>
        <w:footnoteReference w:id="109"/>
      </w:r>
      <w:r w:rsidRPr="005A3A57">
        <w:rPr>
          <w:rFonts w:ascii="Times New Roman" w:eastAsia="Aptos" w:hAnsi="Times New Roman" w:cs="Times New Roman"/>
          <w:sz w:val="20"/>
          <w:szCs w:val="20"/>
        </w:rPr>
        <w:t>-</w:t>
      </w:r>
      <w:r w:rsidRPr="005A3A57">
        <w:rPr>
          <w:rFonts w:ascii="Times New Roman" w:eastAsia="Aptos" w:hAnsi="Times New Roman" w:cs="Times New Roman"/>
          <w:b/>
          <w:bCs/>
          <w:i/>
          <w:iCs/>
          <w:color w:val="202122"/>
          <w:sz w:val="20"/>
          <w:szCs w:val="20"/>
          <w:lang w:bidi="sa"/>
        </w:rPr>
        <w:t xml:space="preserve"> Nirvāṇa</w:t>
      </w:r>
      <w:r w:rsidRPr="005A3A57">
        <w:rPr>
          <w:rFonts w:ascii="Times New Roman" w:eastAsia="Aptos" w:hAnsi="Times New Roman" w:cs="Times New Roman"/>
          <w:sz w:val="20"/>
          <w:szCs w:val="20"/>
          <w:vertAlign w:val="superscript"/>
        </w:rPr>
        <w:footnoteReference w:id="110"/>
      </w:r>
      <w:r w:rsidRPr="005A3A57">
        <w:rPr>
          <w:rFonts w:ascii="Times New Roman" w:eastAsia="Aptos" w:hAnsi="Times New Roman" w:cs="Times New Roman"/>
          <w:color w:val="000000"/>
          <w:sz w:val="20"/>
          <w:szCs w:val="20"/>
        </w:rPr>
        <w:t>-</w:t>
      </w:r>
      <w:r w:rsidRPr="005A3A57">
        <w:rPr>
          <w:rFonts w:ascii="Times New Roman" w:eastAsia="Aptos" w:hAnsi="Times New Roman" w:cs="Times New Roman"/>
          <w:b/>
          <w:bCs/>
          <w:i/>
          <w:iCs/>
          <w:color w:val="202122"/>
          <w:sz w:val="20"/>
          <w:szCs w:val="20"/>
        </w:rPr>
        <w:t>Saṃbhogakāya</w:t>
      </w:r>
      <w:r w:rsidRPr="005A3A57">
        <w:rPr>
          <w:rFonts w:ascii="Times New Roman" w:eastAsia="Aptos" w:hAnsi="Times New Roman" w:cs="Times New Roman"/>
          <w:sz w:val="20"/>
          <w:szCs w:val="20"/>
        </w:rPr>
        <w:t>.</w:t>
      </w:r>
      <w:r w:rsidRPr="005A3A57">
        <w:rPr>
          <w:rFonts w:ascii="Times New Roman" w:eastAsia="Aptos" w:hAnsi="Times New Roman" w:cs="Times New Roman"/>
          <w:sz w:val="20"/>
          <w:szCs w:val="20"/>
          <w:vertAlign w:val="superscript"/>
        </w:rPr>
        <w:footnoteReference w:id="111"/>
      </w:r>
    </w:p>
    <w:p w14:paraId="48205EB5" w14:textId="77777777" w:rsidR="005A3A57" w:rsidRPr="005A3A57" w:rsidRDefault="005A3A57" w:rsidP="005A3A57">
      <w:pPr>
        <w:numPr>
          <w:ilvl w:val="0"/>
          <w:numId w:val="6"/>
        </w:numPr>
        <w:autoSpaceDE w:val="0"/>
        <w:autoSpaceDN w:val="0"/>
        <w:adjustRightInd w:val="0"/>
        <w:spacing w:after="0" w:line="240" w:lineRule="auto"/>
        <w:contextualSpacing/>
        <w:rPr>
          <w:rFonts w:ascii="Times New Roman" w:eastAsia="Times New Roman" w:hAnsi="Times New Roman" w:cs="Times New Roman"/>
          <w:color w:val="000000"/>
          <w:sz w:val="20"/>
          <w:szCs w:val="20"/>
        </w:rPr>
      </w:pPr>
      <w:r w:rsidRPr="005A3A57">
        <w:rPr>
          <w:rFonts w:ascii="Times New Roman" w:eastAsia="Aptos" w:hAnsi="Times New Roman" w:cs="Times New Roman"/>
          <w:color w:val="000000"/>
          <w:sz w:val="20"/>
          <w:szCs w:val="20"/>
        </w:rPr>
        <w:lastRenderedPageBreak/>
        <w:t>The Ancient Greek Trinity of Zeus-Athena-Apollo:</w:t>
      </w:r>
      <w:r w:rsidRPr="005A3A57">
        <w:rPr>
          <w:rFonts w:ascii="Times New Roman" w:eastAsia="Times New Roman" w:hAnsi="Times New Roman" w:cs="Times New Roman"/>
          <w:color w:val="000000"/>
          <w:sz w:val="20"/>
          <w:szCs w:val="20"/>
        </w:rPr>
        <w:t xml:space="preserve"> The Ancient polytheistic Greeks often made oaths to a Trinity of Zeus-Athena-Apollo. Zeus was believed to be the supreme Greek god and was known as “Lord of the life of earth and the world under the earth.” He was known as “Father of men and gods.” He was also the “guardian of the stranger and the wanderer.” In Greek religion, Zeus was above all the gods and nominally omnipotent, although limited in reality. Aeschylus speaks of Apollo as the prophet of Zeus. Ultimately, Apollo was elevated to the level of Zeus and regarded as one of his sons.</w:t>
      </w:r>
    </w:p>
    <w:p w14:paraId="1CDE10C2" w14:textId="77777777" w:rsidR="005A3A57" w:rsidRPr="005A3A57" w:rsidRDefault="005A3A57" w:rsidP="005A3A57">
      <w:pPr>
        <w:numPr>
          <w:ilvl w:val="0"/>
          <w:numId w:val="6"/>
        </w:numPr>
        <w:autoSpaceDE w:val="0"/>
        <w:autoSpaceDN w:val="0"/>
        <w:adjustRightInd w:val="0"/>
        <w:spacing w:after="0" w:line="240" w:lineRule="auto"/>
        <w:contextualSpacing/>
        <w:rPr>
          <w:rFonts w:ascii="Times New Roman" w:eastAsia="Times New Roman" w:hAnsi="Times New Roman" w:cs="Times New Roman"/>
          <w:color w:val="000000"/>
          <w:sz w:val="20"/>
          <w:szCs w:val="20"/>
        </w:rPr>
      </w:pPr>
      <w:r w:rsidRPr="005A3A57">
        <w:rPr>
          <w:rFonts w:ascii="Times New Roman" w:eastAsia="Times New Roman" w:hAnsi="Times New Roman" w:cs="Times New Roman"/>
          <w:color w:val="000000"/>
          <w:sz w:val="20"/>
          <w:szCs w:val="20"/>
        </w:rPr>
        <w:t xml:space="preserve">The Ancient </w:t>
      </w:r>
      <w:r w:rsidRPr="005A3A57">
        <w:rPr>
          <w:rFonts w:ascii="Times New Roman" w:eastAsia="Aptos" w:hAnsi="Times New Roman" w:cs="Times New Roman"/>
          <w:b/>
          <w:bCs/>
          <w:sz w:val="20"/>
          <w:szCs w:val="20"/>
        </w:rPr>
        <w:t>Etruscan</w:t>
      </w:r>
      <w:r w:rsidRPr="005A3A57">
        <w:rPr>
          <w:rFonts w:ascii="Times New Roman" w:eastAsia="Aptos" w:hAnsi="Times New Roman" w:cs="Times New Roman"/>
          <w:sz w:val="20"/>
          <w:szCs w:val="20"/>
          <w:vertAlign w:val="superscript"/>
        </w:rPr>
        <w:footnoteReference w:id="112"/>
      </w:r>
      <w:r w:rsidRPr="005A3A57">
        <w:rPr>
          <w:rFonts w:ascii="Times New Roman" w:eastAsia="Times New Roman" w:hAnsi="Times New Roman" w:cs="Times New Roman"/>
          <w:color w:val="000000"/>
          <w:sz w:val="20"/>
          <w:szCs w:val="20"/>
        </w:rPr>
        <w:t xml:space="preserve"> Triad of </w:t>
      </w:r>
      <w:r w:rsidRPr="005A3A57">
        <w:rPr>
          <w:rFonts w:ascii="Times New Roman" w:eastAsia="Aptos" w:hAnsi="Times New Roman" w:cs="Times New Roman"/>
          <w:i/>
          <w:iCs/>
          <w:sz w:val="20"/>
          <w:szCs w:val="20"/>
        </w:rPr>
        <w:t>Tinia-Uni-Menrva</w:t>
      </w:r>
      <w:r w:rsidRPr="005A3A57">
        <w:rPr>
          <w:rFonts w:ascii="Times New Roman" w:eastAsia="Aptos" w:hAnsi="Times New Roman" w:cs="Times New Roman"/>
          <w:sz w:val="20"/>
          <w:szCs w:val="20"/>
        </w:rPr>
        <w:t xml:space="preserve">: The Etruscans grouped their gods in distinct orders and systems. They worshipped Triads, Enneads (groups of nine), and Dodcads (groups of six) of gods. During the time of Etruscan rule—prior to the foundation of the Roman Republic in 495 BCE—every Latin city observed the “Etruscan rite,” and township was expected to dedicate three gates and three temples to the Etruscan Triad. </w:t>
      </w:r>
      <w:r w:rsidRPr="005A3A57">
        <w:rPr>
          <w:rFonts w:ascii="Times New Roman" w:eastAsia="Aptos" w:hAnsi="Times New Roman" w:cs="Times New Roman"/>
          <w:i/>
          <w:iCs/>
          <w:color w:val="202124"/>
          <w:sz w:val="20"/>
          <w:szCs w:val="20"/>
          <w:shd w:val="clear" w:color="auto" w:fill="FFFFFF"/>
        </w:rPr>
        <w:t>Tinia—</w:t>
      </w:r>
      <w:r w:rsidRPr="005A3A57">
        <w:rPr>
          <w:rFonts w:ascii="Times New Roman" w:eastAsia="Aptos" w:hAnsi="Times New Roman" w:cs="Times New Roman"/>
          <w:color w:val="202124"/>
          <w:sz w:val="20"/>
          <w:szCs w:val="20"/>
          <w:shd w:val="clear" w:color="auto" w:fill="FFFFFF"/>
        </w:rPr>
        <w:t xml:space="preserve">who was also called </w:t>
      </w:r>
      <w:r w:rsidRPr="005A3A57">
        <w:rPr>
          <w:rFonts w:ascii="Times New Roman" w:eastAsia="Aptos" w:hAnsi="Times New Roman" w:cs="Times New Roman"/>
          <w:i/>
          <w:iCs/>
          <w:color w:val="202124"/>
          <w:sz w:val="20"/>
          <w:szCs w:val="20"/>
          <w:shd w:val="clear" w:color="auto" w:fill="FFFFFF"/>
        </w:rPr>
        <w:t>Tin,</w:t>
      </w:r>
      <w:r w:rsidRPr="005A3A57">
        <w:rPr>
          <w:rFonts w:ascii="Times New Roman" w:eastAsia="Aptos" w:hAnsi="Times New Roman" w:cs="Times New Roman"/>
          <w:color w:val="202124"/>
          <w:sz w:val="20"/>
          <w:szCs w:val="20"/>
          <w:shd w:val="clear" w:color="auto" w:fill="FFFFFF"/>
        </w:rPr>
        <w:t xml:space="preserve"> </w:t>
      </w:r>
      <w:r w:rsidRPr="005A3A57">
        <w:rPr>
          <w:rFonts w:ascii="Times New Roman" w:eastAsia="Aptos" w:hAnsi="Times New Roman" w:cs="Times New Roman"/>
          <w:i/>
          <w:iCs/>
          <w:color w:val="202124"/>
          <w:sz w:val="20"/>
          <w:szCs w:val="20"/>
          <w:shd w:val="clear" w:color="auto" w:fill="FFFFFF"/>
        </w:rPr>
        <w:t>Tinh,</w:t>
      </w:r>
      <w:r w:rsidRPr="005A3A57">
        <w:rPr>
          <w:rFonts w:ascii="Times New Roman" w:eastAsia="Aptos" w:hAnsi="Times New Roman" w:cs="Times New Roman"/>
          <w:color w:val="202124"/>
          <w:sz w:val="20"/>
          <w:szCs w:val="20"/>
          <w:shd w:val="clear" w:color="auto" w:fill="FFFFFF"/>
        </w:rPr>
        <w:t xml:space="preserve"> </w:t>
      </w:r>
      <w:r w:rsidRPr="005A3A57">
        <w:rPr>
          <w:rFonts w:ascii="Times New Roman" w:eastAsia="Aptos" w:hAnsi="Times New Roman" w:cs="Times New Roman"/>
          <w:i/>
          <w:iCs/>
          <w:color w:val="202124"/>
          <w:sz w:val="20"/>
          <w:szCs w:val="20"/>
          <w:shd w:val="clear" w:color="auto" w:fill="FFFFFF"/>
        </w:rPr>
        <w:t>Tins</w:t>
      </w:r>
      <w:r w:rsidRPr="005A3A57">
        <w:rPr>
          <w:rFonts w:ascii="Times New Roman" w:eastAsia="Aptos" w:hAnsi="Times New Roman" w:cs="Times New Roman"/>
          <w:color w:val="202124"/>
          <w:sz w:val="20"/>
          <w:szCs w:val="20"/>
          <w:shd w:val="clear" w:color="auto" w:fill="FFFFFF"/>
        </w:rPr>
        <w:t xml:space="preserve"> or </w:t>
      </w:r>
      <w:r w:rsidRPr="005A3A57">
        <w:rPr>
          <w:rFonts w:ascii="Times New Roman" w:eastAsia="Aptos" w:hAnsi="Times New Roman" w:cs="Times New Roman"/>
          <w:i/>
          <w:iCs/>
          <w:color w:val="202124"/>
          <w:sz w:val="20"/>
          <w:szCs w:val="20"/>
          <w:shd w:val="clear" w:color="auto" w:fill="FFFFFF"/>
        </w:rPr>
        <w:t>Tina</w:t>
      </w:r>
      <w:r w:rsidRPr="005A3A57">
        <w:rPr>
          <w:rFonts w:ascii="Times New Roman" w:eastAsia="Aptos" w:hAnsi="Times New Roman" w:cs="Times New Roman"/>
          <w:color w:val="202124"/>
          <w:sz w:val="20"/>
          <w:szCs w:val="20"/>
          <w:shd w:val="clear" w:color="auto" w:fill="FFFFFF"/>
        </w:rPr>
        <w:t>)—was the</w:t>
      </w:r>
      <w:r w:rsidRPr="005A3A57">
        <w:rPr>
          <w:rFonts w:ascii="Times New Roman" w:eastAsia="Times New Roman" w:hAnsi="Times New Roman" w:cs="Times New Roman"/>
          <w:color w:val="202124"/>
          <w:sz w:val="20"/>
          <w:szCs w:val="20"/>
          <w:shd w:val="clear" w:color="auto" w:fill="FFFFFF"/>
        </w:rPr>
        <w:t> </w:t>
      </w:r>
      <w:r w:rsidRPr="005A3A57">
        <w:rPr>
          <w:rFonts w:ascii="Times New Roman" w:eastAsia="Aptos" w:hAnsi="Times New Roman" w:cs="Times New Roman"/>
          <w:color w:val="040C28"/>
          <w:sz w:val="20"/>
          <w:szCs w:val="20"/>
        </w:rPr>
        <w:t>god of the sky and the highest god in Etruscan mythology</w:t>
      </w:r>
      <w:r w:rsidRPr="005A3A57">
        <w:rPr>
          <w:rFonts w:ascii="Times New Roman" w:eastAsia="Aptos" w:hAnsi="Times New Roman" w:cs="Times New Roman"/>
          <w:color w:val="202124"/>
          <w:sz w:val="20"/>
          <w:szCs w:val="20"/>
          <w:shd w:val="clear" w:color="auto" w:fill="FFFFFF"/>
        </w:rPr>
        <w:t>, essentially equivalent to the Greek Zeus and the Roman</w:t>
      </w:r>
      <w:r w:rsidRPr="005A3A57">
        <w:rPr>
          <w:rFonts w:ascii="Times New Roman" w:eastAsia="Times New Roman" w:hAnsi="Times New Roman" w:cs="Times New Roman"/>
          <w:color w:val="202124"/>
          <w:sz w:val="20"/>
          <w:szCs w:val="20"/>
          <w:shd w:val="clear" w:color="auto" w:fill="FFFFFF"/>
        </w:rPr>
        <w:t> </w:t>
      </w:r>
      <w:r w:rsidRPr="005A3A57">
        <w:rPr>
          <w:rFonts w:ascii="Times New Roman" w:eastAsia="Times New Roman" w:hAnsi="Times New Roman" w:cs="Times New Roman"/>
          <w:color w:val="202124"/>
          <w:sz w:val="20"/>
          <w:szCs w:val="20"/>
        </w:rPr>
        <w:t>Jupiter</w:t>
      </w:r>
      <w:r w:rsidRPr="005A3A57">
        <w:rPr>
          <w:rFonts w:ascii="Times New Roman" w:eastAsia="Aptos" w:hAnsi="Times New Roman" w:cs="Times New Roman"/>
          <w:color w:val="202124"/>
          <w:sz w:val="20"/>
          <w:szCs w:val="20"/>
          <w:shd w:val="clear" w:color="auto" w:fill="FFFFFF"/>
        </w:rPr>
        <w:t xml:space="preserve">. </w:t>
      </w:r>
      <w:r w:rsidRPr="005A3A57">
        <w:rPr>
          <w:rFonts w:ascii="Times New Roman" w:eastAsia="Aptos" w:hAnsi="Times New Roman" w:cs="Times New Roman"/>
          <w:i/>
          <w:iCs/>
          <w:color w:val="202124"/>
          <w:sz w:val="20"/>
          <w:szCs w:val="20"/>
          <w:shd w:val="clear" w:color="auto" w:fill="FFFFFF"/>
        </w:rPr>
        <w:t>Uni</w:t>
      </w:r>
      <w:r w:rsidRPr="005A3A57">
        <w:rPr>
          <w:rFonts w:ascii="Times New Roman" w:eastAsia="Aptos" w:hAnsi="Times New Roman" w:cs="Times New Roman"/>
          <w:color w:val="202124"/>
          <w:sz w:val="20"/>
          <w:szCs w:val="20"/>
          <w:shd w:val="clear" w:color="auto" w:fill="FFFFFF"/>
        </w:rPr>
        <w:t xml:space="preserve">—whose name is linguistically connected to the Latin </w:t>
      </w:r>
      <w:r w:rsidRPr="005A3A57">
        <w:rPr>
          <w:rFonts w:ascii="Times New Roman" w:eastAsia="Aptos" w:hAnsi="Times New Roman" w:cs="Times New Roman"/>
          <w:i/>
          <w:iCs/>
          <w:color w:val="202124"/>
          <w:sz w:val="20"/>
          <w:szCs w:val="20"/>
          <w:shd w:val="clear" w:color="auto" w:fill="FFFFFF"/>
        </w:rPr>
        <w:t>Juno</w:t>
      </w:r>
      <w:r w:rsidRPr="005A3A57">
        <w:rPr>
          <w:rFonts w:ascii="Times New Roman" w:eastAsia="Aptos" w:hAnsi="Times New Roman" w:cs="Times New Roman"/>
          <w:color w:val="202124"/>
          <w:sz w:val="20"/>
          <w:szCs w:val="20"/>
          <w:shd w:val="clear" w:color="auto" w:fill="FFFFFF"/>
        </w:rPr>
        <w:t xml:space="preserve">, who may have been borrowed from the Etruscans—was the wife of </w:t>
      </w:r>
      <w:r w:rsidRPr="005A3A57">
        <w:rPr>
          <w:rFonts w:ascii="Times New Roman" w:eastAsia="Aptos" w:hAnsi="Times New Roman" w:cs="Times New Roman"/>
          <w:i/>
          <w:iCs/>
          <w:color w:val="202124"/>
          <w:sz w:val="20"/>
          <w:szCs w:val="20"/>
          <w:shd w:val="clear" w:color="auto" w:fill="FFFFFF"/>
        </w:rPr>
        <w:t>Tinia</w:t>
      </w:r>
      <w:r w:rsidRPr="005A3A57">
        <w:rPr>
          <w:rFonts w:ascii="Times New Roman" w:eastAsia="Aptos" w:hAnsi="Times New Roman" w:cs="Times New Roman"/>
          <w:color w:val="202124"/>
          <w:sz w:val="20"/>
          <w:szCs w:val="20"/>
          <w:shd w:val="clear" w:color="auto" w:fill="FFFFFF"/>
        </w:rPr>
        <w:t xml:space="preserve"> and the goddess of marriage, fertility, the family, and women, and she was analogous to the Greek Athena and the Latin Juno. </w:t>
      </w:r>
      <w:r w:rsidRPr="005A3A57">
        <w:rPr>
          <w:rFonts w:ascii="Times New Roman" w:eastAsia="Aptos" w:hAnsi="Times New Roman" w:cs="Times New Roman"/>
          <w:i/>
          <w:iCs/>
          <w:color w:val="202124"/>
          <w:sz w:val="20"/>
          <w:szCs w:val="20"/>
          <w:shd w:val="clear" w:color="auto" w:fill="FFFFFF"/>
        </w:rPr>
        <w:t>Menrva</w:t>
      </w:r>
      <w:r w:rsidRPr="005A3A57">
        <w:rPr>
          <w:rFonts w:ascii="Times New Roman" w:eastAsia="Aptos" w:hAnsi="Times New Roman" w:cs="Times New Roman"/>
          <w:color w:val="202124"/>
          <w:sz w:val="20"/>
          <w:szCs w:val="20"/>
          <w:shd w:val="clear" w:color="auto" w:fill="FFFFFF"/>
        </w:rPr>
        <w:t xml:space="preserve">—or </w:t>
      </w:r>
      <w:r w:rsidRPr="005A3A57">
        <w:rPr>
          <w:rFonts w:ascii="Times New Roman" w:eastAsia="Aptos" w:hAnsi="Times New Roman" w:cs="Times New Roman"/>
          <w:i/>
          <w:iCs/>
          <w:color w:val="202124"/>
          <w:sz w:val="20"/>
          <w:szCs w:val="20"/>
          <w:shd w:val="clear" w:color="auto" w:fill="FFFFFF"/>
        </w:rPr>
        <w:t xml:space="preserve">Menerva </w:t>
      </w:r>
      <w:r w:rsidRPr="005A3A57">
        <w:rPr>
          <w:rFonts w:ascii="Times New Roman" w:eastAsia="Aptos" w:hAnsi="Times New Roman" w:cs="Times New Roman"/>
          <w:color w:val="202124"/>
          <w:sz w:val="20"/>
          <w:szCs w:val="20"/>
          <w:shd w:val="clear" w:color="auto" w:fill="FFFFFF"/>
        </w:rPr>
        <w:t xml:space="preserve">or </w:t>
      </w:r>
      <w:r w:rsidRPr="005A3A57">
        <w:rPr>
          <w:rFonts w:ascii="Times New Roman" w:eastAsia="Aptos" w:hAnsi="Times New Roman" w:cs="Times New Roman"/>
          <w:i/>
          <w:iCs/>
          <w:color w:val="202124"/>
          <w:sz w:val="20"/>
          <w:szCs w:val="20"/>
          <w:shd w:val="clear" w:color="auto" w:fill="FFFFFF"/>
        </w:rPr>
        <w:t>Menfra</w:t>
      </w:r>
      <w:r w:rsidRPr="005A3A57">
        <w:rPr>
          <w:rFonts w:ascii="Times New Roman" w:eastAsia="Aptos" w:hAnsi="Times New Roman" w:cs="Times New Roman"/>
          <w:color w:val="202124"/>
          <w:sz w:val="20"/>
          <w:szCs w:val="20"/>
          <w:shd w:val="clear" w:color="auto" w:fill="FFFFFF"/>
        </w:rPr>
        <w:t xml:space="preserve">—was the daughter of </w:t>
      </w:r>
      <w:r w:rsidRPr="005A3A57">
        <w:rPr>
          <w:rFonts w:ascii="Times New Roman" w:eastAsia="Aptos" w:hAnsi="Times New Roman" w:cs="Times New Roman"/>
          <w:i/>
          <w:iCs/>
          <w:color w:val="202124"/>
          <w:sz w:val="20"/>
          <w:szCs w:val="20"/>
          <w:shd w:val="clear" w:color="auto" w:fill="FFFFFF"/>
        </w:rPr>
        <w:t>Tinia</w:t>
      </w:r>
      <w:r w:rsidRPr="005A3A57">
        <w:rPr>
          <w:rFonts w:ascii="Times New Roman" w:eastAsia="Aptos" w:hAnsi="Times New Roman" w:cs="Times New Roman"/>
          <w:color w:val="202124"/>
          <w:sz w:val="20"/>
          <w:szCs w:val="20"/>
          <w:shd w:val="clear" w:color="auto" w:fill="FFFFFF"/>
        </w:rPr>
        <w:t xml:space="preserve"> and </w:t>
      </w:r>
      <w:r w:rsidRPr="005A3A57">
        <w:rPr>
          <w:rFonts w:ascii="Times New Roman" w:eastAsia="Aptos" w:hAnsi="Times New Roman" w:cs="Times New Roman"/>
          <w:i/>
          <w:iCs/>
          <w:color w:val="202124"/>
          <w:sz w:val="20"/>
          <w:szCs w:val="20"/>
          <w:shd w:val="clear" w:color="auto" w:fill="FFFFFF"/>
        </w:rPr>
        <w:t>Uni</w:t>
      </w:r>
      <w:r w:rsidRPr="005A3A57">
        <w:rPr>
          <w:rFonts w:ascii="Times New Roman" w:eastAsia="Aptos" w:hAnsi="Times New Roman" w:cs="Times New Roman"/>
          <w:color w:val="202124"/>
          <w:sz w:val="20"/>
          <w:szCs w:val="20"/>
          <w:shd w:val="clear" w:color="auto" w:fill="FFFFFF"/>
        </w:rPr>
        <w:t xml:space="preserve"> and was venerated as the goddess of wisdom. Menrva was also the goddess of weather, war, art, and medicine, and the Etruscan conception of her contributed to the Roman conception of their goddess </w:t>
      </w:r>
      <w:r w:rsidRPr="005A3A57">
        <w:rPr>
          <w:rFonts w:ascii="Times New Roman" w:eastAsia="Aptos" w:hAnsi="Times New Roman" w:cs="Times New Roman"/>
          <w:i/>
          <w:iCs/>
          <w:color w:val="202124"/>
          <w:sz w:val="20"/>
          <w:szCs w:val="20"/>
          <w:shd w:val="clear" w:color="auto" w:fill="FFFFFF"/>
        </w:rPr>
        <w:t>Minerva</w:t>
      </w:r>
      <w:r w:rsidRPr="005A3A57">
        <w:rPr>
          <w:rFonts w:ascii="Times New Roman" w:eastAsia="Aptos" w:hAnsi="Times New Roman" w:cs="Times New Roman"/>
          <w:color w:val="202124"/>
          <w:sz w:val="20"/>
          <w:szCs w:val="20"/>
          <w:shd w:val="clear" w:color="auto" w:fill="FFFFFF"/>
        </w:rPr>
        <w:t xml:space="preserve">, whose name was derived from </w:t>
      </w:r>
      <w:r w:rsidRPr="005A3A57">
        <w:rPr>
          <w:rFonts w:ascii="Times New Roman" w:eastAsia="Aptos" w:hAnsi="Times New Roman" w:cs="Times New Roman"/>
          <w:i/>
          <w:iCs/>
          <w:color w:val="202124"/>
          <w:sz w:val="20"/>
          <w:szCs w:val="20"/>
          <w:shd w:val="clear" w:color="auto" w:fill="FFFFFF"/>
        </w:rPr>
        <w:t>Menrva</w:t>
      </w:r>
      <w:r w:rsidRPr="005A3A57">
        <w:rPr>
          <w:rFonts w:ascii="Times New Roman" w:eastAsia="Aptos" w:hAnsi="Times New Roman" w:cs="Times New Roman"/>
          <w:color w:val="202124"/>
          <w:sz w:val="20"/>
          <w:szCs w:val="20"/>
          <w:shd w:val="clear" w:color="auto" w:fill="FFFFFF"/>
        </w:rPr>
        <w:t xml:space="preserve">. </w:t>
      </w:r>
      <w:r w:rsidRPr="005A3A57">
        <w:rPr>
          <w:rFonts w:ascii="Times New Roman" w:eastAsia="Aptos" w:hAnsi="Times New Roman" w:cs="Times New Roman"/>
          <w:i/>
          <w:iCs/>
          <w:color w:val="202124"/>
          <w:sz w:val="20"/>
          <w:szCs w:val="20"/>
          <w:shd w:val="clear" w:color="auto" w:fill="FFFFFF"/>
        </w:rPr>
        <w:t>Menrva</w:t>
      </w:r>
      <w:r w:rsidRPr="005A3A57">
        <w:rPr>
          <w:rFonts w:ascii="Times New Roman" w:eastAsia="Aptos" w:hAnsi="Times New Roman" w:cs="Times New Roman"/>
          <w:color w:val="202124"/>
          <w:sz w:val="20"/>
          <w:szCs w:val="20"/>
          <w:shd w:val="clear" w:color="auto" w:fill="FFFFFF"/>
        </w:rPr>
        <w:t xml:space="preserve"> was the sister of </w:t>
      </w:r>
      <w:r w:rsidRPr="005A3A57">
        <w:rPr>
          <w:rFonts w:ascii="Times New Roman" w:eastAsia="Aptos" w:hAnsi="Times New Roman" w:cs="Times New Roman"/>
          <w:i/>
          <w:iCs/>
          <w:color w:val="202124"/>
          <w:sz w:val="20"/>
          <w:szCs w:val="20"/>
          <w:shd w:val="clear" w:color="auto" w:fill="FFFFFF"/>
        </w:rPr>
        <w:t>Hercle</w:t>
      </w:r>
      <w:r w:rsidRPr="005A3A57">
        <w:rPr>
          <w:rFonts w:ascii="Times New Roman" w:eastAsia="Aptos" w:hAnsi="Times New Roman" w:cs="Times New Roman"/>
          <w:color w:val="202124"/>
          <w:sz w:val="20"/>
          <w:szCs w:val="20"/>
          <w:shd w:val="clear" w:color="auto" w:fill="FFFFFF"/>
        </w:rPr>
        <w:t xml:space="preserve">—who is similar to the Greek </w:t>
      </w:r>
      <w:r w:rsidRPr="005A3A57">
        <w:rPr>
          <w:rFonts w:ascii="Times New Roman" w:eastAsia="Aptos" w:hAnsi="Times New Roman" w:cs="Times New Roman"/>
          <w:i/>
          <w:iCs/>
          <w:color w:val="202124"/>
          <w:sz w:val="20"/>
          <w:szCs w:val="20"/>
          <w:shd w:val="clear" w:color="auto" w:fill="FFFFFF"/>
        </w:rPr>
        <w:t xml:space="preserve">Herakles </w:t>
      </w:r>
      <w:r w:rsidRPr="005A3A57">
        <w:rPr>
          <w:rFonts w:ascii="Times New Roman" w:eastAsia="Aptos" w:hAnsi="Times New Roman" w:cs="Times New Roman"/>
          <w:color w:val="202124"/>
          <w:sz w:val="20"/>
          <w:szCs w:val="20"/>
          <w:shd w:val="clear" w:color="auto" w:fill="FFFFFF"/>
        </w:rPr>
        <w:t xml:space="preserve">and the Latin </w:t>
      </w:r>
      <w:r w:rsidRPr="005A3A57">
        <w:rPr>
          <w:rFonts w:ascii="Times New Roman" w:eastAsia="Aptos" w:hAnsi="Times New Roman" w:cs="Times New Roman"/>
          <w:i/>
          <w:iCs/>
          <w:color w:val="202124"/>
          <w:sz w:val="20"/>
          <w:szCs w:val="20"/>
          <w:shd w:val="clear" w:color="auto" w:fill="FFFFFF"/>
        </w:rPr>
        <w:t>Hercules</w:t>
      </w:r>
      <w:r w:rsidRPr="005A3A57">
        <w:rPr>
          <w:rFonts w:ascii="Times New Roman" w:eastAsia="Aptos" w:hAnsi="Times New Roman" w:cs="Times New Roman"/>
          <w:color w:val="202124"/>
          <w:sz w:val="20"/>
          <w:szCs w:val="20"/>
          <w:shd w:val="clear" w:color="auto" w:fill="FFFFFF"/>
        </w:rPr>
        <w:t xml:space="preserve">—and was the son of </w:t>
      </w:r>
      <w:r w:rsidRPr="005A3A57">
        <w:rPr>
          <w:rFonts w:ascii="Times New Roman" w:eastAsia="Aptos" w:hAnsi="Times New Roman" w:cs="Times New Roman"/>
          <w:i/>
          <w:iCs/>
          <w:color w:val="202124"/>
          <w:sz w:val="20"/>
          <w:szCs w:val="20"/>
          <w:shd w:val="clear" w:color="auto" w:fill="FFFFFF"/>
        </w:rPr>
        <w:t>Tinia</w:t>
      </w:r>
      <w:r w:rsidRPr="005A3A57">
        <w:rPr>
          <w:rFonts w:ascii="Times New Roman" w:eastAsia="Aptos" w:hAnsi="Times New Roman" w:cs="Times New Roman"/>
          <w:color w:val="202124"/>
          <w:sz w:val="20"/>
          <w:szCs w:val="20"/>
          <w:shd w:val="clear" w:color="auto" w:fill="FFFFFF"/>
        </w:rPr>
        <w:t xml:space="preserve"> and </w:t>
      </w:r>
      <w:r w:rsidRPr="005A3A57">
        <w:rPr>
          <w:rFonts w:ascii="Times New Roman" w:eastAsia="Aptos" w:hAnsi="Times New Roman" w:cs="Times New Roman"/>
          <w:i/>
          <w:iCs/>
          <w:color w:val="202124"/>
          <w:sz w:val="20"/>
          <w:szCs w:val="20"/>
          <w:shd w:val="clear" w:color="auto" w:fill="FFFFFF"/>
        </w:rPr>
        <w:t>Uni</w:t>
      </w:r>
      <w:r w:rsidRPr="005A3A57">
        <w:rPr>
          <w:rFonts w:ascii="Times New Roman" w:eastAsia="Aptos" w:hAnsi="Times New Roman" w:cs="Times New Roman"/>
          <w:color w:val="202124"/>
          <w:sz w:val="20"/>
          <w:szCs w:val="20"/>
          <w:shd w:val="clear" w:color="auto" w:fill="FFFFFF"/>
        </w:rPr>
        <w:t xml:space="preserve">, but he was a human being and did not belong to the Etruscan Trinity. </w:t>
      </w:r>
      <w:r w:rsidRPr="005A3A57">
        <w:rPr>
          <w:rFonts w:ascii="Times New Roman" w:eastAsia="Aptos" w:hAnsi="Times New Roman" w:cs="Times New Roman"/>
          <w:i/>
          <w:iCs/>
          <w:color w:val="202124"/>
          <w:sz w:val="20"/>
          <w:szCs w:val="20"/>
          <w:shd w:val="clear" w:color="auto" w:fill="FFFFFF"/>
        </w:rPr>
        <w:t>Hercle</w:t>
      </w:r>
      <w:r w:rsidRPr="005A3A57">
        <w:rPr>
          <w:rFonts w:ascii="Times New Roman" w:eastAsia="Aptos" w:hAnsi="Times New Roman" w:cs="Times New Roman"/>
          <w:color w:val="202124"/>
          <w:sz w:val="20"/>
          <w:szCs w:val="20"/>
          <w:shd w:val="clear" w:color="auto" w:fill="FFFFFF"/>
        </w:rPr>
        <w:t xml:space="preserve">, who was a powerful muscular figure, was protected by his sister, the goddess </w:t>
      </w:r>
      <w:r w:rsidRPr="005A3A57">
        <w:rPr>
          <w:rFonts w:ascii="Times New Roman" w:eastAsia="Aptos" w:hAnsi="Times New Roman" w:cs="Times New Roman"/>
          <w:i/>
          <w:iCs/>
          <w:color w:val="202124"/>
          <w:sz w:val="20"/>
          <w:szCs w:val="20"/>
          <w:shd w:val="clear" w:color="auto" w:fill="FFFFFF"/>
        </w:rPr>
        <w:t>Menrva</w:t>
      </w:r>
      <w:r w:rsidRPr="005A3A57">
        <w:rPr>
          <w:rFonts w:ascii="Times New Roman" w:eastAsia="Aptos" w:hAnsi="Times New Roman" w:cs="Times New Roman"/>
          <w:color w:val="202124"/>
          <w:sz w:val="20"/>
          <w:szCs w:val="20"/>
          <w:shd w:val="clear" w:color="auto" w:fill="FFFFFF"/>
        </w:rPr>
        <w:t xml:space="preserve">. In Etruscan belief, the Man </w:t>
      </w:r>
      <w:r w:rsidRPr="005A3A57">
        <w:rPr>
          <w:rFonts w:ascii="Times New Roman" w:eastAsia="Aptos" w:hAnsi="Times New Roman" w:cs="Times New Roman"/>
          <w:i/>
          <w:iCs/>
          <w:color w:val="202124"/>
          <w:sz w:val="20"/>
          <w:szCs w:val="20"/>
          <w:shd w:val="clear" w:color="auto" w:fill="FFFFFF"/>
        </w:rPr>
        <w:lastRenderedPageBreak/>
        <w:t>Hercle</w:t>
      </w:r>
      <w:r w:rsidRPr="005A3A57">
        <w:rPr>
          <w:rFonts w:ascii="Times New Roman" w:eastAsia="Aptos" w:hAnsi="Times New Roman" w:cs="Times New Roman"/>
          <w:color w:val="202124"/>
          <w:sz w:val="20"/>
          <w:szCs w:val="20"/>
          <w:shd w:val="clear" w:color="auto" w:fill="FFFFFF"/>
        </w:rPr>
        <w:t xml:space="preserve"> was, however, the first human being to be elevated to godhood through his courageous and glorious deeds.</w:t>
      </w:r>
    </w:p>
    <w:p w14:paraId="0E35B580" w14:textId="77777777" w:rsidR="005A3A57" w:rsidRPr="005A3A57" w:rsidRDefault="005A3A57" w:rsidP="005A3A57">
      <w:pPr>
        <w:numPr>
          <w:ilvl w:val="0"/>
          <w:numId w:val="6"/>
        </w:numPr>
        <w:autoSpaceDE w:val="0"/>
        <w:autoSpaceDN w:val="0"/>
        <w:adjustRightInd w:val="0"/>
        <w:spacing w:after="0" w:line="240" w:lineRule="auto"/>
        <w:contextualSpacing/>
        <w:rPr>
          <w:rFonts w:ascii="Times New Roman" w:eastAsia="Times New Roman" w:hAnsi="Times New Roman" w:cs="Times New Roman"/>
          <w:color w:val="000000"/>
          <w:sz w:val="20"/>
          <w:szCs w:val="20"/>
        </w:rPr>
      </w:pPr>
      <w:r w:rsidRPr="005A3A57">
        <w:rPr>
          <w:rFonts w:ascii="Times New Roman" w:eastAsia="Times New Roman" w:hAnsi="Times New Roman" w:cs="Times New Roman"/>
          <w:color w:val="000000"/>
          <w:sz w:val="20"/>
          <w:szCs w:val="20"/>
        </w:rPr>
        <w:t xml:space="preserve">The Ancient Roman Triad of Jupiter-Juno-Minerva: These three Latin gods—as we have seen—constituted the Triad of Roman Capitoline worship. The Estruscans—probably under the last Etruscan king of Rome, </w:t>
      </w:r>
      <w:r w:rsidRPr="005A3A57">
        <w:rPr>
          <w:rFonts w:ascii="Times New Roman" w:eastAsia="Times New Roman" w:hAnsi="Times New Roman" w:cs="Times New Roman"/>
          <w:b/>
          <w:bCs/>
          <w:color w:val="000000"/>
          <w:sz w:val="20"/>
          <w:szCs w:val="20"/>
        </w:rPr>
        <w:t>Tarquinas Superbus</w:t>
      </w:r>
      <w:r w:rsidRPr="005A3A57">
        <w:rPr>
          <w:rFonts w:ascii="Times New Roman" w:eastAsia="Times New Roman" w:hAnsi="Times New Roman" w:cs="Times New Roman"/>
          <w:color w:val="000000"/>
          <w:sz w:val="20"/>
          <w:szCs w:val="20"/>
        </w:rPr>
        <w:t>,</w:t>
      </w:r>
      <w:r w:rsidRPr="005A3A57">
        <w:rPr>
          <w:rFonts w:ascii="Times New Roman" w:eastAsia="Times New Roman" w:hAnsi="Times New Roman" w:cs="Times New Roman"/>
          <w:color w:val="000000"/>
          <w:sz w:val="20"/>
          <w:szCs w:val="20"/>
          <w:vertAlign w:val="superscript"/>
        </w:rPr>
        <w:footnoteReference w:id="113"/>
      </w:r>
      <w:r w:rsidRPr="005A3A57">
        <w:rPr>
          <w:rFonts w:ascii="Times New Roman" w:eastAsia="Times New Roman" w:hAnsi="Times New Roman" w:cs="Times New Roman"/>
          <w:color w:val="000000"/>
          <w:sz w:val="20"/>
          <w:szCs w:val="20"/>
        </w:rPr>
        <w:t xml:space="preserve">—introduced the temple of Jupiter Optimaus Maximus, Juno, and Minerva. This Triad and its temple were to become the central religious refuge and source of sustenance and victory for the Romans in war. The combination of three deities in a single cult and temple had been foreign to Rome, although not uncommon in Greece. Jupiter was always the great object of worship at this temple, and it is not clear why Juno and Minerva were added. For Jupiter Optimus Maximus alone was worshipped by all the people in common. Jupiter was </w:t>
      </w:r>
      <w:r w:rsidRPr="005A3A57">
        <w:rPr>
          <w:rFonts w:ascii="Times New Roman" w:eastAsia="Times New Roman" w:hAnsi="Times New Roman" w:cs="Times New Roman"/>
          <w:i/>
          <w:iCs/>
          <w:color w:val="000000"/>
          <w:sz w:val="20"/>
          <w:szCs w:val="20"/>
        </w:rPr>
        <w:t>Dius fidius</w:t>
      </w:r>
      <w:r w:rsidRPr="005A3A57">
        <w:rPr>
          <w:rFonts w:ascii="Times New Roman" w:eastAsia="Times New Roman" w:hAnsi="Times New Roman" w:cs="Times New Roman"/>
          <w:color w:val="000000"/>
          <w:sz w:val="20"/>
          <w:szCs w:val="20"/>
        </w:rPr>
        <w:t xml:space="preserve">, the Deity of oaths. Latin cities and the Latin league were unified around his cult. Juno does not always seem to have been closely associated with Jupiter, and she was certainly not his wife until Greek anthropomorphic concepts gained ground in Rome. Like Jupiter, Juno too was probably related to light. Minerva was </w:t>
      </w:r>
      <w:r w:rsidRPr="005A3A57">
        <w:rPr>
          <w:rFonts w:ascii="Times New Roman" w:eastAsia="Aptos" w:hAnsi="Times New Roman" w:cs="Times New Roman"/>
          <w:color w:val="000000"/>
          <w:sz w:val="20"/>
          <w:szCs w:val="20"/>
        </w:rPr>
        <w:t>the</w:t>
      </w:r>
      <w:r w:rsidRPr="005A3A57">
        <w:rPr>
          <w:rFonts w:ascii="Times New Roman" w:eastAsia="Times New Roman" w:hAnsi="Times New Roman" w:cs="Times New Roman"/>
          <w:color w:val="000000"/>
          <w:sz w:val="20"/>
          <w:szCs w:val="20"/>
        </w:rPr>
        <w:t> </w:t>
      </w:r>
      <w:r w:rsidRPr="005A3A57">
        <w:rPr>
          <w:rFonts w:ascii="Times New Roman" w:eastAsia="Aptos" w:hAnsi="Times New Roman" w:cs="Times New Roman"/>
          <w:color w:val="000000"/>
          <w:sz w:val="20"/>
          <w:szCs w:val="20"/>
        </w:rPr>
        <w:t>goddess of wisdom, justice, law, and victory. She was also a patroness of arts and handicrafts. She was widely worshiped and commonly identified with the Greek goddess Athena, which probably led to her being regarded also as the goddess of war</w:t>
      </w:r>
      <w:r w:rsidRPr="005A3A57">
        <w:rPr>
          <w:rFonts w:ascii="Times New Roman" w:eastAsia="Times New Roman" w:hAnsi="Times New Roman" w:cs="Times New Roman"/>
          <w:color w:val="000000"/>
          <w:sz w:val="20"/>
          <w:szCs w:val="20"/>
        </w:rPr>
        <w:t>.</w:t>
      </w:r>
    </w:p>
    <w:p w14:paraId="3D80ACDE" w14:textId="77777777" w:rsidR="005A3A57" w:rsidRPr="005A3A57" w:rsidRDefault="005A3A57" w:rsidP="005A3A57">
      <w:pPr>
        <w:numPr>
          <w:ilvl w:val="0"/>
          <w:numId w:val="6"/>
        </w:numPr>
        <w:spacing w:after="0" w:line="240" w:lineRule="auto"/>
        <w:contextualSpacing/>
        <w:rPr>
          <w:rFonts w:ascii="Times New Roman" w:eastAsia="Aptos" w:hAnsi="Times New Roman" w:cs="Times New Roman"/>
          <w:sz w:val="20"/>
          <w:szCs w:val="20"/>
        </w:rPr>
      </w:pPr>
      <w:r w:rsidRPr="005A3A57">
        <w:rPr>
          <w:rFonts w:ascii="Times New Roman" w:eastAsia="Aptos" w:hAnsi="Times New Roman" w:cs="Times New Roman"/>
          <w:color w:val="202122"/>
          <w:sz w:val="20"/>
          <w:szCs w:val="20"/>
        </w:rPr>
        <w:t xml:space="preserve">The Japanese Trinity of the three major </w:t>
      </w:r>
      <w:r w:rsidRPr="005A3A57">
        <w:rPr>
          <w:rFonts w:ascii="Times New Roman" w:eastAsia="Aptos" w:hAnsi="Times New Roman" w:cs="Times New Roman"/>
          <w:b/>
          <w:bCs/>
          <w:i/>
          <w:iCs/>
          <w:color w:val="202122"/>
          <w:sz w:val="20"/>
          <w:szCs w:val="20"/>
          <w:lang w:eastAsia="ja"/>
        </w:rPr>
        <w:t>Shintō</w:t>
      </w:r>
      <w:r w:rsidRPr="005A3A57">
        <w:rPr>
          <w:rFonts w:ascii="Times New Roman" w:eastAsia="Aptos" w:hAnsi="Times New Roman" w:cs="Times New Roman"/>
          <w:color w:val="202122"/>
          <w:sz w:val="20"/>
          <w:szCs w:val="20"/>
          <w:vertAlign w:val="superscript"/>
        </w:rPr>
        <w:footnoteReference w:id="114"/>
      </w:r>
      <w:r w:rsidRPr="005A3A57">
        <w:rPr>
          <w:rFonts w:ascii="Times New Roman" w:eastAsia="Aptos" w:hAnsi="Times New Roman" w:cs="Times New Roman"/>
          <w:color w:val="202122"/>
          <w:sz w:val="20"/>
          <w:szCs w:val="20"/>
        </w:rPr>
        <w:t xml:space="preserve"> gods </w:t>
      </w:r>
      <w:r w:rsidRPr="005A3A57">
        <w:rPr>
          <w:rFonts w:ascii="Times New Roman" w:eastAsia="Aptos" w:hAnsi="Times New Roman" w:cs="Times New Roman"/>
          <w:sz w:val="20"/>
          <w:szCs w:val="20"/>
        </w:rPr>
        <w:t xml:space="preserve">1) </w:t>
      </w:r>
      <w:r w:rsidRPr="005A3A57">
        <w:rPr>
          <w:rFonts w:ascii="Times New Roman" w:eastAsia="Aptos" w:hAnsi="Times New Roman" w:cs="Times New Roman"/>
          <w:i/>
          <w:iCs/>
          <w:sz w:val="20"/>
          <w:szCs w:val="20"/>
        </w:rPr>
        <w:t>Ame-no-minaka-nushino</w:t>
      </w:r>
      <w:r w:rsidRPr="005A3A57">
        <w:rPr>
          <w:rFonts w:ascii="Times New Roman" w:eastAsia="Aptos" w:hAnsi="Times New Roman" w:cs="Times New Roman"/>
          <w:sz w:val="20"/>
          <w:szCs w:val="20"/>
        </w:rPr>
        <w:t xml:space="preserve"> (the deity-master-of-the august-center-heaven), 2) </w:t>
      </w:r>
      <w:r w:rsidRPr="005A3A57">
        <w:rPr>
          <w:rFonts w:ascii="Times New Roman" w:eastAsia="Aptos" w:hAnsi="Times New Roman" w:cs="Times New Roman"/>
          <w:i/>
          <w:iCs/>
          <w:sz w:val="20"/>
          <w:szCs w:val="20"/>
        </w:rPr>
        <w:t>Takami-musubi-no-kami</w:t>
      </w:r>
      <w:r w:rsidRPr="005A3A57">
        <w:rPr>
          <w:rFonts w:ascii="Times New Roman" w:eastAsia="Aptos" w:hAnsi="Times New Roman" w:cs="Times New Roman"/>
          <w:sz w:val="20"/>
          <w:szCs w:val="20"/>
        </w:rPr>
        <w:t xml:space="preserve"> (the high-august-producing-wondrous-deity), and 3) </w:t>
      </w:r>
      <w:r w:rsidRPr="005A3A57">
        <w:rPr>
          <w:rFonts w:ascii="Times New Roman" w:eastAsia="Aptos" w:hAnsi="Times New Roman" w:cs="Times New Roman"/>
          <w:i/>
          <w:iCs/>
          <w:sz w:val="20"/>
          <w:szCs w:val="20"/>
        </w:rPr>
        <w:t>Kami-musubi-no-kami</w:t>
      </w:r>
      <w:r w:rsidRPr="005A3A57">
        <w:rPr>
          <w:rFonts w:ascii="Times New Roman" w:eastAsia="Aptos" w:hAnsi="Times New Roman" w:cs="Times New Roman"/>
          <w:sz w:val="20"/>
          <w:szCs w:val="20"/>
        </w:rPr>
        <w:t xml:space="preserve"> (the divine-producing-wondrous-deity). </w:t>
      </w:r>
      <w:r w:rsidRPr="005A3A57">
        <w:rPr>
          <w:rFonts w:ascii="Times New Roman" w:eastAsia="Aptos" w:hAnsi="Times New Roman" w:cs="Times New Roman"/>
          <w:i/>
          <w:iCs/>
          <w:color w:val="202122"/>
          <w:sz w:val="20"/>
          <w:szCs w:val="20"/>
          <w:lang w:eastAsia="ja"/>
        </w:rPr>
        <w:t>Shintō</w:t>
      </w:r>
      <w:r w:rsidRPr="005A3A57">
        <w:rPr>
          <w:rFonts w:ascii="Times New Roman" w:eastAsia="Aptos" w:hAnsi="Times New Roman" w:cs="Times New Roman"/>
          <w:sz w:val="20"/>
          <w:szCs w:val="20"/>
        </w:rPr>
        <w:t xml:space="preserve"> Japan was called “the land of </w:t>
      </w:r>
      <w:r w:rsidRPr="005A3A57">
        <w:rPr>
          <w:rFonts w:ascii="Times New Roman" w:eastAsia="Aptos" w:hAnsi="Times New Roman" w:cs="Times New Roman"/>
          <w:sz w:val="20"/>
          <w:szCs w:val="20"/>
        </w:rPr>
        <w:lastRenderedPageBreak/>
        <w:t xml:space="preserve">the gods” because of the multitude of gods it revered. Although the One God often appears vague in </w:t>
      </w:r>
      <w:r w:rsidRPr="005A3A57">
        <w:rPr>
          <w:rFonts w:ascii="Times New Roman" w:eastAsia="Aptos" w:hAnsi="Times New Roman" w:cs="Times New Roman"/>
          <w:i/>
          <w:iCs/>
          <w:color w:val="202122"/>
          <w:sz w:val="20"/>
          <w:szCs w:val="20"/>
          <w:lang w:eastAsia="ja"/>
        </w:rPr>
        <w:t>Shintō</w:t>
      </w:r>
      <w:r w:rsidRPr="005A3A57">
        <w:rPr>
          <w:rFonts w:ascii="Times New Roman" w:eastAsia="Aptos" w:hAnsi="Times New Roman" w:cs="Times New Roman"/>
          <w:sz w:val="20"/>
          <w:szCs w:val="20"/>
        </w:rPr>
        <w:t xml:space="preserve"> belief, a noted </w:t>
      </w:r>
      <w:r w:rsidRPr="005A3A57">
        <w:rPr>
          <w:rFonts w:ascii="Times New Roman" w:eastAsia="Aptos" w:hAnsi="Times New Roman" w:cs="Times New Roman"/>
          <w:i/>
          <w:iCs/>
          <w:color w:val="202122"/>
          <w:sz w:val="20"/>
          <w:szCs w:val="20"/>
          <w:lang w:eastAsia="ja"/>
        </w:rPr>
        <w:t>Shintō</w:t>
      </w:r>
      <w:r w:rsidRPr="005A3A57">
        <w:rPr>
          <w:rFonts w:ascii="Times New Roman" w:eastAsia="Aptos" w:hAnsi="Times New Roman" w:cs="Times New Roman"/>
          <w:sz w:val="20"/>
          <w:szCs w:val="20"/>
        </w:rPr>
        <w:t xml:space="preserve"> Scholar of the first half of the thirteenth/nineteenth century has said:</w:t>
      </w:r>
    </w:p>
    <w:p w14:paraId="0C74916D" w14:textId="77777777" w:rsidR="005A3A57" w:rsidRPr="005A3A57" w:rsidRDefault="005A3A57" w:rsidP="005A3A57">
      <w:pPr>
        <w:spacing w:after="0" w:line="240" w:lineRule="auto"/>
        <w:ind w:left="1350" w:right="810"/>
        <w:contextualSpacing/>
        <w:rPr>
          <w:rFonts w:ascii="Times New Roman" w:eastAsia="Aptos" w:hAnsi="Times New Roman" w:cs="Times New Roman"/>
          <w:sz w:val="20"/>
          <w:szCs w:val="20"/>
        </w:rPr>
      </w:pPr>
      <w:r w:rsidRPr="005A3A57">
        <w:rPr>
          <w:rFonts w:ascii="Times New Roman" w:eastAsia="Aptos" w:hAnsi="Times New Roman" w:cs="Times New Roman"/>
          <w:sz w:val="20"/>
          <w:szCs w:val="20"/>
        </w:rPr>
        <w:t xml:space="preserve">The object of fear and worship in foreign countries is known by several names: the Supreme Being, Sovereign Ruler, Imperial Heaven, or Heaven. He is none other than our Heavenly </w:t>
      </w:r>
      <w:r w:rsidRPr="005A3A57">
        <w:rPr>
          <w:rFonts w:ascii="Times New Roman" w:eastAsia="Aptos" w:hAnsi="Times New Roman" w:cs="Times New Roman"/>
          <w:i/>
          <w:iCs/>
          <w:sz w:val="20"/>
          <w:szCs w:val="20"/>
        </w:rPr>
        <w:t xml:space="preserve">Kami </w:t>
      </w:r>
      <w:r w:rsidRPr="005A3A57">
        <w:rPr>
          <w:rFonts w:ascii="Times New Roman" w:eastAsia="Aptos" w:hAnsi="Times New Roman" w:cs="Times New Roman"/>
          <w:sz w:val="20"/>
          <w:szCs w:val="20"/>
        </w:rPr>
        <w:t>(God), who dwells in Heaven and governs all the affairs of the world.</w:t>
      </w:r>
    </w:p>
    <w:p w14:paraId="6EFBAEBA" w14:textId="77777777" w:rsidR="005A3A57" w:rsidRPr="005A3A57" w:rsidRDefault="005A3A57" w:rsidP="005A3A57">
      <w:pPr>
        <w:spacing w:after="0" w:line="240" w:lineRule="auto"/>
        <w:ind w:left="920"/>
        <w:contextualSpacing/>
        <w:rPr>
          <w:rFonts w:ascii="Times New Roman" w:eastAsia="Aptos" w:hAnsi="Times New Roman" w:cs="Times New Roman"/>
          <w:sz w:val="20"/>
          <w:szCs w:val="20"/>
        </w:rPr>
      </w:pPr>
      <w:r w:rsidRPr="005A3A57">
        <w:rPr>
          <w:rFonts w:ascii="Times New Roman" w:eastAsia="Aptos" w:hAnsi="Times New Roman" w:cs="Times New Roman"/>
          <w:sz w:val="20"/>
          <w:szCs w:val="20"/>
        </w:rPr>
        <w:t xml:space="preserve">Despite its many sub-gods, </w:t>
      </w:r>
      <w:r w:rsidRPr="005A3A57">
        <w:rPr>
          <w:rFonts w:ascii="Times New Roman" w:eastAsia="Aptos" w:hAnsi="Times New Roman" w:cs="Times New Roman"/>
          <w:i/>
          <w:iCs/>
          <w:color w:val="202122"/>
          <w:sz w:val="20"/>
          <w:szCs w:val="20"/>
          <w:lang w:eastAsia="ja"/>
        </w:rPr>
        <w:t>Shintō</w:t>
      </w:r>
      <w:r w:rsidRPr="005A3A57">
        <w:rPr>
          <w:rFonts w:ascii="Times New Roman" w:eastAsia="Aptos" w:hAnsi="Times New Roman" w:cs="Times New Roman"/>
          <w:sz w:val="20"/>
          <w:szCs w:val="20"/>
        </w:rPr>
        <w:t xml:space="preserve"> consciousness did promote this special Trinity, the three gods of which were believed to have been born in “the plain of high heaven,” when the heaven and earth first began. Today, contemporary </w:t>
      </w:r>
      <w:r w:rsidRPr="005A3A57">
        <w:rPr>
          <w:rFonts w:ascii="Times New Roman" w:eastAsia="Aptos" w:hAnsi="Times New Roman" w:cs="Times New Roman"/>
          <w:i/>
          <w:iCs/>
          <w:color w:val="202122"/>
          <w:sz w:val="20"/>
          <w:szCs w:val="20"/>
          <w:lang w:eastAsia="ja"/>
        </w:rPr>
        <w:t>Shintō</w:t>
      </w:r>
      <w:r w:rsidRPr="005A3A57">
        <w:rPr>
          <w:rFonts w:ascii="Times New Roman" w:eastAsia="Aptos" w:hAnsi="Times New Roman" w:cs="Times New Roman"/>
          <w:i/>
          <w:iCs/>
          <w:sz w:val="20"/>
          <w:szCs w:val="20"/>
        </w:rPr>
        <w:t xml:space="preserve"> </w:t>
      </w:r>
      <w:r w:rsidRPr="005A3A57">
        <w:rPr>
          <w:rFonts w:ascii="Times New Roman" w:eastAsia="Aptos" w:hAnsi="Times New Roman" w:cs="Times New Roman"/>
          <w:sz w:val="20"/>
          <w:szCs w:val="20"/>
        </w:rPr>
        <w:t>sects generally revere only the Trinity of these three gods.</w:t>
      </w:r>
    </w:p>
    <w:p w14:paraId="486B153F" w14:textId="77777777" w:rsidR="005A3A57" w:rsidRPr="005A3A57" w:rsidRDefault="005A3A57" w:rsidP="005A3A57">
      <w:pPr>
        <w:numPr>
          <w:ilvl w:val="0"/>
          <w:numId w:val="6"/>
        </w:numPr>
        <w:autoSpaceDE w:val="0"/>
        <w:autoSpaceDN w:val="0"/>
        <w:adjustRightInd w:val="0"/>
        <w:spacing w:after="0" w:line="240" w:lineRule="auto"/>
        <w:contextualSpacing/>
        <w:rPr>
          <w:rFonts w:ascii="Times New Roman" w:eastAsia="Times New Roman" w:hAnsi="Times New Roman" w:cs="Times New Roman"/>
          <w:color w:val="000000"/>
          <w:sz w:val="20"/>
          <w:szCs w:val="20"/>
        </w:rPr>
      </w:pPr>
      <w:r w:rsidRPr="005A3A57">
        <w:rPr>
          <w:rFonts w:ascii="Times New Roman" w:eastAsia="Times New Roman" w:hAnsi="Times New Roman" w:cs="Times New Roman"/>
          <w:color w:val="000000"/>
          <w:sz w:val="20"/>
          <w:szCs w:val="20"/>
        </w:rPr>
        <w:t xml:space="preserve">The Ancient pre-Islamic Arabian Trinity of </w:t>
      </w:r>
      <w:r w:rsidRPr="005A3A57">
        <w:rPr>
          <w:rFonts w:ascii="Times New Roman" w:eastAsia="Times New Roman" w:hAnsi="Times New Roman" w:cs="Times New Roman"/>
          <w:i/>
          <w:iCs/>
          <w:color w:val="000000"/>
          <w:sz w:val="20"/>
          <w:szCs w:val="20"/>
        </w:rPr>
        <w:t>al-L</w:t>
      </w:r>
      <w:r w:rsidRPr="005A3A57">
        <w:rPr>
          <w:rFonts w:ascii="Times New Roman" w:eastAsia="Aptos" w:hAnsi="Times New Roman" w:cs="Times New Roman"/>
          <w:i/>
          <w:iCs/>
          <w:sz w:val="20"/>
          <w:szCs w:val="20"/>
        </w:rPr>
        <w:t>ā</w:t>
      </w:r>
      <w:r w:rsidRPr="005A3A57">
        <w:rPr>
          <w:rFonts w:ascii="Times New Roman" w:eastAsia="Times New Roman" w:hAnsi="Times New Roman" w:cs="Times New Roman"/>
          <w:i/>
          <w:iCs/>
          <w:color w:val="000000"/>
          <w:sz w:val="20"/>
          <w:szCs w:val="20"/>
        </w:rPr>
        <w:t>t-al-‘Uzz</w:t>
      </w:r>
      <w:r w:rsidRPr="005A3A57">
        <w:rPr>
          <w:rFonts w:ascii="Times New Roman" w:eastAsia="Aptos" w:hAnsi="Times New Roman" w:cs="Times New Roman"/>
          <w:i/>
          <w:iCs/>
          <w:sz w:val="20"/>
          <w:szCs w:val="20"/>
        </w:rPr>
        <w:t>ā</w:t>
      </w:r>
      <w:r w:rsidRPr="005A3A57">
        <w:rPr>
          <w:rFonts w:ascii="Times New Roman" w:eastAsia="Times New Roman" w:hAnsi="Times New Roman" w:cs="Times New Roman"/>
          <w:i/>
          <w:iCs/>
          <w:color w:val="000000"/>
          <w:sz w:val="20"/>
          <w:szCs w:val="20"/>
        </w:rPr>
        <w:t>-al-Man</w:t>
      </w:r>
      <w:r w:rsidRPr="005A3A57">
        <w:rPr>
          <w:rFonts w:ascii="Times New Roman" w:eastAsia="Aptos" w:hAnsi="Times New Roman" w:cs="Times New Roman"/>
          <w:i/>
          <w:iCs/>
          <w:sz w:val="20"/>
          <w:szCs w:val="20"/>
        </w:rPr>
        <w:t>ā</w:t>
      </w:r>
      <w:r w:rsidRPr="005A3A57">
        <w:rPr>
          <w:rFonts w:ascii="Times New Roman" w:eastAsia="Times New Roman" w:hAnsi="Times New Roman" w:cs="Times New Roman"/>
          <w:i/>
          <w:iCs/>
          <w:color w:val="000000"/>
          <w:sz w:val="20"/>
          <w:szCs w:val="20"/>
        </w:rPr>
        <w:t>t</w:t>
      </w:r>
      <w:r w:rsidRPr="005A3A57">
        <w:rPr>
          <w:rFonts w:ascii="Times New Roman" w:eastAsia="Times New Roman" w:hAnsi="Times New Roman" w:cs="Times New Roman"/>
          <w:color w:val="000000"/>
          <w:sz w:val="20"/>
          <w:szCs w:val="20"/>
        </w:rPr>
        <w:t xml:space="preserve">: These three Semitic goddesses are well attested in archaeology in the ancient Middle East as well as pre-Islamic Arabia. In Arabia, </w:t>
      </w:r>
      <w:r w:rsidRPr="005A3A57">
        <w:rPr>
          <w:rFonts w:ascii="Times New Roman" w:eastAsia="Times New Roman" w:hAnsi="Times New Roman" w:cs="Times New Roman"/>
          <w:i/>
          <w:iCs/>
          <w:color w:val="000000"/>
          <w:sz w:val="20"/>
          <w:szCs w:val="20"/>
        </w:rPr>
        <w:t>al-L</w:t>
      </w:r>
      <w:r w:rsidRPr="005A3A57">
        <w:rPr>
          <w:rFonts w:ascii="Times New Roman" w:eastAsia="Aptos" w:hAnsi="Times New Roman" w:cs="Times New Roman"/>
          <w:i/>
          <w:iCs/>
          <w:sz w:val="20"/>
          <w:szCs w:val="20"/>
        </w:rPr>
        <w:t>ā</w:t>
      </w:r>
      <w:r w:rsidRPr="005A3A57">
        <w:rPr>
          <w:rFonts w:ascii="Times New Roman" w:eastAsia="Times New Roman" w:hAnsi="Times New Roman" w:cs="Times New Roman"/>
          <w:i/>
          <w:iCs/>
          <w:color w:val="000000"/>
          <w:sz w:val="20"/>
          <w:szCs w:val="20"/>
        </w:rPr>
        <w:t>t, al-‘Uzz</w:t>
      </w:r>
      <w:r w:rsidRPr="005A3A57">
        <w:rPr>
          <w:rFonts w:ascii="Times New Roman" w:eastAsia="Aptos" w:hAnsi="Times New Roman" w:cs="Times New Roman"/>
          <w:i/>
          <w:iCs/>
          <w:sz w:val="20"/>
          <w:szCs w:val="20"/>
        </w:rPr>
        <w:t>ā</w:t>
      </w:r>
      <w:r w:rsidRPr="005A3A57">
        <w:rPr>
          <w:rFonts w:ascii="Times New Roman" w:eastAsia="Times New Roman" w:hAnsi="Times New Roman" w:cs="Times New Roman"/>
          <w:i/>
          <w:iCs/>
          <w:color w:val="000000"/>
          <w:sz w:val="20"/>
          <w:szCs w:val="20"/>
        </w:rPr>
        <w:t>,</w:t>
      </w:r>
      <w:r w:rsidRPr="005A3A57">
        <w:rPr>
          <w:rFonts w:ascii="Times New Roman" w:eastAsia="Times New Roman" w:hAnsi="Times New Roman" w:cs="Times New Roman"/>
          <w:color w:val="000000"/>
          <w:sz w:val="20"/>
          <w:szCs w:val="20"/>
        </w:rPr>
        <w:t xml:space="preserve"> and </w:t>
      </w:r>
      <w:r w:rsidRPr="005A3A57">
        <w:rPr>
          <w:rFonts w:ascii="Times New Roman" w:eastAsia="Times New Roman" w:hAnsi="Times New Roman" w:cs="Times New Roman"/>
          <w:i/>
          <w:iCs/>
          <w:color w:val="000000"/>
          <w:sz w:val="20"/>
          <w:szCs w:val="20"/>
        </w:rPr>
        <w:t>al-Man</w:t>
      </w:r>
      <w:r w:rsidRPr="005A3A57">
        <w:rPr>
          <w:rFonts w:ascii="Times New Roman" w:eastAsia="Aptos" w:hAnsi="Times New Roman" w:cs="Times New Roman"/>
          <w:i/>
          <w:iCs/>
          <w:sz w:val="20"/>
          <w:szCs w:val="20"/>
        </w:rPr>
        <w:t>ā</w:t>
      </w:r>
      <w:r w:rsidRPr="005A3A57">
        <w:rPr>
          <w:rFonts w:ascii="Times New Roman" w:eastAsia="Times New Roman" w:hAnsi="Times New Roman" w:cs="Times New Roman"/>
          <w:i/>
          <w:iCs/>
          <w:color w:val="000000"/>
          <w:sz w:val="20"/>
          <w:szCs w:val="20"/>
        </w:rPr>
        <w:t>t</w:t>
      </w:r>
      <w:r w:rsidRPr="005A3A57">
        <w:rPr>
          <w:rFonts w:ascii="Times New Roman" w:eastAsia="Times New Roman" w:hAnsi="Times New Roman" w:cs="Times New Roman"/>
          <w:color w:val="000000"/>
          <w:sz w:val="20"/>
          <w:szCs w:val="20"/>
        </w:rPr>
        <w:t xml:space="preserve"> made up a popular Trinity in pre-Islamic Arabian idolatry.</w:t>
      </w:r>
    </w:p>
    <w:p w14:paraId="4F1AFF82" w14:textId="77777777" w:rsidR="005A3A57" w:rsidRPr="005A3A57" w:rsidRDefault="005A3A57" w:rsidP="005A3A57">
      <w:pPr>
        <w:numPr>
          <w:ilvl w:val="0"/>
          <w:numId w:val="6"/>
        </w:numPr>
        <w:autoSpaceDE w:val="0"/>
        <w:autoSpaceDN w:val="0"/>
        <w:adjustRightInd w:val="0"/>
        <w:spacing w:after="0" w:line="240" w:lineRule="auto"/>
        <w:contextualSpacing/>
        <w:rPr>
          <w:rFonts w:ascii="Times New Roman" w:eastAsia="Times New Roman" w:hAnsi="Times New Roman" w:cs="Times New Roman"/>
          <w:color w:val="000000"/>
          <w:sz w:val="20"/>
          <w:szCs w:val="20"/>
        </w:rPr>
      </w:pPr>
      <w:r w:rsidRPr="005A3A57">
        <w:rPr>
          <w:rFonts w:ascii="Times New Roman" w:eastAsia="Times New Roman" w:hAnsi="Times New Roman" w:cs="Times New Roman"/>
          <w:color w:val="000000"/>
          <w:sz w:val="20"/>
          <w:szCs w:val="20"/>
        </w:rPr>
        <w:t xml:space="preserve">The Serapian Trinity of </w:t>
      </w:r>
      <w:r w:rsidRPr="005A3A57">
        <w:rPr>
          <w:rFonts w:ascii="Times New Roman" w:eastAsia="Times New Roman" w:hAnsi="Times New Roman" w:cs="Times New Roman"/>
          <w:b/>
          <w:bCs/>
          <w:color w:val="000000"/>
          <w:sz w:val="20"/>
          <w:szCs w:val="20"/>
        </w:rPr>
        <w:t>Serapis</w:t>
      </w:r>
      <w:r w:rsidRPr="005A3A57">
        <w:rPr>
          <w:rFonts w:ascii="Times New Roman" w:eastAsia="Times New Roman" w:hAnsi="Times New Roman" w:cs="Times New Roman"/>
          <w:color w:val="000000"/>
          <w:sz w:val="20"/>
          <w:szCs w:val="20"/>
          <w:vertAlign w:val="superscript"/>
        </w:rPr>
        <w:footnoteReference w:id="115"/>
      </w:r>
      <w:r w:rsidRPr="005A3A57">
        <w:rPr>
          <w:rFonts w:ascii="Times New Roman" w:eastAsia="Times New Roman" w:hAnsi="Times New Roman" w:cs="Times New Roman"/>
          <w:color w:val="000000"/>
          <w:sz w:val="20"/>
          <w:szCs w:val="20"/>
        </w:rPr>
        <w:t>-Isis-and Horus of Ptolemaic Alexandria, which we will discuss later and developed in the third century CE and was based in Alexandria. The Serapian Trinity and the Metaphysics and Theology that went with it constituted a clear and tangible precursor to the proto-Trinitarian Christian thought of Alexandria.</w:t>
      </w:r>
    </w:p>
    <w:p w14:paraId="59C8EE19" w14:textId="77777777" w:rsidR="005A3A57" w:rsidRPr="005A3A57" w:rsidRDefault="005A3A57" w:rsidP="005A3A57">
      <w:pPr>
        <w:numPr>
          <w:ilvl w:val="0"/>
          <w:numId w:val="6"/>
        </w:numPr>
        <w:autoSpaceDE w:val="0"/>
        <w:autoSpaceDN w:val="0"/>
        <w:adjustRightInd w:val="0"/>
        <w:spacing w:after="0" w:line="240" w:lineRule="auto"/>
        <w:contextualSpacing/>
        <w:rPr>
          <w:rFonts w:ascii="Times New Roman" w:eastAsia="Times New Roman" w:hAnsi="Times New Roman" w:cs="Times New Roman"/>
          <w:color w:val="000000"/>
          <w:sz w:val="20"/>
          <w:szCs w:val="20"/>
        </w:rPr>
      </w:pPr>
      <w:r w:rsidRPr="005A3A57">
        <w:rPr>
          <w:rFonts w:ascii="Times New Roman" w:eastAsia="Times New Roman" w:hAnsi="Times New Roman" w:cs="Times New Roman"/>
          <w:color w:val="000000"/>
          <w:sz w:val="20"/>
          <w:szCs w:val="20"/>
        </w:rPr>
        <w:t xml:space="preserve">The Mithraic Trinity of </w:t>
      </w:r>
      <w:r w:rsidRPr="005A3A57">
        <w:rPr>
          <w:rFonts w:ascii="Times New Roman" w:eastAsia="Times New Roman" w:hAnsi="Times New Roman" w:cs="Times New Roman"/>
          <w:b/>
          <w:bCs/>
          <w:color w:val="000000"/>
          <w:sz w:val="20"/>
          <w:szCs w:val="20"/>
        </w:rPr>
        <w:t>Mithra-Cautes</w:t>
      </w:r>
      <w:r w:rsidRPr="005A3A57">
        <w:rPr>
          <w:rFonts w:ascii="Times New Roman" w:eastAsia="Times New Roman" w:hAnsi="Times New Roman" w:cs="Times New Roman"/>
          <w:color w:val="000000"/>
          <w:sz w:val="20"/>
          <w:szCs w:val="20"/>
        </w:rPr>
        <w:t>-</w:t>
      </w:r>
      <w:r w:rsidRPr="005A3A57">
        <w:rPr>
          <w:rFonts w:ascii="Times New Roman" w:eastAsia="Times New Roman" w:hAnsi="Times New Roman" w:cs="Times New Roman"/>
          <w:b/>
          <w:bCs/>
          <w:color w:val="000000"/>
          <w:sz w:val="20"/>
          <w:szCs w:val="20"/>
        </w:rPr>
        <w:t>Cautopates</w:t>
      </w:r>
      <w:r w:rsidRPr="005A3A57">
        <w:rPr>
          <w:rFonts w:ascii="Times New Roman" w:eastAsia="Times New Roman" w:hAnsi="Times New Roman" w:cs="Times New Roman"/>
          <w:color w:val="000000"/>
          <w:sz w:val="20"/>
          <w:szCs w:val="20"/>
        </w:rPr>
        <w:t>,</w:t>
      </w:r>
      <w:r w:rsidRPr="005A3A57">
        <w:rPr>
          <w:rFonts w:ascii="Times New Roman" w:eastAsia="Times New Roman" w:hAnsi="Times New Roman" w:cs="Times New Roman"/>
          <w:color w:val="000000"/>
          <w:sz w:val="20"/>
          <w:szCs w:val="20"/>
          <w:vertAlign w:val="superscript"/>
        </w:rPr>
        <w:footnoteReference w:id="116"/>
      </w:r>
      <w:r w:rsidRPr="005A3A57">
        <w:rPr>
          <w:rFonts w:ascii="Times New Roman" w:eastAsia="Times New Roman" w:hAnsi="Times New Roman" w:cs="Times New Roman"/>
          <w:color w:val="000000"/>
          <w:sz w:val="20"/>
          <w:szCs w:val="20"/>
        </w:rPr>
        <w:t xml:space="preserve"> Mithra’s two torch-bearers and co-gods. A text of the fourth century CE, when Mithraism is its last phase of rivalry with newly emerging Christianity in the Roman Empire speaks of a Mithraic trinity of Mithra and his two torchbearers: Cautes—whose torch points upward—and Cautopates, whose torch points downward. Sometimes, Cautes and Cautopates carry shepherd hooks instead of torches. It says of this Trinity: “And you saved us by having shed the eternal blood,” namely that of the “sacred white bull.” This salvific sacrifice was closely associated with the Mithraic sacred meal or eucharist, in which the gods—like the believers—reclined in order to drink the sacrificial bull’s blood and eat its body.</w:t>
      </w:r>
    </w:p>
    <w:p w14:paraId="0C63270D" w14:textId="77777777" w:rsidR="005A3A57" w:rsidRPr="005A3A57" w:rsidRDefault="005A3A57" w:rsidP="005A3A57">
      <w:pPr>
        <w:numPr>
          <w:ilvl w:val="0"/>
          <w:numId w:val="6"/>
        </w:numPr>
        <w:autoSpaceDE w:val="0"/>
        <w:autoSpaceDN w:val="0"/>
        <w:adjustRightInd w:val="0"/>
        <w:spacing w:after="0" w:line="240" w:lineRule="auto"/>
        <w:contextualSpacing/>
        <w:rPr>
          <w:rFonts w:ascii="Times New Roman" w:eastAsia="Times New Roman" w:hAnsi="Times New Roman" w:cs="Times New Roman"/>
          <w:color w:val="000000"/>
          <w:sz w:val="20"/>
          <w:szCs w:val="20"/>
        </w:rPr>
      </w:pPr>
      <w:r w:rsidRPr="005A3A57">
        <w:rPr>
          <w:rFonts w:ascii="Times New Roman" w:eastAsia="Times New Roman" w:hAnsi="Times New Roman" w:cs="Times New Roman"/>
          <w:color w:val="000000"/>
          <w:sz w:val="20"/>
          <w:szCs w:val="20"/>
        </w:rPr>
        <w:t xml:space="preserve">The early Gnostic Christian Trinities—introduced above—such as the Triad of the “Eternal Three:” “the Father, the Mother, and Jesus” in </w:t>
      </w:r>
      <w:r w:rsidRPr="005A3A57">
        <w:rPr>
          <w:rFonts w:ascii="Times New Roman" w:eastAsia="Times New Roman" w:hAnsi="Times New Roman" w:cs="Times New Roman"/>
          <w:color w:val="0F252D"/>
          <w:sz w:val="20"/>
          <w:szCs w:val="20"/>
        </w:rPr>
        <w:t xml:space="preserve">the </w:t>
      </w:r>
      <w:r w:rsidRPr="005A3A57">
        <w:rPr>
          <w:rFonts w:ascii="Times New Roman" w:eastAsia="Times New Roman" w:hAnsi="Times New Roman" w:cs="Times New Roman"/>
          <w:b/>
          <w:bCs/>
          <w:color w:val="0F252D"/>
          <w:sz w:val="20"/>
          <w:szCs w:val="20"/>
        </w:rPr>
        <w:t>Apocrypha of John</w:t>
      </w:r>
      <w:r w:rsidRPr="005A3A57">
        <w:rPr>
          <w:rFonts w:ascii="Times New Roman" w:eastAsia="Times New Roman" w:hAnsi="Times New Roman" w:cs="Times New Roman"/>
          <w:color w:val="0F252D"/>
          <w:sz w:val="20"/>
          <w:szCs w:val="20"/>
        </w:rPr>
        <w:t>. As noted, “the Mother” was also often rendered and understood as</w:t>
      </w:r>
      <w:r w:rsidRPr="005A3A57">
        <w:rPr>
          <w:rFonts w:ascii="Times New Roman" w:eastAsia="Times New Roman" w:hAnsi="Times New Roman" w:cs="Times New Roman"/>
          <w:color w:val="000000"/>
          <w:sz w:val="20"/>
          <w:szCs w:val="20"/>
        </w:rPr>
        <w:t xml:space="preserve"> the Female Principle and lauded as the “invisible Virginal Spirit.” </w:t>
      </w:r>
    </w:p>
    <w:p w14:paraId="52DDDBC3" w14:textId="77777777" w:rsidR="005A3A57" w:rsidRPr="005A3A57" w:rsidRDefault="005A3A57" w:rsidP="005A3A57">
      <w:pPr>
        <w:numPr>
          <w:ilvl w:val="0"/>
          <w:numId w:val="6"/>
        </w:numPr>
        <w:autoSpaceDE w:val="0"/>
        <w:autoSpaceDN w:val="0"/>
        <w:adjustRightInd w:val="0"/>
        <w:spacing w:after="0" w:line="240" w:lineRule="auto"/>
        <w:contextualSpacing/>
        <w:rPr>
          <w:rFonts w:ascii="Times New Roman" w:eastAsia="Times New Roman" w:hAnsi="Times New Roman" w:cs="Times New Roman"/>
          <w:color w:val="000000"/>
          <w:sz w:val="20"/>
          <w:szCs w:val="20"/>
        </w:rPr>
      </w:pPr>
      <w:r w:rsidRPr="005A3A57">
        <w:rPr>
          <w:rFonts w:ascii="Times New Roman" w:eastAsia="Times New Roman" w:hAnsi="Times New Roman" w:cs="Times New Roman"/>
          <w:b/>
          <w:bCs/>
          <w:color w:val="000000"/>
          <w:sz w:val="20"/>
          <w:szCs w:val="20"/>
        </w:rPr>
        <w:t>The Ophites</w:t>
      </w:r>
      <w:r w:rsidRPr="005A3A57">
        <w:rPr>
          <w:rFonts w:ascii="Times New Roman" w:eastAsia="Times New Roman" w:hAnsi="Times New Roman" w:cs="Times New Roman"/>
          <w:color w:val="000000"/>
          <w:sz w:val="20"/>
          <w:szCs w:val="20"/>
        </w:rPr>
        <w:t xml:space="preserve"> Serpent Gnostic Trinity of the Father-the Female Principle-and the Son, to whom they also sometimes added the Holy Spirit. In certain cases, their Trinity was conceived of as being made up of Light-Spirit-Darkness. For them, the Female Principle was especially prominent and presided over the entire process of Redemption. </w:t>
      </w:r>
    </w:p>
    <w:p w14:paraId="2444B0F7" w14:textId="77777777" w:rsidR="005A3A57" w:rsidRPr="005A3A57" w:rsidRDefault="005A3A57" w:rsidP="005A3A57">
      <w:pPr>
        <w:numPr>
          <w:ilvl w:val="0"/>
          <w:numId w:val="6"/>
        </w:numPr>
        <w:autoSpaceDE w:val="0"/>
        <w:autoSpaceDN w:val="0"/>
        <w:adjustRightInd w:val="0"/>
        <w:spacing w:after="0" w:line="240" w:lineRule="auto"/>
        <w:contextualSpacing/>
        <w:rPr>
          <w:rFonts w:ascii="Times New Roman" w:eastAsia="Times New Roman" w:hAnsi="Times New Roman" w:cs="Times New Roman"/>
          <w:color w:val="000000"/>
          <w:sz w:val="20"/>
          <w:szCs w:val="20"/>
        </w:rPr>
      </w:pPr>
      <w:r w:rsidRPr="005A3A57">
        <w:rPr>
          <w:rFonts w:ascii="Times New Roman" w:eastAsia="Times New Roman" w:hAnsi="Times New Roman" w:cs="Times New Roman"/>
          <w:color w:val="000000"/>
          <w:sz w:val="20"/>
          <w:szCs w:val="20"/>
        </w:rPr>
        <w:t xml:space="preserve">The various Triads of </w:t>
      </w:r>
      <w:r w:rsidRPr="005A3A57">
        <w:rPr>
          <w:rFonts w:ascii="Times New Roman" w:eastAsia="Aptos" w:hAnsi="Times New Roman" w:cs="Times New Roman"/>
          <w:b/>
          <w:bCs/>
          <w:color w:val="202122"/>
          <w:sz w:val="20"/>
          <w:szCs w:val="20"/>
        </w:rPr>
        <w:t xml:space="preserve">Valentinus </w:t>
      </w:r>
      <w:r w:rsidRPr="005A3A57">
        <w:rPr>
          <w:rFonts w:ascii="Times New Roman" w:eastAsia="Aptos" w:hAnsi="Times New Roman" w:cs="Times New Roman"/>
          <w:color w:val="202122"/>
          <w:sz w:val="20"/>
          <w:szCs w:val="20"/>
        </w:rPr>
        <w:t>in the second century CE such as h</w:t>
      </w:r>
      <w:r w:rsidRPr="005A3A57">
        <w:rPr>
          <w:rFonts w:ascii="Times New Roman" w:eastAsia="Aptos" w:hAnsi="Times New Roman" w:cs="Times New Roman"/>
          <w:color w:val="000000"/>
          <w:sz w:val="20"/>
          <w:szCs w:val="20"/>
        </w:rPr>
        <w:t>is Trinity of 1) the pre-eternal Aeon, known as Pro-Arche, Pro-Pator, and Bythus, 2) the preexistent Ennoea—which apparently corresponded to the Feminine Principle—and with the pre-eternal Aeon begot 3) the Truth (</w:t>
      </w:r>
      <w:r w:rsidRPr="005A3A57">
        <w:rPr>
          <w:rFonts w:ascii="Times New Roman" w:eastAsia="Aptos" w:hAnsi="Times New Roman" w:cs="Times New Roman"/>
          <w:i/>
          <w:iCs/>
          <w:color w:val="000000"/>
          <w:sz w:val="20"/>
          <w:szCs w:val="20"/>
        </w:rPr>
        <w:t>hê Álêtheia</w:t>
      </w:r>
      <w:r w:rsidRPr="005A3A57">
        <w:rPr>
          <w:rFonts w:ascii="Times New Roman" w:eastAsia="Aptos" w:hAnsi="Times New Roman" w:cs="Times New Roman"/>
          <w:color w:val="000000"/>
          <w:sz w:val="20"/>
          <w:szCs w:val="20"/>
        </w:rPr>
        <w:t xml:space="preserve">) or Monogenes. Valentinus is said to have held that God manifested Himself in three Natures, or three </w:t>
      </w:r>
      <w:r w:rsidRPr="005A3A57">
        <w:rPr>
          <w:rFonts w:ascii="Times New Roman" w:eastAsia="Aptos" w:hAnsi="Times New Roman" w:cs="Times New Roman"/>
          <w:color w:val="000000"/>
          <w:sz w:val="20"/>
          <w:szCs w:val="20"/>
        </w:rPr>
        <w:lastRenderedPageBreak/>
        <w:t>Persons (</w:t>
      </w:r>
      <w:r w:rsidRPr="005A3A57">
        <w:rPr>
          <w:rFonts w:ascii="Times New Roman" w:eastAsia="Times New Roman" w:hAnsi="Times New Roman" w:cs="Times New Roman"/>
          <w:i/>
          <w:iCs/>
          <w:color w:val="000000"/>
          <w:sz w:val="20"/>
          <w:szCs w:val="20"/>
        </w:rPr>
        <w:t>Hypostáseis</w:t>
      </w:r>
      <w:r w:rsidRPr="005A3A57">
        <w:rPr>
          <w:rFonts w:ascii="Times New Roman" w:eastAsia="Aptos" w:hAnsi="Times New Roman" w:cs="Times New Roman"/>
          <w:color w:val="000000"/>
          <w:sz w:val="20"/>
          <w:szCs w:val="20"/>
        </w:rPr>
        <w:t xml:space="preserve">), hidden spiritual realities, or three Persons or “Masks” (Greek: </w:t>
      </w:r>
      <w:r w:rsidRPr="005A3A57">
        <w:rPr>
          <w:rFonts w:ascii="Times New Roman" w:eastAsia="Aptos" w:hAnsi="Times New Roman" w:cs="Times New Roman"/>
          <w:i/>
          <w:iCs/>
          <w:color w:val="000000"/>
          <w:sz w:val="20"/>
          <w:szCs w:val="20"/>
        </w:rPr>
        <w:t>Pr</w:t>
      </w:r>
      <w:r w:rsidRPr="005A3A57">
        <w:rPr>
          <w:rFonts w:ascii="Times New Roman" w:eastAsia="Aptos" w:hAnsi="Times New Roman" w:cs="Times New Roman"/>
          <w:i/>
          <w:iCs/>
          <w:color w:val="000000"/>
          <w:sz w:val="20"/>
          <w:szCs w:val="20"/>
          <w:shd w:val="clear" w:color="auto" w:fill="FFFFFF"/>
        </w:rPr>
        <w:t>ό</w:t>
      </w:r>
      <w:r w:rsidRPr="005A3A57">
        <w:rPr>
          <w:rFonts w:ascii="Times New Roman" w:eastAsia="Aptos" w:hAnsi="Times New Roman" w:cs="Times New Roman"/>
          <w:i/>
          <w:iCs/>
          <w:color w:val="000000"/>
          <w:sz w:val="20"/>
          <w:szCs w:val="20"/>
        </w:rPr>
        <w:t>sopon, Π</w:t>
      </w:r>
      <w:r w:rsidRPr="005A3A57">
        <w:rPr>
          <w:rFonts w:ascii="Times New Roman" w:eastAsia="Aptos" w:hAnsi="Times New Roman" w:cs="Times New Roman"/>
          <w:i/>
          <w:iCs/>
          <w:color w:val="000000"/>
          <w:sz w:val="20"/>
          <w:szCs w:val="20"/>
          <w:shd w:val="clear" w:color="auto" w:fill="FFFFFF"/>
        </w:rPr>
        <w:t xml:space="preserve">ρόσωπον; </w:t>
      </w:r>
      <w:r w:rsidRPr="005A3A57">
        <w:rPr>
          <w:rFonts w:ascii="Times New Roman" w:eastAsia="Aptos" w:hAnsi="Times New Roman" w:cs="Times New Roman"/>
          <w:color w:val="000000"/>
          <w:sz w:val="20"/>
          <w:szCs w:val="20"/>
          <w:shd w:val="clear" w:color="auto" w:fill="FFFFFF"/>
        </w:rPr>
        <w:t>plural</w:t>
      </w:r>
      <w:r w:rsidRPr="005A3A57">
        <w:rPr>
          <w:rFonts w:ascii="Times New Roman" w:eastAsia="Times New Roman" w:hAnsi="Times New Roman" w:cs="Times New Roman"/>
          <w:i/>
          <w:iCs/>
          <w:color w:val="000000"/>
          <w:sz w:val="20"/>
          <w:szCs w:val="20"/>
          <w:shd w:val="clear" w:color="auto" w:fill="FFFFFF"/>
        </w:rPr>
        <w:t> </w:t>
      </w:r>
      <w:r w:rsidRPr="005A3A57">
        <w:rPr>
          <w:rFonts w:ascii="Times New Roman" w:eastAsia="Aptos" w:hAnsi="Times New Roman" w:cs="Times New Roman"/>
          <w:i/>
          <w:iCs/>
          <w:color w:val="000000"/>
          <w:sz w:val="20"/>
          <w:szCs w:val="20"/>
        </w:rPr>
        <w:t>Prosopa, Π</w:t>
      </w:r>
      <w:r w:rsidRPr="005A3A57">
        <w:rPr>
          <w:rFonts w:ascii="Times New Roman" w:eastAsia="Aptos" w:hAnsi="Times New Roman" w:cs="Times New Roman"/>
          <w:i/>
          <w:iCs/>
          <w:color w:val="000000"/>
          <w:sz w:val="20"/>
          <w:szCs w:val="20"/>
          <w:shd w:val="clear" w:color="auto" w:fill="FFFFFF"/>
        </w:rPr>
        <w:t>ρόσωπ</w:t>
      </w:r>
      <w:r w:rsidRPr="005A3A57">
        <w:rPr>
          <w:rFonts w:ascii="Times New Roman" w:eastAsia="Aptos" w:hAnsi="Times New Roman" w:cs="Times New Roman"/>
          <w:i/>
          <w:iCs/>
          <w:color w:val="000000"/>
          <w:sz w:val="20"/>
          <w:szCs w:val="20"/>
        </w:rPr>
        <w:t>α</w:t>
      </w:r>
      <w:r w:rsidRPr="005A3A57">
        <w:rPr>
          <w:rFonts w:ascii="Times New Roman" w:eastAsia="Aptos" w:hAnsi="Times New Roman" w:cs="Times New Roman"/>
          <w:color w:val="000000"/>
          <w:sz w:val="20"/>
          <w:szCs w:val="20"/>
        </w:rPr>
        <w:t>), which may have been taken from his interpret</w:t>
      </w:r>
      <w:r w:rsidRPr="005A3A57">
        <w:rPr>
          <w:rFonts w:ascii="Times New Roman" w:eastAsia="Aptos" w:hAnsi="Times New Roman" w:cs="Times New Roman"/>
          <w:color w:val="202122"/>
          <w:sz w:val="20"/>
          <w:szCs w:val="20"/>
        </w:rPr>
        <w:t>ation of Alexandrian Platonism. In the view of later opponents, however, the Trinity of Valentinus is said to have been constituted by “the three natures of Man”—Spiritual (Cain), material (Abel), and animal (Seth) or—in sharp contrast—“the Father, Son, and the Holy Spirit,” while lacking the feminine principle or the Virgin Mary.</w:t>
      </w:r>
      <w:r w:rsidRPr="005A3A57">
        <w:rPr>
          <w:rFonts w:ascii="Times New Roman" w:eastAsia="Times New Roman" w:hAnsi="Times New Roman" w:cs="Times New Roman"/>
          <w:color w:val="000000"/>
          <w:sz w:val="20"/>
          <w:szCs w:val="20"/>
        </w:rPr>
        <w:t xml:space="preserve"> The Trinity of the Christian Gnostic </w:t>
      </w:r>
      <w:r w:rsidRPr="005A3A57">
        <w:rPr>
          <w:rFonts w:ascii="Times New Roman" w:eastAsia="Times New Roman" w:hAnsi="Times New Roman" w:cs="Times New Roman"/>
          <w:b/>
          <w:bCs/>
          <w:color w:val="000000"/>
          <w:sz w:val="20"/>
          <w:szCs w:val="20"/>
        </w:rPr>
        <w:t>Marcus</w:t>
      </w:r>
      <w:r w:rsidRPr="005A3A57">
        <w:rPr>
          <w:rFonts w:ascii="Times New Roman" w:eastAsia="Times New Roman" w:hAnsi="Times New Roman" w:cs="Times New Roman"/>
          <w:color w:val="000000"/>
          <w:sz w:val="20"/>
          <w:szCs w:val="20"/>
        </w:rPr>
        <w:t xml:space="preserve"> who taught and baptized his followers by pouring oil and water on the head of the convert in the name of: </w:t>
      </w:r>
      <w:r w:rsidRPr="005A3A57">
        <w:rPr>
          <w:rFonts w:ascii="Times New Roman" w:eastAsia="Aptos" w:hAnsi="Times New Roman" w:cs="Times New Roman"/>
          <w:color w:val="202122"/>
          <w:sz w:val="20"/>
          <w:szCs w:val="20"/>
        </w:rPr>
        <w:t xml:space="preserve">1) </w:t>
      </w:r>
      <w:r w:rsidRPr="005A3A57">
        <w:rPr>
          <w:rFonts w:ascii="Times New Roman" w:eastAsia="Times New Roman" w:hAnsi="Times New Roman" w:cs="Times New Roman"/>
          <w:color w:val="000000"/>
          <w:sz w:val="20"/>
          <w:szCs w:val="20"/>
        </w:rPr>
        <w:t>The unknown Father-of-All, 2) Truth, the Mother-of-All, and 3) Him who came down upon Jesus. As noted above Marcus was a student of Valentinus,</w:t>
      </w:r>
      <w:r w:rsidRPr="005A3A57">
        <w:rPr>
          <w:rFonts w:ascii="Times New Roman" w:eastAsia="Times New Roman" w:hAnsi="Times New Roman" w:cs="Times New Roman"/>
          <w:color w:val="000000"/>
          <w:sz w:val="20"/>
          <w:szCs w:val="20"/>
          <w:vertAlign w:val="superscript"/>
        </w:rPr>
        <w:t xml:space="preserve"> </w:t>
      </w:r>
      <w:r w:rsidRPr="005A3A57">
        <w:rPr>
          <w:rFonts w:ascii="Times New Roman" w:eastAsia="Times New Roman" w:hAnsi="Times New Roman" w:cs="Times New Roman"/>
          <w:color w:val="000000"/>
          <w:sz w:val="20"/>
          <w:szCs w:val="20"/>
        </w:rPr>
        <w:t>and his teachings seem to have largely agreed with those of his mentor.</w:t>
      </w:r>
    </w:p>
    <w:p w14:paraId="350E3D70" w14:textId="008F7843" w:rsidR="005A3A57" w:rsidRPr="005A3A57" w:rsidRDefault="005A3A57" w:rsidP="005D5C5B">
      <w:pPr>
        <w:numPr>
          <w:ilvl w:val="0"/>
          <w:numId w:val="6"/>
        </w:numPr>
        <w:autoSpaceDE w:val="0"/>
        <w:autoSpaceDN w:val="0"/>
        <w:adjustRightInd w:val="0"/>
        <w:spacing w:after="0" w:line="240" w:lineRule="auto"/>
        <w:contextualSpacing/>
        <w:rPr>
          <w:rFonts w:ascii="Times New Roman" w:eastAsia="Times New Roman" w:hAnsi="Times New Roman" w:cs="Times New Roman"/>
          <w:color w:val="000000"/>
          <w:sz w:val="20"/>
          <w:szCs w:val="20"/>
        </w:rPr>
      </w:pPr>
      <w:r w:rsidRPr="005A3A57">
        <w:rPr>
          <w:rFonts w:ascii="Times New Roman" w:eastAsia="Times New Roman" w:hAnsi="Times New Roman" w:cs="Times New Roman"/>
          <w:color w:val="000000"/>
          <w:sz w:val="20"/>
          <w:szCs w:val="20"/>
        </w:rPr>
        <w:t>The Neoplatonic Trinity of The One (the Good)-Reason (One-Many)-World Soul (One-and-Many) was also based in Alexandria during the third century CE. In addition to the Trinitarian Alexandrian cult of Serapis—which had an elaborate Metaphysics and Theology—the Neoplatonic Trinity is of special importance to the rise of proto-Trinitarian and Trinitarian Theology, since</w:t>
      </w:r>
      <w:r w:rsidRPr="005A3A57">
        <w:rPr>
          <w:rFonts w:ascii="Times New Roman" w:eastAsia="Aptos" w:hAnsi="Times New Roman" w:cs="DecoType Naskh"/>
          <w:b/>
          <w:bCs/>
          <w:sz w:val="20"/>
          <w:szCs w:val="20"/>
        </w:rPr>
        <w:t xml:space="preserve"> Plotinus</w:t>
      </w:r>
      <w:r w:rsidRPr="005A3A57">
        <w:rPr>
          <w:rFonts w:ascii="Times New Roman" w:eastAsia="Aptos" w:hAnsi="Times New Roman" w:cs="DecoType Naskh"/>
          <w:sz w:val="20"/>
          <w:szCs w:val="20"/>
        </w:rPr>
        <w:t>,</w:t>
      </w:r>
      <w:r w:rsidRPr="005A3A57">
        <w:rPr>
          <w:rFonts w:ascii="Times New Roman" w:eastAsia="Aptos" w:hAnsi="Times New Roman" w:cs="DecoType Naskh"/>
          <w:sz w:val="20"/>
          <w:szCs w:val="20"/>
          <w:vertAlign w:val="superscript"/>
        </w:rPr>
        <w:footnoteReference w:id="117"/>
      </w:r>
      <w:r w:rsidRPr="005A3A57">
        <w:rPr>
          <w:rFonts w:ascii="Times New Roman" w:eastAsia="Times New Roman" w:hAnsi="Times New Roman" w:cs="Times New Roman"/>
          <w:color w:val="000000"/>
          <w:sz w:val="20"/>
          <w:szCs w:val="20"/>
        </w:rPr>
        <w:t xml:space="preserve"> its primary representative, was a fellow-student of Origen of Alexandria, who—as we have seen—represents the second stage of proto-Trinitarian development, and just as Neoplatonism was a religious Philosophy. Alexandrian Theology was Philosophical religion.</w:t>
      </w:r>
    </w:p>
    <w:p w14:paraId="7E57CEE5"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0"/>
          <w:szCs w:val="20"/>
        </w:rPr>
      </w:pPr>
    </w:p>
    <w:p w14:paraId="09A925E6" w14:textId="77777777" w:rsidR="005A3A57" w:rsidRPr="005D5C5B" w:rsidDel="0050611B" w:rsidRDefault="005A3A57" w:rsidP="005A3A57">
      <w:pPr>
        <w:autoSpaceDE w:val="0"/>
        <w:autoSpaceDN w:val="0"/>
        <w:adjustRightInd w:val="0"/>
        <w:spacing w:after="0" w:line="240" w:lineRule="auto"/>
        <w:rPr>
          <w:del w:id="2830" w:author="Zahid Syed" w:date="2025-09-24T13:05:00Z" w16du:dateUtc="2025-09-24T04:05:00Z"/>
          <w:rFonts w:ascii="Times New Roman" w:eastAsia="Times New Roman" w:hAnsi="Times New Roman" w:cs="Times New Roman"/>
          <w:b/>
          <w:bCs/>
          <w:color w:val="0F4761"/>
          <w:sz w:val="28"/>
          <w:szCs w:val="28"/>
        </w:rPr>
      </w:pPr>
      <w:bookmarkStart w:id="2831" w:name="_Toc195345879"/>
      <w:r w:rsidRPr="005A3A57">
        <w:rPr>
          <w:rFonts w:ascii="Times New Roman" w:eastAsia="Times New Roman" w:hAnsi="Times New Roman" w:cs="Times New Roman"/>
          <w:b/>
          <w:bCs/>
          <w:color w:val="0F4761"/>
          <w:sz w:val="28"/>
          <w:szCs w:val="28"/>
        </w:rPr>
        <w:t>Enormity of the Deification of Jesus Christ &amp; Trinitarian Dogma in Prophetic Revelation</w:t>
      </w:r>
      <w:bookmarkEnd w:id="2831"/>
    </w:p>
    <w:p w14:paraId="74C0E90F" w14:textId="77777777" w:rsidR="005D5C5B" w:rsidRPr="005A3A57" w:rsidRDefault="005D5C5B" w:rsidP="0050611B">
      <w:pPr>
        <w:autoSpaceDE w:val="0"/>
        <w:autoSpaceDN w:val="0"/>
        <w:adjustRightInd w:val="0"/>
        <w:spacing w:after="0" w:line="240" w:lineRule="auto"/>
        <w:rPr>
          <w:rFonts w:ascii="Times New Roman" w:eastAsia="Times New Roman" w:hAnsi="Times New Roman" w:cs="Times New Roman"/>
          <w:color w:val="000000"/>
          <w:sz w:val="20"/>
          <w:szCs w:val="20"/>
        </w:rPr>
      </w:pPr>
    </w:p>
    <w:p w14:paraId="391FA207" w14:textId="77777777" w:rsidR="005A3A57" w:rsidRPr="005A3A57" w:rsidRDefault="005A3A57" w:rsidP="005A3A57">
      <w:pPr>
        <w:spacing w:after="0" w:line="240" w:lineRule="auto"/>
        <w:rPr>
          <w:rFonts w:ascii="Times New Roman" w:eastAsia="Times New Roman" w:hAnsi="Times New Roman" w:cs="Times New Roman"/>
          <w:color w:val="000000"/>
          <w:sz w:val="28"/>
          <w:szCs w:val="28"/>
        </w:rPr>
      </w:pPr>
      <w:r w:rsidRPr="005A3A57">
        <w:rPr>
          <w:rFonts w:ascii="Times New Roman" w:eastAsia="Times New Roman" w:hAnsi="Times New Roman" w:cs="Times New Roman"/>
          <w:sz w:val="28"/>
          <w:szCs w:val="28"/>
        </w:rPr>
        <w:t xml:space="preserve">Of all sins, the greatest and most unforgivable is the willfully false ascription of partners and other gods to God. God says in </w:t>
      </w:r>
      <w:r w:rsidRPr="005A3A57">
        <w:rPr>
          <w:rFonts w:ascii="Times New Roman" w:eastAsia="Times New Roman" w:hAnsi="Times New Roman" w:cs="Times New Roman"/>
          <w:color w:val="000000"/>
          <w:sz w:val="28"/>
          <w:szCs w:val="28"/>
        </w:rPr>
        <w:t>the Qur’ān: “Truly, God does not forgive that any partner be ascribed unto Him [in His Divinity], but He forgives what is less than that for whomever He wills. For whoever ascribes partners unto God has surely fabricated an immense sin” (Women, 4:48; see also Qur’ān, 4:116; 6:76-78, 100; 17:40; 34:41; 53:26-27; 67:10-11). This immense sin is so great that its repercussions are of cosmic proportions and almost make creation—which submits to God and declares His Oneness—cease to exist and fall into obliteration:</w:t>
      </w:r>
    </w:p>
    <w:p w14:paraId="0D97A63C" w14:textId="77777777" w:rsidR="005A3A57" w:rsidRPr="005A3A57" w:rsidRDefault="005A3A57" w:rsidP="005A3A57">
      <w:pPr>
        <w:spacing w:after="0" w:line="240" w:lineRule="auto"/>
        <w:rPr>
          <w:rFonts w:ascii="Times New Roman" w:eastAsia="Times New Roman" w:hAnsi="Times New Roman" w:cs="Times New Roman"/>
          <w:color w:val="000000"/>
          <w:sz w:val="28"/>
          <w:szCs w:val="28"/>
        </w:rPr>
      </w:pPr>
    </w:p>
    <w:p w14:paraId="0DD10E69" w14:textId="77777777" w:rsidR="005A3A57" w:rsidRPr="005A3A57" w:rsidRDefault="005A3A57" w:rsidP="005A3A57">
      <w:pPr>
        <w:spacing w:after="0" w:line="240" w:lineRule="auto"/>
        <w:ind w:left="630" w:right="810"/>
        <w:rPr>
          <w:rFonts w:ascii="Times New Roman" w:eastAsia="Times New Roman" w:hAnsi="Times New Roman" w:cs="Times New Roman"/>
          <w:color w:val="000000"/>
          <w:sz w:val="20"/>
          <w:szCs w:val="20"/>
        </w:rPr>
      </w:pPr>
      <w:r w:rsidRPr="005A3A57">
        <w:rPr>
          <w:rFonts w:ascii="Times New Roman" w:eastAsia="Times New Roman" w:hAnsi="Times New Roman" w:cs="Times New Roman"/>
          <w:color w:val="000000"/>
          <w:sz w:val="20"/>
          <w:szCs w:val="20"/>
        </w:rPr>
        <w:t>The [Disbelievers] say: “The All-Merciful has taken a son.” How terrible is the thing you assert! It almost causes the heavens rend themselves apart, the earth to split asunder, and the mountains to tumble down in pieces, that they attribute a son to the All-Merciful. It is not fitting for the All-Merciful to take a son: Truly, [of] all those who are in the heavens or on the earth, none shall come unto the All-Compassionate but as a servant. He has taken full account of them and numbered [each of] them exactly, and all of them shall come unto Him on the Day of Resurrection all alone” (Mary, 19:88-95; see also Qur’ān, 2:116; 10:68; 17:111; 18:4; 21:26; 25:2; 39:4; 72:3).</w:t>
      </w:r>
    </w:p>
    <w:p w14:paraId="282297FB" w14:textId="77777777" w:rsidR="005A3A57" w:rsidRPr="005A3A57" w:rsidRDefault="005A3A57" w:rsidP="005A3A57">
      <w:pPr>
        <w:spacing w:after="0" w:line="240" w:lineRule="auto"/>
        <w:rPr>
          <w:rFonts w:ascii="Times New Roman" w:eastAsia="Times New Roman" w:hAnsi="Times New Roman" w:cs="Times New Roman"/>
          <w:b/>
          <w:i/>
          <w:color w:val="000000"/>
          <w:sz w:val="28"/>
          <w:szCs w:val="28"/>
        </w:rPr>
      </w:pPr>
    </w:p>
    <w:p w14:paraId="522D36BF" w14:textId="77777777" w:rsidR="005A3A57" w:rsidRPr="005A3A57" w:rsidRDefault="005A3A57" w:rsidP="005A3A57">
      <w:pPr>
        <w:spacing w:after="0" w:line="240" w:lineRule="auto"/>
        <w:rPr>
          <w:rFonts w:ascii="Aptos" w:eastAsia="Times New Roman" w:hAnsi="Aptos" w:cs="Times New Roman"/>
          <w:i/>
          <w:iCs/>
          <w:color w:val="0F4761"/>
          <w:sz w:val="28"/>
          <w:szCs w:val="28"/>
        </w:rPr>
      </w:pPr>
      <w:r w:rsidRPr="005A3A57">
        <w:rPr>
          <w:rFonts w:ascii="Times New Roman" w:eastAsia="Times New Roman" w:hAnsi="Times New Roman" w:cs="Times New Roman"/>
          <w:color w:val="0F252D"/>
          <w:sz w:val="28"/>
          <w:szCs w:val="28"/>
        </w:rPr>
        <w:t xml:space="preserve">In the same vein, the </w:t>
      </w:r>
      <w:r w:rsidRPr="005A3A57">
        <w:rPr>
          <w:rFonts w:ascii="Times New Roman" w:eastAsia="Aptos" w:hAnsi="Times New Roman" w:cs="Times New Roman"/>
          <w:sz w:val="28"/>
          <w:szCs w:val="28"/>
        </w:rPr>
        <w:t>Qur’ān</w:t>
      </w:r>
      <w:r w:rsidRPr="005A3A57">
        <w:rPr>
          <w:rFonts w:ascii="Times New Roman" w:eastAsia="Times New Roman" w:hAnsi="Times New Roman" w:cs="Times New Roman"/>
          <w:color w:val="0F252D"/>
          <w:sz w:val="28"/>
          <w:szCs w:val="28"/>
        </w:rPr>
        <w:t xml:space="preserve"> declares the Deification of the Messiah Jesus Christ and the Dogma of the Trinity to be disbelief</w:t>
      </w:r>
      <w:r w:rsidRPr="005A3A57">
        <w:rPr>
          <w:rFonts w:ascii="Times New Roman" w:eastAsia="Times New Roman" w:hAnsi="Times New Roman" w:cs="Times New Roman"/>
          <w:color w:val="000000"/>
          <w:sz w:val="28"/>
          <w:szCs w:val="28"/>
        </w:rPr>
        <w:t>:</w:t>
      </w:r>
      <w:r w:rsidRPr="005A3A57">
        <w:rPr>
          <w:rFonts w:ascii="Aptos" w:eastAsia="Times New Roman" w:hAnsi="Aptos" w:cs="Times New Roman"/>
          <w:i/>
          <w:color w:val="0F4761"/>
          <w:sz w:val="28"/>
          <w:szCs w:val="28"/>
        </w:rPr>
        <w:t xml:space="preserve"> </w:t>
      </w:r>
    </w:p>
    <w:p w14:paraId="2B9A30ED" w14:textId="77777777" w:rsidR="005A3A57" w:rsidRPr="005A3A57" w:rsidRDefault="005A3A57" w:rsidP="005A3A57">
      <w:pPr>
        <w:spacing w:after="0" w:line="240" w:lineRule="auto"/>
        <w:rPr>
          <w:rFonts w:ascii="Aptos" w:eastAsia="Times New Roman" w:hAnsi="Aptos" w:cs="Times New Roman"/>
          <w:i/>
          <w:iCs/>
          <w:color w:val="0F4761"/>
          <w:sz w:val="28"/>
          <w:szCs w:val="28"/>
        </w:rPr>
      </w:pPr>
    </w:p>
    <w:p w14:paraId="5553D162" w14:textId="77777777" w:rsidR="005A3A57" w:rsidRPr="005A3A57" w:rsidRDefault="005A3A57" w:rsidP="005A3A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40" w:right="810"/>
        <w:rPr>
          <w:rFonts w:ascii="Times New Roman" w:eastAsia="Times New Roman" w:hAnsi="Times New Roman" w:cs="Times New Roman"/>
          <w:color w:val="000000"/>
          <w:sz w:val="20"/>
          <w:szCs w:val="20"/>
        </w:rPr>
      </w:pPr>
      <w:r w:rsidRPr="005A3A57">
        <w:rPr>
          <w:rFonts w:ascii="Times New Roman" w:eastAsia="Times New Roman" w:hAnsi="Times New Roman" w:cs="Times New Roman"/>
          <w:color w:val="000000"/>
          <w:sz w:val="20"/>
          <w:szCs w:val="20"/>
        </w:rPr>
        <w:lastRenderedPageBreak/>
        <w:t xml:space="preserve">Indeed, those have certainly disbelieved who say: “God is the Messiah, Son of Mary.” Say: “Who would have any power over God if He willed to destroy the Messiah, Son of Mary, and his mother and those on earth all together?” Unto God [alone] belongs sovereignty over the heavens and the earth and whatever is between them. He creates whatever He wills, and God has power over all things” (The Table Spread, 5:17). </w:t>
      </w:r>
    </w:p>
    <w:p w14:paraId="0B947BEA" w14:textId="77777777" w:rsidR="005A3A57" w:rsidRPr="005A3A57" w:rsidRDefault="005A3A57" w:rsidP="005A3A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sz w:val="28"/>
          <w:szCs w:val="28"/>
        </w:rPr>
      </w:pPr>
    </w:p>
    <w:p w14:paraId="5A627548" w14:textId="77777777" w:rsidR="005A3A57" w:rsidRPr="005A3A57" w:rsidRDefault="005A3A57" w:rsidP="005A3A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40" w:right="720"/>
        <w:rPr>
          <w:rFonts w:ascii="Times New Roman" w:eastAsia="Times New Roman" w:hAnsi="Times New Roman" w:cs="Times New Roman"/>
          <w:color w:val="000000"/>
          <w:sz w:val="20"/>
          <w:szCs w:val="20"/>
        </w:rPr>
      </w:pPr>
      <w:r w:rsidRPr="005A3A57">
        <w:rPr>
          <w:rFonts w:ascii="Times New Roman" w:eastAsia="Times New Roman" w:hAnsi="Times New Roman" w:cs="Times New Roman"/>
          <w:color w:val="000000"/>
          <w:sz w:val="20"/>
          <w:szCs w:val="20"/>
        </w:rPr>
        <w:t>Indeed, those have certainly disbelieved who say: “Truly, God is the Messiah, Son of Mary.” But the Messiah [himself] said: “Children of Israel! Worship God, my Lord and your Lord.” Surely, whoever ascribes partners unto God, God has forbidden for him the Garden, and his refuge shall be the Fire, and the wrongdoers shall have no helpers. Certainly, those disbelieve who say: “Truly, God is the third of three,” while there is no god save the one God. If they do not refrain from what they say, a painful punishment shall befall those among them who disbelieve. Will they not then turn back to God in repentance and seek His forgiveness? And God is All-Forgiving, Ever-Merciful. The Messiah, Son of Mary, was only a Prophet-Messenger, and Messengers passed away before him. And his mother was eminently truthful woman. Both of them ate food. Behold how We make the Signs clear unto them. Yet behold how they are perverted! Say: “Do you worship apart from God that which has no power to benefit or harm you, when it is God Who is the All-Hearing, the All-Knowing?’ Say: “People of the Book! Do not commit exaggeration in your religion beyond the truth and do not follow the notions of people who went astray before [you] and led many [others] astray, while straying from the right way” (The Table Spread, 5:72-77).</w:t>
      </w:r>
    </w:p>
    <w:p w14:paraId="0E3A2A9E" w14:textId="77777777" w:rsidR="005A3A57" w:rsidRPr="005A3A57" w:rsidRDefault="005A3A57" w:rsidP="005A3A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sz w:val="28"/>
          <w:szCs w:val="28"/>
        </w:rPr>
      </w:pPr>
    </w:p>
    <w:p w14:paraId="6881B29B" w14:textId="77777777" w:rsidR="005A3A57" w:rsidRPr="005A3A57" w:rsidRDefault="005A3A57" w:rsidP="005A3A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sz w:val="28"/>
          <w:szCs w:val="28"/>
        </w:rPr>
      </w:pPr>
      <w:r w:rsidRPr="005A3A57">
        <w:rPr>
          <w:rFonts w:ascii="Times New Roman" w:eastAsia="Times New Roman" w:hAnsi="Times New Roman" w:cs="Times New Roman"/>
          <w:color w:val="000000"/>
          <w:sz w:val="28"/>
          <w:szCs w:val="28"/>
        </w:rPr>
        <w:t xml:space="preserve">Here and elsewhere, the Qur’ān clear disputes belief in Christ’s Divinity and the notion of the Trinity (See also, Qur’ān, 4:171; 5:72, 75, 116; 9:31). </w:t>
      </w:r>
    </w:p>
    <w:p w14:paraId="52ADE1E3" w14:textId="77777777" w:rsidR="005A3A57" w:rsidRPr="005A3A57" w:rsidRDefault="005A3A57" w:rsidP="005A3A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F252D"/>
          <w:sz w:val="28"/>
          <w:szCs w:val="28"/>
        </w:rPr>
      </w:pPr>
    </w:p>
    <w:p w14:paraId="73BFABC9" w14:textId="77777777" w:rsidR="005A3A57" w:rsidRPr="005A3A57" w:rsidRDefault="005A3A57" w:rsidP="005A3A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F252D"/>
          <w:sz w:val="28"/>
          <w:szCs w:val="28"/>
        </w:rPr>
      </w:pPr>
      <w:r w:rsidRPr="005A3A57">
        <w:rPr>
          <w:rFonts w:ascii="Times New Roman" w:eastAsia="Times New Roman" w:hAnsi="Times New Roman" w:cs="Times New Roman"/>
          <w:color w:val="0F252D"/>
          <w:sz w:val="28"/>
          <w:szCs w:val="28"/>
        </w:rPr>
        <w:t>Given the enormity of the Deification of Jesus Christ, God will ask him about it on the Day of Judgment to establish before all creation his freedom from blame in what was falsely attributed to him by those who claimed to believe in him. As it is is clear i</w:t>
      </w:r>
      <w:r w:rsidRPr="005A3A57">
        <w:rPr>
          <w:rFonts w:ascii="Times New Roman" w:eastAsia="Times New Roman" w:hAnsi="Times New Roman" w:cs="Times New Roman"/>
          <w:color w:val="000000"/>
          <w:sz w:val="28"/>
          <w:szCs w:val="28"/>
        </w:rPr>
        <w:t>n these verses, Jesus Christ will proclaim before God and creation that he shares no blame for the exaggerations of his followers regarding his status and that of his mother, the Virgin Mary, and repudiate any notion that he commanded his followers to do otherwise. God says in the Qur’ān:</w:t>
      </w:r>
    </w:p>
    <w:p w14:paraId="1B2E348F" w14:textId="77777777" w:rsidR="005A3A57" w:rsidRPr="005A3A57" w:rsidRDefault="005A3A57" w:rsidP="005A3A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sz w:val="28"/>
          <w:szCs w:val="28"/>
        </w:rPr>
      </w:pPr>
    </w:p>
    <w:p w14:paraId="56A31310" w14:textId="77777777" w:rsidR="005A3A57" w:rsidRPr="005A3A57" w:rsidRDefault="005A3A57" w:rsidP="005A3A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630" w:right="810"/>
        <w:rPr>
          <w:rFonts w:ascii="Times New Roman" w:eastAsia="Times New Roman" w:hAnsi="Times New Roman" w:cs="Times New Roman"/>
          <w:color w:val="0F252D"/>
          <w:sz w:val="20"/>
          <w:szCs w:val="20"/>
        </w:rPr>
      </w:pPr>
      <w:r w:rsidRPr="005A3A57">
        <w:rPr>
          <w:rFonts w:ascii="Times New Roman" w:eastAsia="Times New Roman" w:hAnsi="Times New Roman" w:cs="Times New Roman"/>
          <w:color w:val="000000"/>
          <w:sz w:val="20"/>
          <w:szCs w:val="20"/>
        </w:rPr>
        <w:t xml:space="preserve">On the Day when God will gather the Prophet-Messengers together and say: “What response did you receive [from your people]?’ They will say: “We have no knowledge. Truly, it is You Who know best the things of the Unseen.” Then God will say: “Jesus Son of Mary! Remember My blessing upon you and upon your mother when I strengthened you with the Holy Spirit so that you might speak to the people in the cradle and in maturity. [Remember] when I taught you the Revealed Book, the Wisdom, the Torah, and the Gospel. [Recall] how you would create out of clay the shape of a bird—by My leave—and would breathe into it, and it would become a bird—by My leave—and you would heal the blind and the leper—by My leave—and you would bring forth the dead [back to life]—by My leave. And [remember] how I restrained the Children of Israel from [harming] you, when you brought them clear proofs, while those who disbelieved among them said: “This is nothing but manifest sorcery.” And [remember] when I inspired the Disciples to believe in Me and in My Prophet-Messenger, they said: “We believe. Bear witness that we are those who willingly submit [unto God].” And when the Disciples said: “Jesus Son of Mary! Is your Lord able to send down to us from heaven a table spread with food?’ He said: “Revere God, if you are [truly] believers.” They said: “We desire to eat from it, so that our hearts may be at peace and we may know that you have spoken truthfully unto us and we may be among the witnesses to it.” Jesus Son of Mary said: “God, our Lord! Send down unto us a table from heaven spread out with food to be a feast for us—for the first of us and the last of us—and a Sign from You, and provide for us, for You are the Best of Providers.” God said: “I will indeed send it down </w:t>
      </w:r>
      <w:r w:rsidRPr="005A3A57">
        <w:rPr>
          <w:rFonts w:ascii="Times New Roman" w:eastAsia="Times New Roman" w:hAnsi="Times New Roman" w:cs="Times New Roman"/>
          <w:color w:val="000000"/>
          <w:sz w:val="20"/>
          <w:szCs w:val="20"/>
        </w:rPr>
        <w:lastRenderedPageBreak/>
        <w:t xml:space="preserve">unto you. But whoever among you disbelieves after that, I will surely punish him with a punishment by which I have not punished any others in all the worlds.” And [remember] when God said: “Jesus Son of Mary! Did you say unto Mankind: ‘Take me and my mother as gods apart from God?’ He said: “Glory be to You! It is not for me to utter what I have no right [to say]. Had I said it, You would surely have known it. You know what is in myself, and I do not know what is in Yourself. Truly, it is You Who know best the things of the Unseen. I said nothing to them but what You commanded me [to say]: “Worship God, my Lord and your Lord.” And I was a witness over them as long as I remained among them. But when You took me up [unto Yourself], it was You Who were the Watcher over them, and You are a Witness over all things. If You punish them, then they are indeed Your servants, but if You forgive them, then indeed You are the Almighty, the All-Wise.” God said: “This is the Day in which the truthful shall benefit from their truthfulness. For them, there shall be Gardens with rivers running beneath [the shade of trees], abiding in them forever, God being content with them, and they being content with Him. That is the great triumph.” Unto God belongs [absolute] Sovereignty over the heavens and the earth and whatever is in them, and He is Powerful over all things” (The Table Spread, 5:109-120). </w:t>
      </w:r>
    </w:p>
    <w:p w14:paraId="491F20BB" w14:textId="77777777" w:rsidR="005A3A57" w:rsidRPr="005A3A57" w:rsidRDefault="005A3A57" w:rsidP="005A3A57">
      <w:pPr>
        <w:autoSpaceDE w:val="0"/>
        <w:autoSpaceDN w:val="0"/>
        <w:adjustRightInd w:val="0"/>
        <w:spacing w:after="0" w:line="240" w:lineRule="auto"/>
        <w:ind w:left="630" w:right="810"/>
        <w:rPr>
          <w:rFonts w:ascii="Times New Roman" w:eastAsia="Times New Roman" w:hAnsi="Times New Roman" w:cs="Times New Roman"/>
          <w:color w:val="000000"/>
          <w:sz w:val="20"/>
          <w:szCs w:val="20"/>
        </w:rPr>
      </w:pPr>
    </w:p>
    <w:p w14:paraId="4A37908E" w14:textId="77777777" w:rsidR="005A3A57" w:rsidRPr="005A3A57" w:rsidRDefault="005A3A57" w:rsidP="005A3A57">
      <w:pPr>
        <w:spacing w:after="0" w:line="240" w:lineRule="auto"/>
        <w:rPr>
          <w:rFonts w:ascii="Times New Roman" w:eastAsia="Aptos" w:hAnsi="Times New Roman" w:cs="Times New Roman"/>
          <w:sz w:val="28"/>
          <w:szCs w:val="28"/>
        </w:rPr>
      </w:pPr>
      <w:r w:rsidRPr="005A3A57">
        <w:rPr>
          <w:rFonts w:ascii="Times New Roman" w:eastAsia="Aptos" w:hAnsi="Times New Roman" w:cs="Times New Roman"/>
          <w:sz w:val="28"/>
          <w:szCs w:val="28"/>
        </w:rPr>
        <w:t>The Qur’ān often rebukes the Jews for rejecting individual Prophets, especially Jesus Christ and the Prophet Muḥammad, but it designates the chief error of the Christians as exaggeration and going to excess in their religious beliefs, especially by ascribing Divine status to the Messiah Jesus Son of Mary. God says in the Qur’ān</w:t>
      </w:r>
    </w:p>
    <w:p w14:paraId="50B183A2" w14:textId="77777777" w:rsidR="005A3A57" w:rsidRPr="005A3A57" w:rsidRDefault="005A3A57" w:rsidP="005A3A57">
      <w:pPr>
        <w:spacing w:after="0" w:line="240" w:lineRule="auto"/>
        <w:rPr>
          <w:rFonts w:ascii="Times New Roman" w:eastAsia="Aptos" w:hAnsi="Times New Roman" w:cs="Times New Roman"/>
          <w:sz w:val="28"/>
          <w:szCs w:val="28"/>
        </w:rPr>
      </w:pPr>
    </w:p>
    <w:p w14:paraId="4513B4D8" w14:textId="77777777" w:rsidR="005A3A57" w:rsidRPr="005A3A57" w:rsidRDefault="005A3A57" w:rsidP="005A3A57">
      <w:pPr>
        <w:spacing w:after="0" w:line="240" w:lineRule="auto"/>
        <w:ind w:left="630" w:right="810"/>
        <w:rPr>
          <w:rFonts w:ascii="Times New Roman" w:eastAsia="Aptos" w:hAnsi="Times New Roman" w:cs="Times New Roman"/>
          <w:sz w:val="20"/>
          <w:szCs w:val="20"/>
        </w:rPr>
      </w:pPr>
      <w:r w:rsidRPr="005A3A57">
        <w:rPr>
          <w:rFonts w:ascii="Times New Roman" w:eastAsia="Aptos" w:hAnsi="Times New Roman" w:cs="Times New Roman"/>
          <w:sz w:val="20"/>
          <w:szCs w:val="20"/>
        </w:rPr>
        <w:t>People of the Book! Do not commit excess in your religion, and do not utter anything concerning God but the truth. Verily, the Messiah, Jesus Son of Mary, was only a Messenger of God, and His Word (</w:t>
      </w:r>
      <w:r w:rsidRPr="005A3A57">
        <w:rPr>
          <w:rFonts w:ascii="Times New Roman" w:eastAsia="Aptos" w:hAnsi="Times New Roman" w:cs="Times New Roman"/>
          <w:i/>
          <w:iCs/>
          <w:sz w:val="20"/>
          <w:szCs w:val="20"/>
        </w:rPr>
        <w:t>wa Kalimatuhu</w:t>
      </w:r>
      <w:r w:rsidRPr="005A3A57">
        <w:rPr>
          <w:rFonts w:ascii="Times New Roman" w:eastAsia="Aptos" w:hAnsi="Times New Roman" w:cs="Times New Roman"/>
          <w:sz w:val="20"/>
          <w:szCs w:val="20"/>
        </w:rPr>
        <w:t>), which He committed to Mary, and a Spirit from Him (</w:t>
      </w:r>
      <w:r w:rsidRPr="005A3A57">
        <w:rPr>
          <w:rFonts w:ascii="Times New Roman" w:eastAsia="Aptos" w:hAnsi="Times New Roman" w:cs="Times New Roman"/>
          <w:i/>
          <w:iCs/>
          <w:sz w:val="20"/>
          <w:szCs w:val="20"/>
        </w:rPr>
        <w:t>wa Rūḥ minhu</w:t>
      </w:r>
      <w:r w:rsidRPr="005A3A57">
        <w:rPr>
          <w:rFonts w:ascii="Times New Roman" w:eastAsia="Aptos" w:hAnsi="Times New Roman" w:cs="Times New Roman"/>
          <w:sz w:val="20"/>
          <w:szCs w:val="20"/>
        </w:rPr>
        <w:t xml:space="preserve">). So, believe in God and in His Messenger and do not say: “[They are] Three.” Refrain! It is better for you. God is only one God. Glory be unto Him that He should have a son. Unto Him belongs whatever is in the heavens and whatever is upon the earth, and God suffices as a Guardian” (Women, 4:171). </w:t>
      </w:r>
    </w:p>
    <w:p w14:paraId="200D97E4" w14:textId="77777777" w:rsidR="005A3A57" w:rsidRPr="005A3A57" w:rsidRDefault="005A3A57" w:rsidP="005A3A57">
      <w:pPr>
        <w:autoSpaceDE w:val="0"/>
        <w:autoSpaceDN w:val="0"/>
        <w:adjustRightInd w:val="0"/>
        <w:spacing w:after="0" w:line="240" w:lineRule="auto"/>
        <w:rPr>
          <w:rFonts w:ascii="Times New Roman" w:eastAsia="Aptos" w:hAnsi="Times New Roman" w:cs="Times New Roman"/>
          <w:sz w:val="28"/>
          <w:szCs w:val="28"/>
        </w:rPr>
      </w:pPr>
    </w:p>
    <w:p w14:paraId="4488BC00" w14:textId="77777777" w:rsidR="005A3A57" w:rsidRPr="005A3A57" w:rsidRDefault="005A3A57" w:rsidP="005A3A57">
      <w:pPr>
        <w:autoSpaceDE w:val="0"/>
        <w:autoSpaceDN w:val="0"/>
        <w:adjustRightInd w:val="0"/>
        <w:spacing w:after="0" w:line="240" w:lineRule="auto"/>
        <w:rPr>
          <w:rFonts w:ascii="Times" w:eastAsia="Times New Roman" w:hAnsi="Times" w:cs="Times"/>
          <w:color w:val="000000"/>
          <w:sz w:val="28"/>
          <w:szCs w:val="28"/>
        </w:rPr>
      </w:pPr>
      <w:r w:rsidRPr="005A3A57">
        <w:rPr>
          <w:rFonts w:ascii="Times New Roman" w:eastAsia="Aptos" w:hAnsi="Times New Roman" w:cs="Times New Roman"/>
          <w:sz w:val="28"/>
          <w:szCs w:val="28"/>
        </w:rPr>
        <w:t>The Qur’ān’s command to the Christians not to “say Three” is a directive to abandon the Trinity as indicated in standard Traditional Islamic commentary.</w:t>
      </w:r>
    </w:p>
    <w:p w14:paraId="4CA1325A" w14:textId="77777777" w:rsidR="005A3A57" w:rsidRPr="005A3A57" w:rsidRDefault="005A3A57" w:rsidP="005A3A57">
      <w:pPr>
        <w:autoSpaceDE w:val="0"/>
        <w:autoSpaceDN w:val="0"/>
        <w:adjustRightInd w:val="0"/>
        <w:spacing w:after="0" w:line="240" w:lineRule="auto"/>
        <w:rPr>
          <w:rFonts w:ascii="Times New Roman" w:eastAsia="Aptos" w:hAnsi="Times New Roman" w:cs="Times New Roman"/>
          <w:sz w:val="28"/>
          <w:szCs w:val="28"/>
        </w:rPr>
      </w:pPr>
    </w:p>
    <w:p w14:paraId="5F15852E" w14:textId="77777777" w:rsidR="005A3A57" w:rsidRPr="005A3A57" w:rsidRDefault="005A3A57" w:rsidP="005A3A57">
      <w:pPr>
        <w:autoSpaceDE w:val="0"/>
        <w:autoSpaceDN w:val="0"/>
        <w:adjustRightInd w:val="0"/>
        <w:spacing w:after="0" w:line="240" w:lineRule="auto"/>
        <w:rPr>
          <w:rFonts w:ascii="Times" w:eastAsia="Times New Roman" w:hAnsi="Times" w:cs="Times"/>
          <w:color w:val="000000"/>
          <w:sz w:val="28"/>
          <w:szCs w:val="28"/>
        </w:rPr>
      </w:pPr>
      <w:r w:rsidRPr="005A3A57">
        <w:rPr>
          <w:rFonts w:ascii="Times" w:eastAsia="Times New Roman" w:hAnsi="Times" w:cs="Times"/>
          <w:color w:val="000000"/>
          <w:sz w:val="28"/>
          <w:szCs w:val="28"/>
        </w:rPr>
        <w:t>The idolators of Quraysh contended that Trinitarian Christian worship of Jesus Christ was no different from their own worship of their idols. They added that their claims regarding the divinity of their Pagan Deities were as good or better than those the Christians made regarding the Divinity of Jesus. Quraysh made this objection after the Prophet recited to them: “Surely you and what you worship apart from God shall be fuel for the Hell. Unto it shall you come” (The Prophets, 21:98). They conclude that Jesus would share the same fate as their idols. In response,</w:t>
      </w:r>
      <w:r w:rsidRPr="005A3A57">
        <w:rPr>
          <w:rFonts w:ascii="Times New Roman" w:eastAsia="Aptos" w:hAnsi="Times New Roman" w:cs="Times New Roman"/>
          <w:sz w:val="28"/>
          <w:szCs w:val="28"/>
        </w:rPr>
        <w:t xml:space="preserve"> </w:t>
      </w:r>
      <w:r w:rsidRPr="005A3A57">
        <w:rPr>
          <w:rFonts w:ascii="Times" w:eastAsia="Times New Roman" w:hAnsi="Times" w:cs="Times"/>
          <w:color w:val="000000"/>
          <w:sz w:val="28"/>
          <w:szCs w:val="28"/>
        </w:rPr>
        <w:t>God says in the Qur’ān:</w:t>
      </w:r>
    </w:p>
    <w:p w14:paraId="57A3116C" w14:textId="77777777" w:rsidR="005A3A57" w:rsidRPr="005A3A57" w:rsidRDefault="005A3A57" w:rsidP="005A3A57">
      <w:pPr>
        <w:autoSpaceDE w:val="0"/>
        <w:autoSpaceDN w:val="0"/>
        <w:adjustRightInd w:val="0"/>
        <w:spacing w:after="0" w:line="240" w:lineRule="auto"/>
        <w:rPr>
          <w:rFonts w:ascii="Times" w:eastAsia="Times New Roman" w:hAnsi="Times" w:cs="Times"/>
          <w:color w:val="000000"/>
          <w:sz w:val="28"/>
          <w:szCs w:val="28"/>
        </w:rPr>
      </w:pPr>
    </w:p>
    <w:p w14:paraId="25E042AA" w14:textId="77777777" w:rsidR="005A3A57" w:rsidRPr="005A3A57" w:rsidRDefault="005A3A57" w:rsidP="005A3A57">
      <w:pPr>
        <w:autoSpaceDE w:val="0"/>
        <w:autoSpaceDN w:val="0"/>
        <w:adjustRightInd w:val="0"/>
        <w:spacing w:after="0" w:line="240" w:lineRule="auto"/>
        <w:ind w:left="630" w:right="810"/>
        <w:rPr>
          <w:rFonts w:ascii="Times New Roman" w:eastAsia="Aptos" w:hAnsi="Times New Roman" w:cs="Times New Roman"/>
          <w:sz w:val="20"/>
          <w:szCs w:val="20"/>
        </w:rPr>
      </w:pPr>
      <w:r w:rsidRPr="005A3A57">
        <w:rPr>
          <w:rFonts w:ascii="Times" w:eastAsia="Times New Roman" w:hAnsi="Times" w:cs="Times"/>
          <w:color w:val="000000"/>
          <w:sz w:val="20"/>
          <w:szCs w:val="20"/>
        </w:rPr>
        <w:t>And when the Son of Mary is set forth as an example, behold, your people turn away from it. They say: “Are our gods better, or is he?” They do not cite him to you except in dispute. No, for they are a contentious people. He was nothing but a servant whom We blessed and whom We made an example for the Children of Israel. Had We willed, We would have appointed Angels among you, succeeding one another upon the earth. And he is indeed a Portent (</w:t>
      </w:r>
      <w:r w:rsidRPr="005A3A57">
        <w:rPr>
          <w:rFonts w:ascii="Times" w:eastAsia="Times New Roman" w:hAnsi="Times" w:cs="Times"/>
          <w:i/>
          <w:iCs/>
          <w:color w:val="000000"/>
          <w:sz w:val="20"/>
          <w:szCs w:val="20"/>
        </w:rPr>
        <w:t>‘ilm</w:t>
      </w:r>
      <w:r w:rsidRPr="005A3A57">
        <w:rPr>
          <w:rFonts w:ascii="Times" w:eastAsia="Times New Roman" w:hAnsi="Times" w:cs="Times"/>
          <w:color w:val="000000"/>
          <w:sz w:val="20"/>
          <w:szCs w:val="20"/>
        </w:rPr>
        <w:t xml:space="preserve">) of the Hour. So, have no doubt concerning it and follow Me. This is a straight path. And do not let Satan turn you away. </w:t>
      </w:r>
      <w:r w:rsidRPr="005A3A57">
        <w:rPr>
          <w:rFonts w:ascii="Times" w:eastAsia="Times New Roman" w:hAnsi="Times" w:cs="Times"/>
          <w:color w:val="000000"/>
          <w:sz w:val="20"/>
          <w:szCs w:val="20"/>
        </w:rPr>
        <w:lastRenderedPageBreak/>
        <w:t>Truly, he is a manifest enemy unto you. When Jesus brought clear proofs, he said: “I have come unto you with wisdom and to make clear to you some of that in which you differ. So, revere God and obey me. Truly, God is my Lord and your Lord. So, worship Him. This is a straight path.” But then, the parties differed among themselves. So, woe unto those who do wrong for the punishment of a painful Day” (Gold Ornaments, 43:57-65).</w:t>
      </w:r>
    </w:p>
    <w:p w14:paraId="276A32D9" w14:textId="77777777" w:rsidR="005A3A57" w:rsidRPr="005A3A57" w:rsidRDefault="005A3A57" w:rsidP="005A3A57">
      <w:pPr>
        <w:autoSpaceDE w:val="0"/>
        <w:autoSpaceDN w:val="0"/>
        <w:adjustRightInd w:val="0"/>
        <w:spacing w:after="0" w:line="240" w:lineRule="auto"/>
        <w:rPr>
          <w:rFonts w:ascii="Helvetica" w:eastAsia="Times New Roman" w:hAnsi="Helvetica" w:cs="Helvetica"/>
          <w:color w:val="000000"/>
          <w:sz w:val="20"/>
          <w:szCs w:val="20"/>
        </w:rPr>
      </w:pPr>
    </w:p>
    <w:p w14:paraId="302D866D" w14:textId="77777777" w:rsidR="005A3A57" w:rsidRPr="005A3A57" w:rsidRDefault="005A3A57" w:rsidP="005A3A57">
      <w:pPr>
        <w:autoSpaceDE w:val="0"/>
        <w:autoSpaceDN w:val="0"/>
        <w:adjustRightInd w:val="0"/>
        <w:spacing w:after="0" w:line="240" w:lineRule="auto"/>
        <w:rPr>
          <w:rFonts w:ascii="Helvetica" w:eastAsia="Times New Roman" w:hAnsi="Helvetica" w:cs="Helvetica"/>
          <w:color w:val="000000"/>
          <w:sz w:val="20"/>
          <w:szCs w:val="20"/>
        </w:rPr>
      </w:pPr>
    </w:p>
    <w:p w14:paraId="5D8AC409" w14:textId="77777777" w:rsidR="005A3A57" w:rsidRPr="005A3A57" w:rsidRDefault="005A3A57" w:rsidP="005A3A57">
      <w:pPr>
        <w:autoSpaceDE w:val="0"/>
        <w:autoSpaceDN w:val="0"/>
        <w:adjustRightInd w:val="0"/>
        <w:spacing w:after="0" w:line="240" w:lineRule="auto"/>
        <w:rPr>
          <w:rFonts w:ascii="Times" w:eastAsia="Times New Roman" w:hAnsi="Times" w:cs="Times"/>
          <w:color w:val="000000"/>
          <w:sz w:val="28"/>
          <w:szCs w:val="28"/>
        </w:rPr>
      </w:pPr>
      <w:r w:rsidRPr="005A3A57">
        <w:rPr>
          <w:rFonts w:ascii="Times" w:eastAsia="Times New Roman" w:hAnsi="Times" w:cs="Times"/>
          <w:color w:val="000000"/>
          <w:sz w:val="28"/>
          <w:szCs w:val="28"/>
        </w:rPr>
        <w:t>Similarly, God says in the Qur’ān:</w:t>
      </w:r>
    </w:p>
    <w:p w14:paraId="2F8F6F34" w14:textId="77777777" w:rsidR="005A3A57" w:rsidRPr="005A3A57" w:rsidRDefault="005A3A57" w:rsidP="005A3A57">
      <w:pPr>
        <w:autoSpaceDE w:val="0"/>
        <w:autoSpaceDN w:val="0"/>
        <w:adjustRightInd w:val="0"/>
        <w:spacing w:after="0" w:line="240" w:lineRule="auto"/>
        <w:rPr>
          <w:rFonts w:ascii="Times" w:eastAsia="Times New Roman" w:hAnsi="Times" w:cs="Times"/>
          <w:color w:val="000000"/>
          <w:sz w:val="28"/>
          <w:szCs w:val="28"/>
        </w:rPr>
      </w:pPr>
    </w:p>
    <w:p w14:paraId="2CA9E0E1" w14:textId="77777777" w:rsidR="005A3A57" w:rsidRPr="005A3A57" w:rsidRDefault="005A3A57" w:rsidP="005A3A57">
      <w:pPr>
        <w:autoSpaceDE w:val="0"/>
        <w:autoSpaceDN w:val="0"/>
        <w:adjustRightInd w:val="0"/>
        <w:spacing w:after="0" w:line="240" w:lineRule="auto"/>
        <w:ind w:left="630" w:right="810"/>
        <w:rPr>
          <w:rFonts w:ascii="Times" w:eastAsia="Times New Roman" w:hAnsi="Times" w:cs="Times"/>
          <w:color w:val="000000"/>
          <w:sz w:val="20"/>
          <w:szCs w:val="20"/>
        </w:rPr>
      </w:pPr>
      <w:r w:rsidRPr="005A3A57">
        <w:rPr>
          <w:rFonts w:ascii="Times" w:eastAsia="Times New Roman" w:hAnsi="Times" w:cs="Times"/>
          <w:color w:val="000000"/>
          <w:sz w:val="20"/>
          <w:szCs w:val="20"/>
        </w:rPr>
        <w:t xml:space="preserve">These [great] Messengers, We favored some above others. Among them are those to whom God spoke [directly], and some He raised up in ranks. And We gave Jesus Son of Mary clear proofs and strengthened him with the Holy Spirit. Had God so willed, those who came after them would not have fought one another after the clear proofs had come to them. But they differed. Among them were those who believed, and among them were those who disbelieved. And had God so willed they would not have fought one another, but God does as He wills (The Cow, 2:253). </w:t>
      </w:r>
    </w:p>
    <w:p w14:paraId="0C24DA0E" w14:textId="77777777" w:rsidR="005A3A57" w:rsidRPr="005A3A57" w:rsidRDefault="005A3A57" w:rsidP="005A3A57">
      <w:pPr>
        <w:autoSpaceDE w:val="0"/>
        <w:autoSpaceDN w:val="0"/>
        <w:adjustRightInd w:val="0"/>
        <w:spacing w:after="0" w:line="240" w:lineRule="auto"/>
        <w:rPr>
          <w:rFonts w:ascii="Times" w:eastAsia="Times New Roman" w:hAnsi="Times" w:cs="Times"/>
          <w:color w:val="000000"/>
          <w:sz w:val="28"/>
          <w:szCs w:val="28"/>
        </w:rPr>
      </w:pPr>
    </w:p>
    <w:p w14:paraId="7CCDF50B" w14:textId="77777777" w:rsidR="005A3A57" w:rsidRPr="005A3A57" w:rsidRDefault="005A3A57" w:rsidP="005A3A57">
      <w:pPr>
        <w:autoSpaceDE w:val="0"/>
        <w:autoSpaceDN w:val="0"/>
        <w:adjustRightInd w:val="0"/>
        <w:spacing w:after="0" w:line="240" w:lineRule="auto"/>
        <w:rPr>
          <w:rFonts w:ascii="Times" w:eastAsia="Times New Roman" w:hAnsi="Times" w:cs="Times"/>
          <w:color w:val="000000"/>
          <w:sz w:val="28"/>
          <w:szCs w:val="28"/>
        </w:rPr>
      </w:pPr>
      <w:r w:rsidRPr="005A3A57">
        <w:rPr>
          <w:rFonts w:ascii="Times" w:eastAsia="Times New Roman" w:hAnsi="Times" w:cs="Times"/>
          <w:color w:val="000000"/>
          <w:sz w:val="28"/>
          <w:szCs w:val="28"/>
        </w:rPr>
        <w:t>Among the “clear proofs” that God gave Jesus Christ are the original Gospel in addition to his many miracles such as giving life to the clay figures of birds (</w:t>
      </w:r>
      <w:r w:rsidRPr="005A3A57">
        <w:rPr>
          <w:rFonts w:ascii="Times New Roman" w:eastAsia="Aptos" w:hAnsi="Times New Roman" w:cs="Times New Roman"/>
          <w:sz w:val="28"/>
          <w:szCs w:val="28"/>
        </w:rPr>
        <w:t>Qur’ān</w:t>
      </w:r>
      <w:r w:rsidRPr="005A3A57">
        <w:rPr>
          <w:rFonts w:ascii="Times" w:eastAsia="Times New Roman" w:hAnsi="Times" w:cs="Times"/>
          <w:color w:val="000000"/>
          <w:sz w:val="28"/>
          <w:szCs w:val="28"/>
        </w:rPr>
        <w:t>, 3:49), telling the realities of the Unseen, healing the sick, giving sight to the blind, and bringing the dead back to life. In all of this, Jesus was “strengthened” in that he was supported, helped, and reinforced by God and the Holy Spirit.</w:t>
      </w:r>
    </w:p>
    <w:p w14:paraId="710333E5" w14:textId="77777777" w:rsidR="005A3A57" w:rsidRPr="005A3A57" w:rsidRDefault="005A3A57" w:rsidP="005A3A57">
      <w:pPr>
        <w:autoSpaceDE w:val="0"/>
        <w:autoSpaceDN w:val="0"/>
        <w:adjustRightInd w:val="0"/>
        <w:spacing w:after="0" w:line="240" w:lineRule="auto"/>
        <w:rPr>
          <w:rFonts w:ascii="Helvetica" w:eastAsia="Times New Roman" w:hAnsi="Helvetica" w:cs="Helvetica"/>
          <w:color w:val="000000"/>
          <w:sz w:val="20"/>
          <w:szCs w:val="20"/>
        </w:rPr>
      </w:pPr>
    </w:p>
    <w:p w14:paraId="41F76BB0" w14:textId="3C2D4DBE" w:rsidR="005D5C5B" w:rsidRPr="005A3A57" w:rsidRDefault="005A3A57" w:rsidP="005D5C5B">
      <w:pPr>
        <w:keepNext/>
        <w:keepLines/>
        <w:spacing w:before="80" w:after="40" w:line="240" w:lineRule="auto"/>
        <w:outlineLvl w:val="4"/>
        <w:rPr>
          <w:rFonts w:ascii="Times New Roman" w:eastAsia="Times New Roman" w:hAnsi="Times New Roman" w:cs="Times New Roman"/>
          <w:b/>
          <w:bCs/>
          <w:color w:val="0F4761"/>
          <w:sz w:val="28"/>
          <w:szCs w:val="28"/>
        </w:rPr>
      </w:pPr>
      <w:bookmarkStart w:id="2832" w:name="_Toc195345880"/>
      <w:r w:rsidRPr="005A3A57">
        <w:rPr>
          <w:rFonts w:ascii="Times New Roman" w:eastAsia="Times New Roman" w:hAnsi="Times New Roman" w:cs="Times New Roman"/>
          <w:b/>
          <w:bCs/>
          <w:color w:val="0F4761"/>
          <w:sz w:val="28"/>
          <w:szCs w:val="28"/>
        </w:rPr>
        <w:t>Futility of Squaring Circles: Trinitarian Theology &amp; the Principle that Whatever Is Distinct from Real Being Can Only Constitute Non-Being</w:t>
      </w:r>
      <w:bookmarkEnd w:id="2832"/>
    </w:p>
    <w:p w14:paraId="2468A44A" w14:textId="77777777" w:rsidR="005A3A57" w:rsidRPr="005A3A57" w:rsidRDefault="005A3A57" w:rsidP="005A3A57">
      <w:pPr>
        <w:spacing w:after="0" w:line="240" w:lineRule="auto"/>
        <w:rPr>
          <w:rFonts w:ascii="Times New Roman" w:eastAsia="Aptos" w:hAnsi="Times New Roman" w:cs="Times New Roman"/>
          <w:sz w:val="28"/>
          <w:szCs w:val="28"/>
        </w:rPr>
      </w:pPr>
      <w:r w:rsidRPr="005A3A57">
        <w:rPr>
          <w:rFonts w:ascii="Times New Roman" w:eastAsia="Times New Roman" w:hAnsi="Times New Roman" w:cs="Times New Roman"/>
          <w:color w:val="000000"/>
          <w:sz w:val="28"/>
          <w:szCs w:val="28"/>
        </w:rPr>
        <w:t xml:space="preserve">As we have noted, the Church has always expressly dissociated itself from the damning charges of Ditheism (Greek: </w:t>
      </w:r>
      <w:r w:rsidRPr="005A3A57">
        <w:rPr>
          <w:rFonts w:ascii="Times New Roman" w:eastAsia="Times New Roman" w:hAnsi="Times New Roman" w:cs="Times New Roman"/>
          <w:i/>
          <w:iCs/>
          <w:color w:val="000000"/>
          <w:sz w:val="28"/>
          <w:szCs w:val="28"/>
        </w:rPr>
        <w:t>dithe</w:t>
      </w:r>
      <w:r w:rsidRPr="005A3A57">
        <w:rPr>
          <w:rFonts w:ascii="Times New Roman" w:eastAsia="Aptos" w:hAnsi="Times New Roman" w:cs="Times New Roman"/>
          <w:i/>
          <w:iCs/>
          <w:color w:val="000000"/>
          <w:sz w:val="28"/>
          <w:szCs w:val="28"/>
        </w:rPr>
        <w:t>îa,</w:t>
      </w:r>
      <w:r w:rsidRPr="005A3A57">
        <w:rPr>
          <w:rFonts w:ascii="Times New Roman" w:eastAsia="Times New Roman" w:hAnsi="Times New Roman" w:cs="Times New Roman"/>
          <w:i/>
          <w:iCs/>
          <w:color w:val="000000"/>
          <w:sz w:val="28"/>
          <w:szCs w:val="28"/>
        </w:rPr>
        <w:t xml:space="preserve"> </w:t>
      </w:r>
      <w:r w:rsidRPr="005A3A57">
        <w:rPr>
          <w:rFonts w:ascii="Times New Roman" w:eastAsia="Aptos" w:hAnsi="Times New Roman" w:cs="Times New Roman"/>
          <w:i/>
          <w:iCs/>
          <w:color w:val="4D5156"/>
          <w:sz w:val="28"/>
          <w:szCs w:val="28"/>
          <w:shd w:val="clear" w:color="auto" w:fill="FFFFFF"/>
        </w:rPr>
        <w:t>δι</w:t>
      </w:r>
      <w:r w:rsidRPr="005A3A57">
        <w:rPr>
          <w:rFonts w:ascii="Times New Roman" w:eastAsia="Aptos" w:hAnsi="Times New Roman" w:cs="Times New Roman"/>
          <w:i/>
          <w:iCs/>
          <w:color w:val="000000"/>
          <w:sz w:val="28"/>
          <w:szCs w:val="28"/>
        </w:rPr>
        <w:t>θεΐα</w:t>
      </w:r>
      <w:r w:rsidRPr="005A3A57">
        <w:rPr>
          <w:rFonts w:ascii="Times New Roman" w:eastAsia="Aptos" w:hAnsi="Times New Roman" w:cs="Times New Roman"/>
          <w:color w:val="000000"/>
          <w:sz w:val="28"/>
          <w:szCs w:val="28"/>
        </w:rPr>
        <w:t xml:space="preserve">) </w:t>
      </w:r>
      <w:r w:rsidRPr="005A3A57">
        <w:rPr>
          <w:rFonts w:ascii="Times New Roman" w:eastAsia="Times New Roman" w:hAnsi="Times New Roman" w:cs="Times New Roman"/>
          <w:color w:val="000000"/>
          <w:sz w:val="28"/>
          <w:szCs w:val="28"/>
        </w:rPr>
        <w:t xml:space="preserve">and Tritheism (Greek: </w:t>
      </w:r>
      <w:r w:rsidRPr="005A3A57">
        <w:rPr>
          <w:rFonts w:ascii="Times New Roman" w:eastAsia="Times New Roman" w:hAnsi="Times New Roman" w:cs="Times New Roman"/>
          <w:i/>
          <w:iCs/>
          <w:color w:val="000000"/>
          <w:sz w:val="28"/>
          <w:szCs w:val="28"/>
        </w:rPr>
        <w:t>trithe</w:t>
      </w:r>
      <w:r w:rsidRPr="005A3A57">
        <w:rPr>
          <w:rFonts w:ascii="Times New Roman" w:eastAsia="Aptos" w:hAnsi="Times New Roman" w:cs="Times New Roman"/>
          <w:i/>
          <w:iCs/>
          <w:color w:val="000000"/>
          <w:sz w:val="28"/>
          <w:szCs w:val="28"/>
        </w:rPr>
        <w:t>îa,</w:t>
      </w:r>
      <w:r w:rsidRPr="005A3A57">
        <w:rPr>
          <w:rFonts w:ascii="Times New Roman" w:eastAsia="Aptos" w:hAnsi="Times New Roman" w:cs="Times New Roman"/>
          <w:i/>
          <w:iCs/>
          <w:sz w:val="28"/>
          <w:szCs w:val="28"/>
        </w:rPr>
        <w:t xml:space="preserve"> </w:t>
      </w:r>
      <w:r w:rsidRPr="005A3A57">
        <w:rPr>
          <w:rFonts w:ascii="Times New Roman" w:eastAsia="Aptos" w:hAnsi="Times New Roman" w:cs="Times New Roman"/>
          <w:i/>
          <w:iCs/>
          <w:color w:val="000000"/>
          <w:sz w:val="28"/>
          <w:szCs w:val="28"/>
        </w:rPr>
        <w:t>τριθεΐα</w:t>
      </w:r>
      <w:r w:rsidRPr="005A3A57">
        <w:rPr>
          <w:rFonts w:ascii="Times New Roman" w:eastAsia="Aptos" w:hAnsi="Times New Roman" w:cs="Times New Roman"/>
          <w:color w:val="000000"/>
          <w:sz w:val="28"/>
          <w:szCs w:val="28"/>
        </w:rPr>
        <w:t>)</w:t>
      </w:r>
      <w:r w:rsidRPr="005A3A57">
        <w:rPr>
          <w:rFonts w:ascii="Times New Roman" w:eastAsia="Times New Roman" w:hAnsi="Times New Roman" w:cs="Times New Roman"/>
          <w:color w:val="000000"/>
          <w:sz w:val="28"/>
          <w:szCs w:val="28"/>
        </w:rPr>
        <w:t>, and its Clerical authorities have hardly ever failed to regard that as allegation as damaging. Yet their</w:t>
      </w:r>
      <w:r w:rsidRPr="005A3A57">
        <w:rPr>
          <w:rFonts w:ascii="Times New Roman" w:eastAsia="Aptos" w:hAnsi="Times New Roman" w:cs="Times New Roman"/>
          <w:sz w:val="28"/>
          <w:szCs w:val="28"/>
        </w:rPr>
        <w:t xml:space="preserve"> adoption of Trinitarian Theology is ironically a prime example of the Logical fallacy of wanting “to have your cake and eat it too.” </w:t>
      </w:r>
      <w:r w:rsidRPr="005A3A57">
        <w:rPr>
          <w:rFonts w:ascii="Times New Roman" w:eastAsia="Times New Roman" w:hAnsi="Times New Roman" w:cs="Times New Roman"/>
          <w:color w:val="000000"/>
          <w:sz w:val="28"/>
          <w:szCs w:val="28"/>
        </w:rPr>
        <w:t xml:space="preserve">Early proto-Trinitarian and later Trinitarian thinkers have always expressly abhorred the suggestion that in affirming two-fold or three-fold plurality in God that they are reinstating Pagan idolatry and heathen polytheism. How strange it is, therefore, that the Doctrine of the </w:t>
      </w:r>
      <w:r w:rsidRPr="005A3A57">
        <w:rPr>
          <w:rFonts w:ascii="Times New Roman" w:eastAsia="Aptos" w:hAnsi="Times New Roman" w:cs="Times New Roman"/>
          <w:sz w:val="28"/>
          <w:szCs w:val="28"/>
        </w:rPr>
        <w:t xml:space="preserve">Trinity claims to uphold the Biblical and Prophetic Doctrine of Monotheism but is a distinctly non-Biblical as it is illogical and irrational. </w:t>
      </w:r>
    </w:p>
    <w:p w14:paraId="5D737F67" w14:textId="77777777" w:rsidR="005A3A57" w:rsidRPr="005A3A57" w:rsidRDefault="005A3A57" w:rsidP="005A3A57">
      <w:pPr>
        <w:spacing w:after="0" w:line="240" w:lineRule="auto"/>
        <w:rPr>
          <w:rFonts w:ascii="Times New Roman" w:eastAsia="Aptos" w:hAnsi="Times New Roman" w:cs="Times New Roman"/>
          <w:sz w:val="28"/>
          <w:szCs w:val="28"/>
        </w:rPr>
      </w:pPr>
    </w:p>
    <w:p w14:paraId="32EB6810" w14:textId="77777777" w:rsidR="005A3A57" w:rsidRPr="005A3A57" w:rsidRDefault="005A3A57" w:rsidP="005A3A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F252D"/>
          <w:sz w:val="28"/>
          <w:szCs w:val="28"/>
        </w:rPr>
      </w:pPr>
      <w:r w:rsidRPr="005A3A57">
        <w:rPr>
          <w:rFonts w:ascii="Times New Roman" w:eastAsia="Times New Roman" w:hAnsi="Times New Roman" w:cs="Times New Roman"/>
          <w:color w:val="0F252D"/>
          <w:sz w:val="28"/>
          <w:szCs w:val="28"/>
        </w:rPr>
        <w:t xml:space="preserve">Trinitarian Dogma is untenable, first of all, because it is non-Biblical and violates the principle of Monotheism as set forth by Jesus Christ himself in the Gospels and upheld by the believers of the Apostolic and sub-Apostolic Ages. In addition to this, however, it is indefensible because of is utter incomprehensibility. Moreover, the Doctrine tends to be </w:t>
      </w:r>
      <w:r w:rsidRPr="005A3A57">
        <w:rPr>
          <w:rFonts w:ascii="Times New Roman" w:eastAsia="Times New Roman" w:hAnsi="Times New Roman" w:cs="Times New Roman"/>
          <w:color w:val="000000"/>
          <w:sz w:val="28"/>
          <w:szCs w:val="28"/>
        </w:rPr>
        <w:t xml:space="preserve">conspicuously absent today from much Church worship in songs, liturgies, and sermons, while, at the same time, a large number of Clergy </w:t>
      </w:r>
      <w:r w:rsidRPr="005A3A57">
        <w:rPr>
          <w:rFonts w:ascii="Times New Roman" w:eastAsia="Times New Roman" w:hAnsi="Times New Roman" w:cs="Times New Roman"/>
          <w:color w:val="000000"/>
          <w:sz w:val="28"/>
          <w:szCs w:val="28"/>
        </w:rPr>
        <w:lastRenderedPageBreak/>
        <w:t xml:space="preserve">members as well as rank-and-file Christian believers admit that it is unintelligible and cannot inspire their confidence or commitment. </w:t>
      </w:r>
      <w:r w:rsidRPr="005A3A57">
        <w:rPr>
          <w:rFonts w:ascii="Times New Roman" w:eastAsia="Aptos" w:hAnsi="Times New Roman" w:cs="Times New Roman"/>
          <w:sz w:val="28"/>
          <w:szCs w:val="28"/>
        </w:rPr>
        <w:t xml:space="preserve">It is of note that Martin Luther in his </w:t>
      </w:r>
      <w:r w:rsidRPr="005A3A57">
        <w:rPr>
          <w:rFonts w:ascii="Times New Roman" w:eastAsia="Aptos" w:hAnsi="Times New Roman" w:cs="Times New Roman"/>
          <w:i/>
          <w:iCs/>
          <w:sz w:val="28"/>
          <w:szCs w:val="28"/>
        </w:rPr>
        <w:t>Smaller Catechism</w:t>
      </w:r>
      <w:r w:rsidRPr="005A3A57">
        <w:rPr>
          <w:rFonts w:ascii="Times New Roman" w:eastAsia="Aptos" w:hAnsi="Times New Roman" w:cs="Times New Roman"/>
          <w:sz w:val="28"/>
          <w:szCs w:val="28"/>
        </w:rPr>
        <w:t xml:space="preserve"> criticized the term “Trinity” as a “mathematical word.” He said: “Since it is not in the Scriptures and sounds cold, we shall do much better to speak of God and not of the Trinity.”</w:t>
      </w:r>
      <w:r w:rsidRPr="005A3A57">
        <w:rPr>
          <w:rFonts w:ascii="Times New Roman" w:eastAsia="Times New Roman" w:hAnsi="Times New Roman" w:cs="Times New Roman"/>
          <w:color w:val="0F252D"/>
          <w:sz w:val="28"/>
          <w:szCs w:val="28"/>
        </w:rPr>
        <w:t xml:space="preserve"> </w:t>
      </w:r>
      <w:r w:rsidRPr="005A3A57">
        <w:rPr>
          <w:rFonts w:ascii="Times New Roman" w:eastAsia="Aptos" w:hAnsi="Times New Roman" w:cs="Times New Roman"/>
          <w:sz w:val="28"/>
          <w:szCs w:val="28"/>
        </w:rPr>
        <w:t>John Milton—as we will see later in our discussion of the Unitarians of the Protestant Reformation—rejected the Trinity and insisted upon the Unity of God and the subordination of the Son and the Holy Spirit. Milton maintained that the doctrine of the Trinity was a purely man-made mystery with no Scriptural foundation and that it defies Logic and degrades our conception of the Deity. Initially, he took a loosely Arian Theological position, holding that the Son was the first of creation but that he was not of one essence with the Creator, while the Holy Spirit was created after the Son. Later in his life, however, Milton adopted an essentially Unitarian Theology.</w:t>
      </w:r>
    </w:p>
    <w:p w14:paraId="0C03F8E5" w14:textId="77777777" w:rsidR="005A3A57" w:rsidRPr="005A3A57" w:rsidDel="0011133C" w:rsidRDefault="005A3A57" w:rsidP="005A3A57">
      <w:pPr>
        <w:spacing w:after="0" w:line="240" w:lineRule="auto"/>
        <w:rPr>
          <w:del w:id="2833" w:author="Zahid Syed" w:date="2025-09-24T13:06:00Z" w16du:dateUtc="2025-09-24T04:06:00Z"/>
          <w:rFonts w:ascii="Times New Roman" w:eastAsia="Aptos" w:hAnsi="Times New Roman" w:cs="Times New Roman"/>
          <w:sz w:val="28"/>
          <w:szCs w:val="28"/>
        </w:rPr>
      </w:pPr>
    </w:p>
    <w:p w14:paraId="0F701CD2" w14:textId="77777777" w:rsidR="005A3A57" w:rsidRPr="005A3A57" w:rsidRDefault="005A3A57" w:rsidP="005A3A57">
      <w:pPr>
        <w:spacing w:after="0" w:line="240" w:lineRule="auto"/>
        <w:rPr>
          <w:rFonts w:ascii="Times New Roman" w:eastAsia="Aptos" w:hAnsi="Times New Roman" w:cs="Times New Roman"/>
          <w:sz w:val="28"/>
          <w:szCs w:val="28"/>
        </w:rPr>
      </w:pPr>
    </w:p>
    <w:p w14:paraId="5B0E5D88" w14:textId="6B6B9F22" w:rsidR="005A3A57" w:rsidRPr="005A3A57" w:rsidRDefault="005A3A57" w:rsidP="005A3A57">
      <w:pPr>
        <w:spacing w:after="0" w:line="240" w:lineRule="auto"/>
        <w:rPr>
          <w:rFonts w:ascii="Times New Roman" w:eastAsia="Aptos" w:hAnsi="Times New Roman" w:cs="Times New Roman"/>
          <w:sz w:val="28"/>
          <w:szCs w:val="28"/>
        </w:rPr>
      </w:pPr>
      <w:r w:rsidRPr="005A3A57">
        <w:rPr>
          <w:rFonts w:ascii="Times New Roman" w:eastAsia="Aptos" w:hAnsi="Times New Roman" w:cs="Times New Roman"/>
          <w:sz w:val="28"/>
          <w:szCs w:val="28"/>
        </w:rPr>
        <w:t xml:space="preserve">One of the common themes of Traditional Islamic Scholars in their response to the Doctrines of the Trinitarian Church was their assertion that what Christians believe about the Trinity is that the notion </w:t>
      </w:r>
      <w:r w:rsidRPr="005A3A57">
        <w:rPr>
          <w:rFonts w:ascii="Times New Roman" w:eastAsia="Aptos" w:hAnsi="Times New Roman" w:cs="Times New Roman"/>
          <w:color w:val="000000"/>
          <w:sz w:val="28"/>
          <w:szCs w:val="28"/>
        </w:rPr>
        <w:t xml:space="preserve">does not constitute a truly </w:t>
      </w:r>
      <w:r w:rsidRPr="005A3A57">
        <w:rPr>
          <w:rFonts w:ascii="Times New Roman" w:eastAsia="Times New Roman" w:hAnsi="Times New Roman" w:cs="Times New Roman"/>
          <w:color w:val="000000"/>
          <w:sz w:val="28"/>
          <w:szCs w:val="28"/>
        </w:rPr>
        <w:t>genuine or “</w:t>
      </w:r>
      <w:ins w:id="2834" w:author="Zahid Syed" w:date="2025-09-24T13:06:00Z" w16du:dateUtc="2025-09-24T04:06:00Z">
        <w:r w:rsidR="0011133C">
          <w:rPr>
            <w:rFonts w:ascii="Times New Roman" w:eastAsia="Times New Roman" w:hAnsi="Times New Roman" w:cs="Times New Roman"/>
            <w:color w:val="000000"/>
            <w:sz w:val="28"/>
            <w:szCs w:val="28"/>
          </w:rPr>
          <w:t>V</w:t>
        </w:r>
      </w:ins>
      <w:del w:id="2835" w:author="Zahid Syed" w:date="2025-09-24T13:06:00Z" w16du:dateUtc="2025-09-24T04:06:00Z">
        <w:r w:rsidRPr="005A3A57" w:rsidDel="0011133C">
          <w:rPr>
            <w:rFonts w:ascii="Times New Roman" w:eastAsia="Times New Roman" w:hAnsi="Times New Roman" w:cs="Times New Roman"/>
            <w:color w:val="000000"/>
            <w:sz w:val="28"/>
            <w:szCs w:val="28"/>
          </w:rPr>
          <w:delText>v</w:delText>
        </w:r>
      </w:del>
      <w:r w:rsidRPr="005A3A57">
        <w:rPr>
          <w:rFonts w:ascii="Times New Roman" w:eastAsia="Times New Roman" w:hAnsi="Times New Roman" w:cs="Times New Roman"/>
          <w:color w:val="000000"/>
          <w:sz w:val="28"/>
          <w:szCs w:val="28"/>
        </w:rPr>
        <w:t xml:space="preserve">eritable </w:t>
      </w:r>
      <w:ins w:id="2836" w:author="Zahid Syed" w:date="2025-09-24T13:06:00Z" w16du:dateUtc="2025-09-24T04:06:00Z">
        <w:r w:rsidR="0011133C">
          <w:rPr>
            <w:rFonts w:ascii="Times New Roman" w:eastAsia="Times New Roman" w:hAnsi="Times New Roman" w:cs="Times New Roman"/>
            <w:color w:val="000000"/>
            <w:sz w:val="28"/>
            <w:szCs w:val="28"/>
          </w:rPr>
          <w:t>C</w:t>
        </w:r>
      </w:ins>
      <w:del w:id="2837" w:author="Zahid Syed" w:date="2025-09-24T13:06:00Z" w16du:dateUtc="2025-09-24T04:06:00Z">
        <w:r w:rsidRPr="005A3A57" w:rsidDel="0011133C">
          <w:rPr>
            <w:rFonts w:ascii="Times New Roman" w:eastAsia="Times New Roman" w:hAnsi="Times New Roman" w:cs="Times New Roman"/>
            <w:color w:val="000000"/>
            <w:sz w:val="28"/>
            <w:szCs w:val="28"/>
          </w:rPr>
          <w:delText>c</w:delText>
        </w:r>
      </w:del>
      <w:r w:rsidRPr="005A3A57">
        <w:rPr>
          <w:rFonts w:ascii="Times New Roman" w:eastAsia="Times New Roman" w:hAnsi="Times New Roman" w:cs="Times New Roman"/>
          <w:color w:val="000000"/>
          <w:sz w:val="28"/>
          <w:szCs w:val="28"/>
        </w:rPr>
        <w:t>oncept” (</w:t>
      </w:r>
      <w:ins w:id="2838" w:author="Zahid Syed" w:date="2025-09-24T13:07:00Z" w16du:dateUtc="2025-09-24T04:07:00Z">
        <w:r w:rsidR="0011133C">
          <w:rPr>
            <w:rFonts w:ascii="Times New Roman" w:eastAsia="Times New Roman" w:hAnsi="Times New Roman" w:cs="Times New Roman"/>
            <w:i/>
            <w:iCs/>
            <w:color w:val="000000"/>
            <w:sz w:val="28"/>
            <w:szCs w:val="28"/>
          </w:rPr>
          <w:t>M</w:t>
        </w:r>
      </w:ins>
      <w:del w:id="2839" w:author="Zahid Syed" w:date="2025-09-24T13:07:00Z" w16du:dateUtc="2025-09-24T04:07:00Z">
        <w:r w:rsidRPr="005A3A57" w:rsidDel="0011133C">
          <w:rPr>
            <w:rFonts w:ascii="Times New Roman" w:eastAsia="Times New Roman" w:hAnsi="Times New Roman" w:cs="Times New Roman"/>
            <w:i/>
            <w:iCs/>
            <w:color w:val="000000"/>
            <w:sz w:val="28"/>
            <w:szCs w:val="28"/>
          </w:rPr>
          <w:delText>m</w:delText>
        </w:r>
      </w:del>
      <w:r w:rsidRPr="005A3A57">
        <w:rPr>
          <w:rFonts w:ascii="Times New Roman" w:eastAsia="Times New Roman" w:hAnsi="Times New Roman" w:cs="Times New Roman"/>
          <w:i/>
          <w:iCs/>
          <w:color w:val="000000"/>
          <w:sz w:val="28"/>
          <w:szCs w:val="28"/>
        </w:rPr>
        <w:t xml:space="preserve">afhūm </w:t>
      </w:r>
      <w:ins w:id="2840" w:author="Zahid Syed" w:date="2025-09-24T13:07:00Z" w16du:dateUtc="2025-09-24T04:07:00Z">
        <w:r w:rsidR="00E83882" w:rsidRPr="00E83882">
          <w:rPr>
            <w:rFonts w:ascii="Times New Roman" w:eastAsia="Times New Roman" w:hAnsi="Times New Roman" w:cs="Times New Roman"/>
            <w:i/>
            <w:iCs/>
            <w:color w:val="000000"/>
            <w:sz w:val="28"/>
            <w:szCs w:val="28"/>
          </w:rPr>
          <w:t>Ḥaqīqī</w:t>
        </w:r>
      </w:ins>
      <w:del w:id="2841" w:author="Zahid Syed" w:date="2025-09-24T13:07:00Z" w16du:dateUtc="2025-09-24T04:07:00Z">
        <w:r w:rsidRPr="005A3A57" w:rsidDel="00E83882">
          <w:rPr>
            <w:rFonts w:ascii="Times New Roman" w:eastAsia="Times New Roman" w:hAnsi="Times New Roman" w:cs="Times New Roman"/>
            <w:i/>
            <w:iCs/>
            <w:color w:val="000000"/>
            <w:sz w:val="28"/>
            <w:szCs w:val="28"/>
          </w:rPr>
          <w:delText>ḥaqīqī</w:delText>
        </w:r>
      </w:del>
      <w:r w:rsidRPr="005A3A57">
        <w:rPr>
          <w:rFonts w:ascii="Times New Roman" w:eastAsia="Times New Roman" w:hAnsi="Times New Roman" w:cs="Times New Roman"/>
          <w:color w:val="000000"/>
          <w:sz w:val="28"/>
          <w:szCs w:val="28"/>
        </w:rPr>
        <w:t>) and, as a consequence, cannot even be apprehended by the human mind—and much less be actually an object of belief. The only “veritable concept” that the Trinity can yield in the sound Intellect is Tritheism, that is, the belief that the Divinity is three distinct Gods. Thus, the very act of accepting the Trinity is essentially a type of disbelief—not just false association (</w:t>
      </w:r>
      <w:r w:rsidRPr="005A3A57">
        <w:rPr>
          <w:rFonts w:ascii="Times New Roman" w:eastAsia="Times New Roman" w:hAnsi="Times New Roman" w:cs="Times New Roman"/>
          <w:i/>
          <w:iCs/>
          <w:color w:val="000000"/>
          <w:sz w:val="28"/>
          <w:szCs w:val="28"/>
        </w:rPr>
        <w:t>shirk</w:t>
      </w:r>
      <w:r w:rsidRPr="005A3A57">
        <w:rPr>
          <w:rFonts w:ascii="Times New Roman" w:eastAsia="Times New Roman" w:hAnsi="Times New Roman" w:cs="Times New Roman"/>
          <w:color w:val="000000"/>
          <w:sz w:val="28"/>
          <w:szCs w:val="28"/>
        </w:rPr>
        <w:t xml:space="preserve">)—and it has been responsible for the deep and seemingly incurable irrationality at the core of Trinitarian Church history. </w:t>
      </w:r>
      <w:r w:rsidRPr="005A3A57">
        <w:rPr>
          <w:rFonts w:ascii="Times New Roman" w:eastAsia="Aptos" w:hAnsi="Times New Roman" w:cs="Times New Roman"/>
          <w:sz w:val="28"/>
          <w:szCs w:val="28"/>
        </w:rPr>
        <w:t xml:space="preserve">The great Andalusian Scholar </w:t>
      </w:r>
      <w:r w:rsidRPr="005A3A57">
        <w:rPr>
          <w:rFonts w:ascii="Times New Roman" w:eastAsia="Aptos" w:hAnsi="Times New Roman" w:cs="Times New Roman"/>
          <w:b/>
          <w:bCs/>
          <w:sz w:val="28"/>
          <w:szCs w:val="28"/>
        </w:rPr>
        <w:t>Abū-al-‘Abbās al-Qurṭubī</w:t>
      </w:r>
      <w:r w:rsidRPr="005A3A57">
        <w:rPr>
          <w:rFonts w:ascii="Times New Roman" w:eastAsia="Aptos" w:hAnsi="Times New Roman" w:cs="Times New Roman"/>
          <w:sz w:val="28"/>
          <w:szCs w:val="28"/>
        </w:rPr>
        <w:t>,</w:t>
      </w:r>
      <w:r w:rsidRPr="005A3A57">
        <w:rPr>
          <w:rFonts w:ascii="Times New Roman" w:eastAsia="Aptos" w:hAnsi="Times New Roman" w:cs="Times New Roman"/>
          <w:sz w:val="28"/>
          <w:szCs w:val="28"/>
          <w:vertAlign w:val="superscript"/>
        </w:rPr>
        <w:footnoteReference w:id="118"/>
      </w:r>
      <w:r w:rsidRPr="005A3A57">
        <w:rPr>
          <w:rFonts w:ascii="Times New Roman" w:eastAsia="Aptos" w:hAnsi="Times New Roman" w:cs="Times New Roman"/>
          <w:sz w:val="28"/>
          <w:szCs w:val="28"/>
        </w:rPr>
        <w:t xml:space="preserve"> who wrote a beautiful refutation of the Trinitarian claims of the Iberian Crusaders,</w:t>
      </w:r>
      <w:r w:rsidRPr="005A3A57">
        <w:rPr>
          <w:rFonts w:ascii="Times New Roman" w:eastAsia="Aptos" w:hAnsi="Times New Roman" w:cs="Times New Roman"/>
          <w:b/>
          <w:bCs/>
          <w:sz w:val="28"/>
          <w:szCs w:val="28"/>
        </w:rPr>
        <w:t xml:space="preserve"> </w:t>
      </w:r>
      <w:r w:rsidRPr="005A3A57">
        <w:rPr>
          <w:rFonts w:ascii="Times New Roman" w:eastAsia="Aptos" w:hAnsi="Times New Roman" w:cs="Times New Roman"/>
          <w:sz w:val="28"/>
          <w:szCs w:val="28"/>
        </w:rPr>
        <w:t>states that the Trinitarians:</w:t>
      </w:r>
    </w:p>
    <w:p w14:paraId="512721EB" w14:textId="77777777" w:rsidR="005A3A57" w:rsidRPr="005A3A57" w:rsidRDefault="005A3A57" w:rsidP="005A3A57">
      <w:pPr>
        <w:spacing w:after="0" w:line="240" w:lineRule="auto"/>
        <w:rPr>
          <w:rFonts w:ascii="Times New Roman" w:eastAsia="Aptos" w:hAnsi="Times New Roman" w:cs="Times New Roman"/>
          <w:sz w:val="28"/>
          <w:szCs w:val="28"/>
        </w:rPr>
      </w:pPr>
    </w:p>
    <w:p w14:paraId="654D0358" w14:textId="77777777" w:rsidR="005A3A57" w:rsidRPr="005A3A57" w:rsidRDefault="005A3A57" w:rsidP="005A3A57">
      <w:pPr>
        <w:spacing w:after="0" w:line="240" w:lineRule="auto"/>
        <w:ind w:left="630" w:right="810"/>
        <w:rPr>
          <w:rFonts w:ascii="Times New Roman" w:eastAsia="Aptos" w:hAnsi="Times New Roman" w:cs="Times New Roman"/>
          <w:color w:val="000000"/>
          <w:sz w:val="20"/>
          <w:szCs w:val="20"/>
        </w:rPr>
      </w:pPr>
      <w:r w:rsidRPr="005A3A57">
        <w:rPr>
          <w:rFonts w:ascii="Times New Roman" w:eastAsia="Aptos" w:hAnsi="Times New Roman" w:cs="Times New Roman"/>
          <w:sz w:val="20"/>
          <w:szCs w:val="20"/>
        </w:rPr>
        <w:t>They were too proud to submit to the Necessary Principles [of thought], and they repudiated the fundamental truths of the Intellect. Whoever contradicts the Necessary Principles [of thought] will—of necessity—perpetrate [false beliefs] in Impossibilities (</w:t>
      </w:r>
      <w:r w:rsidRPr="005A3A57">
        <w:rPr>
          <w:rFonts w:ascii="Times New Roman" w:eastAsia="Aptos" w:hAnsi="Times New Roman" w:cs="Times New Roman"/>
          <w:i/>
          <w:iCs/>
          <w:color w:val="000000"/>
          <w:sz w:val="20"/>
          <w:szCs w:val="20"/>
        </w:rPr>
        <w:t>k</w:t>
      </w:r>
      <w:r w:rsidRPr="005A3A57">
        <w:rPr>
          <w:rFonts w:ascii="Times New Roman" w:eastAsia="Aptos" w:hAnsi="Times New Roman" w:cs="Times New Roman"/>
          <w:i/>
          <w:iCs/>
          <w:sz w:val="20"/>
          <w:szCs w:val="20"/>
        </w:rPr>
        <w:t>ā</w:t>
      </w:r>
      <w:r w:rsidRPr="005A3A57">
        <w:rPr>
          <w:rFonts w:ascii="Times New Roman" w:eastAsia="Aptos" w:hAnsi="Times New Roman" w:cs="Times New Roman"/>
          <w:i/>
          <w:iCs/>
          <w:color w:val="000000"/>
          <w:sz w:val="20"/>
          <w:szCs w:val="20"/>
        </w:rPr>
        <w:t>bar</w:t>
      </w:r>
      <w:r w:rsidRPr="005A3A57">
        <w:rPr>
          <w:rFonts w:ascii="Times New Roman" w:eastAsia="Aptos" w:hAnsi="Times New Roman" w:cs="Times New Roman"/>
          <w:i/>
          <w:iCs/>
          <w:sz w:val="20"/>
          <w:szCs w:val="20"/>
        </w:rPr>
        <w:t>ū</w:t>
      </w:r>
      <w:r w:rsidRPr="005A3A57">
        <w:rPr>
          <w:rFonts w:ascii="Times New Roman" w:eastAsia="Aptos" w:hAnsi="Times New Roman" w:cs="Times New Roman"/>
          <w:i/>
          <w:iCs/>
          <w:color w:val="000000"/>
          <w:sz w:val="20"/>
          <w:szCs w:val="20"/>
        </w:rPr>
        <w:t xml:space="preserve"> al-</w:t>
      </w:r>
      <w:r w:rsidRPr="005A3A57">
        <w:rPr>
          <w:rFonts w:ascii="Times New Roman" w:eastAsia="Aptos" w:hAnsi="Times New Roman" w:cs="Times New Roman"/>
          <w:i/>
          <w:iCs/>
          <w:sz w:val="20"/>
          <w:szCs w:val="20"/>
        </w:rPr>
        <w:t>ḍ</w:t>
      </w:r>
      <w:r w:rsidRPr="005A3A57">
        <w:rPr>
          <w:rFonts w:ascii="Times New Roman" w:eastAsia="Aptos" w:hAnsi="Times New Roman" w:cs="Times New Roman"/>
          <w:i/>
          <w:iCs/>
          <w:color w:val="000000"/>
          <w:sz w:val="20"/>
          <w:szCs w:val="20"/>
        </w:rPr>
        <w:t>ar</w:t>
      </w:r>
      <w:r w:rsidRPr="005A3A57">
        <w:rPr>
          <w:rFonts w:ascii="Times New Roman" w:eastAsia="Aptos" w:hAnsi="Times New Roman" w:cs="Times New Roman"/>
          <w:i/>
          <w:iCs/>
          <w:sz w:val="20"/>
          <w:szCs w:val="20"/>
        </w:rPr>
        <w:t>ū</w:t>
      </w:r>
      <w:r w:rsidRPr="005A3A57">
        <w:rPr>
          <w:rFonts w:ascii="Times New Roman" w:eastAsia="Aptos" w:hAnsi="Times New Roman" w:cs="Times New Roman"/>
          <w:i/>
          <w:iCs/>
          <w:color w:val="000000"/>
          <w:sz w:val="20"/>
          <w:szCs w:val="20"/>
        </w:rPr>
        <w:t>riyy</w:t>
      </w:r>
      <w:r w:rsidRPr="005A3A57">
        <w:rPr>
          <w:rFonts w:ascii="Times New Roman" w:eastAsia="Aptos" w:hAnsi="Times New Roman" w:cs="Times New Roman"/>
          <w:i/>
          <w:iCs/>
          <w:sz w:val="20"/>
          <w:szCs w:val="20"/>
        </w:rPr>
        <w:t>ā</w:t>
      </w:r>
      <w:r w:rsidRPr="005A3A57">
        <w:rPr>
          <w:rFonts w:ascii="Times New Roman" w:eastAsia="Aptos" w:hAnsi="Times New Roman" w:cs="Times New Roman"/>
          <w:i/>
          <w:iCs/>
          <w:color w:val="000000"/>
          <w:sz w:val="20"/>
          <w:szCs w:val="20"/>
        </w:rPr>
        <w:t>t wa ja</w:t>
      </w:r>
      <w:r w:rsidRPr="005A3A57">
        <w:rPr>
          <w:rFonts w:ascii="Times New Roman" w:eastAsia="Aptos" w:hAnsi="Times New Roman" w:cs="Times New Roman"/>
          <w:i/>
          <w:iCs/>
          <w:sz w:val="20"/>
          <w:szCs w:val="20"/>
        </w:rPr>
        <w:t>ḥ</w:t>
      </w:r>
      <w:r w:rsidRPr="005A3A57">
        <w:rPr>
          <w:rFonts w:ascii="Times New Roman" w:eastAsia="Aptos" w:hAnsi="Times New Roman" w:cs="Times New Roman"/>
          <w:i/>
          <w:iCs/>
          <w:color w:val="000000"/>
          <w:sz w:val="20"/>
          <w:szCs w:val="20"/>
        </w:rPr>
        <w:t>ad</w:t>
      </w:r>
      <w:r w:rsidRPr="005A3A57">
        <w:rPr>
          <w:rFonts w:ascii="Times New Roman" w:eastAsia="Aptos" w:hAnsi="Times New Roman" w:cs="Times New Roman"/>
          <w:i/>
          <w:iCs/>
          <w:sz w:val="20"/>
          <w:szCs w:val="20"/>
        </w:rPr>
        <w:t>ū</w:t>
      </w:r>
      <w:r w:rsidRPr="005A3A57">
        <w:rPr>
          <w:rFonts w:ascii="Times New Roman" w:eastAsia="Aptos" w:hAnsi="Times New Roman" w:cs="Times New Roman"/>
          <w:i/>
          <w:iCs/>
          <w:color w:val="000000"/>
          <w:sz w:val="20"/>
          <w:szCs w:val="20"/>
        </w:rPr>
        <w:t xml:space="preserve"> al-ma‘q</w:t>
      </w:r>
      <w:r w:rsidRPr="005A3A57">
        <w:rPr>
          <w:rFonts w:ascii="Times New Roman" w:eastAsia="Aptos" w:hAnsi="Times New Roman" w:cs="Times New Roman"/>
          <w:i/>
          <w:iCs/>
          <w:sz w:val="20"/>
          <w:szCs w:val="20"/>
        </w:rPr>
        <w:t>ū</w:t>
      </w:r>
      <w:r w:rsidRPr="005A3A57">
        <w:rPr>
          <w:rFonts w:ascii="Times New Roman" w:eastAsia="Aptos" w:hAnsi="Times New Roman" w:cs="Times New Roman"/>
          <w:i/>
          <w:iCs/>
          <w:color w:val="000000"/>
          <w:sz w:val="20"/>
          <w:szCs w:val="20"/>
        </w:rPr>
        <w:t>l</w:t>
      </w:r>
      <w:r w:rsidRPr="005A3A57">
        <w:rPr>
          <w:rFonts w:ascii="Times New Roman" w:eastAsia="Aptos" w:hAnsi="Times New Roman" w:cs="Times New Roman"/>
          <w:i/>
          <w:iCs/>
          <w:sz w:val="20"/>
          <w:szCs w:val="20"/>
        </w:rPr>
        <w:t>ā</w:t>
      </w:r>
      <w:r w:rsidRPr="005A3A57">
        <w:rPr>
          <w:rFonts w:ascii="Times New Roman" w:eastAsia="Aptos" w:hAnsi="Times New Roman" w:cs="Times New Roman"/>
          <w:i/>
          <w:iCs/>
          <w:color w:val="000000"/>
          <w:sz w:val="20"/>
          <w:szCs w:val="20"/>
        </w:rPr>
        <w:t>t. Wa man ankara al-</w:t>
      </w:r>
      <w:r w:rsidRPr="005A3A57">
        <w:rPr>
          <w:rFonts w:ascii="Times New Roman" w:eastAsia="Aptos" w:hAnsi="Times New Roman" w:cs="Times New Roman"/>
          <w:i/>
          <w:iCs/>
          <w:sz w:val="20"/>
          <w:szCs w:val="20"/>
        </w:rPr>
        <w:t>ḍ</w:t>
      </w:r>
      <w:r w:rsidRPr="005A3A57">
        <w:rPr>
          <w:rFonts w:ascii="Times New Roman" w:eastAsia="Aptos" w:hAnsi="Times New Roman" w:cs="Times New Roman"/>
          <w:i/>
          <w:iCs/>
          <w:color w:val="000000"/>
          <w:sz w:val="20"/>
          <w:szCs w:val="20"/>
        </w:rPr>
        <w:t>ar</w:t>
      </w:r>
      <w:r w:rsidRPr="005A3A57">
        <w:rPr>
          <w:rFonts w:ascii="Times New Roman" w:eastAsia="Aptos" w:hAnsi="Times New Roman" w:cs="Times New Roman"/>
          <w:i/>
          <w:iCs/>
          <w:sz w:val="20"/>
          <w:szCs w:val="20"/>
        </w:rPr>
        <w:t>ū</w:t>
      </w:r>
      <w:r w:rsidRPr="005A3A57">
        <w:rPr>
          <w:rFonts w:ascii="Times New Roman" w:eastAsia="Aptos" w:hAnsi="Times New Roman" w:cs="Times New Roman"/>
          <w:i/>
          <w:iCs/>
          <w:color w:val="000000"/>
          <w:sz w:val="20"/>
          <w:szCs w:val="20"/>
        </w:rPr>
        <w:t>riyy</w:t>
      </w:r>
      <w:r w:rsidRPr="005A3A57">
        <w:rPr>
          <w:rFonts w:ascii="Times New Roman" w:eastAsia="Aptos" w:hAnsi="Times New Roman" w:cs="Times New Roman"/>
          <w:i/>
          <w:iCs/>
          <w:sz w:val="20"/>
          <w:szCs w:val="20"/>
        </w:rPr>
        <w:t>ā</w:t>
      </w:r>
      <w:r w:rsidRPr="005A3A57">
        <w:rPr>
          <w:rFonts w:ascii="Times New Roman" w:eastAsia="Aptos" w:hAnsi="Times New Roman" w:cs="Times New Roman"/>
          <w:i/>
          <w:iCs/>
          <w:color w:val="000000"/>
          <w:sz w:val="20"/>
          <w:szCs w:val="20"/>
        </w:rPr>
        <w:t>t irtakaba al-mu</w:t>
      </w:r>
      <w:r w:rsidRPr="005A3A57">
        <w:rPr>
          <w:rFonts w:ascii="Times New Roman" w:eastAsia="Aptos" w:hAnsi="Times New Roman" w:cs="Times New Roman"/>
          <w:i/>
          <w:iCs/>
          <w:sz w:val="20"/>
          <w:szCs w:val="20"/>
        </w:rPr>
        <w:t>ḥā</w:t>
      </w:r>
      <w:r w:rsidRPr="005A3A57">
        <w:rPr>
          <w:rFonts w:ascii="Times New Roman" w:eastAsia="Aptos" w:hAnsi="Times New Roman" w:cs="Times New Roman"/>
          <w:i/>
          <w:iCs/>
          <w:color w:val="000000"/>
          <w:sz w:val="20"/>
          <w:szCs w:val="20"/>
        </w:rPr>
        <w:t>l</w:t>
      </w:r>
      <w:r w:rsidRPr="005A3A57">
        <w:rPr>
          <w:rFonts w:ascii="Times New Roman" w:eastAsia="Aptos" w:hAnsi="Times New Roman" w:cs="Times New Roman"/>
          <w:i/>
          <w:iCs/>
          <w:sz w:val="20"/>
          <w:szCs w:val="20"/>
        </w:rPr>
        <w:t>ā</w:t>
      </w:r>
      <w:r w:rsidRPr="005A3A57">
        <w:rPr>
          <w:rFonts w:ascii="Times New Roman" w:eastAsia="Aptos" w:hAnsi="Times New Roman" w:cs="Times New Roman"/>
          <w:i/>
          <w:iCs/>
          <w:color w:val="000000"/>
          <w:sz w:val="20"/>
          <w:szCs w:val="20"/>
        </w:rPr>
        <w:t>t</w:t>
      </w:r>
      <w:r w:rsidRPr="005A3A57">
        <w:rPr>
          <w:rFonts w:ascii="Times New Roman" w:eastAsia="Aptos" w:hAnsi="Times New Roman" w:cs="Times New Roman"/>
          <w:color w:val="000000"/>
          <w:sz w:val="20"/>
          <w:szCs w:val="20"/>
        </w:rPr>
        <w:t xml:space="preserve">). </w:t>
      </w:r>
    </w:p>
    <w:p w14:paraId="5686320A" w14:textId="77777777" w:rsidR="005A3A57" w:rsidRPr="005A3A57" w:rsidRDefault="005A3A57" w:rsidP="005A3A57">
      <w:pPr>
        <w:spacing w:after="0" w:line="240" w:lineRule="auto"/>
        <w:ind w:right="810"/>
        <w:rPr>
          <w:rFonts w:ascii="Times New Roman" w:eastAsia="Aptos" w:hAnsi="Times New Roman" w:cs="Times New Roman"/>
          <w:color w:val="000000"/>
          <w:sz w:val="20"/>
          <w:szCs w:val="20"/>
        </w:rPr>
      </w:pPr>
    </w:p>
    <w:p w14:paraId="753A9920" w14:textId="77777777" w:rsidR="005A3A57" w:rsidRPr="005A3A57" w:rsidRDefault="005A3A57" w:rsidP="005A3A57">
      <w:pPr>
        <w:spacing w:after="0" w:line="240" w:lineRule="auto"/>
        <w:rPr>
          <w:rFonts w:ascii="Times New Roman" w:eastAsia="Aptos" w:hAnsi="Times New Roman" w:cs="Times New Roman"/>
          <w:color w:val="000000"/>
          <w:sz w:val="28"/>
          <w:szCs w:val="28"/>
        </w:rPr>
      </w:pPr>
      <w:r w:rsidRPr="005A3A57">
        <w:rPr>
          <w:rFonts w:ascii="Times New Roman" w:eastAsia="Aptos" w:hAnsi="Times New Roman" w:cs="Times New Roman"/>
          <w:color w:val="000000"/>
          <w:sz w:val="28"/>
          <w:szCs w:val="28"/>
        </w:rPr>
        <w:lastRenderedPageBreak/>
        <w:t>As the great Muslim Scholar of Cordoba</w:t>
      </w:r>
      <w:r w:rsidRPr="005A3A57">
        <w:rPr>
          <w:rFonts w:ascii="Times New Roman" w:eastAsia="Times New Roman" w:hAnsi="Times New Roman" w:cs="Times New Roman"/>
          <w:color w:val="000000"/>
          <w:sz w:val="28"/>
          <w:szCs w:val="28"/>
        </w:rPr>
        <w:t xml:space="preserve"> Abū-al-‘Abbās Aḥmad al-Qurṭubī notes: Many Muslim Scholars felt that all that was needed to refute the Trinity was so self-evident that it was sufficient just to make mention of it, especially in light of the fundamental first principle that Oneness is utterly contrary to the plurality of all trinities, although (1:75) this does not work with Christians because they are encultured in “the blatant rejection of the truths of Intellect” (Arabi:</w:t>
      </w:r>
      <w:r w:rsidRPr="005A3A57">
        <w:rPr>
          <w:rFonts w:ascii="Times New Roman" w:eastAsia="Times New Roman" w:hAnsi="Times New Roman" w:cs="Times New Roman"/>
          <w:i/>
          <w:iCs/>
          <w:color w:val="000000"/>
          <w:sz w:val="28"/>
          <w:szCs w:val="28"/>
        </w:rPr>
        <w:t xml:space="preserve"> ja</w:t>
      </w:r>
      <w:r w:rsidRPr="005A3A57">
        <w:rPr>
          <w:rFonts w:ascii="Times New Roman" w:eastAsia="Aptos" w:hAnsi="Times New Roman" w:cs="Times New Roman"/>
          <w:i/>
          <w:iCs/>
          <w:sz w:val="28"/>
          <w:szCs w:val="28"/>
        </w:rPr>
        <w:t>ḥ</w:t>
      </w:r>
      <w:r w:rsidRPr="005A3A57">
        <w:rPr>
          <w:rFonts w:ascii="Times New Roman" w:eastAsia="Times New Roman" w:hAnsi="Times New Roman" w:cs="Times New Roman"/>
          <w:i/>
          <w:iCs/>
          <w:color w:val="000000"/>
          <w:sz w:val="28"/>
          <w:szCs w:val="28"/>
        </w:rPr>
        <w:t>d al-ma‘q</w:t>
      </w:r>
      <w:r w:rsidRPr="005A3A57">
        <w:rPr>
          <w:rFonts w:ascii="Times New Roman" w:eastAsia="Aptos" w:hAnsi="Times New Roman" w:cs="Times New Roman"/>
          <w:i/>
          <w:iCs/>
          <w:sz w:val="28"/>
          <w:szCs w:val="28"/>
        </w:rPr>
        <w:t>ū</w:t>
      </w:r>
      <w:r w:rsidRPr="005A3A57">
        <w:rPr>
          <w:rFonts w:ascii="Times New Roman" w:eastAsia="Times New Roman" w:hAnsi="Times New Roman" w:cs="Times New Roman"/>
          <w:i/>
          <w:iCs/>
          <w:color w:val="000000"/>
          <w:sz w:val="28"/>
          <w:szCs w:val="28"/>
        </w:rPr>
        <w:t>l</w:t>
      </w:r>
      <w:r w:rsidRPr="005A3A57">
        <w:rPr>
          <w:rFonts w:ascii="Times New Roman" w:eastAsia="Aptos" w:hAnsi="Times New Roman" w:cs="Times New Roman"/>
          <w:i/>
          <w:iCs/>
          <w:sz w:val="28"/>
          <w:szCs w:val="28"/>
        </w:rPr>
        <w:t>ā</w:t>
      </w:r>
      <w:r w:rsidRPr="005A3A57">
        <w:rPr>
          <w:rFonts w:ascii="Times New Roman" w:eastAsia="Times New Roman" w:hAnsi="Times New Roman" w:cs="Times New Roman"/>
          <w:i/>
          <w:iCs/>
          <w:color w:val="000000"/>
          <w:sz w:val="28"/>
          <w:szCs w:val="28"/>
        </w:rPr>
        <w:t>t</w:t>
      </w:r>
      <w:r w:rsidRPr="005A3A57">
        <w:rPr>
          <w:rFonts w:ascii="Times New Roman" w:eastAsia="Times New Roman" w:hAnsi="Times New Roman" w:cs="Times New Roman"/>
          <w:color w:val="000000"/>
          <w:sz w:val="28"/>
          <w:szCs w:val="28"/>
        </w:rPr>
        <w:t>).</w:t>
      </w:r>
    </w:p>
    <w:p w14:paraId="64114540" w14:textId="77777777" w:rsidR="005A3A57" w:rsidRPr="005A3A57" w:rsidRDefault="005A3A57" w:rsidP="005A3A57">
      <w:pPr>
        <w:spacing w:after="0" w:line="240" w:lineRule="auto"/>
        <w:rPr>
          <w:rFonts w:ascii="Times New Roman" w:eastAsia="Aptos" w:hAnsi="Times New Roman" w:cs="Times New Roman"/>
          <w:color w:val="000000"/>
          <w:sz w:val="28"/>
          <w:szCs w:val="28"/>
        </w:rPr>
      </w:pPr>
    </w:p>
    <w:p w14:paraId="059AA65C"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r w:rsidRPr="005A3A57">
        <w:rPr>
          <w:rFonts w:ascii="Times New Roman" w:eastAsia="Times New Roman" w:hAnsi="Times New Roman" w:cs="Times New Roman"/>
          <w:color w:val="000000"/>
          <w:sz w:val="28"/>
          <w:szCs w:val="28"/>
        </w:rPr>
        <w:t>Abū-al-‘Abbās Aḥmad al-Qurṭubī emphasizes that human beings are not actually capable of believing what their sound Intellects cannot properly conceive of or imagine as “veritable concepts.” He states:</w:t>
      </w:r>
    </w:p>
    <w:p w14:paraId="18ECBF70"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r w:rsidRPr="005A3A57">
        <w:rPr>
          <w:rFonts w:ascii="Times New Roman" w:eastAsia="Times New Roman" w:hAnsi="Times New Roman" w:cs="Times New Roman"/>
          <w:color w:val="000000"/>
          <w:sz w:val="28"/>
          <w:szCs w:val="28"/>
        </w:rPr>
        <w:t xml:space="preserve"> </w:t>
      </w:r>
    </w:p>
    <w:p w14:paraId="4D78DF03" w14:textId="77777777" w:rsidR="005A3A57" w:rsidRPr="005A3A57" w:rsidRDefault="005A3A57" w:rsidP="005A3A57">
      <w:pPr>
        <w:autoSpaceDE w:val="0"/>
        <w:autoSpaceDN w:val="0"/>
        <w:adjustRightInd w:val="0"/>
        <w:spacing w:after="0" w:line="240" w:lineRule="auto"/>
        <w:ind w:left="630" w:right="810"/>
        <w:rPr>
          <w:rFonts w:ascii="Times New Roman" w:eastAsia="Times New Roman" w:hAnsi="Times New Roman" w:cs="Times New Roman"/>
          <w:color w:val="000000"/>
          <w:sz w:val="20"/>
          <w:szCs w:val="20"/>
        </w:rPr>
      </w:pPr>
      <w:r w:rsidRPr="005A3A57">
        <w:rPr>
          <w:rFonts w:ascii="Times New Roman" w:eastAsia="Times New Roman" w:hAnsi="Times New Roman" w:cs="Times New Roman"/>
          <w:color w:val="000000"/>
          <w:sz w:val="20"/>
          <w:szCs w:val="20"/>
        </w:rPr>
        <w:t>Everything that we know must be properly envisioned in the Intellect (</w:t>
      </w:r>
      <w:r w:rsidRPr="005A3A57">
        <w:rPr>
          <w:rFonts w:ascii="Times New Roman" w:eastAsia="Aptos" w:hAnsi="Times New Roman" w:cs="Times New Roman"/>
          <w:i/>
          <w:iCs/>
          <w:color w:val="000000"/>
          <w:sz w:val="20"/>
          <w:szCs w:val="20"/>
        </w:rPr>
        <w:t>kullu ma‘r</w:t>
      </w:r>
      <w:r w:rsidRPr="005A3A57">
        <w:rPr>
          <w:rFonts w:ascii="Times New Roman" w:eastAsia="Aptos" w:hAnsi="Times New Roman" w:cs="Times New Roman"/>
          <w:i/>
          <w:iCs/>
          <w:sz w:val="20"/>
          <w:szCs w:val="20"/>
        </w:rPr>
        <w:t>ū</w:t>
      </w:r>
      <w:r w:rsidRPr="005A3A57">
        <w:rPr>
          <w:rFonts w:ascii="Times New Roman" w:eastAsia="Aptos" w:hAnsi="Times New Roman" w:cs="Times New Roman"/>
          <w:i/>
          <w:iCs/>
          <w:color w:val="000000"/>
          <w:sz w:val="20"/>
          <w:szCs w:val="20"/>
        </w:rPr>
        <w:t>f yajibu an yatarassama f</w:t>
      </w:r>
      <w:r w:rsidRPr="005A3A57">
        <w:rPr>
          <w:rFonts w:ascii="Times New Roman" w:eastAsia="Aptos" w:hAnsi="Times New Roman" w:cs="Times New Roman"/>
          <w:i/>
          <w:iCs/>
          <w:sz w:val="20"/>
          <w:szCs w:val="20"/>
        </w:rPr>
        <w:t>ī</w:t>
      </w:r>
      <w:r w:rsidRPr="005A3A57">
        <w:rPr>
          <w:rFonts w:ascii="Times New Roman" w:eastAsia="Aptos" w:hAnsi="Times New Roman" w:cs="Times New Roman"/>
          <w:i/>
          <w:iCs/>
          <w:color w:val="000000"/>
          <w:sz w:val="20"/>
          <w:szCs w:val="20"/>
        </w:rPr>
        <w:t xml:space="preserve"> al-‘Aql</w:t>
      </w:r>
      <w:r w:rsidRPr="005A3A57">
        <w:rPr>
          <w:rFonts w:ascii="Times New Roman" w:eastAsia="Aptos" w:hAnsi="Times New Roman" w:cs="Times New Roman"/>
          <w:color w:val="000000"/>
          <w:sz w:val="20"/>
          <w:szCs w:val="20"/>
        </w:rPr>
        <w:t>). Whatever cannot be properly envisioned in the Intellect—neither in general nor in detail (</w:t>
      </w:r>
      <w:r w:rsidRPr="005A3A57">
        <w:rPr>
          <w:rFonts w:ascii="Times New Roman" w:eastAsia="Aptos" w:hAnsi="Times New Roman" w:cs="Times New Roman"/>
          <w:i/>
          <w:iCs/>
          <w:color w:val="000000"/>
          <w:sz w:val="20"/>
          <w:szCs w:val="20"/>
        </w:rPr>
        <w:t>l</w:t>
      </w:r>
      <w:r w:rsidRPr="005A3A57">
        <w:rPr>
          <w:rFonts w:ascii="Times New Roman" w:eastAsia="Aptos" w:hAnsi="Times New Roman" w:cs="Times New Roman"/>
          <w:i/>
          <w:iCs/>
          <w:sz w:val="20"/>
          <w:szCs w:val="20"/>
        </w:rPr>
        <w:t>ā</w:t>
      </w:r>
      <w:r w:rsidRPr="005A3A57">
        <w:rPr>
          <w:rFonts w:ascii="Times New Roman" w:eastAsia="Aptos" w:hAnsi="Times New Roman" w:cs="Times New Roman"/>
          <w:i/>
          <w:iCs/>
          <w:color w:val="000000"/>
          <w:sz w:val="20"/>
          <w:szCs w:val="20"/>
        </w:rPr>
        <w:t xml:space="preserve"> jumlatan wa l</w:t>
      </w:r>
      <w:r w:rsidRPr="005A3A57">
        <w:rPr>
          <w:rFonts w:ascii="Times New Roman" w:eastAsia="Aptos" w:hAnsi="Times New Roman" w:cs="Times New Roman"/>
          <w:i/>
          <w:iCs/>
          <w:sz w:val="20"/>
          <w:szCs w:val="20"/>
        </w:rPr>
        <w:t>ā</w:t>
      </w:r>
      <w:r w:rsidRPr="005A3A57">
        <w:rPr>
          <w:rFonts w:ascii="Times New Roman" w:eastAsia="Aptos" w:hAnsi="Times New Roman" w:cs="Times New Roman"/>
          <w:i/>
          <w:iCs/>
          <w:color w:val="000000"/>
          <w:sz w:val="20"/>
          <w:szCs w:val="20"/>
        </w:rPr>
        <w:t xml:space="preserve"> taf</w:t>
      </w:r>
      <w:r w:rsidRPr="005A3A57">
        <w:rPr>
          <w:rFonts w:ascii="Times New Roman" w:eastAsia="Aptos" w:hAnsi="Times New Roman" w:cs="Times New Roman"/>
          <w:i/>
          <w:iCs/>
          <w:sz w:val="20"/>
          <w:szCs w:val="20"/>
        </w:rPr>
        <w:t>ṣī</w:t>
      </w:r>
      <w:r w:rsidRPr="005A3A57">
        <w:rPr>
          <w:rFonts w:ascii="Times New Roman" w:eastAsia="Aptos" w:hAnsi="Times New Roman" w:cs="Times New Roman"/>
          <w:i/>
          <w:iCs/>
          <w:color w:val="000000"/>
          <w:sz w:val="20"/>
          <w:szCs w:val="20"/>
        </w:rPr>
        <w:t>lan</w:t>
      </w:r>
      <w:r w:rsidRPr="005A3A57">
        <w:rPr>
          <w:rFonts w:ascii="Times New Roman" w:eastAsia="Aptos" w:hAnsi="Times New Roman" w:cs="Times New Roman"/>
          <w:color w:val="000000"/>
          <w:sz w:val="20"/>
          <w:szCs w:val="20"/>
        </w:rPr>
        <w:t>)—simply can never be known (</w:t>
      </w:r>
      <w:r w:rsidRPr="005A3A57">
        <w:rPr>
          <w:rFonts w:ascii="Times New Roman" w:eastAsia="Aptos" w:hAnsi="Times New Roman" w:cs="Times New Roman"/>
          <w:i/>
          <w:iCs/>
          <w:color w:val="000000"/>
          <w:sz w:val="20"/>
          <w:szCs w:val="20"/>
        </w:rPr>
        <w:t>fa-huwa ghayr ma‘l</w:t>
      </w:r>
      <w:r w:rsidRPr="005A3A57">
        <w:rPr>
          <w:rFonts w:ascii="Times New Roman" w:eastAsia="Aptos" w:hAnsi="Times New Roman" w:cs="Times New Roman"/>
          <w:i/>
          <w:iCs/>
          <w:sz w:val="20"/>
          <w:szCs w:val="20"/>
        </w:rPr>
        <w:t>ū</w:t>
      </w:r>
      <w:r w:rsidRPr="005A3A57">
        <w:rPr>
          <w:rFonts w:ascii="Times New Roman" w:eastAsia="Aptos" w:hAnsi="Times New Roman" w:cs="Times New Roman"/>
          <w:i/>
          <w:iCs/>
          <w:color w:val="000000"/>
          <w:sz w:val="20"/>
          <w:szCs w:val="20"/>
        </w:rPr>
        <w:t>m</w:t>
      </w:r>
      <w:r w:rsidRPr="005A3A57">
        <w:rPr>
          <w:rFonts w:ascii="Times New Roman" w:eastAsia="Aptos" w:hAnsi="Times New Roman" w:cs="Times New Roman"/>
          <w:color w:val="000000"/>
          <w:sz w:val="20"/>
          <w:szCs w:val="20"/>
        </w:rPr>
        <w:t>).</w:t>
      </w:r>
    </w:p>
    <w:p w14:paraId="31106031" w14:textId="77777777" w:rsidR="005A3A57" w:rsidRPr="005A3A57" w:rsidRDefault="005A3A57" w:rsidP="005A3A57">
      <w:pPr>
        <w:spacing w:after="0" w:line="240" w:lineRule="auto"/>
        <w:ind w:right="810"/>
        <w:rPr>
          <w:rFonts w:ascii="Times New Roman" w:eastAsia="Aptos" w:hAnsi="Times New Roman" w:cs="Times New Roman"/>
          <w:color w:val="000000"/>
          <w:sz w:val="20"/>
          <w:szCs w:val="20"/>
        </w:rPr>
      </w:pPr>
    </w:p>
    <w:p w14:paraId="5C46F311" w14:textId="77777777" w:rsidR="005A3A57" w:rsidRPr="005A3A57" w:rsidRDefault="005A3A57" w:rsidP="005A3A57">
      <w:pPr>
        <w:autoSpaceDE w:val="0"/>
        <w:autoSpaceDN w:val="0"/>
        <w:adjustRightInd w:val="0"/>
        <w:spacing w:after="0" w:line="240" w:lineRule="auto"/>
        <w:rPr>
          <w:rFonts w:ascii="Times New Roman" w:eastAsia="Aptos" w:hAnsi="Times New Roman" w:cs="Times New Roman"/>
          <w:color w:val="000000"/>
          <w:sz w:val="28"/>
          <w:szCs w:val="28"/>
        </w:rPr>
      </w:pPr>
    </w:p>
    <w:p w14:paraId="28E7C704"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r w:rsidRPr="005A3A57">
        <w:rPr>
          <w:rFonts w:ascii="Times New Roman" w:eastAsia="Aptos" w:hAnsi="Times New Roman" w:cs="Times New Roman"/>
          <w:color w:val="000000"/>
          <w:sz w:val="28"/>
          <w:szCs w:val="28"/>
        </w:rPr>
        <w:t xml:space="preserve">What </w:t>
      </w:r>
      <w:r w:rsidRPr="005A3A57">
        <w:rPr>
          <w:rFonts w:ascii="Times New Roman" w:eastAsia="Times New Roman" w:hAnsi="Times New Roman" w:cs="Times New Roman"/>
          <w:color w:val="000000"/>
          <w:sz w:val="28"/>
          <w:szCs w:val="28"/>
        </w:rPr>
        <w:t>al-Qurṭubī asserts here is clear and it implies further</w:t>
      </w:r>
      <w:r w:rsidRPr="005A3A57">
        <w:rPr>
          <w:rFonts w:ascii="Times New Roman" w:eastAsia="Aptos" w:hAnsi="Times New Roman" w:cs="Times New Roman"/>
          <w:color w:val="000000"/>
          <w:sz w:val="28"/>
          <w:szCs w:val="28"/>
        </w:rPr>
        <w:t xml:space="preserve"> that—despite what they may claim—Trinitarian Christians can never attain valid conceptualization or knowledge of the Trinity that they defend, because it is simply impossible for it to be “properly envisioned in the Intellect,” which is also to say that it is not “a </w:t>
      </w:r>
      <w:r w:rsidRPr="005A3A57">
        <w:rPr>
          <w:rFonts w:ascii="Times New Roman" w:eastAsia="Times New Roman" w:hAnsi="Times New Roman" w:cs="Times New Roman"/>
          <w:color w:val="000000"/>
          <w:sz w:val="28"/>
          <w:szCs w:val="28"/>
        </w:rPr>
        <w:t>veritable concept” (</w:t>
      </w:r>
      <w:r w:rsidRPr="005A3A57">
        <w:rPr>
          <w:rFonts w:ascii="Times New Roman" w:eastAsia="Times New Roman" w:hAnsi="Times New Roman" w:cs="Times New Roman"/>
          <w:i/>
          <w:iCs/>
          <w:color w:val="000000"/>
          <w:sz w:val="28"/>
          <w:szCs w:val="28"/>
        </w:rPr>
        <w:t>mafhūm ḥaqīqī</w:t>
      </w:r>
      <w:r w:rsidRPr="005A3A57">
        <w:rPr>
          <w:rFonts w:ascii="Times New Roman" w:eastAsia="Times New Roman" w:hAnsi="Times New Roman" w:cs="Times New Roman"/>
          <w:color w:val="000000"/>
          <w:sz w:val="28"/>
          <w:szCs w:val="28"/>
        </w:rPr>
        <w:t>)</w:t>
      </w:r>
      <w:r w:rsidRPr="005A3A57">
        <w:rPr>
          <w:rFonts w:ascii="Times New Roman" w:eastAsia="Times New Roman" w:hAnsi="Times New Roman" w:cs="Times New Roman"/>
          <w:i/>
          <w:iCs/>
          <w:color w:val="000000"/>
          <w:sz w:val="28"/>
          <w:szCs w:val="28"/>
        </w:rPr>
        <w:t>.</w:t>
      </w:r>
      <w:r w:rsidRPr="005A3A57">
        <w:rPr>
          <w:rFonts w:ascii="Times New Roman" w:eastAsia="Times New Roman" w:hAnsi="Times New Roman" w:cs="Times New Roman"/>
          <w:color w:val="000000"/>
          <w:sz w:val="28"/>
          <w:szCs w:val="28"/>
        </w:rPr>
        <w:t xml:space="preserve"> Thus, Trinitarian belief—as many Trinitarians would readily acknowledge—is always an act of will, not of the Intellect. What they rarely admit, however, is how fundamentally irrational and potentially dangerous that illogical act of will is, not to mention that it defies basic Biblical teaching, which is utterly rational and belongs to the category of “veritable concepts.” </w:t>
      </w:r>
      <w:r w:rsidRPr="005A3A57">
        <w:rPr>
          <w:rFonts w:ascii="Times New Roman" w:eastAsia="Aptos" w:hAnsi="Times New Roman" w:cs="Times New Roman"/>
          <w:color w:val="000000"/>
          <w:sz w:val="28"/>
          <w:szCs w:val="28"/>
        </w:rPr>
        <w:t>Moreover, he notes that we may not validly speak about something as being truly rejected or accepted (</w:t>
      </w:r>
      <w:r w:rsidRPr="005A3A57">
        <w:rPr>
          <w:rFonts w:ascii="Times New Roman" w:eastAsia="Aptos" w:hAnsi="Times New Roman" w:cs="Times New Roman"/>
          <w:i/>
          <w:iCs/>
          <w:color w:val="000000"/>
          <w:sz w:val="28"/>
          <w:szCs w:val="28"/>
        </w:rPr>
        <w:t>raddan wa qab</w:t>
      </w:r>
      <w:r w:rsidRPr="005A3A57">
        <w:rPr>
          <w:rFonts w:ascii="Times New Roman" w:eastAsia="Aptos" w:hAnsi="Times New Roman" w:cs="Times New Roman"/>
          <w:i/>
          <w:iCs/>
          <w:sz w:val="28"/>
          <w:szCs w:val="28"/>
        </w:rPr>
        <w:t>ū</w:t>
      </w:r>
      <w:r w:rsidRPr="005A3A57">
        <w:rPr>
          <w:rFonts w:ascii="Times New Roman" w:eastAsia="Aptos" w:hAnsi="Times New Roman" w:cs="Times New Roman"/>
          <w:i/>
          <w:iCs/>
          <w:color w:val="000000"/>
          <w:sz w:val="28"/>
          <w:szCs w:val="28"/>
        </w:rPr>
        <w:t>lan</w:t>
      </w:r>
      <w:r w:rsidRPr="005A3A57">
        <w:rPr>
          <w:rFonts w:ascii="Times New Roman" w:eastAsia="Aptos" w:hAnsi="Times New Roman" w:cs="Times New Roman"/>
          <w:color w:val="000000"/>
          <w:sz w:val="28"/>
          <w:szCs w:val="28"/>
        </w:rPr>
        <w:t>) [in the Intellect] except after it has been made a valid object of reason (</w:t>
      </w:r>
      <w:r w:rsidRPr="005A3A57">
        <w:rPr>
          <w:rFonts w:ascii="Times New Roman" w:eastAsia="Aptos" w:hAnsi="Times New Roman" w:cs="Times New Roman"/>
          <w:i/>
          <w:iCs/>
          <w:color w:val="000000"/>
          <w:sz w:val="28"/>
          <w:szCs w:val="28"/>
        </w:rPr>
        <w:t>ma‘q</w:t>
      </w:r>
      <w:r w:rsidRPr="005A3A57">
        <w:rPr>
          <w:rFonts w:ascii="Times New Roman" w:eastAsia="Aptos" w:hAnsi="Times New Roman" w:cs="Times New Roman"/>
          <w:i/>
          <w:iCs/>
          <w:sz w:val="28"/>
          <w:szCs w:val="28"/>
        </w:rPr>
        <w:t>ū</w:t>
      </w:r>
      <w:r w:rsidRPr="005A3A57">
        <w:rPr>
          <w:rFonts w:ascii="Times New Roman" w:eastAsia="Aptos" w:hAnsi="Times New Roman" w:cs="Times New Roman"/>
          <w:i/>
          <w:iCs/>
          <w:color w:val="000000"/>
          <w:sz w:val="28"/>
          <w:szCs w:val="28"/>
        </w:rPr>
        <w:t>l</w:t>
      </w:r>
      <w:r w:rsidRPr="005A3A57">
        <w:rPr>
          <w:rFonts w:ascii="Times New Roman" w:eastAsia="Aptos" w:hAnsi="Times New Roman" w:cs="Times New Roman"/>
          <w:color w:val="000000"/>
          <w:sz w:val="28"/>
          <w:szCs w:val="28"/>
        </w:rPr>
        <w:t xml:space="preserve">). </w:t>
      </w:r>
      <w:r w:rsidRPr="005A3A57">
        <w:rPr>
          <w:rFonts w:ascii="Times New Roman" w:eastAsia="Times New Roman" w:hAnsi="Times New Roman" w:cs="Times New Roman"/>
          <w:color w:val="000000"/>
          <w:sz w:val="28"/>
          <w:szCs w:val="28"/>
        </w:rPr>
        <w:t>This is impossibility of truly believing in the Trinity as anything more than merely an act of will is because of the radically contradictory nature of Trinitarian Dogma, which affirms conceptual impossibilities as necessities or possibilities</w:t>
      </w:r>
      <w:r w:rsidRPr="005A3A57">
        <w:rPr>
          <w:rFonts w:ascii="Times New Roman" w:eastAsia="Aptos" w:hAnsi="Times New Roman" w:cs="Times New Roman"/>
          <w:color w:val="000000"/>
          <w:sz w:val="28"/>
          <w:szCs w:val="28"/>
        </w:rPr>
        <w:t xml:space="preserve">. On the other hand, belief in the Resurrection, Heaven and Hell, and other matters of the Unseen are “veritable concepts,” which, by their nature, can be envisioned in the sound Intellect, because—in themselves—they are conceptual possibilities that pertain to the infinite realm of the All-Possible, even though are contrary to the normative customs we experience in this world. Such affirmation of the Impossible and inconceivable as a core Creedal belief, necessarily leads to irrational belief, which makes belief nothing more than an act of blind will, which is always open to extremism and fanaticism. </w:t>
      </w:r>
      <w:r w:rsidRPr="005A3A57">
        <w:rPr>
          <w:rFonts w:ascii="Times New Roman" w:eastAsia="Times New Roman" w:hAnsi="Times New Roman" w:cs="Times New Roman"/>
          <w:color w:val="000000"/>
          <w:sz w:val="28"/>
          <w:szCs w:val="28"/>
        </w:rPr>
        <w:t xml:space="preserve">Thus, al-Qurṭubī accuses the Trinitarians of “rebelling </w:t>
      </w:r>
      <w:r w:rsidRPr="005A3A57">
        <w:rPr>
          <w:rFonts w:ascii="Times New Roman" w:eastAsia="Times New Roman" w:hAnsi="Times New Roman" w:cs="Times New Roman"/>
          <w:color w:val="000000"/>
          <w:sz w:val="28"/>
          <w:szCs w:val="28"/>
        </w:rPr>
        <w:lastRenderedPageBreak/>
        <w:t>against the Intellect and spreading impossibilities throughout the world” and, in support of this, he quotes the Sages of India, who—in his words—have replied to them by saying: “You have gone against the Intellect and spread impossibilities” (</w:t>
      </w:r>
      <w:r w:rsidRPr="005A3A57">
        <w:rPr>
          <w:rFonts w:ascii="Times New Roman" w:eastAsia="Times New Roman" w:hAnsi="Times New Roman" w:cs="Times New Roman"/>
          <w:i/>
          <w:iCs/>
          <w:color w:val="000000"/>
          <w:sz w:val="28"/>
          <w:szCs w:val="28"/>
        </w:rPr>
        <w:t>mu</w:t>
      </w:r>
      <w:r w:rsidRPr="005A3A57">
        <w:rPr>
          <w:rFonts w:ascii="Times New Roman" w:eastAsia="Aptos" w:hAnsi="Times New Roman" w:cs="Times New Roman"/>
          <w:i/>
          <w:iCs/>
          <w:sz w:val="28"/>
          <w:szCs w:val="28"/>
        </w:rPr>
        <w:t>ḍā</w:t>
      </w:r>
      <w:r w:rsidRPr="005A3A57">
        <w:rPr>
          <w:rFonts w:ascii="Times New Roman" w:eastAsia="Times New Roman" w:hAnsi="Times New Roman" w:cs="Times New Roman"/>
          <w:i/>
          <w:iCs/>
          <w:color w:val="000000"/>
          <w:sz w:val="28"/>
          <w:szCs w:val="28"/>
        </w:rPr>
        <w:t>ddat al-‘aql wa bathth al-isti</w:t>
      </w:r>
      <w:r w:rsidRPr="005A3A57">
        <w:rPr>
          <w:rFonts w:ascii="Times New Roman" w:eastAsia="Aptos" w:hAnsi="Times New Roman" w:cs="Times New Roman"/>
          <w:i/>
          <w:iCs/>
          <w:sz w:val="28"/>
          <w:szCs w:val="28"/>
        </w:rPr>
        <w:t>ḥā</w:t>
      </w:r>
      <w:r w:rsidRPr="005A3A57">
        <w:rPr>
          <w:rFonts w:ascii="Times New Roman" w:eastAsia="Times New Roman" w:hAnsi="Times New Roman" w:cs="Times New Roman"/>
          <w:i/>
          <w:iCs/>
          <w:color w:val="000000"/>
          <w:sz w:val="28"/>
          <w:szCs w:val="28"/>
        </w:rPr>
        <w:t>l</w:t>
      </w:r>
      <w:r w:rsidRPr="005A3A57">
        <w:rPr>
          <w:rFonts w:ascii="Times New Roman" w:eastAsia="Aptos" w:hAnsi="Times New Roman" w:cs="Times New Roman"/>
          <w:i/>
          <w:iCs/>
          <w:sz w:val="28"/>
          <w:szCs w:val="28"/>
        </w:rPr>
        <w:t>ā</w:t>
      </w:r>
      <w:r w:rsidRPr="005A3A57">
        <w:rPr>
          <w:rFonts w:ascii="Times New Roman" w:eastAsia="Times New Roman" w:hAnsi="Times New Roman" w:cs="Times New Roman"/>
          <w:i/>
          <w:iCs/>
          <w:color w:val="000000"/>
          <w:sz w:val="28"/>
          <w:szCs w:val="28"/>
        </w:rPr>
        <w:t>t</w:t>
      </w:r>
      <w:r w:rsidRPr="005A3A57">
        <w:rPr>
          <w:rFonts w:ascii="Times New Roman" w:eastAsia="Times New Roman" w:hAnsi="Times New Roman" w:cs="Times New Roman"/>
          <w:color w:val="000000"/>
          <w:sz w:val="28"/>
          <w:szCs w:val="28"/>
        </w:rPr>
        <w:t xml:space="preserve"> ). We could say this as: “You have rebelled against the Intellect and spread impossibilities throughout the world.” </w:t>
      </w:r>
    </w:p>
    <w:p w14:paraId="5ECAB73F" w14:textId="77777777" w:rsidR="005A3A57" w:rsidRPr="005A3A57" w:rsidRDefault="005A3A57" w:rsidP="005A3A57">
      <w:pPr>
        <w:autoSpaceDE w:val="0"/>
        <w:autoSpaceDN w:val="0"/>
        <w:adjustRightInd w:val="0"/>
        <w:spacing w:after="0" w:line="240" w:lineRule="auto"/>
        <w:rPr>
          <w:rFonts w:ascii="Helvetica" w:eastAsia="Aptos" w:hAnsi="Helvetica" w:cs="Helvetica"/>
          <w:color w:val="000000"/>
          <w:sz w:val="20"/>
          <w:szCs w:val="20"/>
        </w:rPr>
      </w:pPr>
    </w:p>
    <w:p w14:paraId="21E4E114"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r w:rsidRPr="005A3A57">
        <w:rPr>
          <w:rFonts w:ascii="Times New Roman" w:eastAsia="Times New Roman" w:hAnsi="Times New Roman" w:cs="Times New Roman"/>
          <w:color w:val="000000"/>
          <w:sz w:val="28"/>
          <w:szCs w:val="28"/>
        </w:rPr>
        <w:t>In this same regard, t</w:t>
      </w:r>
      <w:r w:rsidRPr="005A3A57">
        <w:rPr>
          <w:rFonts w:ascii="Times New Roman" w:eastAsia="Aptos" w:hAnsi="Times New Roman" w:cs="Times New Roman"/>
          <w:sz w:val="28"/>
          <w:szCs w:val="28"/>
        </w:rPr>
        <w:t xml:space="preserve">he great Islamic Scholar </w:t>
      </w:r>
      <w:r w:rsidRPr="005A3A57">
        <w:rPr>
          <w:rFonts w:ascii="Times New Roman" w:eastAsia="Times New Roman" w:hAnsi="Times New Roman" w:cs="Times New Roman"/>
          <w:b/>
          <w:bCs/>
          <w:color w:val="000000"/>
          <w:sz w:val="28"/>
          <w:szCs w:val="28"/>
        </w:rPr>
        <w:t>al-Qarāfī</w:t>
      </w:r>
      <w:r w:rsidRPr="005A3A57">
        <w:rPr>
          <w:rFonts w:ascii="Times New Roman" w:eastAsia="Times New Roman" w:hAnsi="Times New Roman" w:cs="Times New Roman"/>
          <w:color w:val="000000"/>
          <w:sz w:val="28"/>
          <w:szCs w:val="28"/>
          <w:vertAlign w:val="superscript"/>
        </w:rPr>
        <w:footnoteReference w:id="119"/>
      </w:r>
      <w:r w:rsidRPr="005A3A57">
        <w:rPr>
          <w:rFonts w:ascii="Times New Roman" w:eastAsia="Times New Roman" w:hAnsi="Times New Roman" w:cs="Times New Roman"/>
          <w:color w:val="000000"/>
          <w:sz w:val="28"/>
          <w:szCs w:val="28"/>
        </w:rPr>
        <w:t xml:space="preserve">—younger contemporary of </w:t>
      </w:r>
      <w:r w:rsidRPr="005A3A57">
        <w:rPr>
          <w:rFonts w:ascii="Times New Roman" w:eastAsia="Aptos" w:hAnsi="Times New Roman" w:cs="Times New Roman"/>
          <w:sz w:val="28"/>
          <w:szCs w:val="28"/>
        </w:rPr>
        <w:t>Abū al-‘Abbās al-Qurṭubī—r</w:t>
      </w:r>
      <w:r w:rsidRPr="005A3A57">
        <w:rPr>
          <w:rFonts w:ascii="Times New Roman" w:eastAsia="Times New Roman" w:hAnsi="Times New Roman" w:cs="Times New Roman"/>
          <w:color w:val="000000"/>
          <w:sz w:val="28"/>
          <w:szCs w:val="28"/>
        </w:rPr>
        <w:t>elates that once in Egypt he said publically in a group of respected people of standing and probity (</w:t>
      </w:r>
      <w:r w:rsidRPr="005A3A57">
        <w:rPr>
          <w:rFonts w:ascii="Times New Roman" w:eastAsia="Times New Roman" w:hAnsi="Times New Roman" w:cs="Times New Roman"/>
          <w:i/>
          <w:iCs/>
          <w:color w:val="000000"/>
          <w:sz w:val="28"/>
          <w:szCs w:val="28"/>
        </w:rPr>
        <w:t>jam</w:t>
      </w:r>
      <w:r w:rsidRPr="005A3A57">
        <w:rPr>
          <w:rFonts w:ascii="Times New Roman" w:eastAsia="Aptos" w:hAnsi="Times New Roman" w:cs="Times New Roman"/>
          <w:i/>
          <w:iCs/>
          <w:sz w:val="28"/>
          <w:szCs w:val="28"/>
        </w:rPr>
        <w:t>ā</w:t>
      </w:r>
      <w:r w:rsidRPr="005A3A57">
        <w:rPr>
          <w:rFonts w:ascii="Times New Roman" w:eastAsia="Times New Roman" w:hAnsi="Times New Roman" w:cs="Times New Roman"/>
          <w:i/>
          <w:iCs/>
          <w:color w:val="000000"/>
          <w:sz w:val="28"/>
          <w:szCs w:val="28"/>
        </w:rPr>
        <w:t>‘a min al-‘ud</w:t>
      </w:r>
      <w:r w:rsidRPr="005A3A57">
        <w:rPr>
          <w:rFonts w:ascii="Times New Roman" w:eastAsia="Aptos" w:hAnsi="Times New Roman" w:cs="Times New Roman"/>
          <w:i/>
          <w:iCs/>
          <w:sz w:val="28"/>
          <w:szCs w:val="28"/>
        </w:rPr>
        <w:t>ū</w:t>
      </w:r>
      <w:r w:rsidRPr="005A3A57">
        <w:rPr>
          <w:rFonts w:ascii="Times New Roman" w:eastAsia="Times New Roman" w:hAnsi="Times New Roman" w:cs="Times New Roman"/>
          <w:i/>
          <w:iCs/>
          <w:color w:val="000000"/>
          <w:sz w:val="28"/>
          <w:szCs w:val="28"/>
        </w:rPr>
        <w:t>l</w:t>
      </w:r>
      <w:r w:rsidRPr="005A3A57">
        <w:rPr>
          <w:rFonts w:ascii="Times New Roman" w:eastAsia="Times New Roman" w:hAnsi="Times New Roman" w:cs="Times New Roman"/>
          <w:color w:val="000000"/>
          <w:sz w:val="28"/>
          <w:szCs w:val="28"/>
        </w:rPr>
        <w:t>):</w:t>
      </w:r>
    </w:p>
    <w:p w14:paraId="649B7309"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p>
    <w:p w14:paraId="3A991801" w14:textId="77777777" w:rsidR="005A3A57" w:rsidRPr="005A3A57" w:rsidRDefault="005A3A57" w:rsidP="005A3A57">
      <w:pPr>
        <w:autoSpaceDE w:val="0"/>
        <w:autoSpaceDN w:val="0"/>
        <w:adjustRightInd w:val="0"/>
        <w:spacing w:after="0" w:line="240" w:lineRule="auto"/>
        <w:ind w:left="630" w:right="810"/>
        <w:rPr>
          <w:rFonts w:ascii="Times New Roman" w:eastAsia="Aptos" w:hAnsi="Times New Roman" w:cs="Times New Roman"/>
          <w:color w:val="000000"/>
          <w:sz w:val="20"/>
          <w:szCs w:val="20"/>
        </w:rPr>
      </w:pPr>
      <w:r w:rsidRPr="005A3A57">
        <w:rPr>
          <w:rFonts w:ascii="Times New Roman" w:eastAsia="Times New Roman" w:hAnsi="Times New Roman" w:cs="Times New Roman"/>
          <w:color w:val="000000"/>
          <w:sz w:val="20"/>
          <w:szCs w:val="20"/>
        </w:rPr>
        <w:t>I do not charge the Christians with the task of establishing proof for the validity of their [Trinitarian] religion. Rather, I charge them all only with formulating their religion conceptually in a manner that is acceptable to the Intellect (</w:t>
      </w:r>
      <w:r w:rsidRPr="005A3A57">
        <w:rPr>
          <w:rFonts w:ascii="Times New Roman" w:eastAsia="Times New Roman" w:hAnsi="Times New Roman" w:cs="Times New Roman"/>
          <w:i/>
          <w:iCs/>
          <w:color w:val="000000"/>
          <w:sz w:val="20"/>
          <w:szCs w:val="20"/>
        </w:rPr>
        <w:t xml:space="preserve">an </w:t>
      </w:r>
      <w:r w:rsidRPr="005A3A57">
        <w:rPr>
          <w:rFonts w:ascii="Times New Roman" w:eastAsia="Aptos" w:hAnsi="Times New Roman" w:cs="Times New Roman"/>
          <w:i/>
          <w:iCs/>
          <w:color w:val="000000"/>
          <w:sz w:val="20"/>
          <w:szCs w:val="20"/>
        </w:rPr>
        <w:t>yu</w:t>
      </w:r>
      <w:r w:rsidRPr="005A3A57">
        <w:rPr>
          <w:rFonts w:ascii="Times New Roman" w:eastAsia="Aptos" w:hAnsi="Times New Roman" w:cs="Times New Roman"/>
          <w:i/>
          <w:iCs/>
          <w:sz w:val="20"/>
          <w:szCs w:val="20"/>
        </w:rPr>
        <w:t>ṣ</w:t>
      </w:r>
      <w:r w:rsidRPr="005A3A57">
        <w:rPr>
          <w:rFonts w:ascii="Times New Roman" w:eastAsia="Aptos" w:hAnsi="Times New Roman" w:cs="Times New Roman"/>
          <w:i/>
          <w:iCs/>
          <w:color w:val="000000"/>
          <w:sz w:val="20"/>
          <w:szCs w:val="20"/>
        </w:rPr>
        <w:t>awwir</w:t>
      </w:r>
      <w:r w:rsidRPr="005A3A57">
        <w:rPr>
          <w:rFonts w:ascii="Times New Roman" w:eastAsia="Aptos" w:hAnsi="Times New Roman" w:cs="Times New Roman"/>
          <w:i/>
          <w:iCs/>
          <w:sz w:val="20"/>
          <w:szCs w:val="20"/>
        </w:rPr>
        <w:t>ū</w:t>
      </w:r>
      <w:r w:rsidRPr="005A3A57">
        <w:rPr>
          <w:rFonts w:ascii="Times New Roman" w:eastAsia="Aptos" w:hAnsi="Times New Roman" w:cs="Times New Roman"/>
          <w:i/>
          <w:iCs/>
          <w:color w:val="000000"/>
          <w:sz w:val="20"/>
          <w:szCs w:val="20"/>
        </w:rPr>
        <w:t xml:space="preserve"> d</w:t>
      </w:r>
      <w:r w:rsidRPr="005A3A57">
        <w:rPr>
          <w:rFonts w:ascii="Times New Roman" w:eastAsia="Aptos" w:hAnsi="Times New Roman" w:cs="Times New Roman"/>
          <w:i/>
          <w:iCs/>
          <w:sz w:val="20"/>
          <w:szCs w:val="20"/>
        </w:rPr>
        <w:t>ī</w:t>
      </w:r>
      <w:r w:rsidRPr="005A3A57">
        <w:rPr>
          <w:rFonts w:ascii="Times New Roman" w:eastAsia="Aptos" w:hAnsi="Times New Roman" w:cs="Times New Roman"/>
          <w:i/>
          <w:iCs/>
          <w:color w:val="000000"/>
          <w:sz w:val="20"/>
          <w:szCs w:val="20"/>
        </w:rPr>
        <w:t>nahum ta</w:t>
      </w:r>
      <w:r w:rsidRPr="005A3A57">
        <w:rPr>
          <w:rFonts w:ascii="Times New Roman" w:eastAsia="Aptos" w:hAnsi="Times New Roman" w:cs="Times New Roman"/>
          <w:i/>
          <w:iCs/>
          <w:sz w:val="20"/>
          <w:szCs w:val="20"/>
        </w:rPr>
        <w:t>ṣ</w:t>
      </w:r>
      <w:r w:rsidRPr="005A3A57">
        <w:rPr>
          <w:rFonts w:ascii="Times New Roman" w:eastAsia="Aptos" w:hAnsi="Times New Roman" w:cs="Times New Roman"/>
          <w:i/>
          <w:iCs/>
          <w:color w:val="000000"/>
          <w:sz w:val="20"/>
          <w:szCs w:val="20"/>
        </w:rPr>
        <w:t>w</w:t>
      </w:r>
      <w:r w:rsidRPr="005A3A57">
        <w:rPr>
          <w:rFonts w:ascii="Times New Roman" w:eastAsia="Aptos" w:hAnsi="Times New Roman" w:cs="Times New Roman"/>
          <w:i/>
          <w:iCs/>
          <w:sz w:val="20"/>
          <w:szCs w:val="20"/>
        </w:rPr>
        <w:t>ī</w:t>
      </w:r>
      <w:r w:rsidRPr="005A3A57">
        <w:rPr>
          <w:rFonts w:ascii="Times New Roman" w:eastAsia="Aptos" w:hAnsi="Times New Roman" w:cs="Times New Roman"/>
          <w:i/>
          <w:iCs/>
          <w:color w:val="000000"/>
          <w:sz w:val="20"/>
          <w:szCs w:val="20"/>
        </w:rPr>
        <w:t>ran yaqbaluhu al-‘Aql</w:t>
      </w:r>
      <w:r w:rsidRPr="005A3A57">
        <w:rPr>
          <w:rFonts w:ascii="Times New Roman" w:eastAsia="Aptos" w:hAnsi="Times New Roman" w:cs="Times New Roman"/>
          <w:color w:val="000000"/>
          <w:sz w:val="20"/>
          <w:szCs w:val="20"/>
        </w:rPr>
        <w:t>).</w:t>
      </w:r>
    </w:p>
    <w:p w14:paraId="1E3AC23F" w14:textId="77777777" w:rsidR="005A3A57" w:rsidRPr="005A3A57" w:rsidRDefault="005A3A57" w:rsidP="005A3A57">
      <w:pPr>
        <w:spacing w:after="0" w:line="240" w:lineRule="auto"/>
        <w:rPr>
          <w:rFonts w:ascii="Times New Roman" w:eastAsia="Aptos" w:hAnsi="Times New Roman" w:cs="Times New Roman"/>
          <w:sz w:val="28"/>
          <w:szCs w:val="28"/>
        </w:rPr>
      </w:pPr>
    </w:p>
    <w:p w14:paraId="4F3AA33B" w14:textId="77777777" w:rsidR="005A3A57" w:rsidRPr="005A3A57" w:rsidRDefault="005A3A57" w:rsidP="005A3A57">
      <w:pPr>
        <w:spacing w:after="0" w:line="240" w:lineRule="auto"/>
        <w:rPr>
          <w:rFonts w:ascii="Times New Roman" w:eastAsia="Aptos" w:hAnsi="Times New Roman" w:cs="Times New Roman"/>
          <w:color w:val="000000"/>
          <w:sz w:val="28"/>
          <w:szCs w:val="28"/>
        </w:rPr>
      </w:pPr>
      <w:r w:rsidRPr="005A3A57">
        <w:rPr>
          <w:rFonts w:ascii="Times New Roman" w:eastAsia="Aptos" w:hAnsi="Times New Roman" w:cs="Times New Roman"/>
          <w:color w:val="000000"/>
          <w:sz w:val="28"/>
          <w:szCs w:val="28"/>
        </w:rPr>
        <w:t>He states further that—in their subversion of the sound Intellect—the Christians are uncovered as a scandal among the Children of Adam. Moreover, b</w:t>
      </w:r>
      <w:r w:rsidRPr="005A3A57">
        <w:rPr>
          <w:rFonts w:ascii="Times New Roman" w:eastAsia="Times New Roman" w:hAnsi="Times New Roman" w:cs="Times New Roman"/>
          <w:color w:val="000000"/>
          <w:sz w:val="28"/>
          <w:szCs w:val="28"/>
        </w:rPr>
        <w:t>ecause the notion of the Trinity is unacceptable to the sound Intellect, al-Qarāfī</w:t>
      </w:r>
      <w:r w:rsidRPr="005A3A57">
        <w:rPr>
          <w:rFonts w:ascii="Times New Roman" w:eastAsia="Aptos" w:hAnsi="Times New Roman" w:cs="Times New Roman"/>
          <w:color w:val="000000"/>
          <w:sz w:val="28"/>
          <w:szCs w:val="28"/>
        </w:rPr>
        <w:t xml:space="preserve"> remarked that if you bring ten Christians together and ask them to explain the Trinity to you, you will get eleven different explanations. As regards the Divinity of Christ, </w:t>
      </w:r>
      <w:r w:rsidRPr="005A3A57">
        <w:rPr>
          <w:rFonts w:ascii="Times New Roman" w:eastAsia="Times New Roman" w:hAnsi="Times New Roman" w:cs="Times New Roman"/>
          <w:color w:val="000000"/>
          <w:sz w:val="28"/>
          <w:szCs w:val="28"/>
        </w:rPr>
        <w:t>al-Qarāfī</w:t>
      </w:r>
      <w:r w:rsidRPr="005A3A57">
        <w:rPr>
          <w:rFonts w:ascii="Times New Roman" w:eastAsia="Aptos" w:hAnsi="Times New Roman" w:cs="Times New Roman"/>
          <w:color w:val="000000"/>
          <w:sz w:val="28"/>
          <w:szCs w:val="28"/>
        </w:rPr>
        <w:t xml:space="preserve"> notes that there is no disagreement among Muslim Scholars regarding the imperative of holding the Disciples of Jesus Christ’s in honor. For they were not the ones who altered Christ’s Message. Rather, it was others who came after them who disbelieved in the original Message and distorted it. But, in this matter, </w:t>
      </w:r>
      <w:r w:rsidRPr="005A3A57">
        <w:rPr>
          <w:rFonts w:ascii="Times New Roman" w:eastAsia="Times New Roman" w:hAnsi="Times New Roman" w:cs="Times New Roman"/>
          <w:color w:val="000000"/>
          <w:sz w:val="28"/>
          <w:szCs w:val="28"/>
        </w:rPr>
        <w:t>al-Qarāfī</w:t>
      </w:r>
      <w:r w:rsidRPr="005A3A57">
        <w:rPr>
          <w:rFonts w:ascii="Times New Roman" w:eastAsia="Aptos" w:hAnsi="Times New Roman" w:cs="Times New Roman"/>
          <w:color w:val="000000"/>
          <w:sz w:val="28"/>
          <w:szCs w:val="28"/>
        </w:rPr>
        <w:t xml:space="preserve"> asserts no people has degraded Jesus Christ as have the Christians who Deified him, and instead of glorifying God, they lowered their estimation of Him. He emphasizes that Trinitarians do not understand the meaning of “God” nor of what is worthy of worship and what is not. Thus, in </w:t>
      </w:r>
      <w:r w:rsidRPr="005A3A57">
        <w:rPr>
          <w:rFonts w:ascii="Times New Roman" w:eastAsia="Times New Roman" w:hAnsi="Times New Roman" w:cs="Times New Roman"/>
          <w:color w:val="000000"/>
          <w:sz w:val="28"/>
          <w:szCs w:val="28"/>
        </w:rPr>
        <w:t>al-Qarāfī’s view, they are like</w:t>
      </w:r>
      <w:r w:rsidRPr="005A3A57">
        <w:rPr>
          <w:rFonts w:ascii="Times New Roman" w:eastAsia="Aptos" w:hAnsi="Times New Roman" w:cs="Times New Roman"/>
          <w:color w:val="000000"/>
          <w:sz w:val="28"/>
          <w:szCs w:val="28"/>
        </w:rPr>
        <w:t xml:space="preserve"> murderers who, not knowing the meaning of murder, claim that they have killed no one.</w:t>
      </w:r>
    </w:p>
    <w:p w14:paraId="1794FF0E" w14:textId="77777777" w:rsidR="005A3A57" w:rsidRPr="005A3A57" w:rsidRDefault="005A3A57" w:rsidP="005A3A57">
      <w:pPr>
        <w:spacing w:after="0" w:line="240" w:lineRule="auto"/>
        <w:rPr>
          <w:rFonts w:ascii="Times New Roman" w:eastAsia="Aptos" w:hAnsi="Times New Roman" w:cs="Times New Roman"/>
          <w:color w:val="000000"/>
          <w:sz w:val="28"/>
          <w:szCs w:val="28"/>
        </w:rPr>
      </w:pPr>
    </w:p>
    <w:p w14:paraId="4A096FC9" w14:textId="77777777" w:rsidR="005A3A57" w:rsidRPr="005A3A57" w:rsidRDefault="005A3A57" w:rsidP="005A3A57">
      <w:pPr>
        <w:spacing w:after="0" w:line="240" w:lineRule="auto"/>
        <w:rPr>
          <w:rFonts w:ascii="Times New Roman" w:eastAsia="Aptos" w:hAnsi="Times New Roman" w:cs="Times New Roman"/>
          <w:color w:val="000000"/>
          <w:sz w:val="28"/>
          <w:szCs w:val="28"/>
        </w:rPr>
      </w:pPr>
      <w:r w:rsidRPr="005A3A57">
        <w:rPr>
          <w:rFonts w:ascii="Times New Roman" w:eastAsia="Aptos" w:hAnsi="Times New Roman" w:cs="Times New Roman"/>
          <w:color w:val="000000"/>
          <w:sz w:val="28"/>
          <w:szCs w:val="28"/>
        </w:rPr>
        <w:t xml:space="preserve">Al-Qarāfī states of the Trinitarians that: </w:t>
      </w:r>
    </w:p>
    <w:p w14:paraId="67125898" w14:textId="77777777" w:rsidR="005A3A57" w:rsidRPr="005A3A57" w:rsidRDefault="005A3A57" w:rsidP="005A3A57">
      <w:pPr>
        <w:spacing w:after="0" w:line="240" w:lineRule="auto"/>
        <w:rPr>
          <w:rFonts w:ascii="Times New Roman" w:eastAsia="Aptos" w:hAnsi="Times New Roman" w:cs="Times New Roman"/>
          <w:color w:val="000000"/>
          <w:sz w:val="28"/>
          <w:szCs w:val="28"/>
        </w:rPr>
      </w:pPr>
    </w:p>
    <w:p w14:paraId="45DDB29C" w14:textId="77777777" w:rsidR="005A3A57" w:rsidRPr="005A3A57" w:rsidRDefault="005A3A57" w:rsidP="005A3A57">
      <w:pPr>
        <w:spacing w:after="0" w:line="240" w:lineRule="auto"/>
        <w:ind w:left="720" w:right="810"/>
        <w:rPr>
          <w:rFonts w:ascii="Times New Roman" w:eastAsia="Aptos" w:hAnsi="Times New Roman" w:cs="Times New Roman"/>
          <w:color w:val="000000"/>
          <w:sz w:val="20"/>
          <w:szCs w:val="20"/>
        </w:rPr>
      </w:pPr>
      <w:r w:rsidRPr="005A3A57">
        <w:rPr>
          <w:rFonts w:ascii="Times New Roman" w:eastAsia="Aptos" w:hAnsi="Times New Roman" w:cs="Times New Roman"/>
          <w:color w:val="000000"/>
          <w:sz w:val="20"/>
          <w:szCs w:val="20"/>
        </w:rPr>
        <w:t>Each of them seeks to derive a valid doctrine on the basis of an impossible proposition. Yet no derivative conclusion can be valid, if its foundation is false (</w:t>
      </w:r>
      <w:r w:rsidRPr="005A3A57">
        <w:rPr>
          <w:rFonts w:ascii="Times New Roman" w:eastAsia="Aptos" w:hAnsi="Times New Roman" w:cs="Times New Roman"/>
          <w:i/>
          <w:iCs/>
          <w:color w:val="000000"/>
          <w:sz w:val="20"/>
          <w:szCs w:val="20"/>
        </w:rPr>
        <w:t>kullun yur</w:t>
      </w:r>
      <w:r w:rsidRPr="005A3A57">
        <w:rPr>
          <w:rFonts w:ascii="Times New Roman" w:eastAsia="Aptos" w:hAnsi="Times New Roman" w:cs="Times New Roman"/>
          <w:i/>
          <w:iCs/>
          <w:sz w:val="20"/>
          <w:szCs w:val="20"/>
        </w:rPr>
        <w:t>ī</w:t>
      </w:r>
      <w:r w:rsidRPr="005A3A57">
        <w:rPr>
          <w:rFonts w:ascii="Times New Roman" w:eastAsia="Aptos" w:hAnsi="Times New Roman" w:cs="Times New Roman"/>
          <w:i/>
          <w:iCs/>
          <w:color w:val="000000"/>
          <w:sz w:val="20"/>
          <w:szCs w:val="20"/>
        </w:rPr>
        <w:t>du tafr</w:t>
      </w:r>
      <w:r w:rsidRPr="005A3A57">
        <w:rPr>
          <w:rFonts w:ascii="Times New Roman" w:eastAsia="Aptos" w:hAnsi="Times New Roman" w:cs="Times New Roman"/>
          <w:i/>
          <w:iCs/>
          <w:sz w:val="20"/>
          <w:szCs w:val="20"/>
        </w:rPr>
        <w:t>ī</w:t>
      </w:r>
      <w:r w:rsidRPr="005A3A57">
        <w:rPr>
          <w:rFonts w:ascii="Times New Roman" w:eastAsia="Aptos" w:hAnsi="Times New Roman" w:cs="Times New Roman"/>
          <w:i/>
          <w:iCs/>
          <w:color w:val="000000"/>
          <w:sz w:val="20"/>
          <w:szCs w:val="20"/>
        </w:rPr>
        <w:t xml:space="preserve">‘ madhhab </w:t>
      </w:r>
      <w:r w:rsidRPr="005A3A57">
        <w:rPr>
          <w:rFonts w:ascii="Times New Roman" w:eastAsia="Aptos" w:hAnsi="Times New Roman" w:cs="Times New Roman"/>
          <w:i/>
          <w:iCs/>
          <w:sz w:val="20"/>
          <w:szCs w:val="20"/>
        </w:rPr>
        <w:t>ṣ</w:t>
      </w:r>
      <w:r w:rsidRPr="005A3A57">
        <w:rPr>
          <w:rFonts w:ascii="Times New Roman" w:eastAsia="Aptos" w:hAnsi="Times New Roman" w:cs="Times New Roman"/>
          <w:i/>
          <w:iCs/>
          <w:color w:val="000000"/>
          <w:sz w:val="20"/>
          <w:szCs w:val="20"/>
        </w:rPr>
        <w:t>a</w:t>
      </w:r>
      <w:r w:rsidRPr="005A3A57">
        <w:rPr>
          <w:rFonts w:ascii="Times New Roman" w:eastAsia="Aptos" w:hAnsi="Times New Roman" w:cs="Times New Roman"/>
          <w:i/>
          <w:iCs/>
          <w:sz w:val="20"/>
          <w:szCs w:val="20"/>
        </w:rPr>
        <w:t>ḥīḥ</w:t>
      </w:r>
      <w:r w:rsidRPr="005A3A57">
        <w:rPr>
          <w:rFonts w:ascii="Times New Roman" w:eastAsia="Aptos" w:hAnsi="Times New Roman" w:cs="Times New Roman"/>
          <w:i/>
          <w:iCs/>
          <w:color w:val="000000"/>
          <w:sz w:val="20"/>
          <w:szCs w:val="20"/>
        </w:rPr>
        <w:t xml:space="preserve"> ‘al</w:t>
      </w:r>
      <w:r w:rsidRPr="005A3A57">
        <w:rPr>
          <w:rFonts w:ascii="Times New Roman" w:eastAsia="Aptos" w:hAnsi="Times New Roman" w:cs="Times New Roman"/>
          <w:i/>
          <w:iCs/>
          <w:sz w:val="20"/>
          <w:szCs w:val="20"/>
        </w:rPr>
        <w:t>ā</w:t>
      </w:r>
      <w:r w:rsidRPr="005A3A57">
        <w:rPr>
          <w:rFonts w:ascii="Times New Roman" w:eastAsia="Aptos" w:hAnsi="Times New Roman" w:cs="Times New Roman"/>
          <w:i/>
          <w:iCs/>
          <w:color w:val="000000"/>
          <w:sz w:val="20"/>
          <w:szCs w:val="20"/>
        </w:rPr>
        <w:t xml:space="preserve"> a</w:t>
      </w:r>
      <w:r w:rsidRPr="005A3A57">
        <w:rPr>
          <w:rFonts w:ascii="Times New Roman" w:eastAsia="Aptos" w:hAnsi="Times New Roman" w:cs="Times New Roman"/>
          <w:i/>
          <w:iCs/>
          <w:sz w:val="20"/>
          <w:szCs w:val="20"/>
        </w:rPr>
        <w:t>ṣ</w:t>
      </w:r>
      <w:r w:rsidRPr="005A3A57">
        <w:rPr>
          <w:rFonts w:ascii="Times New Roman" w:eastAsia="Aptos" w:hAnsi="Times New Roman" w:cs="Times New Roman"/>
          <w:i/>
          <w:iCs/>
          <w:color w:val="000000"/>
          <w:sz w:val="20"/>
          <w:szCs w:val="20"/>
        </w:rPr>
        <w:t>l musta</w:t>
      </w:r>
      <w:r w:rsidRPr="005A3A57">
        <w:rPr>
          <w:rFonts w:ascii="Times New Roman" w:eastAsia="Aptos" w:hAnsi="Times New Roman" w:cs="Times New Roman"/>
          <w:i/>
          <w:iCs/>
          <w:sz w:val="20"/>
          <w:szCs w:val="20"/>
        </w:rPr>
        <w:t>ḥī</w:t>
      </w:r>
      <w:r w:rsidRPr="005A3A57">
        <w:rPr>
          <w:rFonts w:ascii="Times New Roman" w:eastAsia="Aptos" w:hAnsi="Times New Roman" w:cs="Times New Roman"/>
          <w:i/>
          <w:iCs/>
          <w:color w:val="000000"/>
          <w:sz w:val="20"/>
          <w:szCs w:val="20"/>
        </w:rPr>
        <w:t>l: Wa l</w:t>
      </w:r>
      <w:r w:rsidRPr="005A3A57">
        <w:rPr>
          <w:rFonts w:ascii="Times New Roman" w:eastAsia="Aptos" w:hAnsi="Times New Roman" w:cs="Times New Roman"/>
          <w:i/>
          <w:iCs/>
          <w:sz w:val="20"/>
          <w:szCs w:val="20"/>
        </w:rPr>
        <w:t>ā</w:t>
      </w:r>
      <w:r w:rsidRPr="005A3A57">
        <w:rPr>
          <w:rFonts w:ascii="Times New Roman" w:eastAsia="Aptos" w:hAnsi="Times New Roman" w:cs="Times New Roman"/>
          <w:i/>
          <w:iCs/>
          <w:color w:val="000000"/>
          <w:sz w:val="20"/>
          <w:szCs w:val="20"/>
        </w:rPr>
        <w:t xml:space="preserve"> far‘ idh</w:t>
      </w:r>
      <w:r w:rsidRPr="005A3A57">
        <w:rPr>
          <w:rFonts w:ascii="Times New Roman" w:eastAsia="Aptos" w:hAnsi="Times New Roman" w:cs="Times New Roman"/>
          <w:i/>
          <w:iCs/>
          <w:sz w:val="20"/>
          <w:szCs w:val="20"/>
        </w:rPr>
        <w:t>ā</w:t>
      </w:r>
      <w:r w:rsidRPr="005A3A57">
        <w:rPr>
          <w:rFonts w:ascii="Times New Roman" w:eastAsia="Aptos" w:hAnsi="Times New Roman" w:cs="Times New Roman"/>
          <w:i/>
          <w:iCs/>
          <w:color w:val="000000"/>
          <w:sz w:val="20"/>
          <w:szCs w:val="20"/>
        </w:rPr>
        <w:t xml:space="preserve"> fasad al-a</w:t>
      </w:r>
      <w:r w:rsidRPr="005A3A57">
        <w:rPr>
          <w:rFonts w:ascii="Times New Roman" w:eastAsia="Aptos" w:hAnsi="Times New Roman" w:cs="Times New Roman"/>
          <w:i/>
          <w:iCs/>
          <w:sz w:val="20"/>
          <w:szCs w:val="20"/>
        </w:rPr>
        <w:t>ṣ</w:t>
      </w:r>
      <w:r w:rsidRPr="005A3A57">
        <w:rPr>
          <w:rFonts w:ascii="Times New Roman" w:eastAsia="Aptos" w:hAnsi="Times New Roman" w:cs="Times New Roman"/>
          <w:i/>
          <w:iCs/>
          <w:color w:val="000000"/>
          <w:sz w:val="20"/>
          <w:szCs w:val="20"/>
        </w:rPr>
        <w:t>l</w:t>
      </w:r>
      <w:r w:rsidRPr="005A3A57">
        <w:rPr>
          <w:rFonts w:ascii="Times New Roman" w:eastAsia="Aptos" w:hAnsi="Times New Roman" w:cs="Times New Roman"/>
          <w:color w:val="000000"/>
          <w:sz w:val="20"/>
          <w:szCs w:val="20"/>
        </w:rPr>
        <w:t>).</w:t>
      </w:r>
    </w:p>
    <w:p w14:paraId="6519DA05" w14:textId="77777777" w:rsidR="005A3A57" w:rsidRPr="005A3A57" w:rsidRDefault="005A3A57" w:rsidP="005A3A57">
      <w:pPr>
        <w:spacing w:after="0" w:line="240" w:lineRule="auto"/>
        <w:rPr>
          <w:rFonts w:ascii="Times New Roman" w:eastAsia="Aptos" w:hAnsi="Times New Roman" w:cs="Times New Roman"/>
          <w:color w:val="000000"/>
          <w:sz w:val="28"/>
          <w:szCs w:val="28"/>
        </w:rPr>
      </w:pPr>
    </w:p>
    <w:p w14:paraId="2BCDD95E" w14:textId="77777777" w:rsidR="005A3A57" w:rsidRPr="005A3A57" w:rsidRDefault="005A3A57" w:rsidP="005A3A57">
      <w:pPr>
        <w:spacing w:after="0" w:line="240" w:lineRule="auto"/>
        <w:rPr>
          <w:rFonts w:ascii="Times New Roman" w:eastAsia="Aptos" w:hAnsi="Times New Roman" w:cs="Times New Roman"/>
          <w:color w:val="000000"/>
          <w:sz w:val="28"/>
          <w:szCs w:val="28"/>
        </w:rPr>
      </w:pPr>
      <w:r w:rsidRPr="005A3A57">
        <w:rPr>
          <w:rFonts w:ascii="Times New Roman" w:eastAsia="Aptos" w:hAnsi="Times New Roman" w:cs="Times New Roman"/>
          <w:color w:val="000000"/>
          <w:sz w:val="28"/>
          <w:szCs w:val="28"/>
        </w:rPr>
        <w:lastRenderedPageBreak/>
        <w:t>For: “</w:t>
      </w:r>
      <w:r w:rsidRPr="005A3A57">
        <w:rPr>
          <w:rFonts w:ascii="Times New Roman" w:eastAsia="Aptos" w:hAnsi="Times New Roman" w:cs="Times New Roman"/>
          <w:sz w:val="28"/>
          <w:szCs w:val="28"/>
        </w:rPr>
        <w:t>Whatever is predicated upon a false proposition must itself be false (</w:t>
      </w:r>
      <w:r w:rsidRPr="005A3A57">
        <w:rPr>
          <w:rFonts w:ascii="Times New Roman" w:eastAsia="Aptos" w:hAnsi="Times New Roman" w:cs="Times New Roman"/>
          <w:i/>
          <w:iCs/>
          <w:color w:val="000000"/>
          <w:sz w:val="28"/>
          <w:szCs w:val="28"/>
        </w:rPr>
        <w:t>al-mabn</w:t>
      </w:r>
      <w:r w:rsidRPr="005A3A57">
        <w:rPr>
          <w:rFonts w:ascii="Times New Roman" w:eastAsia="Aptos" w:hAnsi="Times New Roman" w:cs="Times New Roman"/>
          <w:i/>
          <w:iCs/>
          <w:sz w:val="28"/>
          <w:szCs w:val="28"/>
        </w:rPr>
        <w:t>ī</w:t>
      </w:r>
      <w:r w:rsidRPr="005A3A57">
        <w:rPr>
          <w:rFonts w:ascii="Times New Roman" w:eastAsia="Aptos" w:hAnsi="Times New Roman" w:cs="Times New Roman"/>
          <w:i/>
          <w:iCs/>
          <w:color w:val="000000"/>
          <w:sz w:val="28"/>
          <w:szCs w:val="28"/>
        </w:rPr>
        <w:t xml:space="preserve"> ‘al</w:t>
      </w:r>
      <w:r w:rsidRPr="005A3A57">
        <w:rPr>
          <w:rFonts w:ascii="Times New Roman" w:eastAsia="Aptos" w:hAnsi="Times New Roman" w:cs="Times New Roman"/>
          <w:i/>
          <w:iCs/>
          <w:sz w:val="28"/>
          <w:szCs w:val="28"/>
        </w:rPr>
        <w:t>ā</w:t>
      </w:r>
      <w:r w:rsidRPr="005A3A57">
        <w:rPr>
          <w:rFonts w:ascii="Times New Roman" w:eastAsia="Aptos" w:hAnsi="Times New Roman" w:cs="Times New Roman"/>
          <w:i/>
          <w:iCs/>
          <w:color w:val="000000"/>
          <w:sz w:val="28"/>
          <w:szCs w:val="28"/>
        </w:rPr>
        <w:t xml:space="preserve"> al-a</w:t>
      </w:r>
      <w:r w:rsidRPr="005A3A57">
        <w:rPr>
          <w:rFonts w:ascii="Times New Roman" w:eastAsia="Aptos" w:hAnsi="Times New Roman" w:cs="Times New Roman"/>
          <w:i/>
          <w:iCs/>
          <w:sz w:val="28"/>
          <w:szCs w:val="28"/>
        </w:rPr>
        <w:t>ṣ</w:t>
      </w:r>
      <w:r w:rsidRPr="005A3A57">
        <w:rPr>
          <w:rFonts w:ascii="Times New Roman" w:eastAsia="Aptos" w:hAnsi="Times New Roman" w:cs="Times New Roman"/>
          <w:i/>
          <w:iCs/>
          <w:color w:val="000000"/>
          <w:sz w:val="28"/>
          <w:szCs w:val="28"/>
        </w:rPr>
        <w:t>l al-f</w:t>
      </w:r>
      <w:r w:rsidRPr="005A3A57">
        <w:rPr>
          <w:rFonts w:ascii="Times New Roman" w:eastAsia="Aptos" w:hAnsi="Times New Roman" w:cs="Times New Roman"/>
          <w:i/>
          <w:iCs/>
          <w:sz w:val="28"/>
          <w:szCs w:val="28"/>
        </w:rPr>
        <w:t>ā</w:t>
      </w:r>
      <w:r w:rsidRPr="005A3A57">
        <w:rPr>
          <w:rFonts w:ascii="Times New Roman" w:eastAsia="Aptos" w:hAnsi="Times New Roman" w:cs="Times New Roman"/>
          <w:i/>
          <w:iCs/>
          <w:color w:val="000000"/>
          <w:sz w:val="28"/>
          <w:szCs w:val="28"/>
        </w:rPr>
        <w:t>sid: f</w:t>
      </w:r>
      <w:r w:rsidRPr="005A3A57">
        <w:rPr>
          <w:rFonts w:ascii="Times New Roman" w:eastAsia="Aptos" w:hAnsi="Times New Roman" w:cs="Times New Roman"/>
          <w:i/>
          <w:iCs/>
          <w:sz w:val="28"/>
          <w:szCs w:val="28"/>
        </w:rPr>
        <w:t>ā</w:t>
      </w:r>
      <w:r w:rsidRPr="005A3A57">
        <w:rPr>
          <w:rFonts w:ascii="Times New Roman" w:eastAsia="Aptos" w:hAnsi="Times New Roman" w:cs="Times New Roman"/>
          <w:i/>
          <w:iCs/>
          <w:color w:val="000000"/>
          <w:sz w:val="28"/>
          <w:szCs w:val="28"/>
        </w:rPr>
        <w:t>sid</w:t>
      </w:r>
      <w:r w:rsidRPr="005A3A57">
        <w:rPr>
          <w:rFonts w:ascii="Times New Roman" w:eastAsia="Aptos" w:hAnsi="Times New Roman" w:cs="Times New Roman"/>
          <w:color w:val="000000"/>
          <w:sz w:val="28"/>
          <w:szCs w:val="28"/>
        </w:rPr>
        <w:t>),” and “truly, a derivative conclusion can add nothing [to compensate] for the basic premise [if it is false]” (</w:t>
      </w:r>
      <w:r w:rsidRPr="005A3A57">
        <w:rPr>
          <w:rFonts w:ascii="Times New Roman" w:eastAsia="Aptos" w:hAnsi="Times New Roman" w:cs="Times New Roman"/>
          <w:i/>
          <w:iCs/>
          <w:color w:val="000000"/>
          <w:sz w:val="28"/>
          <w:szCs w:val="28"/>
        </w:rPr>
        <w:t>inna al-far‘ l</w:t>
      </w:r>
      <w:r w:rsidRPr="005A3A57">
        <w:rPr>
          <w:rFonts w:ascii="Times New Roman" w:eastAsia="Aptos" w:hAnsi="Times New Roman" w:cs="Times New Roman"/>
          <w:i/>
          <w:iCs/>
          <w:sz w:val="28"/>
          <w:szCs w:val="28"/>
        </w:rPr>
        <w:t>ā</w:t>
      </w:r>
      <w:r w:rsidRPr="005A3A57">
        <w:rPr>
          <w:rFonts w:ascii="Times New Roman" w:eastAsia="Aptos" w:hAnsi="Times New Roman" w:cs="Times New Roman"/>
          <w:i/>
          <w:iCs/>
          <w:color w:val="000000"/>
          <w:sz w:val="28"/>
          <w:szCs w:val="28"/>
        </w:rPr>
        <w:t xml:space="preserve"> yaz</w:t>
      </w:r>
      <w:r w:rsidRPr="005A3A57">
        <w:rPr>
          <w:rFonts w:ascii="Times New Roman" w:eastAsia="Aptos" w:hAnsi="Times New Roman" w:cs="Times New Roman"/>
          <w:i/>
          <w:iCs/>
          <w:sz w:val="28"/>
          <w:szCs w:val="28"/>
        </w:rPr>
        <w:t>ī</w:t>
      </w:r>
      <w:r w:rsidRPr="005A3A57">
        <w:rPr>
          <w:rFonts w:ascii="Times New Roman" w:eastAsia="Aptos" w:hAnsi="Times New Roman" w:cs="Times New Roman"/>
          <w:i/>
          <w:iCs/>
          <w:color w:val="000000"/>
          <w:sz w:val="28"/>
          <w:szCs w:val="28"/>
        </w:rPr>
        <w:t>du ‘al</w:t>
      </w:r>
      <w:r w:rsidRPr="005A3A57">
        <w:rPr>
          <w:rFonts w:ascii="Times New Roman" w:eastAsia="Aptos" w:hAnsi="Times New Roman" w:cs="Times New Roman"/>
          <w:i/>
          <w:iCs/>
          <w:sz w:val="28"/>
          <w:szCs w:val="28"/>
        </w:rPr>
        <w:t>ā</w:t>
      </w:r>
      <w:r w:rsidRPr="005A3A57">
        <w:rPr>
          <w:rFonts w:ascii="Times New Roman" w:eastAsia="Aptos" w:hAnsi="Times New Roman" w:cs="Times New Roman"/>
          <w:i/>
          <w:iCs/>
          <w:color w:val="000000"/>
          <w:sz w:val="28"/>
          <w:szCs w:val="28"/>
        </w:rPr>
        <w:t xml:space="preserve"> a</w:t>
      </w:r>
      <w:r w:rsidRPr="005A3A57">
        <w:rPr>
          <w:rFonts w:ascii="Times New Roman" w:eastAsia="Aptos" w:hAnsi="Times New Roman" w:cs="Times New Roman"/>
          <w:i/>
          <w:iCs/>
          <w:sz w:val="28"/>
          <w:szCs w:val="28"/>
        </w:rPr>
        <w:t>ṣ</w:t>
      </w:r>
      <w:r w:rsidRPr="005A3A57">
        <w:rPr>
          <w:rFonts w:ascii="Times New Roman" w:eastAsia="Aptos" w:hAnsi="Times New Roman" w:cs="Times New Roman"/>
          <w:i/>
          <w:iCs/>
          <w:color w:val="000000"/>
          <w:sz w:val="28"/>
          <w:szCs w:val="28"/>
        </w:rPr>
        <w:t>lihi</w:t>
      </w:r>
      <w:r w:rsidRPr="005A3A57">
        <w:rPr>
          <w:rFonts w:ascii="Times New Roman" w:eastAsia="Aptos" w:hAnsi="Times New Roman" w:cs="Times New Roman"/>
          <w:color w:val="000000"/>
          <w:sz w:val="28"/>
          <w:szCs w:val="28"/>
        </w:rPr>
        <w:t>). He concludes that little children in Muslim Qur’</w:t>
      </w:r>
      <w:r w:rsidRPr="005A3A57">
        <w:rPr>
          <w:rFonts w:ascii="Times New Roman" w:eastAsia="Aptos" w:hAnsi="Times New Roman" w:cs="Times New Roman"/>
          <w:sz w:val="28"/>
          <w:szCs w:val="28"/>
        </w:rPr>
        <w:t>ā</w:t>
      </w:r>
      <w:r w:rsidRPr="005A3A57">
        <w:rPr>
          <w:rFonts w:ascii="Times New Roman" w:eastAsia="Aptos" w:hAnsi="Times New Roman" w:cs="Times New Roman"/>
          <w:color w:val="000000"/>
          <w:sz w:val="28"/>
          <w:szCs w:val="28"/>
        </w:rPr>
        <w:t xml:space="preserve">nic schools would not make the kind of Theological mistakes that the Trinitarians have made. He asserts that Christians only become creatures capable of sound reason if they keep the company of Muslims. Consequently, al-Qarāfī proposes the the ass would be a more suitable symbol for the Church than the cross. </w:t>
      </w:r>
    </w:p>
    <w:p w14:paraId="1318C60A" w14:textId="77777777" w:rsidR="005A3A57" w:rsidRPr="005A3A57" w:rsidRDefault="005A3A57" w:rsidP="005A3A57">
      <w:pPr>
        <w:spacing w:after="0" w:line="240" w:lineRule="auto"/>
        <w:rPr>
          <w:rFonts w:ascii="Times New Roman" w:eastAsia="Aptos" w:hAnsi="Times New Roman" w:cs="Times New Roman"/>
          <w:color w:val="000000"/>
          <w:sz w:val="28"/>
          <w:szCs w:val="28"/>
        </w:rPr>
      </w:pPr>
    </w:p>
    <w:p w14:paraId="38722DC6" w14:textId="77777777" w:rsidR="005A3A57" w:rsidRPr="005A3A57" w:rsidRDefault="005A3A57" w:rsidP="005A3A57">
      <w:pPr>
        <w:spacing w:after="0" w:line="240" w:lineRule="auto"/>
        <w:rPr>
          <w:rFonts w:ascii="Times New Roman" w:eastAsia="Times New Roman" w:hAnsi="Times New Roman" w:cs="Times New Roman"/>
          <w:color w:val="000000"/>
          <w:sz w:val="28"/>
          <w:szCs w:val="28"/>
        </w:rPr>
      </w:pPr>
      <w:r w:rsidRPr="005A3A57">
        <w:rPr>
          <w:rFonts w:ascii="Times New Roman" w:eastAsia="Aptos" w:hAnsi="Times New Roman" w:cs="Times New Roman"/>
          <w:sz w:val="28"/>
          <w:szCs w:val="28"/>
        </w:rPr>
        <w:t xml:space="preserve">In his critique of Trinitarian Dogma, Ibn Taymiyya draws attention to the principle of individual identity—which we will stress in our discussion of Henology in Volume Three. “That which is not one, cannot be real” (Arabic: </w:t>
      </w:r>
      <w:r w:rsidRPr="005A3A57">
        <w:rPr>
          <w:rFonts w:ascii="Times New Roman" w:eastAsia="Aptos" w:hAnsi="Times New Roman" w:cs="Times New Roman"/>
          <w:i/>
          <w:iCs/>
          <w:color w:val="000000"/>
          <w:sz w:val="28"/>
          <w:szCs w:val="28"/>
        </w:rPr>
        <w:t>M</w:t>
      </w:r>
      <w:r w:rsidRPr="005A3A57">
        <w:rPr>
          <w:rFonts w:ascii="Times New Roman" w:eastAsia="Aptos" w:hAnsi="Times New Roman" w:cs="Times New Roman"/>
          <w:i/>
          <w:iCs/>
          <w:sz w:val="28"/>
          <w:szCs w:val="28"/>
        </w:rPr>
        <w:t>ā</w:t>
      </w:r>
      <w:r w:rsidRPr="005A3A57">
        <w:rPr>
          <w:rFonts w:ascii="Times New Roman" w:eastAsia="Aptos" w:hAnsi="Times New Roman" w:cs="Times New Roman"/>
          <w:i/>
          <w:iCs/>
          <w:color w:val="000000"/>
          <w:sz w:val="28"/>
          <w:szCs w:val="28"/>
        </w:rPr>
        <w:t xml:space="preserve"> lam yatawa</w:t>
      </w:r>
      <w:r w:rsidRPr="005A3A57">
        <w:rPr>
          <w:rFonts w:ascii="Times New Roman" w:eastAsia="Aptos" w:hAnsi="Times New Roman" w:cs="Times New Roman"/>
          <w:i/>
          <w:iCs/>
          <w:sz w:val="28"/>
          <w:szCs w:val="28"/>
        </w:rPr>
        <w:t>ḥḥ</w:t>
      </w:r>
      <w:r w:rsidRPr="005A3A57">
        <w:rPr>
          <w:rFonts w:ascii="Times New Roman" w:eastAsia="Aptos" w:hAnsi="Times New Roman" w:cs="Times New Roman"/>
          <w:i/>
          <w:iCs/>
          <w:color w:val="000000"/>
          <w:sz w:val="28"/>
          <w:szCs w:val="28"/>
        </w:rPr>
        <w:t>ad lam yata</w:t>
      </w:r>
      <w:r w:rsidRPr="005A3A57">
        <w:rPr>
          <w:rFonts w:ascii="Times New Roman" w:eastAsia="Aptos" w:hAnsi="Times New Roman" w:cs="Times New Roman"/>
          <w:i/>
          <w:iCs/>
          <w:sz w:val="28"/>
          <w:szCs w:val="28"/>
        </w:rPr>
        <w:t>ḥ</w:t>
      </w:r>
      <w:r w:rsidRPr="005A3A57">
        <w:rPr>
          <w:rFonts w:ascii="Times New Roman" w:eastAsia="Aptos" w:hAnsi="Times New Roman" w:cs="Times New Roman"/>
          <w:i/>
          <w:iCs/>
          <w:color w:val="000000"/>
          <w:sz w:val="28"/>
          <w:szCs w:val="28"/>
        </w:rPr>
        <w:t>aqqaq</w:t>
      </w:r>
      <w:r w:rsidRPr="005A3A57">
        <w:rPr>
          <w:rFonts w:ascii="Times New Roman" w:eastAsia="Aptos" w:hAnsi="Times New Roman" w:cs="Times New Roman"/>
          <w:color w:val="000000"/>
          <w:sz w:val="28"/>
          <w:szCs w:val="28"/>
        </w:rPr>
        <w:t>).</w:t>
      </w:r>
      <w:r w:rsidRPr="005A3A57">
        <w:rPr>
          <w:rFonts w:ascii="Times New Roman" w:eastAsia="Aptos" w:hAnsi="Times New Roman" w:cs="Times New Roman"/>
          <w:sz w:val="28"/>
          <w:szCs w:val="28"/>
        </w:rPr>
        <w:t xml:space="preserve"> “That which is not distinctive cannot occur” (Arabi: </w:t>
      </w:r>
      <w:r w:rsidRPr="005A3A57">
        <w:rPr>
          <w:rFonts w:ascii="Times New Roman" w:eastAsia="Aptos" w:hAnsi="Times New Roman" w:cs="Times New Roman"/>
          <w:i/>
          <w:iCs/>
          <w:color w:val="000000"/>
          <w:sz w:val="28"/>
          <w:szCs w:val="28"/>
        </w:rPr>
        <w:t>m</w:t>
      </w:r>
      <w:r w:rsidRPr="005A3A57">
        <w:rPr>
          <w:rFonts w:ascii="Times New Roman" w:eastAsia="Aptos" w:hAnsi="Times New Roman" w:cs="Times New Roman"/>
          <w:i/>
          <w:iCs/>
          <w:sz w:val="28"/>
          <w:szCs w:val="28"/>
        </w:rPr>
        <w:t>ā</w:t>
      </w:r>
      <w:r w:rsidRPr="005A3A57">
        <w:rPr>
          <w:rFonts w:ascii="Times New Roman" w:eastAsia="Aptos" w:hAnsi="Times New Roman" w:cs="Times New Roman"/>
          <w:i/>
          <w:iCs/>
          <w:color w:val="000000"/>
          <w:sz w:val="28"/>
          <w:szCs w:val="28"/>
        </w:rPr>
        <w:t xml:space="preserve"> lam yatamayyaz lam yata</w:t>
      </w:r>
      <w:r w:rsidRPr="005A3A57">
        <w:rPr>
          <w:rFonts w:ascii="Times New Roman" w:eastAsia="Aptos" w:hAnsi="Times New Roman" w:cs="Times New Roman"/>
          <w:i/>
          <w:iCs/>
          <w:sz w:val="28"/>
          <w:szCs w:val="28"/>
        </w:rPr>
        <w:t>ḥ</w:t>
      </w:r>
      <w:r w:rsidRPr="005A3A57">
        <w:rPr>
          <w:rFonts w:ascii="Times New Roman" w:eastAsia="Aptos" w:hAnsi="Times New Roman" w:cs="Times New Roman"/>
          <w:i/>
          <w:iCs/>
          <w:color w:val="000000"/>
          <w:sz w:val="28"/>
          <w:szCs w:val="28"/>
        </w:rPr>
        <w:t>a</w:t>
      </w:r>
      <w:r w:rsidRPr="005A3A57">
        <w:rPr>
          <w:rFonts w:ascii="Times New Roman" w:eastAsia="Aptos" w:hAnsi="Times New Roman" w:cs="Times New Roman"/>
          <w:i/>
          <w:iCs/>
          <w:sz w:val="28"/>
          <w:szCs w:val="28"/>
        </w:rPr>
        <w:t>ṣṣ</w:t>
      </w:r>
      <w:r w:rsidRPr="005A3A57">
        <w:rPr>
          <w:rFonts w:ascii="Times New Roman" w:eastAsia="Aptos" w:hAnsi="Times New Roman" w:cs="Times New Roman"/>
          <w:i/>
          <w:iCs/>
          <w:color w:val="000000"/>
          <w:sz w:val="28"/>
          <w:szCs w:val="28"/>
        </w:rPr>
        <w:t>al</w:t>
      </w:r>
      <w:r w:rsidRPr="005A3A57">
        <w:rPr>
          <w:rFonts w:ascii="Times New Roman" w:eastAsia="Aptos" w:hAnsi="Times New Roman" w:cs="Times New Roman"/>
          <w:color w:val="000000"/>
          <w:sz w:val="28"/>
          <w:szCs w:val="28"/>
        </w:rPr>
        <w:t xml:space="preserve">). Ibn Taymiyya emphasizes that each existent </w:t>
      </w:r>
      <w:r w:rsidRPr="005A3A57">
        <w:rPr>
          <w:rFonts w:ascii="Times New Roman" w:eastAsia="Times New Roman" w:hAnsi="Times New Roman" w:cs="Times New Roman"/>
          <w:color w:val="000000"/>
          <w:sz w:val="28"/>
          <w:szCs w:val="28"/>
        </w:rPr>
        <w:t>thing must have unique individuation (</w:t>
      </w:r>
      <w:r w:rsidRPr="005A3A57">
        <w:rPr>
          <w:rFonts w:ascii="Times New Roman" w:eastAsia="Times New Roman" w:hAnsi="Times New Roman" w:cs="Times New Roman"/>
          <w:i/>
          <w:iCs/>
          <w:color w:val="000000"/>
          <w:sz w:val="28"/>
          <w:szCs w:val="28"/>
        </w:rPr>
        <w:t>tashakhkhu</w:t>
      </w:r>
      <w:r w:rsidRPr="005A3A57">
        <w:rPr>
          <w:rFonts w:ascii="Times New Roman" w:eastAsia="Aptos" w:hAnsi="Times New Roman" w:cs="Times New Roman"/>
          <w:i/>
          <w:iCs/>
          <w:sz w:val="28"/>
          <w:szCs w:val="28"/>
        </w:rPr>
        <w:t>ṣ</w:t>
      </w:r>
      <w:r w:rsidRPr="005A3A57">
        <w:rPr>
          <w:rFonts w:ascii="Times New Roman" w:eastAsia="Times New Roman" w:hAnsi="Times New Roman" w:cs="Times New Roman"/>
          <w:color w:val="000000"/>
          <w:sz w:val="28"/>
          <w:szCs w:val="28"/>
        </w:rPr>
        <w:t xml:space="preserve">), which distinguishes it from all other existent things. Identities are separate, and they do not overlap, while they must also be fully constituted in their particular personas or things. Consequently—in order to be real—the Persons of the Trinity would of necessity also require identity in order to have true being, unless they are simply deemed as Divine Attributes. Otherwise, they simply cannot be. </w:t>
      </w:r>
    </w:p>
    <w:p w14:paraId="0F52CAFE" w14:textId="77777777" w:rsidR="005A3A57" w:rsidRPr="005A3A57" w:rsidRDefault="005A3A57" w:rsidP="005A3A57">
      <w:pPr>
        <w:spacing w:after="0" w:line="240" w:lineRule="auto"/>
        <w:rPr>
          <w:rFonts w:ascii="Times New Roman" w:eastAsia="Times New Roman" w:hAnsi="Times New Roman" w:cs="Times New Roman"/>
          <w:color w:val="000000"/>
          <w:sz w:val="28"/>
          <w:szCs w:val="28"/>
        </w:rPr>
      </w:pPr>
    </w:p>
    <w:p w14:paraId="76421F61" w14:textId="5B6A4CE1"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r w:rsidRPr="005A3A57">
        <w:rPr>
          <w:rFonts w:ascii="Times New Roman" w:eastAsia="Times New Roman" w:hAnsi="Times New Roman" w:cs="Times New Roman"/>
          <w:color w:val="000000"/>
          <w:sz w:val="28"/>
          <w:szCs w:val="28"/>
        </w:rPr>
        <w:t>Ibn Taymiyya notes that many Men of Intellect have noted that the Christian concept of the Trinity is a “non-</w:t>
      </w:r>
      <w:ins w:id="2888" w:author="Zahid Syed" w:date="2025-09-24T13:08:00Z" w16du:dateUtc="2025-09-24T04:08:00Z">
        <w:r w:rsidR="003A0E2D">
          <w:rPr>
            <w:rFonts w:ascii="Times New Roman" w:eastAsia="Times New Roman" w:hAnsi="Times New Roman" w:cs="Times New Roman"/>
            <w:color w:val="000000"/>
            <w:sz w:val="28"/>
            <w:szCs w:val="28"/>
          </w:rPr>
          <w:t>V</w:t>
        </w:r>
      </w:ins>
      <w:del w:id="2889" w:author="Zahid Syed" w:date="2025-09-24T13:08:00Z" w16du:dateUtc="2025-09-24T04:08:00Z">
        <w:r w:rsidRPr="005A3A57" w:rsidDel="003A0E2D">
          <w:rPr>
            <w:rFonts w:ascii="Times New Roman" w:eastAsia="Times New Roman" w:hAnsi="Times New Roman" w:cs="Times New Roman"/>
            <w:color w:val="000000"/>
            <w:sz w:val="28"/>
            <w:szCs w:val="28"/>
          </w:rPr>
          <w:delText>v</w:delText>
        </w:r>
      </w:del>
      <w:r w:rsidRPr="005A3A57">
        <w:rPr>
          <w:rFonts w:ascii="Times New Roman" w:eastAsia="Times New Roman" w:hAnsi="Times New Roman" w:cs="Times New Roman"/>
          <w:color w:val="000000"/>
          <w:sz w:val="28"/>
          <w:szCs w:val="28"/>
        </w:rPr>
        <w:t>eritable concept” (</w:t>
      </w:r>
      <w:ins w:id="2890" w:author="Zahid Syed" w:date="2025-09-24T13:08:00Z" w16du:dateUtc="2025-09-24T04:08:00Z">
        <w:r w:rsidR="00641ED1" w:rsidRPr="00641ED1">
          <w:rPr>
            <w:rFonts w:ascii="Times New Roman" w:eastAsia="Times New Roman" w:hAnsi="Times New Roman" w:cs="Times New Roman"/>
            <w:i/>
            <w:iCs/>
            <w:color w:val="000000"/>
            <w:sz w:val="28"/>
            <w:szCs w:val="28"/>
          </w:rPr>
          <w:t xml:space="preserve">Mafhūm </w:t>
        </w:r>
      </w:ins>
      <w:del w:id="2891" w:author="Zahid Syed" w:date="2025-09-24T13:08:00Z" w16du:dateUtc="2025-09-24T04:08:00Z">
        <w:r w:rsidRPr="005A3A57" w:rsidDel="00641ED1">
          <w:rPr>
            <w:rFonts w:ascii="Times New Roman" w:eastAsia="Times New Roman" w:hAnsi="Times New Roman" w:cs="Times New Roman"/>
            <w:i/>
            <w:iCs/>
            <w:color w:val="000000"/>
            <w:sz w:val="28"/>
            <w:szCs w:val="28"/>
          </w:rPr>
          <w:delText xml:space="preserve">mafhūm </w:delText>
        </w:r>
      </w:del>
      <w:r w:rsidRPr="005A3A57">
        <w:rPr>
          <w:rFonts w:ascii="Times New Roman" w:eastAsia="Times New Roman" w:hAnsi="Times New Roman" w:cs="Times New Roman"/>
          <w:i/>
          <w:iCs/>
          <w:color w:val="000000"/>
          <w:sz w:val="28"/>
          <w:szCs w:val="28"/>
        </w:rPr>
        <w:t>ghayr-</w:t>
      </w:r>
      <w:ins w:id="2892" w:author="Zahid Syed" w:date="2025-09-24T13:08:00Z" w16du:dateUtc="2025-09-24T04:08:00Z">
        <w:r w:rsidR="006C2E58" w:rsidRPr="006C2E58">
          <w:rPr>
            <w:rFonts w:ascii="Times New Roman" w:eastAsia="Times New Roman" w:hAnsi="Times New Roman" w:cs="Times New Roman"/>
            <w:i/>
            <w:iCs/>
            <w:color w:val="000000"/>
            <w:sz w:val="28"/>
            <w:szCs w:val="28"/>
          </w:rPr>
          <w:t>Ḥaqīqī</w:t>
        </w:r>
      </w:ins>
      <w:del w:id="2893" w:author="Zahid Syed" w:date="2025-09-24T13:08:00Z" w16du:dateUtc="2025-09-24T04:08:00Z">
        <w:r w:rsidRPr="005A3A57" w:rsidDel="006C2E58">
          <w:rPr>
            <w:rFonts w:ascii="Times New Roman" w:eastAsia="Times New Roman" w:hAnsi="Times New Roman" w:cs="Times New Roman"/>
            <w:i/>
            <w:iCs/>
            <w:color w:val="000000"/>
            <w:sz w:val="28"/>
            <w:szCs w:val="28"/>
          </w:rPr>
          <w:delText>ḥaqīqī</w:delText>
        </w:r>
      </w:del>
      <w:r w:rsidRPr="005A3A57">
        <w:rPr>
          <w:rFonts w:ascii="Times New Roman" w:eastAsia="Times New Roman" w:hAnsi="Times New Roman" w:cs="Times New Roman"/>
          <w:color w:val="000000"/>
          <w:sz w:val="28"/>
          <w:szCs w:val="28"/>
        </w:rPr>
        <w:t xml:space="preserve">), which renders it incomprehensible and, consequently, ultimately unbelievable. Thus, the human </w:t>
      </w:r>
      <w:ins w:id="2894" w:author="Zahid Syed" w:date="2025-09-24T13:09:00Z" w16du:dateUtc="2025-09-24T04:09:00Z">
        <w:r w:rsidR="006C2E58">
          <w:rPr>
            <w:rFonts w:ascii="Times New Roman" w:eastAsia="Times New Roman" w:hAnsi="Times New Roman" w:cs="Times New Roman"/>
            <w:color w:val="000000"/>
            <w:sz w:val="28"/>
            <w:szCs w:val="28"/>
          </w:rPr>
          <w:t>H</w:t>
        </w:r>
      </w:ins>
      <w:del w:id="2895" w:author="Zahid Syed" w:date="2025-09-24T13:09:00Z" w16du:dateUtc="2025-09-24T04:09:00Z">
        <w:r w:rsidRPr="005A3A57" w:rsidDel="006C2E58">
          <w:rPr>
            <w:rFonts w:ascii="Times New Roman" w:eastAsia="Times New Roman" w:hAnsi="Times New Roman" w:cs="Times New Roman"/>
            <w:color w:val="000000"/>
            <w:sz w:val="28"/>
            <w:szCs w:val="28"/>
          </w:rPr>
          <w:delText>h</w:delText>
        </w:r>
      </w:del>
      <w:r w:rsidRPr="005A3A57">
        <w:rPr>
          <w:rFonts w:ascii="Times New Roman" w:eastAsia="Times New Roman" w:hAnsi="Times New Roman" w:cs="Times New Roman"/>
          <w:color w:val="000000"/>
          <w:sz w:val="28"/>
          <w:szCs w:val="28"/>
        </w:rPr>
        <w:t xml:space="preserve">eart and </w:t>
      </w:r>
      <w:ins w:id="2896" w:author="Zahid Syed" w:date="2025-09-24T13:09:00Z" w16du:dateUtc="2025-09-24T04:09:00Z">
        <w:r w:rsidR="006C2E58">
          <w:rPr>
            <w:rFonts w:ascii="Times New Roman" w:eastAsia="Times New Roman" w:hAnsi="Times New Roman" w:cs="Times New Roman"/>
            <w:color w:val="000000"/>
            <w:sz w:val="28"/>
            <w:szCs w:val="28"/>
          </w:rPr>
          <w:t>M</w:t>
        </w:r>
      </w:ins>
      <w:del w:id="2897" w:author="Zahid Syed" w:date="2025-09-24T13:09:00Z" w16du:dateUtc="2025-09-24T04:09:00Z">
        <w:r w:rsidRPr="005A3A57" w:rsidDel="006C2E58">
          <w:rPr>
            <w:rFonts w:ascii="Times New Roman" w:eastAsia="Times New Roman" w:hAnsi="Times New Roman" w:cs="Times New Roman"/>
            <w:color w:val="000000"/>
            <w:sz w:val="28"/>
            <w:szCs w:val="28"/>
          </w:rPr>
          <w:delText>m</w:delText>
        </w:r>
      </w:del>
      <w:r w:rsidRPr="005A3A57">
        <w:rPr>
          <w:rFonts w:ascii="Times New Roman" w:eastAsia="Times New Roman" w:hAnsi="Times New Roman" w:cs="Times New Roman"/>
          <w:color w:val="000000"/>
          <w:sz w:val="28"/>
          <w:szCs w:val="28"/>
        </w:rPr>
        <w:t>ind cannot conceive of it as a Unity to begin with, much truly less believe in it. Again, what this means is that the Trinity can only stand as a “</w:t>
      </w:r>
      <w:ins w:id="2898" w:author="Zahid Syed" w:date="2025-09-24T13:09:00Z" w16du:dateUtc="2025-09-24T04:09:00Z">
        <w:r w:rsidR="006C2E58">
          <w:rPr>
            <w:rFonts w:ascii="Times New Roman" w:eastAsia="Times New Roman" w:hAnsi="Times New Roman" w:cs="Times New Roman"/>
            <w:color w:val="000000"/>
            <w:sz w:val="28"/>
            <w:szCs w:val="28"/>
          </w:rPr>
          <w:t>V</w:t>
        </w:r>
      </w:ins>
      <w:del w:id="2899" w:author="Zahid Syed" w:date="2025-09-24T13:09:00Z" w16du:dateUtc="2025-09-24T04:09:00Z">
        <w:r w:rsidRPr="005A3A57" w:rsidDel="006C2E58">
          <w:rPr>
            <w:rFonts w:ascii="Times New Roman" w:eastAsia="Times New Roman" w:hAnsi="Times New Roman" w:cs="Times New Roman"/>
            <w:color w:val="000000"/>
            <w:sz w:val="28"/>
            <w:szCs w:val="28"/>
          </w:rPr>
          <w:delText>v</w:delText>
        </w:r>
      </w:del>
      <w:r w:rsidRPr="005A3A57">
        <w:rPr>
          <w:rFonts w:ascii="Times New Roman" w:eastAsia="Times New Roman" w:hAnsi="Times New Roman" w:cs="Times New Roman"/>
          <w:color w:val="000000"/>
          <w:sz w:val="28"/>
          <w:szCs w:val="28"/>
        </w:rPr>
        <w:t xml:space="preserve">eritable </w:t>
      </w:r>
      <w:ins w:id="2900" w:author="Zahid Syed" w:date="2025-09-24T13:09:00Z" w16du:dateUtc="2025-09-24T04:09:00Z">
        <w:r w:rsidR="006C2E58">
          <w:rPr>
            <w:rFonts w:ascii="Times New Roman" w:eastAsia="Times New Roman" w:hAnsi="Times New Roman" w:cs="Times New Roman"/>
            <w:color w:val="000000"/>
            <w:sz w:val="28"/>
            <w:szCs w:val="28"/>
          </w:rPr>
          <w:t>C</w:t>
        </w:r>
      </w:ins>
      <w:del w:id="2901" w:author="Zahid Syed" w:date="2025-09-24T13:09:00Z" w16du:dateUtc="2025-09-24T04:09:00Z">
        <w:r w:rsidRPr="005A3A57" w:rsidDel="006C2E58">
          <w:rPr>
            <w:rFonts w:ascii="Times New Roman" w:eastAsia="Times New Roman" w:hAnsi="Times New Roman" w:cs="Times New Roman"/>
            <w:color w:val="000000"/>
            <w:sz w:val="28"/>
            <w:szCs w:val="28"/>
          </w:rPr>
          <w:delText>c</w:delText>
        </w:r>
      </w:del>
      <w:r w:rsidRPr="005A3A57">
        <w:rPr>
          <w:rFonts w:ascii="Times New Roman" w:eastAsia="Times New Roman" w:hAnsi="Times New Roman" w:cs="Times New Roman"/>
          <w:color w:val="000000"/>
          <w:sz w:val="28"/>
          <w:szCs w:val="28"/>
        </w:rPr>
        <w:t>oncept” (</w:t>
      </w:r>
      <w:r w:rsidRPr="005A3A57">
        <w:rPr>
          <w:rFonts w:ascii="Times New Roman" w:eastAsia="Times New Roman" w:hAnsi="Times New Roman" w:cs="Times New Roman"/>
          <w:i/>
          <w:iCs/>
          <w:color w:val="000000"/>
          <w:sz w:val="28"/>
          <w:szCs w:val="28"/>
        </w:rPr>
        <w:t>mafhūm ḥaqīqī</w:t>
      </w:r>
      <w:r w:rsidRPr="005A3A57">
        <w:rPr>
          <w:rFonts w:ascii="Times New Roman" w:eastAsia="Times New Roman" w:hAnsi="Times New Roman" w:cs="Times New Roman"/>
          <w:color w:val="000000"/>
          <w:sz w:val="28"/>
          <w:szCs w:val="28"/>
        </w:rPr>
        <w:t>) and therefore become comprehensible if it is conceived of as Tritheism</w:t>
      </w:r>
      <w:r w:rsidRPr="005A3A57">
        <w:rPr>
          <w:rFonts w:ascii="Times New Roman" w:eastAsia="Aptos" w:hAnsi="Times New Roman" w:cs="Times New Roman"/>
          <w:sz w:val="28"/>
          <w:szCs w:val="28"/>
        </w:rPr>
        <w:t xml:space="preserve"> </w:t>
      </w:r>
      <w:r w:rsidRPr="005A3A57">
        <w:rPr>
          <w:rFonts w:ascii="Times New Roman" w:eastAsia="Times New Roman" w:hAnsi="Times New Roman" w:cs="Times New Roman"/>
          <w:color w:val="000000"/>
          <w:sz w:val="28"/>
          <w:szCs w:val="28"/>
        </w:rPr>
        <w:t xml:space="preserve">(Greek: </w:t>
      </w:r>
      <w:r w:rsidRPr="005A3A57">
        <w:rPr>
          <w:rFonts w:ascii="Times New Roman" w:eastAsia="Times New Roman" w:hAnsi="Times New Roman" w:cs="Times New Roman"/>
          <w:i/>
          <w:iCs/>
          <w:color w:val="000000"/>
          <w:sz w:val="28"/>
          <w:szCs w:val="28"/>
        </w:rPr>
        <w:t>trithe</w:t>
      </w:r>
      <w:r w:rsidRPr="005A3A57">
        <w:rPr>
          <w:rFonts w:ascii="Times New Roman" w:eastAsia="Aptos" w:hAnsi="Times New Roman" w:cs="Times New Roman"/>
          <w:i/>
          <w:iCs/>
          <w:color w:val="000000"/>
          <w:sz w:val="28"/>
          <w:szCs w:val="28"/>
        </w:rPr>
        <w:t>îa,</w:t>
      </w:r>
      <w:r w:rsidRPr="005A3A57">
        <w:rPr>
          <w:rFonts w:ascii="Times New Roman" w:eastAsia="Aptos" w:hAnsi="Times New Roman" w:cs="Times New Roman"/>
          <w:i/>
          <w:iCs/>
          <w:sz w:val="28"/>
          <w:szCs w:val="28"/>
        </w:rPr>
        <w:t xml:space="preserve"> </w:t>
      </w:r>
      <w:r w:rsidRPr="005A3A57">
        <w:rPr>
          <w:rFonts w:ascii="Times New Roman" w:eastAsia="Aptos" w:hAnsi="Times New Roman" w:cs="Times New Roman"/>
          <w:i/>
          <w:iCs/>
          <w:color w:val="000000"/>
          <w:sz w:val="28"/>
          <w:szCs w:val="28"/>
        </w:rPr>
        <w:t>τριθεΐα</w:t>
      </w:r>
      <w:r w:rsidRPr="005A3A57">
        <w:rPr>
          <w:rFonts w:ascii="Times New Roman" w:eastAsia="Aptos" w:hAnsi="Times New Roman" w:cs="Times New Roman"/>
          <w:color w:val="000000"/>
          <w:sz w:val="28"/>
          <w:szCs w:val="28"/>
        </w:rPr>
        <w:t xml:space="preserve">), that is, the polytheistic belief in three distinct gods. </w:t>
      </w:r>
      <w:r w:rsidRPr="005A3A57">
        <w:rPr>
          <w:rFonts w:ascii="Times New Roman" w:eastAsia="Times New Roman" w:hAnsi="Times New Roman" w:cs="Times New Roman"/>
          <w:color w:val="000000"/>
          <w:sz w:val="28"/>
          <w:szCs w:val="28"/>
        </w:rPr>
        <w:t>In the same vein, he notes that Paul’s claim of having witnessed the Son sitting on the Father’s Right Hand is a “non-veritable conception” (</w:t>
      </w:r>
      <w:r w:rsidRPr="005A3A57">
        <w:rPr>
          <w:rFonts w:ascii="Times New Roman" w:eastAsia="Times New Roman" w:hAnsi="Times New Roman" w:cs="Times New Roman"/>
          <w:i/>
          <w:iCs/>
          <w:color w:val="000000"/>
          <w:sz w:val="28"/>
          <w:szCs w:val="28"/>
        </w:rPr>
        <w:t>mafhūm ghayr-ḥaqīqī</w:t>
      </w:r>
      <w:r w:rsidRPr="005A3A57">
        <w:rPr>
          <w:rFonts w:ascii="Times New Roman" w:eastAsia="Times New Roman" w:hAnsi="Times New Roman" w:cs="Times New Roman"/>
          <w:color w:val="000000"/>
          <w:sz w:val="28"/>
          <w:szCs w:val="28"/>
        </w:rPr>
        <w:t xml:space="preserve">), which is simply incomprehensible, unless God and the Son are conceived of in absolutely anthropomorphic fashion as two created and embodied beings, delimited in space and time—which would deny the veritable Divinity of both. </w:t>
      </w:r>
    </w:p>
    <w:p w14:paraId="61BAB36A"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p>
    <w:p w14:paraId="5281C7FE"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r w:rsidRPr="005A3A57">
        <w:rPr>
          <w:rFonts w:ascii="Times New Roman" w:eastAsia="Times New Roman" w:hAnsi="Times New Roman" w:cs="Times New Roman"/>
          <w:color w:val="0F252D"/>
          <w:sz w:val="28"/>
          <w:szCs w:val="28"/>
        </w:rPr>
        <w:t>Ibn Taymiyya also asserted that as a matter of necessary principles according to the explicit truths of sound Intellect (</w:t>
      </w:r>
      <w:r w:rsidRPr="005A3A57">
        <w:rPr>
          <w:rFonts w:ascii="Times New Roman" w:eastAsia="Aptos" w:hAnsi="Times New Roman" w:cs="Times New Roman"/>
          <w:i/>
          <w:iCs/>
          <w:sz w:val="28"/>
          <w:szCs w:val="28"/>
        </w:rPr>
        <w:t>ṣ</w:t>
      </w:r>
      <w:r w:rsidRPr="005A3A57">
        <w:rPr>
          <w:rFonts w:ascii="Times New Roman" w:eastAsia="Times New Roman" w:hAnsi="Times New Roman" w:cs="Times New Roman"/>
          <w:i/>
          <w:iCs/>
          <w:color w:val="000000"/>
          <w:sz w:val="28"/>
          <w:szCs w:val="28"/>
        </w:rPr>
        <w:t>ar</w:t>
      </w:r>
      <w:r w:rsidRPr="005A3A57">
        <w:rPr>
          <w:rFonts w:ascii="Times New Roman" w:eastAsia="Aptos" w:hAnsi="Times New Roman" w:cs="Times New Roman"/>
          <w:i/>
          <w:iCs/>
          <w:sz w:val="28"/>
          <w:szCs w:val="28"/>
        </w:rPr>
        <w:t>īḥ</w:t>
      </w:r>
      <w:r w:rsidRPr="005A3A57">
        <w:rPr>
          <w:rFonts w:ascii="Times New Roman" w:eastAsia="Times New Roman" w:hAnsi="Times New Roman" w:cs="Times New Roman"/>
          <w:i/>
          <w:iCs/>
          <w:color w:val="000000"/>
          <w:sz w:val="28"/>
          <w:szCs w:val="28"/>
        </w:rPr>
        <w:t xml:space="preserve"> al-‘Aql</w:t>
      </w:r>
      <w:r w:rsidRPr="005A3A57">
        <w:rPr>
          <w:rFonts w:ascii="Times New Roman" w:eastAsia="Times New Roman" w:hAnsi="Times New Roman" w:cs="Times New Roman"/>
          <w:color w:val="0F252D"/>
          <w:sz w:val="28"/>
          <w:szCs w:val="28"/>
        </w:rPr>
        <w:t xml:space="preserve">), the Attribute of God, who is eternal in the past, </w:t>
      </w:r>
      <w:r w:rsidRPr="005A3A57">
        <w:rPr>
          <w:rFonts w:ascii="Times New Roman" w:eastAsia="Times New Roman" w:hAnsi="Times New Roman" w:cs="Times New Roman"/>
          <w:i/>
          <w:iCs/>
          <w:color w:val="0F252D"/>
          <w:sz w:val="28"/>
          <w:szCs w:val="28"/>
        </w:rPr>
        <w:t>al-Qad</w:t>
      </w:r>
      <w:r w:rsidRPr="005A3A57">
        <w:rPr>
          <w:rFonts w:ascii="Times New Roman" w:eastAsia="Aptos" w:hAnsi="Times New Roman" w:cs="Times New Roman"/>
          <w:i/>
          <w:iCs/>
          <w:sz w:val="28"/>
          <w:szCs w:val="28"/>
        </w:rPr>
        <w:t>ī</w:t>
      </w:r>
      <w:r w:rsidRPr="005A3A57">
        <w:rPr>
          <w:rFonts w:ascii="Times New Roman" w:eastAsia="Times New Roman" w:hAnsi="Times New Roman" w:cs="Times New Roman"/>
          <w:i/>
          <w:iCs/>
          <w:color w:val="0F252D"/>
          <w:sz w:val="28"/>
          <w:szCs w:val="28"/>
        </w:rPr>
        <w:t>m</w:t>
      </w:r>
      <w:r w:rsidRPr="005A3A57">
        <w:rPr>
          <w:rFonts w:ascii="Times New Roman" w:eastAsia="Times New Roman" w:hAnsi="Times New Roman" w:cs="Times New Roman"/>
          <w:color w:val="0F252D"/>
          <w:sz w:val="28"/>
          <w:szCs w:val="28"/>
        </w:rPr>
        <w:t xml:space="preserve"> can never be validly applied to two or more essences that are equal in eternity. There can be only one Necessary Being, and consequently God can be only one Person and not two or more.</w:t>
      </w:r>
      <w:r w:rsidRPr="005A3A57">
        <w:rPr>
          <w:rFonts w:ascii="Times New Roman" w:eastAsia="Times New Roman" w:hAnsi="Times New Roman" w:cs="Times New Roman"/>
          <w:color w:val="000000"/>
          <w:sz w:val="28"/>
          <w:szCs w:val="28"/>
        </w:rPr>
        <w:t xml:space="preserve"> Moreover, it is </w:t>
      </w:r>
      <w:r w:rsidRPr="005A3A57">
        <w:rPr>
          <w:rFonts w:ascii="Times New Roman" w:eastAsia="Times New Roman" w:hAnsi="Times New Roman" w:cs="Times New Roman"/>
          <w:color w:val="000000"/>
          <w:sz w:val="28"/>
          <w:szCs w:val="28"/>
        </w:rPr>
        <w:lastRenderedPageBreak/>
        <w:t>impossible for two things to merge into a single thing, while still remaining in their first unmerged condition. On the contrary, it is only Intellectually valid (</w:t>
      </w:r>
      <w:r w:rsidRPr="005A3A57">
        <w:rPr>
          <w:rFonts w:ascii="Times New Roman" w:eastAsia="Times New Roman" w:hAnsi="Times New Roman" w:cs="Times New Roman"/>
          <w:i/>
          <w:iCs/>
          <w:color w:val="000000"/>
          <w:sz w:val="28"/>
          <w:szCs w:val="28"/>
        </w:rPr>
        <w:t>ma‘q</w:t>
      </w:r>
      <w:r w:rsidRPr="005A3A57">
        <w:rPr>
          <w:rFonts w:ascii="Times New Roman" w:eastAsia="Aptos" w:hAnsi="Times New Roman" w:cs="Times New Roman"/>
          <w:i/>
          <w:iCs/>
          <w:sz w:val="28"/>
          <w:szCs w:val="28"/>
        </w:rPr>
        <w:t>ū</w:t>
      </w:r>
      <w:r w:rsidRPr="005A3A57">
        <w:rPr>
          <w:rFonts w:ascii="Times New Roman" w:eastAsia="Times New Roman" w:hAnsi="Times New Roman" w:cs="Times New Roman"/>
          <w:i/>
          <w:iCs/>
          <w:color w:val="000000"/>
          <w:sz w:val="28"/>
          <w:szCs w:val="28"/>
        </w:rPr>
        <w:t>l</w:t>
      </w:r>
      <w:r w:rsidRPr="005A3A57">
        <w:rPr>
          <w:rFonts w:ascii="Times New Roman" w:eastAsia="Times New Roman" w:hAnsi="Times New Roman" w:cs="Times New Roman"/>
          <w:color w:val="000000"/>
          <w:sz w:val="28"/>
          <w:szCs w:val="28"/>
        </w:rPr>
        <w:t>) they must become one single thing on thing on the basis of internal dispersion (</w:t>
      </w:r>
      <w:r w:rsidRPr="005A3A57">
        <w:rPr>
          <w:rFonts w:ascii="Times New Roman" w:eastAsia="Times New Roman" w:hAnsi="Times New Roman" w:cs="Times New Roman"/>
          <w:i/>
          <w:iCs/>
          <w:color w:val="000000"/>
          <w:sz w:val="28"/>
          <w:szCs w:val="28"/>
        </w:rPr>
        <w:t>isti</w:t>
      </w:r>
      <w:r w:rsidRPr="005A3A57">
        <w:rPr>
          <w:rFonts w:ascii="Times New Roman" w:eastAsia="Aptos" w:hAnsi="Times New Roman" w:cs="Times New Roman"/>
          <w:i/>
          <w:iCs/>
          <w:sz w:val="28"/>
          <w:szCs w:val="28"/>
        </w:rPr>
        <w:t>ḥā</w:t>
      </w:r>
      <w:r w:rsidRPr="005A3A57">
        <w:rPr>
          <w:rFonts w:ascii="Times New Roman" w:eastAsia="Times New Roman" w:hAnsi="Times New Roman" w:cs="Times New Roman"/>
          <w:i/>
          <w:iCs/>
          <w:color w:val="000000"/>
          <w:sz w:val="28"/>
          <w:szCs w:val="28"/>
        </w:rPr>
        <w:t>la</w:t>
      </w:r>
      <w:r w:rsidRPr="005A3A57">
        <w:rPr>
          <w:rFonts w:ascii="Times New Roman" w:eastAsia="Times New Roman" w:hAnsi="Times New Roman" w:cs="Times New Roman"/>
          <w:color w:val="000000"/>
          <w:sz w:val="28"/>
          <w:szCs w:val="28"/>
        </w:rPr>
        <w:t>) and mixture (</w:t>
      </w:r>
      <w:r w:rsidRPr="005A3A57">
        <w:rPr>
          <w:rFonts w:ascii="Times New Roman" w:eastAsia="Times New Roman" w:hAnsi="Times New Roman" w:cs="Times New Roman"/>
          <w:i/>
          <w:iCs/>
          <w:color w:val="000000"/>
          <w:sz w:val="28"/>
          <w:szCs w:val="28"/>
        </w:rPr>
        <w:t>ikhtil</w:t>
      </w:r>
      <w:r w:rsidRPr="005A3A57">
        <w:rPr>
          <w:rFonts w:ascii="Times New Roman" w:eastAsia="Aptos" w:hAnsi="Times New Roman" w:cs="Times New Roman"/>
          <w:i/>
          <w:iCs/>
          <w:sz w:val="28"/>
          <w:szCs w:val="28"/>
        </w:rPr>
        <w:t>āṭ</w:t>
      </w:r>
      <w:r w:rsidRPr="005A3A57">
        <w:rPr>
          <w:rFonts w:ascii="Times New Roman" w:eastAsia="Times New Roman" w:hAnsi="Times New Roman" w:cs="Times New Roman"/>
          <w:color w:val="000000"/>
          <w:sz w:val="28"/>
          <w:szCs w:val="28"/>
        </w:rPr>
        <w:t>) like water being mixed with wine or milk and then becoming one single liquid. In the end, Ibn Taymiyya questions how Trinitarian Christians can dare speak ill of the Children of Israel who in the days of the Prophet Moses worshipped the Golden Calf.</w:t>
      </w:r>
    </w:p>
    <w:p w14:paraId="57E236FC"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p>
    <w:p w14:paraId="4E2A00E9" w14:textId="4639A118" w:rsidR="005A3A57" w:rsidRDefault="005A3A57" w:rsidP="005D5C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sz w:val="28"/>
          <w:szCs w:val="28"/>
        </w:rPr>
      </w:pPr>
      <w:r w:rsidRPr="005A3A57">
        <w:rPr>
          <w:rFonts w:ascii="Times New Roman" w:eastAsia="Times New Roman" w:hAnsi="Times New Roman" w:cs="Times New Roman"/>
          <w:color w:val="0F252D"/>
          <w:sz w:val="28"/>
          <w:szCs w:val="28"/>
        </w:rPr>
        <w:t xml:space="preserve">Similarly, the great Indian Muslim Theologian of the thirteenth/nineteenth century, </w:t>
      </w:r>
      <w:r w:rsidRPr="005A3A57">
        <w:rPr>
          <w:rFonts w:ascii="Times New Roman" w:eastAsia="Times New Roman" w:hAnsi="Times New Roman" w:cs="Times New Roman"/>
          <w:b/>
          <w:bCs/>
          <w:color w:val="000000"/>
          <w:sz w:val="28"/>
          <w:szCs w:val="28"/>
        </w:rPr>
        <w:t>Raḥmat-Allāh al-‘Uthmānī</w:t>
      </w:r>
      <w:r w:rsidRPr="005A3A57">
        <w:rPr>
          <w:rFonts w:ascii="Times New Roman" w:eastAsia="Times New Roman" w:hAnsi="Times New Roman" w:cs="Times New Roman"/>
          <w:color w:val="000000"/>
          <w:sz w:val="28"/>
          <w:szCs w:val="28"/>
          <w:vertAlign w:val="superscript"/>
        </w:rPr>
        <w:footnoteReference w:id="120"/>
      </w:r>
      <w:r w:rsidRPr="005A3A57">
        <w:rPr>
          <w:rFonts w:ascii="Times New Roman" w:eastAsia="Times New Roman" w:hAnsi="Times New Roman" w:cs="Times New Roman"/>
          <w:color w:val="000000"/>
          <w:sz w:val="28"/>
          <w:szCs w:val="28"/>
        </w:rPr>
        <w:t xml:space="preserve"> said in his famous debate with Christian Missionaries that Christian Trinitarian Theology is a supreme example of the blatant violation of First Principles and joining together mutually exclusive opposites and contraries (</w:t>
      </w:r>
      <w:r w:rsidRPr="005A3A57">
        <w:rPr>
          <w:rFonts w:ascii="Times New Roman" w:eastAsia="Times New Roman" w:hAnsi="Times New Roman" w:cs="Times New Roman"/>
          <w:i/>
          <w:iCs/>
          <w:color w:val="000000"/>
          <w:sz w:val="28"/>
          <w:szCs w:val="28"/>
        </w:rPr>
        <w:t>al-jam‘ bayn al-naq</w:t>
      </w:r>
      <w:r w:rsidRPr="005A3A57">
        <w:rPr>
          <w:rFonts w:ascii="Times New Roman" w:eastAsia="Aptos" w:hAnsi="Times New Roman" w:cs="Times New Roman"/>
          <w:i/>
          <w:iCs/>
          <w:sz w:val="28"/>
          <w:szCs w:val="28"/>
        </w:rPr>
        <w:t>īḍ</w:t>
      </w:r>
      <w:r w:rsidRPr="005A3A57">
        <w:rPr>
          <w:rFonts w:ascii="Times New Roman" w:eastAsia="Times New Roman" w:hAnsi="Times New Roman" w:cs="Times New Roman"/>
          <w:i/>
          <w:iCs/>
          <w:color w:val="000000"/>
          <w:sz w:val="28"/>
          <w:szCs w:val="28"/>
        </w:rPr>
        <w:t>ayn wa al-</w:t>
      </w:r>
      <w:r w:rsidRPr="005A3A57">
        <w:rPr>
          <w:rFonts w:ascii="Times New Roman" w:eastAsia="Aptos" w:hAnsi="Times New Roman" w:cs="Times New Roman"/>
          <w:i/>
          <w:iCs/>
          <w:sz w:val="28"/>
          <w:szCs w:val="28"/>
        </w:rPr>
        <w:t>ḍ</w:t>
      </w:r>
      <w:r w:rsidRPr="005A3A57">
        <w:rPr>
          <w:rFonts w:ascii="Times New Roman" w:eastAsia="Times New Roman" w:hAnsi="Times New Roman" w:cs="Times New Roman"/>
          <w:i/>
          <w:iCs/>
          <w:color w:val="000000"/>
          <w:sz w:val="28"/>
          <w:szCs w:val="28"/>
        </w:rPr>
        <w:t>iddayn</w:t>
      </w:r>
      <w:r w:rsidRPr="005A3A57">
        <w:rPr>
          <w:rFonts w:ascii="Times New Roman" w:eastAsia="Times New Roman" w:hAnsi="Times New Roman" w:cs="Times New Roman"/>
          <w:color w:val="000000"/>
          <w:sz w:val="28"/>
          <w:szCs w:val="28"/>
        </w:rPr>
        <w:t>). He states that if the Trinitarians should say that the Trinity is real (</w:t>
      </w:r>
      <w:r w:rsidRPr="005A3A57">
        <w:rPr>
          <w:rFonts w:ascii="Times New Roman" w:eastAsia="Times New Roman" w:hAnsi="Times New Roman" w:cs="Times New Roman"/>
          <w:i/>
          <w:iCs/>
          <w:color w:val="000000"/>
          <w:sz w:val="28"/>
          <w:szCs w:val="28"/>
        </w:rPr>
        <w:t>ḥaqīqī</w:t>
      </w:r>
      <w:r w:rsidRPr="005A3A57">
        <w:rPr>
          <w:rFonts w:ascii="Times New Roman" w:eastAsia="Times New Roman" w:hAnsi="Times New Roman" w:cs="Times New Roman"/>
          <w:color w:val="000000"/>
          <w:sz w:val="28"/>
          <w:szCs w:val="28"/>
        </w:rPr>
        <w:t>) and God’s Oneness (</w:t>
      </w:r>
      <w:r w:rsidRPr="005A3A57">
        <w:rPr>
          <w:rFonts w:ascii="Times New Roman" w:eastAsia="Times New Roman" w:hAnsi="Times New Roman" w:cs="Times New Roman"/>
          <w:i/>
          <w:iCs/>
          <w:color w:val="000000"/>
          <w:sz w:val="28"/>
          <w:szCs w:val="28"/>
        </w:rPr>
        <w:t>al-Tawḥīd</w:t>
      </w:r>
      <w:r w:rsidRPr="005A3A57">
        <w:rPr>
          <w:rFonts w:ascii="Times New Roman" w:eastAsia="Times New Roman" w:hAnsi="Times New Roman" w:cs="Times New Roman"/>
          <w:color w:val="000000"/>
          <w:sz w:val="28"/>
          <w:szCs w:val="28"/>
        </w:rPr>
        <w:t>) is conceptual (</w:t>
      </w:r>
      <w:r w:rsidRPr="005A3A57">
        <w:rPr>
          <w:rFonts w:ascii="Times New Roman" w:eastAsia="Times New Roman" w:hAnsi="Times New Roman" w:cs="Times New Roman"/>
          <w:i/>
          <w:iCs/>
          <w:color w:val="000000"/>
          <w:sz w:val="28"/>
          <w:szCs w:val="28"/>
        </w:rPr>
        <w:t>i‘tibārī</w:t>
      </w:r>
      <w:r w:rsidRPr="005A3A57">
        <w:rPr>
          <w:rFonts w:ascii="Times New Roman" w:eastAsia="Times New Roman" w:hAnsi="Times New Roman" w:cs="Times New Roman"/>
          <w:color w:val="000000"/>
          <w:sz w:val="28"/>
          <w:szCs w:val="28"/>
        </w:rPr>
        <w:t xml:space="preserve"> or theoretical), then there would be no dispute between us and them, although we would disagree. But they do not say that. Instead, they insist that both the Trinity and God’s Oneness are real (</w:t>
      </w:r>
      <w:r w:rsidRPr="005A3A57">
        <w:rPr>
          <w:rFonts w:ascii="Times New Roman" w:eastAsia="Times New Roman" w:hAnsi="Times New Roman" w:cs="Times New Roman"/>
          <w:i/>
          <w:iCs/>
          <w:color w:val="000000"/>
          <w:sz w:val="28"/>
          <w:szCs w:val="28"/>
        </w:rPr>
        <w:t>ḥaqīqī</w:t>
      </w:r>
      <w:r w:rsidRPr="005A3A57">
        <w:rPr>
          <w:rFonts w:ascii="Times New Roman" w:eastAsia="Times New Roman" w:hAnsi="Times New Roman" w:cs="Times New Roman"/>
          <w:color w:val="000000"/>
          <w:sz w:val="28"/>
          <w:szCs w:val="28"/>
        </w:rPr>
        <w:t>), and that contradiction simply cannot occur in the real world. He notes that although Trinitarian Christian Theologians attempt to make subtle distinctions to preserve the integrity of basic Monotheistic teaching, the common Christians do not do that. He also notes that, although there are many anthropomorphic references in the Bible, it too established the principle of God’s utter dissimilarity (</w:t>
      </w:r>
      <w:r w:rsidRPr="005A3A57">
        <w:rPr>
          <w:rFonts w:ascii="Times New Roman" w:eastAsia="Times New Roman" w:hAnsi="Times New Roman" w:cs="Times New Roman"/>
          <w:i/>
          <w:iCs/>
          <w:color w:val="000000"/>
          <w:sz w:val="28"/>
          <w:szCs w:val="28"/>
        </w:rPr>
        <w:t>al-Tanzīh</w:t>
      </w:r>
      <w:r w:rsidRPr="005A3A57">
        <w:rPr>
          <w:rFonts w:ascii="Times New Roman" w:eastAsia="Times New Roman" w:hAnsi="Times New Roman" w:cs="Times New Roman"/>
          <w:color w:val="000000"/>
          <w:sz w:val="28"/>
          <w:szCs w:val="28"/>
        </w:rPr>
        <w:t xml:space="preserve">) with regard to creation, as in Deuteronomy, 4:12 (“but you saw no likeness [of God]”), which is repeated in Deuteronomy 4:15 (“for you saw no manner of likeness on the day that the Lord spoke to you”). And there are several other similar verses in the </w:t>
      </w:r>
      <w:r w:rsidRPr="005A3A57">
        <w:rPr>
          <w:rFonts w:ascii="Times New Roman" w:eastAsia="Times New Roman" w:hAnsi="Times New Roman" w:cs="Times New Roman"/>
          <w:color w:val="000000"/>
          <w:sz w:val="28"/>
          <w:szCs w:val="28"/>
        </w:rPr>
        <w:lastRenderedPageBreak/>
        <w:t>Bible. He states further that generally speaking, many qualified Christian Theologians have agreed that no anthropomorphic verses should be taken literally.</w:t>
      </w:r>
    </w:p>
    <w:p w14:paraId="30632444" w14:textId="77777777" w:rsidR="005D5C5B" w:rsidRPr="005A3A57" w:rsidRDefault="005D5C5B" w:rsidP="005D5C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sz w:val="28"/>
          <w:szCs w:val="28"/>
        </w:rPr>
      </w:pPr>
    </w:p>
    <w:p w14:paraId="3C71C23C" w14:textId="48739E82" w:rsidR="005A3A57" w:rsidRPr="005A3A57" w:rsidRDefault="005A3A57" w:rsidP="005A3A57">
      <w:pPr>
        <w:spacing w:after="0" w:line="240" w:lineRule="auto"/>
        <w:rPr>
          <w:rFonts w:ascii="Times New Roman" w:eastAsia="Aptos" w:hAnsi="Times New Roman" w:cs="Times New Roman"/>
          <w:color w:val="000000"/>
          <w:sz w:val="28"/>
          <w:szCs w:val="28"/>
        </w:rPr>
      </w:pPr>
      <w:r w:rsidRPr="005A3A57">
        <w:rPr>
          <w:rFonts w:ascii="Times New Roman" w:eastAsia="Aptos" w:hAnsi="Times New Roman" w:cs="Times New Roman"/>
          <w:sz w:val="28"/>
          <w:szCs w:val="28"/>
        </w:rPr>
        <w:t>Throughout history,</w:t>
      </w:r>
      <w:r w:rsidRPr="005A3A57">
        <w:rPr>
          <w:rFonts w:ascii="Times New Roman" w:eastAsia="Aptos" w:hAnsi="Times New Roman" w:cs="Times New Roman"/>
          <w:color w:val="000000"/>
          <w:sz w:val="28"/>
          <w:szCs w:val="28"/>
        </w:rPr>
        <w:t xml:space="preserve"> Muslim Scholars have felt that the Doctrine of Trinity is so self-evidently false and absurdly irrational that nothing is needed to refute it other than to make mere mention of it. This is because the notion of Trinity—as we will emphasize in what follows—is not a </w:t>
      </w:r>
      <w:ins w:id="2931" w:author="Zahid Syed" w:date="2025-09-24T13:09:00Z" w16du:dateUtc="2025-09-24T04:09:00Z">
        <w:r w:rsidR="00625B3A" w:rsidRPr="00625B3A">
          <w:rPr>
            <w:rFonts w:ascii="Times New Roman" w:eastAsia="Aptos" w:hAnsi="Times New Roman" w:cs="Times New Roman"/>
            <w:color w:val="000000"/>
            <w:sz w:val="28"/>
            <w:szCs w:val="28"/>
          </w:rPr>
          <w:t>“Veritable Concept” (</w:t>
        </w:r>
        <w:r w:rsidR="00625B3A" w:rsidRPr="00625B3A">
          <w:rPr>
            <w:rFonts w:ascii="Times New Roman" w:eastAsia="Aptos" w:hAnsi="Times New Roman" w:cs="Times New Roman"/>
            <w:i/>
            <w:iCs/>
            <w:color w:val="000000"/>
            <w:sz w:val="28"/>
            <w:szCs w:val="28"/>
            <w:rPrChange w:id="2932" w:author="Zahid Syed" w:date="2025-09-24T13:09:00Z" w16du:dateUtc="2025-09-24T04:09:00Z">
              <w:rPr>
                <w:rFonts w:ascii="Times New Roman" w:eastAsia="Aptos" w:hAnsi="Times New Roman" w:cs="Times New Roman"/>
                <w:color w:val="000000"/>
                <w:sz w:val="28"/>
                <w:szCs w:val="28"/>
              </w:rPr>
            </w:rPrChange>
          </w:rPr>
          <w:t>Mafhūm Ḥaqīqī</w:t>
        </w:r>
        <w:r w:rsidR="00625B3A">
          <w:rPr>
            <w:rFonts w:ascii="Times New Roman" w:eastAsia="Aptos" w:hAnsi="Times New Roman" w:cs="Times New Roman"/>
            <w:color w:val="000000"/>
            <w:sz w:val="28"/>
            <w:szCs w:val="28"/>
          </w:rPr>
          <w:t>)</w:t>
        </w:r>
      </w:ins>
      <w:del w:id="2933" w:author="Zahid Syed" w:date="2025-09-24T13:09:00Z" w16du:dateUtc="2025-09-24T04:09:00Z">
        <w:r w:rsidRPr="005A3A57" w:rsidDel="00625B3A">
          <w:rPr>
            <w:rFonts w:ascii="Times New Roman" w:eastAsia="Aptos" w:hAnsi="Times New Roman" w:cs="Times New Roman"/>
            <w:color w:val="000000"/>
            <w:sz w:val="28"/>
            <w:szCs w:val="28"/>
          </w:rPr>
          <w:delText>“</w:delText>
        </w:r>
        <w:r w:rsidRPr="005A3A57" w:rsidDel="00625B3A">
          <w:rPr>
            <w:rFonts w:ascii="Times New Roman" w:eastAsia="Times New Roman" w:hAnsi="Times New Roman" w:cs="Times New Roman"/>
            <w:color w:val="000000"/>
            <w:sz w:val="28"/>
            <w:szCs w:val="28"/>
          </w:rPr>
          <w:delText>veritable concept” (</w:delText>
        </w:r>
        <w:r w:rsidRPr="005A3A57" w:rsidDel="00625B3A">
          <w:rPr>
            <w:rFonts w:ascii="Times New Roman" w:eastAsia="Times New Roman" w:hAnsi="Times New Roman" w:cs="Times New Roman"/>
            <w:i/>
            <w:iCs/>
            <w:color w:val="000000"/>
            <w:sz w:val="28"/>
            <w:szCs w:val="28"/>
          </w:rPr>
          <w:delText>mafhūm ḥaqīqī</w:delText>
        </w:r>
        <w:r w:rsidRPr="005A3A57" w:rsidDel="00625B3A">
          <w:rPr>
            <w:rFonts w:ascii="Times New Roman" w:eastAsia="Times New Roman" w:hAnsi="Times New Roman" w:cs="Times New Roman"/>
            <w:color w:val="000000"/>
            <w:sz w:val="28"/>
            <w:szCs w:val="28"/>
          </w:rPr>
          <w:delText>)</w:delText>
        </w:r>
      </w:del>
      <w:r w:rsidRPr="005A3A57">
        <w:rPr>
          <w:rFonts w:ascii="Times New Roman" w:eastAsia="Times New Roman" w:hAnsi="Times New Roman" w:cs="Times New Roman"/>
          <w:color w:val="000000"/>
          <w:sz w:val="28"/>
          <w:szCs w:val="28"/>
        </w:rPr>
        <w:t>, and, thus, it is completely incomprehensible. The sound Intellect and human heart cannot grasp it, understand it, or even convey in meaningful and non-contradictory words. Thus, Trinitarian Dogma can only sustain itself under the cover of sophistry, confusing self-contradictory terms, and fallacious arguments or be forced upon the believers through compulsion.</w:t>
      </w:r>
      <w:r w:rsidRPr="005A3A57">
        <w:rPr>
          <w:rFonts w:ascii="Times New Roman" w:eastAsia="Aptos" w:hAnsi="Times New Roman" w:cs="Times New Roman"/>
          <w:color w:val="000000"/>
          <w:sz w:val="28"/>
          <w:szCs w:val="28"/>
        </w:rPr>
        <w:t xml:space="preserve"> </w:t>
      </w:r>
    </w:p>
    <w:p w14:paraId="73355E98" w14:textId="77777777" w:rsidR="005A3A57" w:rsidRPr="005A3A57" w:rsidRDefault="005A3A57" w:rsidP="005A3A57">
      <w:pPr>
        <w:spacing w:after="0" w:line="240" w:lineRule="auto"/>
        <w:rPr>
          <w:rFonts w:ascii="Times New Roman" w:eastAsia="Aptos" w:hAnsi="Times New Roman" w:cs="Times New Roman"/>
          <w:color w:val="000000"/>
          <w:sz w:val="28"/>
          <w:szCs w:val="28"/>
        </w:rPr>
      </w:pPr>
    </w:p>
    <w:p w14:paraId="617AF583"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r w:rsidRPr="005A3A57">
        <w:rPr>
          <w:rFonts w:ascii="Times New Roman" w:eastAsia="Aptos" w:hAnsi="Times New Roman" w:cs="Times New Roman"/>
          <w:color w:val="000000"/>
          <w:sz w:val="28"/>
          <w:szCs w:val="28"/>
        </w:rPr>
        <w:t>The first absurdity of this non-Biblical Doctrine is the fact that the fundamental first principle of God’s Oneness is that it utterly excludes all dualities and pluralities, including, of course, the pluralities of a Trinity.</w:t>
      </w:r>
      <w:r w:rsidRPr="005A3A57">
        <w:rPr>
          <w:rFonts w:ascii="Times New Roman" w:eastAsia="Times New Roman" w:hAnsi="Times New Roman" w:cs="Times New Roman"/>
          <w:color w:val="000000"/>
          <w:sz w:val="28"/>
          <w:szCs w:val="28"/>
        </w:rPr>
        <w:t xml:space="preserve"> In Mathematics, the single unit is the basis of all other numbers and the standard for the measurements and weights of all dimensions, distances, quantities, and time. As we will explain later in Volume Three, all numbers, in fact, are simply aggregates of the unit one. Those who maintain the unity of God in a Trinity of distinct yet indistinct Persons and tell us that “each Person is omnipotent, omnipresent, eternal, and perfect God. Yet, at the same time, they insist that there are not three omnipotent, omnipresent, eternal, and perfect Gods, but only one call this contradiction “a mystery.” This “mystery” may, however, be de-mystified by represented it by the formula: 1 God = 1 God + 1 God + 1 God. Therefore, 1 God = 3 Gods, which is clearly not a “veritable concept.” But basic universal mathematical truth establishes that any unity is no more and no less than one. Consequently, one is never equal to one plus one plus one (1</w:t>
      </w:r>
      <w:r w:rsidRPr="005A3A57">
        <w:rPr>
          <w:rFonts w:ascii="Times New Roman" w:eastAsia="Aptos" w:hAnsi="Times New Roman" w:cs="Times New Roman"/>
          <w:i/>
          <w:iCs/>
          <w:color w:val="000000"/>
          <w:sz w:val="28"/>
          <w:szCs w:val="28"/>
        </w:rPr>
        <w:t xml:space="preserve"> ≠</w:t>
      </w:r>
      <w:r w:rsidRPr="005A3A57">
        <w:rPr>
          <w:rFonts w:ascii="Times New Roman" w:eastAsia="Times New Roman" w:hAnsi="Times New Roman" w:cs="Times New Roman"/>
          <w:color w:val="000000"/>
          <w:sz w:val="28"/>
          <w:szCs w:val="28"/>
        </w:rPr>
        <w:t xml:space="preserve"> </w:t>
      </w:r>
      <w:r w:rsidRPr="005A3A57">
        <w:rPr>
          <w:rFonts w:ascii="Times New Roman" w:eastAsia="Times New Roman" w:hAnsi="Times New Roman" w:cs="Times New Roman"/>
          <w:color w:val="0F252D"/>
          <w:sz w:val="28"/>
          <w:szCs w:val="28"/>
        </w:rPr>
        <w:t>1 + 1 + 1</w:t>
      </w:r>
      <w:r w:rsidRPr="005A3A57">
        <w:rPr>
          <w:rFonts w:ascii="Times New Roman" w:eastAsia="Times New Roman" w:hAnsi="Times New Roman" w:cs="Times New Roman"/>
          <w:color w:val="000000"/>
          <w:sz w:val="28"/>
          <w:szCs w:val="28"/>
        </w:rPr>
        <w:t>), and One God cannot equal one God plus one God plus One (</w:t>
      </w:r>
      <w:r w:rsidRPr="005A3A57">
        <w:rPr>
          <w:rFonts w:ascii="Times New Roman" w:eastAsia="Times New Roman" w:hAnsi="Times New Roman" w:cs="Times New Roman"/>
          <w:color w:val="0F252D"/>
          <w:sz w:val="28"/>
          <w:szCs w:val="28"/>
        </w:rPr>
        <w:t xml:space="preserve">1 God </w:t>
      </w:r>
      <w:r w:rsidRPr="005A3A57">
        <w:rPr>
          <w:rFonts w:ascii="Times New Roman" w:eastAsia="Aptos" w:hAnsi="Times New Roman" w:cs="Times New Roman"/>
          <w:i/>
          <w:iCs/>
          <w:color w:val="000000"/>
          <w:sz w:val="28"/>
          <w:szCs w:val="28"/>
        </w:rPr>
        <w:t>≠</w:t>
      </w:r>
      <w:r w:rsidRPr="005A3A57">
        <w:rPr>
          <w:rFonts w:ascii="Times New Roman" w:eastAsia="Times New Roman" w:hAnsi="Times New Roman" w:cs="Times New Roman"/>
          <w:color w:val="0F252D"/>
          <w:sz w:val="28"/>
          <w:szCs w:val="28"/>
        </w:rPr>
        <w:t xml:space="preserve"> 1 God + 1 God + 1 God).</w:t>
      </w:r>
      <w:r w:rsidRPr="005A3A57">
        <w:rPr>
          <w:rFonts w:ascii="Times New Roman" w:eastAsia="Times New Roman" w:hAnsi="Times New Roman" w:cs="Times New Roman"/>
          <w:color w:val="000000"/>
          <w:sz w:val="28"/>
          <w:szCs w:val="28"/>
        </w:rPr>
        <w:t xml:space="preserve"> In other words, one cannot be equal to three, because one is the third of three, and, in the same way, one is not equal to one third. Three are not equal to one, nor can a third be equal to a unit. </w:t>
      </w:r>
    </w:p>
    <w:p w14:paraId="45298C04" w14:textId="77777777" w:rsidR="005A3A57" w:rsidRPr="005A3A57" w:rsidRDefault="005A3A57" w:rsidP="005A3A57">
      <w:pPr>
        <w:spacing w:after="0" w:line="240" w:lineRule="auto"/>
        <w:rPr>
          <w:rFonts w:ascii="Times New Roman" w:eastAsia="Aptos" w:hAnsi="Times New Roman" w:cs="Times New Roman"/>
          <w:sz w:val="28"/>
          <w:szCs w:val="28"/>
        </w:rPr>
      </w:pPr>
      <w:r w:rsidRPr="005A3A57">
        <w:rPr>
          <w:rFonts w:ascii="Times New Roman" w:eastAsia="Aptos" w:hAnsi="Times New Roman" w:cs="Times New Roman"/>
          <w:color w:val="000000"/>
          <w:sz w:val="28"/>
          <w:szCs w:val="28"/>
        </w:rPr>
        <w:t xml:space="preserve"> </w:t>
      </w:r>
    </w:p>
    <w:p w14:paraId="65ED3EBB" w14:textId="05F169B0"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r w:rsidRPr="005A3A57">
        <w:rPr>
          <w:rFonts w:ascii="Times New Roman" w:eastAsia="Times New Roman" w:hAnsi="Times New Roman" w:cs="Times New Roman"/>
          <w:color w:val="000000"/>
          <w:sz w:val="28"/>
          <w:szCs w:val="28"/>
        </w:rPr>
        <w:t>As regards, First Principles, however—and sound Mathematics is a principial science</w:t>
      </w:r>
      <w:ins w:id="2934" w:author="Zahid Syed" w:date="2025-09-24T13:09:00Z" w16du:dateUtc="2025-09-24T04:09:00Z">
        <w:r w:rsidR="00625B3A">
          <w:rPr>
            <w:rFonts w:ascii="Times New Roman" w:eastAsia="Times New Roman" w:hAnsi="Times New Roman" w:cs="Times New Roman"/>
            <w:color w:val="000000"/>
            <w:sz w:val="28"/>
            <w:szCs w:val="28"/>
          </w:rPr>
          <w:t>—</w:t>
        </w:r>
      </w:ins>
      <w:del w:id="2935" w:author="Zahid Syed" w:date="2025-09-24T13:09:00Z" w16du:dateUtc="2025-09-24T04:09:00Z">
        <w:r w:rsidRPr="005A3A57" w:rsidDel="00625B3A">
          <w:rPr>
            <w:rFonts w:ascii="Times New Roman" w:eastAsia="Times New Roman" w:hAnsi="Times New Roman" w:cs="Times New Roman"/>
            <w:color w:val="000000"/>
            <w:sz w:val="28"/>
            <w:szCs w:val="28"/>
          </w:rPr>
          <w:delText>--</w:delText>
        </w:r>
      </w:del>
      <w:r w:rsidRPr="005A3A57">
        <w:rPr>
          <w:rFonts w:ascii="Times New Roman" w:eastAsia="Times New Roman" w:hAnsi="Times New Roman" w:cs="Times New Roman"/>
          <w:color w:val="000000"/>
          <w:sz w:val="28"/>
          <w:szCs w:val="28"/>
        </w:rPr>
        <w:t xml:space="preserve">they are the logical laws of reason. It must be emphasized, however, that first principles also reflect the ontological laws of reality. For, being or ontology underlies all other ideas in the real world. When one attempts to think of something real, one must think of that thing as possessing being, otherwise, it cannot be thought of. The notion of being, therefore, is the primary object of thought and is the basis of all derivative thought. Following from this, any primary principle must equally exhibit a primary relation with being. If we speak of relations, then the </w:t>
      </w:r>
      <w:r w:rsidRPr="005A3A57">
        <w:rPr>
          <w:rFonts w:ascii="Times New Roman" w:eastAsia="Times New Roman" w:hAnsi="Times New Roman" w:cs="Times New Roman"/>
          <w:color w:val="000000"/>
          <w:sz w:val="28"/>
          <w:szCs w:val="28"/>
        </w:rPr>
        <w:lastRenderedPageBreak/>
        <w:t>relation of a particular being must be with regard to something else that is distinct from that being, since any relation is a relation between two distinct entities. Whatever is conceived of as distinct from real being must of necessity be non-being. The primary principles must, therefore, express relationships between being and non-being, existence and non-existence. Moreover, this relation is ruled by the First Principle known as the Law of Non-Contradiction, which Fakhr-al-D</w:t>
      </w:r>
      <w:r w:rsidRPr="005A3A57">
        <w:rPr>
          <w:rFonts w:ascii="Times New Roman" w:eastAsia="Aptos" w:hAnsi="Times New Roman" w:cs="Times New Roman"/>
          <w:sz w:val="28"/>
          <w:szCs w:val="28"/>
        </w:rPr>
        <w:t>ī</w:t>
      </w:r>
      <w:r w:rsidRPr="005A3A57">
        <w:rPr>
          <w:rFonts w:ascii="Times New Roman" w:eastAsia="Times New Roman" w:hAnsi="Times New Roman" w:cs="Times New Roman"/>
          <w:color w:val="000000"/>
          <w:sz w:val="28"/>
          <w:szCs w:val="28"/>
        </w:rPr>
        <w:t xml:space="preserve">n al-Rāzī called “the first of the firsts” (Arabic: </w:t>
      </w:r>
      <w:r w:rsidRPr="005A3A57">
        <w:rPr>
          <w:rFonts w:ascii="Times New Roman" w:eastAsia="Times New Roman" w:hAnsi="Times New Roman" w:cs="Times New Roman"/>
          <w:i/>
          <w:iCs/>
          <w:color w:val="000000"/>
          <w:sz w:val="28"/>
          <w:szCs w:val="28"/>
        </w:rPr>
        <w:t>awwal al-awā’il</w:t>
      </w:r>
      <w:r w:rsidRPr="005A3A57">
        <w:rPr>
          <w:rFonts w:ascii="Times New Roman" w:eastAsia="Times New Roman" w:hAnsi="Times New Roman" w:cs="Times New Roman"/>
          <w:color w:val="000000"/>
          <w:sz w:val="28"/>
          <w:szCs w:val="28"/>
        </w:rPr>
        <w:t xml:space="preserve">). But he emphasizes that the principle has no meaning without the conception (Arabic: </w:t>
      </w:r>
      <w:r w:rsidRPr="005A3A57">
        <w:rPr>
          <w:rFonts w:ascii="Times New Roman" w:eastAsia="Times New Roman" w:hAnsi="Times New Roman" w:cs="Times New Roman"/>
          <w:i/>
          <w:iCs/>
          <w:color w:val="000000"/>
          <w:sz w:val="28"/>
          <w:szCs w:val="28"/>
        </w:rPr>
        <w:t>taṣawwur</w:t>
      </w:r>
      <w:r w:rsidRPr="005A3A57">
        <w:rPr>
          <w:rFonts w:ascii="Times New Roman" w:eastAsia="Times New Roman" w:hAnsi="Times New Roman" w:cs="Times New Roman"/>
          <w:color w:val="000000"/>
          <w:sz w:val="28"/>
          <w:szCs w:val="28"/>
        </w:rPr>
        <w:t xml:space="preserve">) of both contradictory or non-contradictory parts of the proposition (Arabic: </w:t>
      </w:r>
      <w:r w:rsidRPr="005A3A57">
        <w:rPr>
          <w:rFonts w:ascii="Times New Roman" w:eastAsia="Times New Roman" w:hAnsi="Times New Roman" w:cs="Times New Roman"/>
          <w:i/>
          <w:iCs/>
          <w:color w:val="000000"/>
          <w:sz w:val="28"/>
          <w:szCs w:val="28"/>
        </w:rPr>
        <w:t>al-ṭarafān</w:t>
      </w:r>
      <w:r w:rsidRPr="005A3A57">
        <w:rPr>
          <w:rFonts w:ascii="Times New Roman" w:eastAsia="Times New Roman" w:hAnsi="Times New Roman" w:cs="Times New Roman"/>
          <w:color w:val="000000"/>
          <w:sz w:val="28"/>
          <w:szCs w:val="28"/>
        </w:rPr>
        <w:t xml:space="preserve">) </w:t>
      </w:r>
      <w:ins w:id="2936" w:author="Zahid Syed" w:date="2025-09-24T13:10:00Z" w16du:dateUtc="2025-09-24T04:10:00Z">
        <w:r w:rsidR="004959BA">
          <w:rPr>
            <w:rFonts w:ascii="Times New Roman" w:eastAsia="Times New Roman" w:hAnsi="Times New Roman" w:cs="Times New Roman"/>
            <w:color w:val="000000"/>
            <w:sz w:val="28"/>
            <w:szCs w:val="28"/>
          </w:rPr>
          <w:t xml:space="preserve">as </w:t>
        </w:r>
        <w:r w:rsidR="004959BA" w:rsidRPr="004959BA">
          <w:rPr>
            <w:rFonts w:ascii="Times New Roman" w:eastAsia="Times New Roman" w:hAnsi="Times New Roman" w:cs="Times New Roman"/>
            <w:color w:val="000000"/>
            <w:sz w:val="28"/>
            <w:szCs w:val="28"/>
          </w:rPr>
          <w:t>two “Veritable Concepts” (</w:t>
        </w:r>
        <w:r w:rsidR="004959BA" w:rsidRPr="004959BA">
          <w:rPr>
            <w:rFonts w:ascii="Times New Roman" w:eastAsia="Times New Roman" w:hAnsi="Times New Roman" w:cs="Times New Roman"/>
            <w:i/>
            <w:iCs/>
            <w:color w:val="000000"/>
            <w:sz w:val="28"/>
            <w:szCs w:val="28"/>
            <w:rPrChange w:id="2937" w:author="Zahid Syed" w:date="2025-09-24T13:10:00Z" w16du:dateUtc="2025-09-24T04:10:00Z">
              <w:rPr>
                <w:rFonts w:ascii="Times New Roman" w:eastAsia="Times New Roman" w:hAnsi="Times New Roman" w:cs="Times New Roman"/>
                <w:color w:val="000000"/>
                <w:sz w:val="28"/>
                <w:szCs w:val="28"/>
              </w:rPr>
            </w:rPrChange>
          </w:rPr>
          <w:t>Mafhūmāni Ḥaqīqiyyān</w:t>
        </w:r>
        <w:r w:rsidR="004959BA">
          <w:rPr>
            <w:rFonts w:ascii="Times New Roman" w:eastAsia="Times New Roman" w:hAnsi="Times New Roman" w:cs="Times New Roman"/>
            <w:color w:val="000000"/>
            <w:sz w:val="28"/>
            <w:szCs w:val="28"/>
          </w:rPr>
          <w:t>)</w:t>
        </w:r>
      </w:ins>
      <w:del w:id="2938" w:author="Zahid Syed" w:date="2025-09-24T13:10:00Z" w16du:dateUtc="2025-09-24T04:10:00Z">
        <w:r w:rsidRPr="005A3A57" w:rsidDel="004959BA">
          <w:rPr>
            <w:rFonts w:ascii="Times New Roman" w:eastAsia="Times New Roman" w:hAnsi="Times New Roman" w:cs="Times New Roman"/>
            <w:color w:val="000000"/>
            <w:sz w:val="28"/>
            <w:szCs w:val="28"/>
          </w:rPr>
          <w:delText>as “veritable concepts” (</w:delText>
        </w:r>
        <w:r w:rsidRPr="005A3A57" w:rsidDel="004959BA">
          <w:rPr>
            <w:rFonts w:ascii="Times New Roman" w:eastAsia="Times New Roman" w:hAnsi="Times New Roman" w:cs="Times New Roman"/>
            <w:i/>
            <w:iCs/>
            <w:color w:val="000000"/>
            <w:sz w:val="28"/>
            <w:szCs w:val="28"/>
          </w:rPr>
          <w:delText>mafhūmāni ḥaqīqiyyān</w:delText>
        </w:r>
        <w:r w:rsidRPr="005A3A57" w:rsidDel="004959BA">
          <w:rPr>
            <w:rFonts w:ascii="Times New Roman" w:eastAsia="Times New Roman" w:hAnsi="Times New Roman" w:cs="Times New Roman"/>
            <w:color w:val="000000"/>
            <w:sz w:val="28"/>
            <w:szCs w:val="28"/>
          </w:rPr>
          <w:delText>)</w:delText>
        </w:r>
      </w:del>
      <w:r w:rsidRPr="005A3A57">
        <w:rPr>
          <w:rFonts w:ascii="Times New Roman" w:eastAsia="Times New Roman" w:hAnsi="Times New Roman" w:cs="Times New Roman"/>
          <w:color w:val="000000"/>
          <w:sz w:val="28"/>
          <w:szCs w:val="28"/>
        </w:rPr>
        <w:t xml:space="preserve">, which only then can be assented to or denied. This is because logical assent (Arabic: </w:t>
      </w:r>
      <w:r w:rsidRPr="005A3A57">
        <w:rPr>
          <w:rFonts w:ascii="Times New Roman" w:eastAsia="Times New Roman" w:hAnsi="Times New Roman" w:cs="Times New Roman"/>
          <w:i/>
          <w:iCs/>
          <w:color w:val="000000"/>
          <w:sz w:val="28"/>
          <w:szCs w:val="28"/>
        </w:rPr>
        <w:t>taṣdīq</w:t>
      </w:r>
      <w:r w:rsidRPr="005A3A57">
        <w:rPr>
          <w:rFonts w:ascii="Times New Roman" w:eastAsia="Times New Roman" w:hAnsi="Times New Roman" w:cs="Times New Roman"/>
          <w:color w:val="000000"/>
          <w:sz w:val="28"/>
          <w:szCs w:val="28"/>
        </w:rPr>
        <w:t>) pertains to judgments, which in turn presuppose the valid conception (</w:t>
      </w:r>
      <w:r w:rsidRPr="005A3A57">
        <w:rPr>
          <w:rFonts w:ascii="Times New Roman" w:eastAsia="Times New Roman" w:hAnsi="Times New Roman" w:cs="Times New Roman"/>
          <w:i/>
          <w:iCs/>
          <w:color w:val="000000"/>
          <w:sz w:val="28"/>
          <w:szCs w:val="28"/>
        </w:rPr>
        <w:t>taṣawwur</w:t>
      </w:r>
      <w:r w:rsidRPr="005A3A57">
        <w:rPr>
          <w:rFonts w:ascii="Times New Roman" w:eastAsia="Times New Roman" w:hAnsi="Times New Roman" w:cs="Times New Roman"/>
          <w:color w:val="000000"/>
          <w:sz w:val="28"/>
          <w:szCs w:val="28"/>
        </w:rPr>
        <w:t>) of “veritable concepts” (</w:t>
      </w:r>
      <w:r w:rsidRPr="005A3A57">
        <w:rPr>
          <w:rFonts w:ascii="Times New Roman" w:eastAsia="Times New Roman" w:hAnsi="Times New Roman" w:cs="Times New Roman"/>
          <w:i/>
          <w:iCs/>
          <w:color w:val="000000"/>
          <w:sz w:val="28"/>
          <w:szCs w:val="28"/>
        </w:rPr>
        <w:t>mafāhīm ḥaqīqiyya</w:t>
      </w:r>
      <w:r w:rsidRPr="005A3A57">
        <w:rPr>
          <w:rFonts w:ascii="Times New Roman" w:eastAsia="Times New Roman" w:hAnsi="Times New Roman" w:cs="Times New Roman"/>
          <w:color w:val="000000"/>
          <w:sz w:val="28"/>
          <w:szCs w:val="28"/>
        </w:rPr>
        <w:t>). But valid conception (</w:t>
      </w:r>
      <w:r w:rsidRPr="005A3A57">
        <w:rPr>
          <w:rFonts w:ascii="Times New Roman" w:eastAsia="Times New Roman" w:hAnsi="Times New Roman" w:cs="Times New Roman"/>
          <w:i/>
          <w:iCs/>
          <w:color w:val="000000"/>
          <w:sz w:val="28"/>
          <w:szCs w:val="28"/>
        </w:rPr>
        <w:t>taṣawwur</w:t>
      </w:r>
      <w:r w:rsidRPr="005A3A57">
        <w:rPr>
          <w:rFonts w:ascii="Times New Roman" w:eastAsia="Times New Roman" w:hAnsi="Times New Roman" w:cs="Times New Roman"/>
          <w:color w:val="000000"/>
          <w:sz w:val="28"/>
          <w:szCs w:val="28"/>
        </w:rPr>
        <w:t>) cannot take place when a thing cannot be known or possibly given a valid conception in the Intellect. When a thing cannot be known in this manner, there can be no valid conception (</w:t>
      </w:r>
      <w:r w:rsidRPr="005A3A57">
        <w:rPr>
          <w:rFonts w:ascii="Times New Roman" w:eastAsia="Times New Roman" w:hAnsi="Times New Roman" w:cs="Times New Roman"/>
          <w:i/>
          <w:iCs/>
          <w:color w:val="000000"/>
          <w:sz w:val="28"/>
          <w:szCs w:val="28"/>
        </w:rPr>
        <w:t>taṣawwur</w:t>
      </w:r>
      <w:r w:rsidRPr="005A3A57">
        <w:rPr>
          <w:rFonts w:ascii="Times New Roman" w:eastAsia="Times New Roman" w:hAnsi="Times New Roman" w:cs="Times New Roman"/>
          <w:color w:val="000000"/>
          <w:sz w:val="28"/>
          <w:szCs w:val="28"/>
        </w:rPr>
        <w:t>) and, consequently, no true assent (</w:t>
      </w:r>
      <w:r w:rsidRPr="005A3A57">
        <w:rPr>
          <w:rFonts w:ascii="Times New Roman" w:eastAsia="Times New Roman" w:hAnsi="Times New Roman" w:cs="Times New Roman"/>
          <w:i/>
          <w:iCs/>
          <w:color w:val="000000"/>
          <w:sz w:val="28"/>
          <w:szCs w:val="28"/>
        </w:rPr>
        <w:t>taṣdīq</w:t>
      </w:r>
      <w:r w:rsidRPr="005A3A57">
        <w:rPr>
          <w:rFonts w:ascii="Times New Roman" w:eastAsia="Times New Roman" w:hAnsi="Times New Roman" w:cs="Times New Roman"/>
          <w:color w:val="000000"/>
          <w:sz w:val="28"/>
          <w:szCs w:val="28"/>
        </w:rPr>
        <w:t>) is possible, which renders the notion of Trinity as a “non-veritable concept” (</w:t>
      </w:r>
      <w:r w:rsidRPr="005A3A57">
        <w:rPr>
          <w:rFonts w:ascii="Times New Roman" w:eastAsia="Times New Roman" w:hAnsi="Times New Roman" w:cs="Times New Roman"/>
          <w:i/>
          <w:iCs/>
          <w:color w:val="000000"/>
          <w:sz w:val="28"/>
          <w:szCs w:val="28"/>
        </w:rPr>
        <w:t>mafhūm ghayr-ḥaqīqī</w:t>
      </w:r>
      <w:r w:rsidRPr="005A3A57">
        <w:rPr>
          <w:rFonts w:ascii="Times New Roman" w:eastAsia="Times New Roman" w:hAnsi="Times New Roman" w:cs="Times New Roman"/>
          <w:color w:val="000000"/>
          <w:sz w:val="28"/>
          <w:szCs w:val="28"/>
        </w:rPr>
        <w:t xml:space="preserve">) of human discourse as literally “unbelievable.” </w:t>
      </w:r>
    </w:p>
    <w:p w14:paraId="598C7E7F" w14:textId="77777777" w:rsidR="005A3A57" w:rsidRPr="005A3A57" w:rsidRDefault="005A3A57" w:rsidP="005A3A57">
      <w:pPr>
        <w:spacing w:after="0" w:line="240" w:lineRule="auto"/>
        <w:rPr>
          <w:rFonts w:ascii="Times New Roman" w:eastAsia="Aptos" w:hAnsi="Times New Roman" w:cs="Times New Roman"/>
          <w:color w:val="000000"/>
          <w:sz w:val="28"/>
          <w:szCs w:val="28"/>
        </w:rPr>
      </w:pPr>
    </w:p>
    <w:p w14:paraId="7DDDC3EC" w14:textId="77777777" w:rsidR="005A3A57" w:rsidRPr="005A3A57" w:rsidRDefault="005A3A57" w:rsidP="005A3A57">
      <w:pPr>
        <w:spacing w:after="0" w:line="240" w:lineRule="auto"/>
        <w:rPr>
          <w:rFonts w:ascii="Times New Roman" w:eastAsia="Aptos" w:hAnsi="Times New Roman" w:cs="Times New Roman"/>
          <w:color w:val="000000"/>
          <w:sz w:val="28"/>
          <w:szCs w:val="28"/>
        </w:rPr>
      </w:pPr>
      <w:r w:rsidRPr="005A3A57">
        <w:rPr>
          <w:rFonts w:ascii="Times New Roman" w:eastAsia="Aptos" w:hAnsi="Times New Roman" w:cs="Times New Roman"/>
          <w:color w:val="000000"/>
          <w:sz w:val="28"/>
          <w:szCs w:val="28"/>
        </w:rPr>
        <w:t xml:space="preserve">For centuries, the Trinitarian Theologians have strived to separate the logical from the ontological or—metaphorically—“to square the circle.” But, again, in reality, the logical and the ontological can never be distinct from each other. Thus, to imagine that the logical and ontological orders can be distinct would mean that a “squared circle”—which is inconceivable in Logic—could nevertheless be realizable in the real world, which the sound Intellect knows to be self-evidently impossible and absurd. In this regard, the Doctrine of the Trinity contravenes the basic Logical principle that “we cannot affirm and deny the same attribute in regard to the same thing in the same relation,” and it corresponds to the ontological counterpart that “the same thing cannot be and not be at the same time and in the same fashion.” </w:t>
      </w:r>
    </w:p>
    <w:p w14:paraId="3FB22341" w14:textId="77777777" w:rsidR="005A3A57" w:rsidRPr="005A3A57" w:rsidRDefault="005A3A57" w:rsidP="005A3A57">
      <w:pPr>
        <w:spacing w:after="0" w:line="240" w:lineRule="auto"/>
        <w:rPr>
          <w:rFonts w:ascii="Times New Roman" w:eastAsia="Aptos" w:hAnsi="Times New Roman" w:cs="Times New Roman"/>
          <w:color w:val="000000"/>
          <w:sz w:val="28"/>
          <w:szCs w:val="28"/>
        </w:rPr>
      </w:pPr>
    </w:p>
    <w:p w14:paraId="2FFF4B75"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r w:rsidRPr="005A3A57">
        <w:rPr>
          <w:rFonts w:ascii="Times New Roman" w:eastAsia="Aptos" w:hAnsi="Times New Roman" w:cs="Times New Roman"/>
          <w:color w:val="000000"/>
          <w:sz w:val="28"/>
          <w:szCs w:val="28"/>
        </w:rPr>
        <w:t>As we will also see in our study of First Principles in Volume Two, that which is not one cannot be real (</w:t>
      </w:r>
      <w:r w:rsidRPr="005A3A57">
        <w:rPr>
          <w:rFonts w:ascii="Times New Roman" w:eastAsia="Aptos" w:hAnsi="Times New Roman" w:cs="Times New Roman"/>
          <w:i/>
          <w:iCs/>
          <w:color w:val="000000"/>
          <w:sz w:val="28"/>
          <w:szCs w:val="28"/>
        </w:rPr>
        <w:t>m</w:t>
      </w:r>
      <w:r w:rsidRPr="005A3A57">
        <w:rPr>
          <w:rFonts w:ascii="Times New Roman" w:eastAsia="Aptos" w:hAnsi="Times New Roman" w:cs="Times New Roman"/>
          <w:i/>
          <w:iCs/>
          <w:sz w:val="28"/>
          <w:szCs w:val="28"/>
        </w:rPr>
        <w:t>ā</w:t>
      </w:r>
      <w:r w:rsidRPr="005A3A57">
        <w:rPr>
          <w:rFonts w:ascii="Times New Roman" w:eastAsia="Aptos" w:hAnsi="Times New Roman" w:cs="Times New Roman"/>
          <w:i/>
          <w:iCs/>
          <w:color w:val="000000"/>
          <w:sz w:val="28"/>
          <w:szCs w:val="28"/>
        </w:rPr>
        <w:t xml:space="preserve"> lam yatawa</w:t>
      </w:r>
      <w:r w:rsidRPr="005A3A57">
        <w:rPr>
          <w:rFonts w:ascii="Times New Roman" w:eastAsia="Aptos" w:hAnsi="Times New Roman" w:cs="Times New Roman"/>
          <w:i/>
          <w:iCs/>
          <w:sz w:val="28"/>
          <w:szCs w:val="28"/>
        </w:rPr>
        <w:t>ḥḥ</w:t>
      </w:r>
      <w:r w:rsidRPr="005A3A57">
        <w:rPr>
          <w:rFonts w:ascii="Times New Roman" w:eastAsia="Aptos" w:hAnsi="Times New Roman" w:cs="Times New Roman"/>
          <w:i/>
          <w:iCs/>
          <w:color w:val="000000"/>
          <w:sz w:val="28"/>
          <w:szCs w:val="28"/>
        </w:rPr>
        <w:t>ad lam yata</w:t>
      </w:r>
      <w:r w:rsidRPr="005A3A57">
        <w:rPr>
          <w:rFonts w:ascii="Times New Roman" w:eastAsia="Aptos" w:hAnsi="Times New Roman" w:cs="Times New Roman"/>
          <w:i/>
          <w:iCs/>
          <w:sz w:val="28"/>
          <w:szCs w:val="28"/>
        </w:rPr>
        <w:t>ḥ</w:t>
      </w:r>
      <w:r w:rsidRPr="005A3A57">
        <w:rPr>
          <w:rFonts w:ascii="Times New Roman" w:eastAsia="Aptos" w:hAnsi="Times New Roman" w:cs="Times New Roman"/>
          <w:i/>
          <w:iCs/>
          <w:color w:val="000000"/>
          <w:sz w:val="28"/>
          <w:szCs w:val="28"/>
        </w:rPr>
        <w:t>aqqaq</w:t>
      </w:r>
      <w:r w:rsidRPr="005A3A57">
        <w:rPr>
          <w:rFonts w:ascii="Times New Roman" w:eastAsia="Aptos" w:hAnsi="Times New Roman" w:cs="Times New Roman"/>
          <w:color w:val="000000"/>
          <w:sz w:val="28"/>
          <w:szCs w:val="28"/>
        </w:rPr>
        <w:t>), nor can it be conceived by the Intellect. Likewise, that which is not distinctive cannot occur (</w:t>
      </w:r>
      <w:r w:rsidRPr="005A3A57">
        <w:rPr>
          <w:rFonts w:ascii="Times New Roman" w:eastAsia="Aptos" w:hAnsi="Times New Roman" w:cs="Times New Roman"/>
          <w:i/>
          <w:iCs/>
          <w:color w:val="000000"/>
          <w:sz w:val="28"/>
          <w:szCs w:val="28"/>
        </w:rPr>
        <w:t>m</w:t>
      </w:r>
      <w:r w:rsidRPr="005A3A57">
        <w:rPr>
          <w:rFonts w:ascii="Times New Roman" w:eastAsia="Aptos" w:hAnsi="Times New Roman" w:cs="Times New Roman"/>
          <w:i/>
          <w:iCs/>
          <w:sz w:val="28"/>
          <w:szCs w:val="28"/>
        </w:rPr>
        <w:t>ā</w:t>
      </w:r>
      <w:r w:rsidRPr="005A3A57">
        <w:rPr>
          <w:rFonts w:ascii="Times New Roman" w:eastAsia="Aptos" w:hAnsi="Times New Roman" w:cs="Times New Roman"/>
          <w:i/>
          <w:iCs/>
          <w:color w:val="000000"/>
          <w:sz w:val="28"/>
          <w:szCs w:val="28"/>
        </w:rPr>
        <w:t xml:space="preserve"> lam yatamayyaz lam yata</w:t>
      </w:r>
      <w:r w:rsidRPr="005A3A57">
        <w:rPr>
          <w:rFonts w:ascii="Times New Roman" w:eastAsia="Aptos" w:hAnsi="Times New Roman" w:cs="Times New Roman"/>
          <w:i/>
          <w:iCs/>
          <w:sz w:val="28"/>
          <w:szCs w:val="28"/>
        </w:rPr>
        <w:t>ḥ</w:t>
      </w:r>
      <w:r w:rsidRPr="005A3A57">
        <w:rPr>
          <w:rFonts w:ascii="Times New Roman" w:eastAsia="Aptos" w:hAnsi="Times New Roman" w:cs="Times New Roman"/>
          <w:i/>
          <w:iCs/>
          <w:color w:val="000000"/>
          <w:sz w:val="28"/>
          <w:szCs w:val="28"/>
        </w:rPr>
        <w:t>a</w:t>
      </w:r>
      <w:r w:rsidRPr="005A3A57">
        <w:rPr>
          <w:rFonts w:ascii="Times New Roman" w:eastAsia="Aptos" w:hAnsi="Times New Roman" w:cs="Times New Roman"/>
          <w:i/>
          <w:iCs/>
          <w:sz w:val="28"/>
          <w:szCs w:val="28"/>
        </w:rPr>
        <w:t>ṣṣ</w:t>
      </w:r>
      <w:r w:rsidRPr="005A3A57">
        <w:rPr>
          <w:rFonts w:ascii="Times New Roman" w:eastAsia="Aptos" w:hAnsi="Times New Roman" w:cs="Times New Roman"/>
          <w:i/>
          <w:iCs/>
          <w:color w:val="000000"/>
          <w:sz w:val="28"/>
          <w:szCs w:val="28"/>
        </w:rPr>
        <w:t>al</w:t>
      </w:r>
      <w:r w:rsidRPr="005A3A57">
        <w:rPr>
          <w:rFonts w:ascii="Times New Roman" w:eastAsia="Aptos" w:hAnsi="Times New Roman" w:cs="Times New Roman"/>
          <w:color w:val="000000"/>
          <w:sz w:val="28"/>
          <w:szCs w:val="28"/>
        </w:rPr>
        <w:t>). These principles also explain the conclusion of Traditional Muslim Scholars that the Trinity is a blatant absurdity, which cannot be conceived in the Intellect, cannot possibly exist in external reality, and finally that it can never actually be an object of true belief. Moreover, s</w:t>
      </w:r>
      <w:r w:rsidRPr="005A3A57">
        <w:rPr>
          <w:rFonts w:ascii="Times New Roman" w:eastAsia="Times New Roman" w:hAnsi="Times New Roman" w:cs="Times New Roman"/>
          <w:color w:val="000000"/>
          <w:sz w:val="28"/>
          <w:szCs w:val="28"/>
        </w:rPr>
        <w:t>ince the Trinity is not a “veritable concept” (</w:t>
      </w:r>
      <w:r w:rsidRPr="005A3A57">
        <w:rPr>
          <w:rFonts w:ascii="Times New Roman" w:eastAsia="Times New Roman" w:hAnsi="Times New Roman" w:cs="Times New Roman"/>
          <w:i/>
          <w:iCs/>
          <w:color w:val="000000"/>
          <w:sz w:val="28"/>
          <w:szCs w:val="28"/>
        </w:rPr>
        <w:t>mafhūm ḥaqīqī</w:t>
      </w:r>
      <w:r w:rsidRPr="005A3A57">
        <w:rPr>
          <w:rFonts w:ascii="Times New Roman" w:eastAsia="Times New Roman" w:hAnsi="Times New Roman" w:cs="Times New Roman"/>
          <w:color w:val="000000"/>
          <w:sz w:val="28"/>
          <w:szCs w:val="28"/>
        </w:rPr>
        <w:t xml:space="preserve">) as regards God’s Oneness or Prophetic Monotheism, it can only be given a tritheistic interpretation or simply rejected out </w:t>
      </w:r>
      <w:r w:rsidRPr="005A3A57">
        <w:rPr>
          <w:rFonts w:ascii="Times New Roman" w:eastAsia="Times New Roman" w:hAnsi="Times New Roman" w:cs="Times New Roman"/>
          <w:color w:val="000000"/>
          <w:sz w:val="28"/>
          <w:szCs w:val="28"/>
        </w:rPr>
        <w:lastRenderedPageBreak/>
        <w:t xml:space="preserve">of hand. Tritheism (Greek: </w:t>
      </w:r>
      <w:r w:rsidRPr="005A3A57">
        <w:rPr>
          <w:rFonts w:ascii="Times New Roman" w:eastAsia="Times New Roman" w:hAnsi="Times New Roman" w:cs="Times New Roman"/>
          <w:i/>
          <w:iCs/>
          <w:color w:val="000000"/>
          <w:sz w:val="28"/>
          <w:szCs w:val="28"/>
        </w:rPr>
        <w:t>trithe</w:t>
      </w:r>
      <w:r w:rsidRPr="005A3A57">
        <w:rPr>
          <w:rFonts w:ascii="Times New Roman" w:eastAsia="Aptos" w:hAnsi="Times New Roman" w:cs="Times New Roman"/>
          <w:i/>
          <w:iCs/>
          <w:color w:val="000000"/>
          <w:sz w:val="28"/>
          <w:szCs w:val="28"/>
        </w:rPr>
        <w:t>îa,</w:t>
      </w:r>
      <w:r w:rsidRPr="005A3A57">
        <w:rPr>
          <w:rFonts w:ascii="Times New Roman" w:eastAsia="Aptos" w:hAnsi="Times New Roman" w:cs="Times New Roman"/>
          <w:i/>
          <w:iCs/>
          <w:sz w:val="28"/>
          <w:szCs w:val="28"/>
        </w:rPr>
        <w:t xml:space="preserve"> </w:t>
      </w:r>
      <w:r w:rsidRPr="005A3A57">
        <w:rPr>
          <w:rFonts w:ascii="Times New Roman" w:eastAsia="Aptos" w:hAnsi="Times New Roman" w:cs="Times New Roman"/>
          <w:i/>
          <w:iCs/>
          <w:color w:val="000000"/>
          <w:sz w:val="28"/>
          <w:szCs w:val="28"/>
        </w:rPr>
        <w:t>τριθεΐα</w:t>
      </w:r>
      <w:r w:rsidRPr="005A3A57">
        <w:rPr>
          <w:rFonts w:ascii="Times New Roman" w:eastAsia="Aptos" w:hAnsi="Times New Roman" w:cs="Times New Roman"/>
          <w:color w:val="000000"/>
          <w:sz w:val="28"/>
          <w:szCs w:val="28"/>
        </w:rPr>
        <w:t>)</w:t>
      </w:r>
      <w:r w:rsidRPr="005A3A57">
        <w:rPr>
          <w:rFonts w:ascii="Times New Roman" w:eastAsia="Times New Roman" w:hAnsi="Times New Roman" w:cs="Times New Roman"/>
          <w:color w:val="000000"/>
          <w:sz w:val="28"/>
          <w:szCs w:val="28"/>
        </w:rPr>
        <w:t xml:space="preserve"> is, of course, a patently Pagan and false concept, but all the same, it is a notion that the Intellect can formulate a concrete conception of. Thus, “Tritheism” like all other Polytheisms constitute “veritable concepts” (</w:t>
      </w:r>
      <w:r w:rsidRPr="005A3A57">
        <w:rPr>
          <w:rFonts w:ascii="Times New Roman" w:eastAsia="Times New Roman" w:hAnsi="Times New Roman" w:cs="Times New Roman"/>
          <w:i/>
          <w:iCs/>
          <w:color w:val="000000"/>
          <w:sz w:val="28"/>
          <w:szCs w:val="28"/>
        </w:rPr>
        <w:t>maf</w:t>
      </w:r>
      <w:r w:rsidRPr="005A3A57">
        <w:rPr>
          <w:rFonts w:ascii="Times New Roman" w:eastAsia="Aptos" w:hAnsi="Times New Roman" w:cs="Times New Roman"/>
          <w:i/>
          <w:iCs/>
          <w:sz w:val="28"/>
          <w:szCs w:val="28"/>
        </w:rPr>
        <w:t>ā</w:t>
      </w:r>
      <w:r w:rsidRPr="005A3A57">
        <w:rPr>
          <w:rFonts w:ascii="Times New Roman" w:eastAsia="Times New Roman" w:hAnsi="Times New Roman" w:cs="Times New Roman"/>
          <w:i/>
          <w:iCs/>
          <w:color w:val="000000"/>
          <w:sz w:val="28"/>
          <w:szCs w:val="28"/>
        </w:rPr>
        <w:t>hīm ḥaqīqiyya</w:t>
      </w:r>
      <w:r w:rsidRPr="005A3A57">
        <w:rPr>
          <w:rFonts w:ascii="Times New Roman" w:eastAsia="Times New Roman" w:hAnsi="Times New Roman" w:cs="Times New Roman"/>
          <w:color w:val="000000"/>
          <w:sz w:val="28"/>
          <w:szCs w:val="28"/>
        </w:rPr>
        <w:t>)—even though they are false and damnable—as opposed to conceiving of a square circle (</w:t>
      </w:r>
      <w:r w:rsidRPr="005A3A57">
        <w:rPr>
          <w:rFonts w:ascii="Times New Roman" w:eastAsia="Times New Roman" w:hAnsi="Times New Roman" w:cs="Times New Roman"/>
          <w:i/>
          <w:iCs/>
          <w:color w:val="000000"/>
          <w:sz w:val="28"/>
          <w:szCs w:val="28"/>
        </w:rPr>
        <w:t>dā’ira murabba‘a</w:t>
      </w:r>
      <w:r w:rsidRPr="005A3A57">
        <w:rPr>
          <w:rFonts w:ascii="Times New Roman" w:eastAsia="Times New Roman" w:hAnsi="Times New Roman" w:cs="Times New Roman"/>
          <w:color w:val="000000"/>
          <w:sz w:val="28"/>
          <w:szCs w:val="28"/>
        </w:rPr>
        <w:t>) or of one being identical to three, and three being identical to one, which are all “non-veritable concepts” (</w:t>
      </w:r>
      <w:r w:rsidRPr="005A3A57">
        <w:rPr>
          <w:rFonts w:ascii="Times New Roman" w:eastAsia="Times New Roman" w:hAnsi="Times New Roman" w:cs="Times New Roman"/>
          <w:i/>
          <w:iCs/>
          <w:color w:val="000000"/>
          <w:sz w:val="28"/>
          <w:szCs w:val="28"/>
        </w:rPr>
        <w:t>maf</w:t>
      </w:r>
      <w:r w:rsidRPr="005A3A57">
        <w:rPr>
          <w:rFonts w:ascii="Times New Roman" w:eastAsia="Aptos" w:hAnsi="Times New Roman" w:cs="Times New Roman"/>
          <w:i/>
          <w:iCs/>
          <w:sz w:val="28"/>
          <w:szCs w:val="28"/>
        </w:rPr>
        <w:t>ā</w:t>
      </w:r>
      <w:r w:rsidRPr="005A3A57">
        <w:rPr>
          <w:rFonts w:ascii="Times New Roman" w:eastAsia="Times New Roman" w:hAnsi="Times New Roman" w:cs="Times New Roman"/>
          <w:i/>
          <w:iCs/>
          <w:color w:val="000000"/>
          <w:sz w:val="28"/>
          <w:szCs w:val="28"/>
        </w:rPr>
        <w:t>hīm ghayr-ḥaqīqiyya</w:t>
      </w:r>
      <w:r w:rsidRPr="005A3A57">
        <w:rPr>
          <w:rFonts w:ascii="Times New Roman" w:eastAsia="Times New Roman" w:hAnsi="Times New Roman" w:cs="Times New Roman"/>
          <w:color w:val="000000"/>
          <w:sz w:val="28"/>
          <w:szCs w:val="28"/>
        </w:rPr>
        <w:t>), which the sound Intellect simply cannot grasp, except as submission to an irrational act of will. After all, absurdities are not all equal, and some of them can be conceived of in one form or another—and then be rejected. The logically absurd like “a squared circle” can exist in the mind, but it cannot exist as a real essence in extramental reality. The “squared circle” has a mental presence as a self-contradictory notion. Similarly but in a different sense, the unicorn may in fact be non-existent, but it does have Logical existence. Its non-existence among known things in the real world cannot imply its Logical impossibility, since its Logical existence means that it has an essence as a “veritable concept” (</w:t>
      </w:r>
      <w:r w:rsidRPr="005A3A57">
        <w:rPr>
          <w:rFonts w:ascii="Times New Roman" w:eastAsia="Times New Roman" w:hAnsi="Times New Roman" w:cs="Times New Roman"/>
          <w:i/>
          <w:iCs/>
          <w:color w:val="000000"/>
          <w:sz w:val="28"/>
          <w:szCs w:val="28"/>
        </w:rPr>
        <w:t>mafhūm ḥaqīqī</w:t>
      </w:r>
      <w:r w:rsidRPr="005A3A57">
        <w:rPr>
          <w:rFonts w:ascii="Times New Roman" w:eastAsia="Times New Roman" w:hAnsi="Times New Roman" w:cs="Times New Roman"/>
          <w:color w:val="000000"/>
          <w:sz w:val="28"/>
          <w:szCs w:val="28"/>
        </w:rPr>
        <w:t>). The “squared circle,” on the other hand, does not have an essence nor is it a “veritable concept” (</w:t>
      </w:r>
      <w:r w:rsidRPr="005A3A57">
        <w:rPr>
          <w:rFonts w:ascii="Times New Roman" w:eastAsia="Times New Roman" w:hAnsi="Times New Roman" w:cs="Times New Roman"/>
          <w:i/>
          <w:iCs/>
          <w:color w:val="000000"/>
          <w:sz w:val="28"/>
          <w:szCs w:val="28"/>
        </w:rPr>
        <w:t>mafhūm ḥaqīqī</w:t>
      </w:r>
      <w:r w:rsidRPr="005A3A57">
        <w:rPr>
          <w:rFonts w:ascii="Times New Roman" w:eastAsia="Times New Roman" w:hAnsi="Times New Roman" w:cs="Times New Roman"/>
          <w:color w:val="000000"/>
          <w:sz w:val="28"/>
          <w:szCs w:val="28"/>
        </w:rPr>
        <w:t>). Having no essence and lack the reality of being a “veritable concept” (</w:t>
      </w:r>
      <w:r w:rsidRPr="005A3A57">
        <w:rPr>
          <w:rFonts w:ascii="Times New Roman" w:eastAsia="Times New Roman" w:hAnsi="Times New Roman" w:cs="Times New Roman"/>
          <w:i/>
          <w:iCs/>
          <w:color w:val="000000"/>
          <w:sz w:val="28"/>
          <w:szCs w:val="28"/>
        </w:rPr>
        <w:t>mafhūm ḥaqīqī</w:t>
      </w:r>
      <w:r w:rsidRPr="005A3A57">
        <w:rPr>
          <w:rFonts w:ascii="Times New Roman" w:eastAsia="Times New Roman" w:hAnsi="Times New Roman" w:cs="Times New Roman"/>
          <w:color w:val="000000"/>
          <w:sz w:val="28"/>
          <w:szCs w:val="28"/>
        </w:rPr>
        <w:t>), it cannot exist in extramental reality and is consequently impossible.</w:t>
      </w:r>
    </w:p>
    <w:p w14:paraId="6FFE8EFC" w14:textId="77777777" w:rsidR="005A3A57" w:rsidRPr="005A3A57" w:rsidRDefault="005A3A57" w:rsidP="005A3A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imes New Roman" w:hAnsi="Helvetica" w:cs="Helvetica"/>
          <w:color w:val="0F252D"/>
          <w:sz w:val="20"/>
          <w:szCs w:val="20"/>
        </w:rPr>
      </w:pPr>
    </w:p>
    <w:p w14:paraId="13C03E54" w14:textId="77777777" w:rsidR="005A3A57" w:rsidRPr="005A3A57" w:rsidRDefault="005A3A57" w:rsidP="005A3A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imes New Roman" w:hAnsi="Helvetica" w:cs="Helvetica"/>
          <w:color w:val="000000"/>
          <w:sz w:val="20"/>
          <w:szCs w:val="20"/>
        </w:rPr>
      </w:pPr>
      <w:r w:rsidRPr="005A3A57">
        <w:rPr>
          <w:rFonts w:ascii="Helvetica" w:eastAsia="Times New Roman" w:hAnsi="Helvetica" w:cs="Helvetica"/>
          <w:color w:val="0F252D"/>
          <w:sz w:val="20"/>
          <w:szCs w:val="20"/>
        </w:rPr>
        <w:tab/>
      </w:r>
      <w:r w:rsidRPr="005A3A57">
        <w:rPr>
          <w:rFonts w:ascii="Helvetica" w:eastAsia="Times New Roman" w:hAnsi="Helvetica" w:cs="Helvetica"/>
          <w:color w:val="0F252D"/>
          <w:sz w:val="20"/>
          <w:szCs w:val="20"/>
        </w:rPr>
        <w:tab/>
      </w:r>
      <w:r w:rsidRPr="005A3A57">
        <w:rPr>
          <w:rFonts w:ascii="Helvetica" w:eastAsia="Times New Roman" w:hAnsi="Helvetica" w:cs="Helvetica"/>
          <w:color w:val="000000"/>
          <w:sz w:val="20"/>
          <w:szCs w:val="20"/>
        </w:rPr>
        <w:t xml:space="preserve"> </w:t>
      </w:r>
    </w:p>
    <w:p w14:paraId="7D8B1F15" w14:textId="77777777" w:rsidR="004959BA" w:rsidRDefault="004959BA">
      <w:pPr>
        <w:rPr>
          <w:ins w:id="2939" w:author="Zahid Syed" w:date="2025-09-24T13:10:00Z" w16du:dateUtc="2025-09-24T04:10:00Z"/>
          <w:rFonts w:ascii="Times New Roman" w:eastAsia="Times New Roman" w:hAnsi="Times New Roman" w:cs="Times New Roman"/>
          <w:i/>
          <w:iCs/>
          <w:color w:val="0F4761"/>
          <w:sz w:val="28"/>
          <w:szCs w:val="28"/>
        </w:rPr>
      </w:pPr>
      <w:bookmarkStart w:id="2940" w:name="_Toc195345881"/>
      <w:ins w:id="2941" w:author="Zahid Syed" w:date="2025-09-24T13:10:00Z" w16du:dateUtc="2025-09-24T04:10:00Z">
        <w:r>
          <w:rPr>
            <w:rFonts w:ascii="Times New Roman" w:eastAsia="Times New Roman" w:hAnsi="Times New Roman" w:cs="Times New Roman"/>
            <w:i/>
            <w:iCs/>
            <w:color w:val="0F4761"/>
            <w:sz w:val="28"/>
            <w:szCs w:val="28"/>
          </w:rPr>
          <w:br w:type="page"/>
        </w:r>
      </w:ins>
    </w:p>
    <w:p w14:paraId="5123DBD4" w14:textId="6C0100DD" w:rsidR="005A3A57" w:rsidRPr="004959BA" w:rsidRDefault="005A3A57" w:rsidP="005A3A57">
      <w:pPr>
        <w:keepNext/>
        <w:keepLines/>
        <w:spacing w:before="80" w:after="40" w:line="240" w:lineRule="auto"/>
        <w:outlineLvl w:val="3"/>
        <w:rPr>
          <w:rFonts w:ascii="Times New Roman" w:eastAsia="Times New Roman" w:hAnsi="Times New Roman" w:cs="Times New Roman"/>
          <w:i/>
          <w:iCs/>
          <w:color w:val="0F4761"/>
          <w:sz w:val="28"/>
          <w:szCs w:val="28"/>
        </w:rPr>
      </w:pPr>
      <w:r w:rsidRPr="004959BA">
        <w:rPr>
          <w:rFonts w:ascii="Times New Roman" w:eastAsia="Times New Roman" w:hAnsi="Times New Roman" w:cs="Times New Roman"/>
          <w:i/>
          <w:iCs/>
          <w:color w:val="0F4761"/>
          <w:sz w:val="28"/>
          <w:szCs w:val="28"/>
        </w:rPr>
        <w:lastRenderedPageBreak/>
        <w:t>Emergence of Magisterial Trinitarian Christianity in the Roman Empire (313 CE until 380 CE)</w:t>
      </w:r>
      <w:bookmarkEnd w:id="2940"/>
    </w:p>
    <w:p w14:paraId="67B54082" w14:textId="77777777" w:rsidR="005A3A57" w:rsidRPr="005A3A57" w:rsidRDefault="005A3A57" w:rsidP="005A3A57">
      <w:pPr>
        <w:spacing w:after="0" w:line="240" w:lineRule="auto"/>
        <w:ind w:left="720" w:hanging="720"/>
        <w:rPr>
          <w:rFonts w:ascii="Times New Roman" w:eastAsia="Times New Roman" w:hAnsi="Times New Roman" w:cs="Times New Roman"/>
          <w:sz w:val="20"/>
          <w:szCs w:val="20"/>
        </w:rPr>
      </w:pPr>
    </w:p>
    <w:p w14:paraId="45D23B99" w14:textId="77777777" w:rsidR="005A3A57" w:rsidRPr="005A3A57" w:rsidRDefault="005A3A57" w:rsidP="005A3A57">
      <w:pPr>
        <w:keepNext/>
        <w:keepLines/>
        <w:spacing w:before="80" w:after="40" w:line="240" w:lineRule="auto"/>
        <w:outlineLvl w:val="4"/>
        <w:rPr>
          <w:rFonts w:ascii="Times New Roman" w:eastAsia="Times New Roman" w:hAnsi="Times New Roman" w:cs="Times New Roman"/>
          <w:b/>
          <w:bCs/>
          <w:color w:val="0F4761"/>
          <w:sz w:val="28"/>
          <w:szCs w:val="28"/>
        </w:rPr>
      </w:pPr>
      <w:bookmarkStart w:id="2942" w:name="_Toc195345882"/>
      <w:r w:rsidRPr="005A3A57">
        <w:rPr>
          <w:rFonts w:ascii="Times New Roman" w:eastAsia="Times New Roman" w:hAnsi="Times New Roman" w:cs="Times New Roman"/>
          <w:b/>
          <w:bCs/>
          <w:color w:val="0F4761"/>
          <w:sz w:val="28"/>
          <w:szCs w:val="28"/>
        </w:rPr>
        <w:t>End of the Great Persecution with the Edict of Milan in 313 CE</w:t>
      </w:r>
      <w:bookmarkEnd w:id="2942"/>
    </w:p>
    <w:p w14:paraId="2D453B5E" w14:textId="77777777" w:rsidR="005A3A57" w:rsidRPr="005A3A57" w:rsidRDefault="005A3A57" w:rsidP="005A3A57">
      <w:pPr>
        <w:spacing w:after="0" w:line="240" w:lineRule="auto"/>
        <w:rPr>
          <w:rFonts w:ascii="Times New Roman" w:eastAsia="Aptos" w:hAnsi="Times New Roman" w:cs="Times New Roman"/>
          <w:sz w:val="28"/>
          <w:szCs w:val="28"/>
        </w:rPr>
      </w:pPr>
      <w:r w:rsidRPr="005A3A57">
        <w:rPr>
          <w:rFonts w:ascii="Times New Roman" w:eastAsia="Times New Roman" w:hAnsi="Times New Roman" w:cs="Times New Roman"/>
          <w:color w:val="000000"/>
          <w:sz w:val="28"/>
          <w:szCs w:val="28"/>
        </w:rPr>
        <w:t xml:space="preserve">In 313 CE, the jointly ruling Emperors </w:t>
      </w:r>
      <w:r w:rsidRPr="005A3A57">
        <w:rPr>
          <w:rFonts w:ascii="Times New Roman" w:eastAsia="Times New Roman" w:hAnsi="Times New Roman" w:cs="Times New Roman"/>
          <w:b/>
          <w:bCs/>
          <w:color w:val="000000"/>
          <w:sz w:val="28"/>
          <w:szCs w:val="28"/>
        </w:rPr>
        <w:t>Constantine the Great</w:t>
      </w:r>
      <w:r w:rsidRPr="005A3A57">
        <w:rPr>
          <w:rFonts w:ascii="Times New Roman" w:eastAsia="Times New Roman" w:hAnsi="Times New Roman" w:cs="Times New Roman"/>
          <w:color w:val="000000"/>
          <w:sz w:val="28"/>
          <w:szCs w:val="28"/>
          <w:vertAlign w:val="superscript"/>
        </w:rPr>
        <w:footnoteReference w:id="121"/>
      </w:r>
      <w:r w:rsidRPr="005A3A57">
        <w:rPr>
          <w:rFonts w:ascii="Times New Roman" w:eastAsia="Times New Roman" w:hAnsi="Times New Roman" w:cs="Times New Roman"/>
          <w:color w:val="000000"/>
          <w:sz w:val="28"/>
          <w:szCs w:val="28"/>
        </w:rPr>
        <w:t xml:space="preserve"> and </w:t>
      </w:r>
      <w:r w:rsidRPr="005A3A57">
        <w:rPr>
          <w:rFonts w:ascii="Times New Roman" w:eastAsia="Times New Roman" w:hAnsi="Times New Roman" w:cs="Times New Roman"/>
          <w:b/>
          <w:bCs/>
          <w:color w:val="000000"/>
          <w:sz w:val="28"/>
          <w:szCs w:val="28"/>
        </w:rPr>
        <w:t>Lucinius</w:t>
      </w:r>
      <w:r w:rsidRPr="005A3A57">
        <w:rPr>
          <w:rFonts w:ascii="Times New Roman" w:eastAsia="Times New Roman" w:hAnsi="Times New Roman" w:cs="Times New Roman"/>
          <w:color w:val="000000"/>
          <w:sz w:val="28"/>
          <w:szCs w:val="28"/>
          <w:vertAlign w:val="superscript"/>
        </w:rPr>
        <w:footnoteReference w:id="122"/>
      </w:r>
      <w:r w:rsidRPr="005A3A57">
        <w:rPr>
          <w:rFonts w:ascii="Times New Roman" w:eastAsia="Times New Roman" w:hAnsi="Times New Roman" w:cs="Times New Roman"/>
          <w:color w:val="000000"/>
          <w:sz w:val="28"/>
          <w:szCs w:val="28"/>
        </w:rPr>
        <w:t xml:space="preserve"> issued </w:t>
      </w:r>
      <w:r w:rsidRPr="005A3A57">
        <w:rPr>
          <w:rFonts w:ascii="Times New Roman" w:eastAsia="Times New Roman" w:hAnsi="Times New Roman" w:cs="Times New Roman"/>
          <w:b/>
          <w:bCs/>
          <w:color w:val="000000"/>
          <w:sz w:val="28"/>
          <w:szCs w:val="28"/>
        </w:rPr>
        <w:t>the Edict of Milan</w:t>
      </w:r>
      <w:r w:rsidRPr="005A3A57">
        <w:rPr>
          <w:rFonts w:ascii="Times New Roman" w:eastAsia="Times New Roman" w:hAnsi="Times New Roman" w:cs="Times New Roman"/>
          <w:color w:val="000000"/>
          <w:sz w:val="28"/>
          <w:szCs w:val="28"/>
        </w:rPr>
        <w:t>,</w:t>
      </w:r>
      <w:r w:rsidRPr="005A3A57">
        <w:rPr>
          <w:rFonts w:ascii="Times New Roman" w:eastAsia="Times New Roman" w:hAnsi="Times New Roman" w:cs="Times New Roman"/>
          <w:color w:val="000000"/>
          <w:sz w:val="28"/>
          <w:szCs w:val="28"/>
          <w:vertAlign w:val="superscript"/>
        </w:rPr>
        <w:footnoteReference w:id="123"/>
      </w:r>
      <w:r w:rsidRPr="005A3A57">
        <w:rPr>
          <w:rFonts w:ascii="Times New Roman" w:eastAsia="Times New Roman" w:hAnsi="Times New Roman" w:cs="Times New Roman"/>
          <w:color w:val="000000"/>
          <w:sz w:val="28"/>
          <w:szCs w:val="28"/>
        </w:rPr>
        <w:t xml:space="preserve"> which</w:t>
      </w:r>
      <w:r w:rsidRPr="005A3A57">
        <w:rPr>
          <w:rFonts w:ascii="Times New Roman" w:eastAsia="Aptos" w:hAnsi="Times New Roman" w:cs="Times New Roman"/>
          <w:b/>
          <w:bCs/>
          <w:color w:val="202122"/>
          <w:sz w:val="28"/>
          <w:szCs w:val="28"/>
        </w:rPr>
        <w:t xml:space="preserve"> </w:t>
      </w:r>
      <w:r w:rsidRPr="005A3A57">
        <w:rPr>
          <w:rFonts w:ascii="Times New Roman" w:eastAsia="Aptos" w:hAnsi="Times New Roman" w:cs="Times New Roman"/>
          <w:color w:val="202122"/>
          <w:sz w:val="28"/>
          <w:szCs w:val="28"/>
        </w:rPr>
        <w:t>ratified the Edict of Toleration of Serdica</w:t>
      </w:r>
      <w:r w:rsidRPr="005A3A57">
        <w:rPr>
          <w:rFonts w:ascii="Times New Roman" w:eastAsia="Aptos" w:hAnsi="Times New Roman" w:cs="Times New Roman"/>
          <w:b/>
          <w:bCs/>
          <w:color w:val="202122"/>
          <w:sz w:val="28"/>
          <w:szCs w:val="28"/>
        </w:rPr>
        <w:t xml:space="preserve"> </w:t>
      </w:r>
      <w:r w:rsidRPr="005A3A57">
        <w:rPr>
          <w:rFonts w:ascii="Times New Roman" w:eastAsia="Aptos" w:hAnsi="Times New Roman" w:cs="Times New Roman"/>
          <w:color w:val="202122"/>
          <w:sz w:val="28"/>
          <w:szCs w:val="28"/>
        </w:rPr>
        <w:t>of 311 CE two years earlier and</w:t>
      </w:r>
      <w:r w:rsidRPr="005A3A57">
        <w:rPr>
          <w:rFonts w:ascii="Times New Roman" w:eastAsia="Times New Roman" w:hAnsi="Times New Roman" w:cs="Times New Roman"/>
          <w:color w:val="000000"/>
          <w:sz w:val="28"/>
          <w:szCs w:val="28"/>
        </w:rPr>
        <w:t xml:space="preserve"> affirmed freedom of religion throughout the Roman Empire and declared that it should be complete and unrestricted.</w:t>
      </w:r>
      <w:r w:rsidRPr="005A3A57">
        <w:rPr>
          <w:rFonts w:ascii="Times New Roman" w:eastAsia="Aptos" w:hAnsi="Times New Roman" w:cs="Times New Roman"/>
          <w:color w:val="202122"/>
          <w:sz w:val="28"/>
          <w:szCs w:val="28"/>
          <w:lang w:val="la-Latn"/>
        </w:rPr>
        <w:t xml:space="preserve"> It also decreed that Christians be treated benevolently in the empire. </w:t>
      </w:r>
      <w:r w:rsidRPr="005A3A57">
        <w:rPr>
          <w:rFonts w:ascii="Times New Roman" w:eastAsia="Times New Roman" w:hAnsi="Times New Roman" w:cs="Times New Roman"/>
          <w:color w:val="000000"/>
          <w:sz w:val="28"/>
          <w:szCs w:val="28"/>
        </w:rPr>
        <w:t xml:space="preserve">The Edict of Milan decreed that Christianity was a licit State religion (Latin: </w:t>
      </w:r>
      <w:r w:rsidRPr="005A3A57">
        <w:rPr>
          <w:rFonts w:ascii="Times New Roman" w:eastAsia="Times New Roman" w:hAnsi="Times New Roman" w:cs="Times New Roman"/>
          <w:i/>
          <w:iCs/>
          <w:color w:val="000000"/>
          <w:sz w:val="28"/>
          <w:szCs w:val="28"/>
        </w:rPr>
        <w:t>religio licita</w:t>
      </w:r>
      <w:r w:rsidRPr="005A3A57">
        <w:rPr>
          <w:rFonts w:ascii="Times New Roman" w:eastAsia="Times New Roman" w:hAnsi="Times New Roman" w:cs="Times New Roman"/>
          <w:color w:val="000000"/>
          <w:sz w:val="28"/>
          <w:szCs w:val="28"/>
        </w:rPr>
        <w:t xml:space="preserve">), which would be free from further persecution. But it did not make Christianity Rome’s official State religion, which would not be fully enacted until 380 CE. The Edict of Milan was welcomed by the Christian’s of the Roman Empire as a God-send, since it brought an end to the Age of Roman Persecution, which—as we have seen above—systematically sought, oppressed, and usually executed the early </w:t>
      </w:r>
      <w:r w:rsidRPr="005A3A57">
        <w:rPr>
          <w:rFonts w:ascii="Times New Roman" w:eastAsia="Times New Roman" w:hAnsi="Times New Roman" w:cs="Times New Roman"/>
          <w:color w:val="000000"/>
          <w:sz w:val="28"/>
          <w:szCs w:val="28"/>
        </w:rPr>
        <w:lastRenderedPageBreak/>
        <w:t xml:space="preserve">Christians and lasted for two hundred and forty-nine years from </w:t>
      </w:r>
      <w:r w:rsidRPr="005A3A57">
        <w:rPr>
          <w:rFonts w:ascii="Times New Roman" w:eastAsia="Aptos" w:hAnsi="Times New Roman" w:cs="Times New Roman"/>
          <w:sz w:val="28"/>
          <w:szCs w:val="28"/>
        </w:rPr>
        <w:t>64 CE until 313 CE.</w:t>
      </w:r>
    </w:p>
    <w:p w14:paraId="5403565F" w14:textId="77777777" w:rsidR="005A3A57" w:rsidRPr="005A3A57" w:rsidRDefault="005A3A57" w:rsidP="005A3A57">
      <w:pPr>
        <w:spacing w:after="0" w:line="240" w:lineRule="auto"/>
        <w:rPr>
          <w:rFonts w:ascii="Times New Roman" w:eastAsia="Aptos" w:hAnsi="Times New Roman" w:cs="Times New Roman"/>
          <w:sz w:val="28"/>
          <w:szCs w:val="28"/>
        </w:rPr>
      </w:pPr>
    </w:p>
    <w:p w14:paraId="1F155075" w14:textId="77777777" w:rsidR="005A3A57" w:rsidRPr="005A3A57" w:rsidRDefault="005A3A57" w:rsidP="005A3A57">
      <w:pPr>
        <w:autoSpaceDE w:val="0"/>
        <w:autoSpaceDN w:val="0"/>
        <w:adjustRightInd w:val="0"/>
        <w:spacing w:after="0" w:line="240" w:lineRule="auto"/>
        <w:rPr>
          <w:rFonts w:ascii="Times" w:eastAsia="Times New Roman" w:hAnsi="Times" w:cs="Times"/>
          <w:color w:val="000000"/>
          <w:sz w:val="28"/>
          <w:szCs w:val="28"/>
        </w:rPr>
      </w:pPr>
      <w:r w:rsidRPr="005A3A57">
        <w:rPr>
          <w:rFonts w:ascii="Times New Roman" w:eastAsia="Times New Roman" w:hAnsi="Times New Roman" w:cs="Times New Roman"/>
          <w:color w:val="000000"/>
          <w:sz w:val="28"/>
          <w:szCs w:val="28"/>
        </w:rPr>
        <w:t>Constantine the Great would not become the sole ruler of Rome until eleven years later, when on September 18, 324 CE he defeated the co-emperor Licinius. But already by 316 CE, Constantine—who had still not converted to Christianity or been baptized—began to envision as his driving ideal Roman religious and political unity based on Christianity. Whatever Constantine’s personal motives may have been in adopting Christianity, it is clear that he also had clear political rationales which were based on his perception that the Roman Empire desperately needed a religious faith that could unify its people and inspire them to uphold the principles of the Roman State.</w:t>
      </w:r>
      <w:r w:rsidRPr="005A3A57">
        <w:rPr>
          <w:rFonts w:ascii="Times" w:eastAsia="Times New Roman" w:hAnsi="Times" w:cs="Times"/>
          <w:color w:val="000000"/>
          <w:sz w:val="28"/>
          <w:szCs w:val="28"/>
        </w:rPr>
        <w:t xml:space="preserve"> Like many other great rulers and conquerors before and after him, Constantine’s goal was unity, and he sought the unification of the Roman Empire on a worldwide scale. He said in this regard: </w:t>
      </w:r>
    </w:p>
    <w:p w14:paraId="0FBC5918" w14:textId="77777777" w:rsidR="005A3A57" w:rsidRPr="005A3A57" w:rsidRDefault="005A3A57" w:rsidP="005A3A57">
      <w:pPr>
        <w:autoSpaceDE w:val="0"/>
        <w:autoSpaceDN w:val="0"/>
        <w:adjustRightInd w:val="0"/>
        <w:spacing w:after="0" w:line="240" w:lineRule="auto"/>
        <w:rPr>
          <w:rFonts w:ascii="Times" w:eastAsia="Times New Roman" w:hAnsi="Times" w:cs="Times"/>
          <w:color w:val="000000"/>
          <w:sz w:val="28"/>
          <w:szCs w:val="28"/>
        </w:rPr>
      </w:pPr>
    </w:p>
    <w:p w14:paraId="47B2B739" w14:textId="77777777" w:rsidR="005A3A57" w:rsidRPr="005A3A57" w:rsidRDefault="005A3A57" w:rsidP="005A3A57">
      <w:pPr>
        <w:autoSpaceDE w:val="0"/>
        <w:autoSpaceDN w:val="0"/>
        <w:adjustRightInd w:val="0"/>
        <w:spacing w:after="0" w:line="240" w:lineRule="auto"/>
        <w:ind w:left="540" w:right="810"/>
        <w:rPr>
          <w:rFonts w:ascii="Times" w:eastAsia="Times New Roman" w:hAnsi="Times" w:cs="Times"/>
          <w:color w:val="000000"/>
          <w:sz w:val="20"/>
          <w:szCs w:val="20"/>
        </w:rPr>
      </w:pPr>
      <w:r w:rsidRPr="005A3A57">
        <w:rPr>
          <w:rFonts w:ascii="Times" w:eastAsia="Times New Roman" w:hAnsi="Times" w:cs="Times"/>
          <w:color w:val="000000"/>
          <w:sz w:val="20"/>
          <w:szCs w:val="20"/>
        </w:rPr>
        <w:t xml:space="preserve">My design then was, first, to bring the Divine judgments formed by </w:t>
      </w:r>
      <w:r w:rsidRPr="005A3A57">
        <w:rPr>
          <w:rFonts w:ascii="Times" w:eastAsia="Times New Roman" w:hAnsi="Times" w:cs="Times"/>
          <w:i/>
          <w:iCs/>
          <w:color w:val="000000"/>
          <w:sz w:val="20"/>
          <w:szCs w:val="20"/>
        </w:rPr>
        <w:t>all</w:t>
      </w:r>
      <w:r w:rsidRPr="005A3A57">
        <w:rPr>
          <w:rFonts w:ascii="Times" w:eastAsia="Times New Roman" w:hAnsi="Times" w:cs="Times"/>
          <w:color w:val="000000"/>
          <w:sz w:val="20"/>
          <w:szCs w:val="20"/>
        </w:rPr>
        <w:t xml:space="preserve"> nations respecting the Deity to a condition, as it were, of settled uniformity, and, second, it was to restore a healthy note to the world system, which was then suffering under the power of grievous disease.</w:t>
      </w:r>
    </w:p>
    <w:p w14:paraId="2E2BE6D1" w14:textId="77777777" w:rsidR="005A3A57" w:rsidRPr="005A3A57" w:rsidRDefault="005A3A57" w:rsidP="005A3A57">
      <w:pPr>
        <w:autoSpaceDE w:val="0"/>
        <w:autoSpaceDN w:val="0"/>
        <w:adjustRightInd w:val="0"/>
        <w:spacing w:after="0" w:line="240" w:lineRule="auto"/>
        <w:ind w:left="540" w:right="810"/>
        <w:rPr>
          <w:rFonts w:ascii="Times" w:eastAsia="Times New Roman" w:hAnsi="Times" w:cs="Times"/>
          <w:color w:val="000000"/>
          <w:sz w:val="20"/>
          <w:szCs w:val="20"/>
        </w:rPr>
      </w:pPr>
    </w:p>
    <w:p w14:paraId="6542A2FC" w14:textId="77777777" w:rsidR="005A3A57" w:rsidRPr="005A3A57" w:rsidRDefault="005A3A57" w:rsidP="005A3A57">
      <w:pPr>
        <w:keepNext/>
        <w:keepLines/>
        <w:spacing w:before="80" w:after="40" w:line="240" w:lineRule="auto"/>
        <w:outlineLvl w:val="4"/>
        <w:rPr>
          <w:rFonts w:ascii="Times New Roman" w:eastAsia="Times New Roman" w:hAnsi="Times New Roman" w:cs="Times New Roman"/>
          <w:b/>
          <w:bCs/>
          <w:color w:val="0F4761"/>
          <w:sz w:val="28"/>
          <w:szCs w:val="28"/>
        </w:rPr>
      </w:pPr>
      <w:bookmarkStart w:id="2975" w:name="_Toc195345884"/>
      <w:r w:rsidRPr="005A3A57">
        <w:rPr>
          <w:rFonts w:ascii="Times New Roman" w:eastAsia="Times New Roman" w:hAnsi="Times New Roman" w:cs="Times New Roman"/>
          <w:b/>
          <w:bCs/>
          <w:color w:val="0F4761"/>
          <w:sz w:val="28"/>
          <w:szCs w:val="28"/>
        </w:rPr>
        <w:t>Constantine the Great, the Council of Nicea, the Edict of Constantine (325 CE), &amp; the Founding of “New Rome” (Constantinople)</w:t>
      </w:r>
      <w:bookmarkEnd w:id="2975"/>
      <w:r w:rsidRPr="005A3A57">
        <w:rPr>
          <w:rFonts w:ascii="Times New Roman" w:eastAsia="Times New Roman" w:hAnsi="Times New Roman" w:cs="Times New Roman"/>
          <w:b/>
          <w:bCs/>
          <w:color w:val="0F4761"/>
          <w:sz w:val="28"/>
          <w:szCs w:val="28"/>
        </w:rPr>
        <w:t xml:space="preserve"> </w:t>
      </w:r>
    </w:p>
    <w:p w14:paraId="48738D31" w14:textId="77777777" w:rsidR="005A3A57" w:rsidRPr="005A3A57" w:rsidRDefault="005A3A57" w:rsidP="005A3A57">
      <w:pPr>
        <w:spacing w:after="0" w:line="240" w:lineRule="auto"/>
        <w:rPr>
          <w:rFonts w:ascii="Times New Roman" w:eastAsia="Times New Roman" w:hAnsi="Times New Roman" w:cs="Times New Roman"/>
          <w:color w:val="000000"/>
          <w:sz w:val="28"/>
          <w:szCs w:val="28"/>
        </w:rPr>
      </w:pPr>
      <w:r w:rsidRPr="005A3A57">
        <w:rPr>
          <w:rFonts w:ascii="Times New Roman" w:eastAsia="Times New Roman" w:hAnsi="Times New Roman" w:cs="Times New Roman"/>
          <w:sz w:val="28"/>
          <w:szCs w:val="28"/>
        </w:rPr>
        <w:t xml:space="preserve">As indicated above, Constantine the Great </w:t>
      </w:r>
      <w:r w:rsidRPr="005A3A57">
        <w:rPr>
          <w:rFonts w:ascii="Times New Roman" w:eastAsia="Times New Roman" w:hAnsi="Times New Roman" w:cs="Times New Roman"/>
          <w:color w:val="000000"/>
          <w:sz w:val="28"/>
          <w:szCs w:val="28"/>
        </w:rPr>
        <w:t xml:space="preserve">became the sole ruler of Rome on September 18, 324 CE. He defeated his co-emperor Licinius, who had fought against him under the banner of the Pagan gods. By that time, Constantine had come to regard himself as a servant of the Christian God, yet he had not yet abandoned his allegiance to the sun god. Constantine did, however, see Christianity as a superior Philosophy backed by the invincible power of the Supreme Deity. He had, in fact, appointed a Christian Philosopher to tutor his son </w:t>
      </w:r>
      <w:r w:rsidRPr="005A3A57">
        <w:rPr>
          <w:rFonts w:ascii="Times New Roman" w:eastAsia="Times New Roman" w:hAnsi="Times New Roman" w:cs="Times New Roman"/>
          <w:b/>
          <w:bCs/>
          <w:color w:val="000000"/>
          <w:sz w:val="28"/>
          <w:szCs w:val="28"/>
        </w:rPr>
        <w:t>Crispus</w:t>
      </w:r>
      <w:r w:rsidRPr="005A3A57">
        <w:rPr>
          <w:rFonts w:ascii="Times New Roman" w:eastAsia="Times New Roman" w:hAnsi="Times New Roman" w:cs="Times New Roman"/>
          <w:color w:val="000000"/>
          <w:sz w:val="28"/>
          <w:szCs w:val="28"/>
        </w:rPr>
        <w:t>,</w:t>
      </w:r>
      <w:r w:rsidRPr="005A3A57">
        <w:rPr>
          <w:rFonts w:ascii="Times New Roman" w:eastAsia="Times New Roman" w:hAnsi="Times New Roman" w:cs="Times New Roman"/>
          <w:color w:val="000000"/>
          <w:sz w:val="28"/>
          <w:szCs w:val="28"/>
          <w:vertAlign w:val="superscript"/>
        </w:rPr>
        <w:footnoteReference w:id="124"/>
      </w:r>
      <w:r w:rsidRPr="005A3A57">
        <w:rPr>
          <w:rFonts w:ascii="Times New Roman" w:eastAsia="Times New Roman" w:hAnsi="Times New Roman" w:cs="Times New Roman"/>
          <w:color w:val="000000"/>
          <w:sz w:val="28"/>
          <w:szCs w:val="28"/>
        </w:rPr>
        <w:t xml:space="preserve"> who was in his late teens at the time.</w:t>
      </w:r>
    </w:p>
    <w:p w14:paraId="13FC5D02" w14:textId="77777777" w:rsidR="005A3A57" w:rsidRPr="005A3A57" w:rsidRDefault="005A3A57" w:rsidP="005A3A57">
      <w:pPr>
        <w:spacing w:after="0" w:line="240" w:lineRule="auto"/>
        <w:rPr>
          <w:rFonts w:ascii="Times New Roman" w:eastAsia="Times New Roman" w:hAnsi="Times New Roman" w:cs="Times New Roman"/>
          <w:sz w:val="28"/>
          <w:szCs w:val="28"/>
        </w:rPr>
      </w:pPr>
    </w:p>
    <w:p w14:paraId="5388BEC9" w14:textId="77777777" w:rsidR="005A3A57" w:rsidRPr="005A3A57" w:rsidRDefault="005A3A57" w:rsidP="005A3A57">
      <w:pPr>
        <w:spacing w:after="0" w:line="240" w:lineRule="auto"/>
        <w:rPr>
          <w:rFonts w:ascii="Times New Roman" w:eastAsia="Times New Roman" w:hAnsi="Times New Roman" w:cs="Times New Roman"/>
          <w:color w:val="000000"/>
          <w:sz w:val="28"/>
          <w:szCs w:val="28"/>
        </w:rPr>
      </w:pPr>
      <w:r w:rsidRPr="005A3A57">
        <w:rPr>
          <w:rFonts w:ascii="Times New Roman" w:eastAsia="Times New Roman" w:hAnsi="Times New Roman" w:cs="Times New Roman"/>
          <w:color w:val="000000"/>
          <w:sz w:val="28"/>
          <w:szCs w:val="28"/>
        </w:rPr>
        <w:t xml:space="preserve">In 325 CE after having become sole emperor of Rome, Constantine promulgated </w:t>
      </w:r>
      <w:r w:rsidRPr="005A3A57">
        <w:rPr>
          <w:rFonts w:ascii="Times New Roman" w:eastAsia="Times New Roman" w:hAnsi="Times New Roman" w:cs="Times New Roman"/>
          <w:b/>
          <w:bCs/>
          <w:color w:val="000000"/>
          <w:sz w:val="28"/>
          <w:szCs w:val="28"/>
        </w:rPr>
        <w:t>the</w:t>
      </w:r>
      <w:r w:rsidRPr="005A3A57">
        <w:rPr>
          <w:rFonts w:ascii="Times New Roman" w:eastAsia="Times New Roman" w:hAnsi="Times New Roman" w:cs="Times New Roman"/>
          <w:color w:val="000000"/>
          <w:sz w:val="28"/>
          <w:szCs w:val="28"/>
        </w:rPr>
        <w:t xml:space="preserve"> </w:t>
      </w:r>
      <w:r w:rsidRPr="005A3A57">
        <w:rPr>
          <w:rFonts w:ascii="Times New Roman" w:eastAsia="Times New Roman" w:hAnsi="Times New Roman" w:cs="Times New Roman"/>
          <w:b/>
          <w:bCs/>
          <w:color w:val="000000"/>
          <w:sz w:val="28"/>
          <w:szCs w:val="28"/>
        </w:rPr>
        <w:t>Edict of Constantine</w:t>
      </w:r>
      <w:r w:rsidRPr="005A3A57">
        <w:rPr>
          <w:rFonts w:ascii="Times New Roman" w:eastAsia="Times New Roman" w:hAnsi="Times New Roman" w:cs="Times New Roman"/>
          <w:color w:val="000000"/>
          <w:sz w:val="28"/>
          <w:szCs w:val="28"/>
        </w:rPr>
        <w:t>,</w:t>
      </w:r>
      <w:r w:rsidRPr="005A3A57">
        <w:rPr>
          <w:rFonts w:ascii="Times New Roman" w:eastAsia="Times New Roman" w:hAnsi="Times New Roman" w:cs="Times New Roman"/>
          <w:color w:val="000000"/>
          <w:sz w:val="28"/>
          <w:szCs w:val="28"/>
          <w:vertAlign w:val="superscript"/>
        </w:rPr>
        <w:footnoteReference w:id="125"/>
      </w:r>
      <w:r w:rsidRPr="005A3A57">
        <w:rPr>
          <w:rFonts w:ascii="Times New Roman" w:eastAsia="Times New Roman" w:hAnsi="Times New Roman" w:cs="Times New Roman"/>
          <w:color w:val="000000"/>
          <w:sz w:val="28"/>
          <w:szCs w:val="28"/>
        </w:rPr>
        <w:t xml:space="preserve"> which summoned Christian Bishops to Nicaea for the First Council of Nicaea. In the wake of Nicaea, other edicts of Constantine proclaimed the validity of the Christian Creed and upheld as law and “Orthodoxy” the decisions of the Council of Nicaea, which had also been held in the presence of Constantine and under his aegis. In convening the Council of Nicaea, Constantine wanted to create an authoritative and general Church body not just for settling the Theological disputes between Athanasius and Arius but to settle every other major problem afflicting the Church, such as the dating of Easter as well as dealing with other “heresies.” </w:t>
      </w:r>
    </w:p>
    <w:p w14:paraId="400C138A" w14:textId="77777777" w:rsidR="005A3A57" w:rsidRPr="005A3A57" w:rsidRDefault="005A3A57" w:rsidP="005A3A57">
      <w:pPr>
        <w:spacing w:after="0" w:line="240" w:lineRule="auto"/>
        <w:rPr>
          <w:rFonts w:ascii="Times New Roman" w:eastAsia="Times New Roman" w:hAnsi="Times New Roman" w:cs="Times New Roman"/>
          <w:color w:val="000000"/>
          <w:sz w:val="28"/>
          <w:szCs w:val="28"/>
        </w:rPr>
      </w:pPr>
    </w:p>
    <w:p w14:paraId="2A566BE7" w14:textId="77777777" w:rsidR="005A3A57" w:rsidRPr="005A3A57" w:rsidRDefault="005A3A57" w:rsidP="005A3A57">
      <w:pPr>
        <w:spacing w:after="0" w:line="240" w:lineRule="auto"/>
        <w:rPr>
          <w:rFonts w:ascii="Times New Roman" w:eastAsia="Times New Roman" w:hAnsi="Times New Roman" w:cs="Times New Roman"/>
          <w:color w:val="202122"/>
          <w:kern w:val="0"/>
          <w:sz w:val="28"/>
          <w:szCs w:val="28"/>
          <w14:ligatures w14:val="none"/>
        </w:rPr>
      </w:pPr>
      <w:r w:rsidRPr="005A3A57">
        <w:rPr>
          <w:rFonts w:ascii="Times New Roman" w:eastAsia="Times New Roman" w:hAnsi="Times New Roman" w:cs="Times New Roman"/>
          <w:color w:val="202122"/>
          <w:kern w:val="0"/>
          <w:sz w:val="28"/>
          <w:szCs w:val="28"/>
          <w14:ligatures w14:val="none"/>
        </w:rPr>
        <w:t xml:space="preserve">On 19 June 325 CE and </w:t>
      </w:r>
      <w:r w:rsidRPr="005A3A57">
        <w:rPr>
          <w:rFonts w:ascii="Times New Roman" w:eastAsia="Times New Roman" w:hAnsi="Times New Roman" w:cs="Times New Roman"/>
          <w:color w:val="000000"/>
          <w:kern w:val="0"/>
          <w:sz w:val="28"/>
          <w:szCs w:val="28"/>
          <w:shd w:val="clear" w:color="auto" w:fill="FFFFFF"/>
          <w14:ligatures w14:val="none"/>
        </w:rPr>
        <w:t xml:space="preserve">in accord with the First Council of Nicaea, Constantine decreed in 325 CE that the Father and the Son were “of one substance” (Greek: </w:t>
      </w:r>
      <w:r w:rsidRPr="005A3A57">
        <w:rPr>
          <w:rFonts w:ascii="Times New Roman" w:eastAsia="Times New Roman" w:hAnsi="Times New Roman" w:cs="Times New Roman"/>
          <w:i/>
          <w:iCs/>
          <w:color w:val="000000"/>
          <w:kern w:val="0"/>
          <w:sz w:val="28"/>
          <w:szCs w:val="28"/>
          <w14:ligatures w14:val="none"/>
        </w:rPr>
        <w:t>homooúsios</w:t>
      </w:r>
      <w:r w:rsidRPr="005A3A57">
        <w:rPr>
          <w:rFonts w:ascii="Times New Roman" w:eastAsia="Times New Roman" w:hAnsi="Times New Roman" w:cs="Times New Roman"/>
          <w:color w:val="000000"/>
          <w:kern w:val="0"/>
          <w:sz w:val="28"/>
          <w:szCs w:val="28"/>
          <w14:ligatures w14:val="none"/>
        </w:rPr>
        <w:t xml:space="preserve">, </w:t>
      </w:r>
      <w:r w:rsidRPr="005A3A57">
        <w:rPr>
          <w:rFonts w:ascii="Times New Roman" w:eastAsia="Times New Roman" w:hAnsi="Times New Roman" w:cs="Times New Roman"/>
          <w:i/>
          <w:iCs/>
          <w:color w:val="000000"/>
          <w:kern w:val="0"/>
          <w:sz w:val="28"/>
          <w:szCs w:val="28"/>
          <w:lang w:val="el-GR"/>
          <w14:ligatures w14:val="none"/>
        </w:rPr>
        <w:t>ὁμοούσιος</w:t>
      </w:r>
      <w:r w:rsidRPr="005A3A57">
        <w:rPr>
          <w:rFonts w:ascii="Times New Roman" w:eastAsia="Times New Roman" w:hAnsi="Times New Roman" w:cs="Times New Roman"/>
          <w:color w:val="000000"/>
          <w:kern w:val="0"/>
          <w:sz w:val="28"/>
          <w:szCs w:val="28"/>
          <w:lang w:val="el-GR"/>
          <w14:ligatures w14:val="none"/>
        </w:rPr>
        <w:t xml:space="preserve">; Latin: </w:t>
      </w:r>
      <w:r w:rsidRPr="005A3A57">
        <w:rPr>
          <w:rFonts w:ascii="Times New Roman" w:eastAsia="Times New Roman" w:hAnsi="Times New Roman" w:cs="Times New Roman"/>
          <w:i/>
          <w:iCs/>
          <w:color w:val="000000"/>
          <w:kern w:val="0"/>
          <w:sz w:val="28"/>
          <w:szCs w:val="28"/>
          <w14:ligatures w14:val="none"/>
        </w:rPr>
        <w:t>consubstantiali</w:t>
      </w:r>
      <w:r w:rsidRPr="005A3A57">
        <w:rPr>
          <w:rFonts w:ascii="Times New Roman" w:eastAsia="Times New Roman" w:hAnsi="Times New Roman" w:cs="Times New Roman"/>
          <w:i/>
          <w:iCs/>
          <w:color w:val="000000"/>
          <w:kern w:val="0"/>
          <w:sz w:val="28"/>
          <w:szCs w:val="28"/>
          <w:shd w:val="clear" w:color="auto" w:fill="FFFFFF"/>
          <w14:ligatures w14:val="none"/>
        </w:rPr>
        <w:t xml:space="preserve">s </w:t>
      </w:r>
      <w:r w:rsidRPr="005A3A57">
        <w:rPr>
          <w:rFonts w:ascii="Times New Roman" w:eastAsia="Times New Roman" w:hAnsi="Times New Roman" w:cs="Times New Roman"/>
          <w:color w:val="000000"/>
          <w:kern w:val="0"/>
          <w:sz w:val="28"/>
          <w:szCs w:val="28"/>
          <w:shd w:val="clear" w:color="auto" w:fill="FFFFFF"/>
          <w14:ligatures w14:val="none"/>
        </w:rPr>
        <w:t xml:space="preserve">or </w:t>
      </w:r>
      <w:r w:rsidRPr="005A3A57">
        <w:rPr>
          <w:rFonts w:ascii="Times New Roman" w:eastAsia="Times New Roman" w:hAnsi="Times New Roman" w:cs="Times New Roman"/>
          <w:i/>
          <w:iCs/>
          <w:color w:val="000000"/>
          <w:kern w:val="0"/>
          <w:sz w:val="28"/>
          <w:szCs w:val="28"/>
          <w14:ligatures w14:val="none"/>
        </w:rPr>
        <w:t>coessentialis</w:t>
      </w:r>
      <w:r w:rsidRPr="005A3A57">
        <w:rPr>
          <w:rFonts w:ascii="Times New Roman" w:eastAsia="Times New Roman" w:hAnsi="Times New Roman" w:cs="Times New Roman"/>
          <w:color w:val="000000"/>
          <w:kern w:val="0"/>
          <w:sz w:val="28"/>
          <w:szCs w:val="28"/>
          <w14:ligatures w14:val="none"/>
        </w:rPr>
        <w:t xml:space="preserve">), which—as we have noted—was the </w:t>
      </w:r>
      <w:r w:rsidRPr="005A3A57">
        <w:rPr>
          <w:rFonts w:ascii="Times New Roman" w:eastAsia="Times New Roman" w:hAnsi="Times New Roman" w:cs="Times New Roman"/>
          <w:color w:val="000000"/>
          <w:kern w:val="0"/>
          <w:sz w:val="28"/>
          <w:szCs w:val="28"/>
          <w:shd w:val="clear" w:color="auto" w:fill="FFFFFF"/>
          <w14:ligatures w14:val="none"/>
        </w:rPr>
        <w:t xml:space="preserve">pivotal issue at the beginning of the proto-Trinitarian debates and did not yet include the Holy Ghost, the Third Person of the Trinity. Constantine took a harsh attitude toward Arius of Alexandria. He issued </w:t>
      </w:r>
      <w:r w:rsidRPr="005A3A57">
        <w:rPr>
          <w:rFonts w:ascii="Times New Roman" w:eastAsia="Times New Roman" w:hAnsi="Times New Roman" w:cs="Times New Roman"/>
          <w:color w:val="202122"/>
          <w:kern w:val="0"/>
          <w:sz w:val="28"/>
          <w:szCs w:val="28"/>
          <w14:ligatures w14:val="none"/>
        </w:rPr>
        <w:t>an imperial circular, deposing Arius and some of his strongest supporters from their positions in the Clergy and sending them into exile in Illyricum. His writings were to be burned “so that not only would the wickedness of his teaching be obliterated, but nothing would be left to remind anyone of him.” The public order continued that anyone discovered to have hidden a writing of Arius and refused to bring it forward immediately to be burned, his penalty should be death. The victory of Athanasius and his party at the First Council of Nicaea was short-lived. Arian-</w:t>
      </w:r>
      <w:r w:rsidRPr="005A3A57">
        <w:rPr>
          <w:rFonts w:ascii="Times New Roman" w:eastAsia="Times New Roman" w:hAnsi="Times New Roman" w:cs="Times New Roman"/>
          <w:color w:val="202122"/>
          <w:kern w:val="0"/>
          <w:sz w:val="28"/>
          <w:szCs w:val="28"/>
          <w14:ligatures w14:val="none"/>
        </w:rPr>
        <w:lastRenderedPageBreak/>
        <w:t xml:space="preserve">Christian opposition to Nicaea—despite the emperor’s threats—rejected the council in earnest and continued to spread their teachings. By 327 CE, Constantine sought again to pacify the conflict between the proto-Trinitarians and Arius, and he permitted Arius—who had taken refuge with many of his followers in Palestine—to return to their homelands, and Arius entered Constantinople in 336 CE. Athanasius found himself condemned to exile in 335 CE, and the emperor directed that Arius be received in Constantinople. Arius died not long afterward, and many modern Scholars attribute his death to poisoning by his enemies. He died from violent hemorrhages, which—according to some of his enemies—led to his bowels and even portions of his spleen and liver being expelled from his body, causing him to die immediately. The martyrdom of Arius at the hands of his enemies did not end the Arian-Christian controversy, which would continue in strength for centuries in both the Eastern and Western realms of the Christian world. </w:t>
      </w:r>
    </w:p>
    <w:p w14:paraId="50763D6E"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p>
    <w:p w14:paraId="631F8DDC"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8"/>
          <w:szCs w:val="28"/>
        </w:rPr>
      </w:pPr>
      <w:r w:rsidRPr="005A3A57">
        <w:rPr>
          <w:rFonts w:ascii="Times New Roman" w:eastAsia="Times New Roman" w:hAnsi="Times New Roman" w:cs="Times New Roman"/>
          <w:color w:val="000000"/>
          <w:sz w:val="28"/>
          <w:szCs w:val="28"/>
        </w:rPr>
        <w:t xml:space="preserve">As indicated above, Constantine was fundamentally concerned—not with Theological details—but with forging unity in the Church, so that it might serve as a means to greater Roman unity. Thus, in convening the Council of Nicaea, Constantine was seeking to create a new Roman policy of uniformity, which would play down and hopefully bring an end to the divisive Theological rivalries between Alexandria and Antioch as well as other early Christian centers, all of which were expressed themselves in different and often divisive Theological formulas. In Constantine’s view, each city was guilty of promoting itself by fostering greater Theological division in the Christian world. As also noted before, remarkably few Doctrinal questions arose elsewhere outside of Alexandria and Antioch—even in early Rome. </w:t>
      </w:r>
    </w:p>
    <w:p w14:paraId="1B6898DB" w14:textId="77777777" w:rsidR="005A3A57" w:rsidRPr="005A3A57" w:rsidRDefault="005A3A57" w:rsidP="005A3A57">
      <w:pPr>
        <w:spacing w:after="0" w:line="240" w:lineRule="auto"/>
        <w:rPr>
          <w:rFonts w:ascii="Times New Roman" w:eastAsia="Times New Roman" w:hAnsi="Times New Roman" w:cs="Times New Roman"/>
          <w:color w:val="000000"/>
          <w:sz w:val="28"/>
          <w:szCs w:val="28"/>
        </w:rPr>
      </w:pPr>
    </w:p>
    <w:p w14:paraId="16BCD65D" w14:textId="77777777" w:rsidR="005A3A57" w:rsidRPr="005A3A57" w:rsidRDefault="005A3A57" w:rsidP="005A3A57">
      <w:pPr>
        <w:keepNext/>
        <w:keepLines/>
        <w:spacing w:before="40" w:after="0" w:line="240" w:lineRule="auto"/>
        <w:outlineLvl w:val="5"/>
        <w:rPr>
          <w:rFonts w:ascii="Times New Roman" w:eastAsia="Times New Roman" w:hAnsi="Times New Roman" w:cs="Times New Roman"/>
          <w:i/>
          <w:iCs/>
          <w:color w:val="595959"/>
          <w:sz w:val="28"/>
          <w:szCs w:val="28"/>
        </w:rPr>
      </w:pPr>
      <w:bookmarkStart w:id="3007" w:name="_Toc195345885"/>
      <w:r w:rsidRPr="005A3A57">
        <w:rPr>
          <w:rFonts w:ascii="Times New Roman" w:eastAsia="Times New Roman" w:hAnsi="Times New Roman" w:cs="Times New Roman"/>
          <w:i/>
          <w:iCs/>
          <w:color w:val="595959"/>
          <w:sz w:val="28"/>
          <w:szCs w:val="28"/>
        </w:rPr>
        <w:t>Constantine Adopts an Open non-Nicaean Attitude toward Arian Christianity post-328 CE</w:t>
      </w:r>
      <w:bookmarkEnd w:id="3007"/>
      <w:r w:rsidRPr="005A3A57">
        <w:rPr>
          <w:rFonts w:ascii="Times New Roman" w:eastAsia="Times New Roman" w:hAnsi="Times New Roman" w:cs="Times New Roman"/>
          <w:i/>
          <w:iCs/>
          <w:color w:val="595959"/>
          <w:sz w:val="28"/>
          <w:szCs w:val="28"/>
        </w:rPr>
        <w:t xml:space="preserve"> </w:t>
      </w:r>
    </w:p>
    <w:p w14:paraId="6578683A" w14:textId="77777777" w:rsidR="005A3A57" w:rsidRPr="005A3A57" w:rsidRDefault="005A3A57" w:rsidP="005A3A57">
      <w:pPr>
        <w:autoSpaceDE w:val="0"/>
        <w:autoSpaceDN w:val="0"/>
        <w:adjustRightInd w:val="0"/>
        <w:spacing w:after="0" w:line="240" w:lineRule="auto"/>
        <w:rPr>
          <w:rFonts w:ascii="Times New Roman" w:eastAsia="Times New Roman" w:hAnsi="Times New Roman" w:cs="Times New Roman"/>
          <w:color w:val="000000"/>
          <w:sz w:val="20"/>
          <w:szCs w:val="20"/>
        </w:rPr>
      </w:pPr>
      <w:r w:rsidRPr="005A3A57">
        <w:rPr>
          <w:rFonts w:ascii="Times New Roman" w:eastAsia="Times New Roman" w:hAnsi="Times New Roman" w:cs="Times New Roman"/>
          <w:color w:val="000000"/>
          <w:sz w:val="28"/>
          <w:szCs w:val="28"/>
        </w:rPr>
        <w:t>Despite Constantine’s pro-Nicaean and harsh anti-Arian edicts in 325 CE, he himself soon underwent a change of heart, and, in 328 CE—only three years after the First Council of Nicaea—he began show preference for the Arius and his Monotheistic Christian followers. Constantine’s favorable outlook toward Arian Christianity would continue until the time of his death in (d. 337 CE), when he was baptized as an Arian Christian just before his passing.</w:t>
      </w:r>
      <w:r w:rsidRPr="005A3A57">
        <w:rPr>
          <w:rFonts w:ascii="Times New Roman" w:eastAsia="Times New Roman" w:hAnsi="Times New Roman" w:cs="Times New Roman"/>
          <w:color w:val="000000"/>
          <w:sz w:val="20"/>
          <w:szCs w:val="20"/>
        </w:rPr>
        <w:t xml:space="preserve"> </w:t>
      </w:r>
      <w:r w:rsidRPr="005A3A57">
        <w:rPr>
          <w:rFonts w:ascii="Times New Roman" w:eastAsia="Times New Roman" w:hAnsi="Times New Roman" w:cs="Times New Roman"/>
          <w:color w:val="000000"/>
          <w:sz w:val="28"/>
          <w:szCs w:val="28"/>
        </w:rPr>
        <w:t xml:space="preserve">Constantine appears to have become exacerbated by the ongoing Theological controversies in the Church and especially the unbending Dogmatics of the proto-Trinitarians, who found it impossible to compromise with the Arian Christians or other dissenting Christians regarding their Theological views on the “Deity” of Jesus Christ. Constantine himself had probably regarded the bitter debates between Athanasius and Arius to be little more than peripheral points in an ongoing debate between two rival </w:t>
      </w:r>
      <w:r w:rsidRPr="005A3A57">
        <w:rPr>
          <w:rFonts w:ascii="Times New Roman" w:eastAsia="Times New Roman" w:hAnsi="Times New Roman" w:cs="Times New Roman"/>
          <w:color w:val="000000"/>
          <w:sz w:val="28"/>
          <w:szCs w:val="28"/>
        </w:rPr>
        <w:lastRenderedPageBreak/>
        <w:t xml:space="preserve">Philosophers. But he was clearly vexed by the fact that the Council of Nicaea had failed to produce unity but even greater argument, dissension, and disunity than before. </w:t>
      </w:r>
    </w:p>
    <w:p w14:paraId="57436CFC" w14:textId="77777777" w:rsidR="005A3A57" w:rsidRPr="005A3A57" w:rsidRDefault="005A3A57" w:rsidP="005A3A57">
      <w:pPr>
        <w:spacing w:after="0" w:line="240" w:lineRule="auto"/>
        <w:rPr>
          <w:rFonts w:ascii="Times New Roman" w:eastAsia="Times New Roman" w:hAnsi="Times New Roman" w:cs="Times New Roman"/>
          <w:color w:val="000000"/>
          <w:sz w:val="28"/>
          <w:szCs w:val="28"/>
        </w:rPr>
      </w:pPr>
    </w:p>
    <w:p w14:paraId="50B8D94F" w14:textId="77777777" w:rsidR="005A3A57" w:rsidRPr="005A3A57" w:rsidRDefault="005A3A57" w:rsidP="005A3A57">
      <w:pPr>
        <w:spacing w:after="0" w:line="240" w:lineRule="auto"/>
        <w:rPr>
          <w:rFonts w:ascii="Helvetica" w:eastAsia="Times New Roman" w:hAnsi="Helvetica" w:cs="Helvetica"/>
          <w:color w:val="000000"/>
          <w:sz w:val="20"/>
          <w:szCs w:val="20"/>
        </w:rPr>
      </w:pPr>
    </w:p>
    <w:p w14:paraId="0F9B2EA1" w14:textId="0B4A7750" w:rsidR="005A3A57" w:rsidRPr="005A3A57" w:rsidRDefault="005A3A57" w:rsidP="005A3A57">
      <w:pPr>
        <w:keepNext/>
        <w:keepLines/>
        <w:spacing w:before="40" w:after="0" w:line="240" w:lineRule="auto"/>
        <w:outlineLvl w:val="5"/>
        <w:rPr>
          <w:rFonts w:ascii="Times New Roman" w:eastAsia="Times New Roman" w:hAnsi="Times New Roman" w:cs="Times New Roman"/>
          <w:i/>
          <w:iCs/>
          <w:color w:val="595959"/>
          <w:sz w:val="28"/>
          <w:szCs w:val="28"/>
        </w:rPr>
      </w:pPr>
      <w:bookmarkStart w:id="3008" w:name="_Toc195345886"/>
      <w:r w:rsidRPr="005A3A57">
        <w:rPr>
          <w:rFonts w:ascii="Times New Roman" w:eastAsia="Times New Roman" w:hAnsi="Times New Roman" w:cs="Times New Roman"/>
          <w:i/>
          <w:iCs/>
          <w:color w:val="595959"/>
          <w:sz w:val="28"/>
          <w:szCs w:val="28"/>
        </w:rPr>
        <w:t>Constantinople &amp; Constantine’s Founding of His “New Rome”</w:t>
      </w:r>
      <w:bookmarkEnd w:id="3008"/>
    </w:p>
    <w:p w14:paraId="610BE8B6" w14:textId="77777777" w:rsidR="005A3A57" w:rsidRPr="005A3A57" w:rsidRDefault="005A3A57" w:rsidP="005A3A57">
      <w:pPr>
        <w:spacing w:after="0" w:line="240" w:lineRule="auto"/>
        <w:rPr>
          <w:rFonts w:ascii="Times New Roman" w:eastAsia="Times New Roman" w:hAnsi="Times New Roman" w:cs="Times New Roman"/>
          <w:color w:val="202122"/>
          <w:kern w:val="0"/>
          <w:sz w:val="28"/>
          <w:szCs w:val="28"/>
          <w14:ligatures w14:val="none"/>
        </w:rPr>
      </w:pPr>
      <w:r w:rsidRPr="005A3A57">
        <w:rPr>
          <w:rFonts w:ascii="Times New Roman" w:eastAsia="Times New Roman" w:hAnsi="Times New Roman" w:cs="Times New Roman"/>
          <w:color w:val="000000"/>
          <w:kern w:val="0"/>
          <w:sz w:val="28"/>
          <w:szCs w:val="28"/>
          <w14:ligatures w14:val="none"/>
        </w:rPr>
        <w:t xml:space="preserve">On 11 May 330 CE—seven years before his death on 22 May 337 CE—Constantine officially dedicated his Christian capital of “New Rome” (Greek: </w:t>
      </w:r>
      <w:r w:rsidRPr="005A3A57">
        <w:rPr>
          <w:rFonts w:ascii="Times New Roman" w:eastAsia="Times New Roman" w:hAnsi="Times New Roman" w:cs="Times New Roman"/>
          <w:i/>
          <w:iCs/>
          <w:kern w:val="0"/>
          <w:sz w:val="28"/>
          <w:szCs w:val="28"/>
          <w14:ligatures w14:val="none"/>
        </w:rPr>
        <w:t>N</w:t>
      </w:r>
      <w:r w:rsidRPr="005A3A57">
        <w:rPr>
          <w:rFonts w:ascii="Times New Roman" w:eastAsia="Times New Roman" w:hAnsi="Times New Roman" w:cs="Times New Roman"/>
          <w:i/>
          <w:iCs/>
          <w:color w:val="000000"/>
          <w:kern w:val="0"/>
          <w:sz w:val="28"/>
          <w:szCs w:val="28"/>
          <w14:ligatures w14:val="none"/>
        </w:rPr>
        <w:t>é</w:t>
      </w:r>
      <w:r w:rsidRPr="005A3A57">
        <w:rPr>
          <w:rFonts w:ascii="Times New Roman" w:eastAsia="Times New Roman" w:hAnsi="Times New Roman" w:cs="Times New Roman"/>
          <w:i/>
          <w:iCs/>
          <w:kern w:val="0"/>
          <w:sz w:val="28"/>
          <w:szCs w:val="28"/>
          <w14:ligatures w14:val="none"/>
        </w:rPr>
        <w:t>a Rh</w:t>
      </w:r>
      <w:r w:rsidRPr="005A3A57">
        <w:rPr>
          <w:rFonts w:ascii="Times New Roman" w:eastAsia="Times New Roman" w:hAnsi="Times New Roman" w:cs="Times New Roman"/>
          <w:i/>
          <w:iCs/>
          <w:color w:val="000000"/>
          <w:kern w:val="0"/>
          <w:sz w:val="28"/>
          <w:szCs w:val="28"/>
          <w14:ligatures w14:val="none"/>
        </w:rPr>
        <w:t>ô</w:t>
      </w:r>
      <w:r w:rsidRPr="005A3A57">
        <w:rPr>
          <w:rFonts w:ascii="Times New Roman" w:eastAsia="Times New Roman" w:hAnsi="Times New Roman" w:cs="Times New Roman"/>
          <w:i/>
          <w:iCs/>
          <w:kern w:val="0"/>
          <w:sz w:val="28"/>
          <w:szCs w:val="28"/>
          <w14:ligatures w14:val="none"/>
        </w:rPr>
        <w:t>m</w:t>
      </w:r>
      <w:r w:rsidRPr="005A3A57">
        <w:rPr>
          <w:rFonts w:ascii="Times New Roman" w:eastAsia="Times New Roman" w:hAnsi="Times New Roman" w:cs="Times New Roman"/>
          <w:i/>
          <w:iCs/>
          <w:color w:val="000000"/>
          <w:kern w:val="0"/>
          <w:sz w:val="28"/>
          <w:szCs w:val="28"/>
          <w14:ligatures w14:val="none"/>
        </w:rPr>
        <w:t>ē</w:t>
      </w:r>
      <w:r w:rsidRPr="005A3A57">
        <w:rPr>
          <w:rFonts w:ascii="Times New Roman" w:eastAsia="Times New Roman" w:hAnsi="Times New Roman" w:cs="Times New Roman"/>
          <w:kern w:val="0"/>
          <w:sz w:val="28"/>
          <w:szCs w:val="28"/>
          <w14:ligatures w14:val="none"/>
        </w:rPr>
        <w:t xml:space="preserve">, </w:t>
      </w:r>
      <w:r w:rsidRPr="005A3A57">
        <w:rPr>
          <w:rFonts w:ascii="Times New Roman" w:eastAsia="Times New Roman" w:hAnsi="Times New Roman" w:cs="Times New Roman"/>
          <w:i/>
          <w:iCs/>
          <w:color w:val="202122"/>
          <w:kern w:val="0"/>
          <w:sz w:val="28"/>
          <w:szCs w:val="28"/>
          <w14:ligatures w14:val="none"/>
        </w:rPr>
        <w:t>Νέα Ῥώμη</w:t>
      </w:r>
      <w:r w:rsidRPr="005A3A57">
        <w:rPr>
          <w:rFonts w:ascii="Times New Roman" w:eastAsia="Times New Roman" w:hAnsi="Times New Roman" w:cs="Times New Roman"/>
          <w:color w:val="000000"/>
          <w:kern w:val="0"/>
          <w:sz w:val="28"/>
          <w:szCs w:val="28"/>
          <w14:ligatures w14:val="none"/>
        </w:rPr>
        <w:t xml:space="preserve">; Latin: </w:t>
      </w:r>
      <w:r w:rsidRPr="005A3A57">
        <w:rPr>
          <w:rFonts w:ascii="Times New Roman" w:eastAsia="Times New Roman" w:hAnsi="Times New Roman" w:cs="Times New Roman"/>
          <w:i/>
          <w:color w:val="000000"/>
          <w:kern w:val="0"/>
          <w:sz w:val="28"/>
          <w:szCs w:val="28"/>
          <w14:ligatures w14:val="none"/>
        </w:rPr>
        <w:t>Nova Roma</w:t>
      </w:r>
      <w:r w:rsidRPr="005A3A57">
        <w:rPr>
          <w:rFonts w:ascii="Times New Roman" w:eastAsia="Times New Roman" w:hAnsi="Times New Roman" w:cs="Times New Roman"/>
          <w:iCs/>
          <w:color w:val="000000"/>
          <w:kern w:val="0"/>
          <w:sz w:val="28"/>
          <w:szCs w:val="28"/>
          <w14:ligatures w14:val="none"/>
        </w:rPr>
        <w:t>)</w:t>
      </w:r>
      <w:r w:rsidRPr="005A3A57">
        <w:rPr>
          <w:rFonts w:ascii="Times New Roman" w:eastAsia="Times New Roman" w:hAnsi="Times New Roman" w:cs="Times New Roman"/>
          <w:color w:val="000000"/>
          <w:kern w:val="0"/>
          <w:sz w:val="28"/>
          <w:szCs w:val="28"/>
          <w14:ligatures w14:val="none"/>
        </w:rPr>
        <w:t xml:space="preserve"> which would later be christened as “Constantinople”—the city of Constantine—in honor of its founder. That same year, Constantine transferred power from Rome to his new capital of “New Rome, and he undertook the complete re-organization of the Roman Empire. To its distinct advantage, “New Rome” was in the Roman East, near those provinces where the Christians were the strongest in numbers. On the other hand, “Old Rome” in Italy—along with its Senate and Traditional aristocracy—generally stood for Roman Paganism, while “New Rome” would instead be the herald and symbol of “Christian Rome.” After his death, Constantine was buried in “New Rome” in the Church of the Holy Apostles, although his tomb would be destroyed during </w:t>
      </w:r>
      <w:r w:rsidRPr="005A3A57">
        <w:rPr>
          <w:rFonts w:ascii="Times New Roman" w:eastAsia="Times New Roman" w:hAnsi="Times New Roman" w:cs="Times New Roman"/>
          <w:kern w:val="0"/>
          <w:sz w:val="28"/>
          <w:szCs w:val="28"/>
          <w14:ligatures w14:val="none"/>
        </w:rPr>
        <w:t xml:space="preserve">the Fourth Latin Crusade (588/1202-600/1204). The European Crusaders also forcefully converted the Eastern Orthodox Basilica of </w:t>
      </w:r>
      <w:r w:rsidRPr="005A3A57">
        <w:rPr>
          <w:rFonts w:ascii="Times New Roman" w:eastAsia="Times New Roman" w:hAnsi="Times New Roman" w:cs="Times New Roman"/>
          <w:i/>
          <w:iCs/>
          <w:kern w:val="0"/>
          <w:sz w:val="28"/>
          <w:szCs w:val="28"/>
          <w14:ligatures w14:val="none"/>
        </w:rPr>
        <w:t>Hagía Sophía</w:t>
      </w:r>
      <w:r w:rsidRPr="005A3A57">
        <w:rPr>
          <w:rFonts w:ascii="Times New Roman" w:eastAsia="Times New Roman" w:hAnsi="Times New Roman" w:cs="Times New Roman"/>
          <w:kern w:val="0"/>
          <w:sz w:val="28"/>
          <w:szCs w:val="28"/>
          <w14:ligatures w14:val="none"/>
        </w:rPr>
        <w:t xml:space="preserve"> into a Catholic Cathedral in 600/1204, after sacking the city and seriously fracturing the Eastern Roman Empire.</w:t>
      </w:r>
      <w:r w:rsidRPr="005A3A57">
        <w:rPr>
          <w:rFonts w:ascii="Times New Roman" w:eastAsia="Times New Roman" w:hAnsi="Times New Roman" w:cs="Times New Roman"/>
          <w:color w:val="202122"/>
          <w:kern w:val="0"/>
          <w:sz w:val="28"/>
          <w:szCs w:val="28"/>
          <w14:ligatures w14:val="none"/>
        </w:rPr>
        <w:t xml:space="preserve"> At that time, Constantinople had sizeable Muslim population and a mosque, none of which were treated mercifully by the Crusaders.</w:t>
      </w:r>
    </w:p>
    <w:p w14:paraId="0C388E91" w14:textId="77777777" w:rsidR="005A3A57" w:rsidRPr="009D385D" w:rsidRDefault="005A3A57" w:rsidP="00B335E1">
      <w:pPr>
        <w:keepNext/>
        <w:keepLines/>
        <w:spacing w:before="40" w:after="0" w:line="240" w:lineRule="auto"/>
        <w:outlineLvl w:val="5"/>
        <w:rPr>
          <w:rFonts w:ascii="Times New Roman" w:eastAsia="Yu Gothic Light" w:hAnsi="Times New Roman" w:cs="Times New Roman"/>
          <w:i/>
          <w:iCs/>
          <w:color w:val="595959"/>
          <w:kern w:val="0"/>
          <w:sz w:val="28"/>
          <w:szCs w:val="28"/>
          <w14:ligatures w14:val="none"/>
        </w:rPr>
      </w:pPr>
    </w:p>
    <w:p w14:paraId="0B922438" w14:textId="77777777" w:rsidR="00B335E1" w:rsidRPr="009D385D" w:rsidRDefault="00B335E1" w:rsidP="00B335E1">
      <w:pPr>
        <w:keepNext/>
        <w:keepLines/>
        <w:spacing w:after="0" w:line="240" w:lineRule="auto"/>
        <w:outlineLvl w:val="2"/>
        <w:rPr>
          <w:rFonts w:ascii="Times New Roman" w:eastAsia="Yu Gothic Light" w:hAnsi="Times New Roman" w:cs="Times New Roman"/>
          <w:b/>
          <w:bCs/>
          <w:i/>
          <w:iCs/>
          <w:color w:val="0F4761"/>
          <w:kern w:val="0"/>
          <w:sz w:val="28"/>
          <w:szCs w:val="28"/>
          <w14:ligatures w14:val="none"/>
        </w:rPr>
      </w:pPr>
      <w:bookmarkStart w:id="3009" w:name="_Toc193364018"/>
      <w:r w:rsidRPr="009D385D">
        <w:rPr>
          <w:rFonts w:ascii="Times New Roman" w:eastAsia="Yu Gothic" w:hAnsi="Times New Roman" w:cs="Times New Roman"/>
          <w:b/>
          <w:bCs/>
          <w:i/>
          <w:iCs/>
          <w:color w:val="0F4761"/>
          <w:kern w:val="0"/>
          <w:sz w:val="28"/>
          <w:szCs w:val="28"/>
          <w14:ligatures w14:val="none"/>
        </w:rPr>
        <w:t xml:space="preserve">Christ’s Crucifixion as Portrayed in the </w:t>
      </w:r>
      <w:r w:rsidRPr="009D385D">
        <w:rPr>
          <w:rFonts w:ascii="Times New Roman" w:eastAsia="Yu Gothic Light" w:hAnsi="Times New Roman" w:cs="Times New Roman"/>
          <w:b/>
          <w:bCs/>
          <w:i/>
          <w:iCs/>
          <w:color w:val="0F4761"/>
          <w:kern w:val="0"/>
          <w:sz w:val="28"/>
          <w:szCs w:val="28"/>
          <w14:ligatures w14:val="none"/>
        </w:rPr>
        <w:t>Qur’ān</w:t>
      </w:r>
      <w:bookmarkEnd w:id="3009"/>
    </w:p>
    <w:p w14:paraId="00843604"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b/>
          <w:bCs/>
          <w:kern w:val="0"/>
          <w:sz w:val="28"/>
          <w:szCs w:val="28"/>
          <w14:ligatures w14:val="none"/>
        </w:rPr>
      </w:pPr>
      <w:r w:rsidRPr="009D385D">
        <w:rPr>
          <w:rFonts w:ascii="Times New Roman" w:eastAsia="Times New Roman" w:hAnsi="Times New Roman" w:cs="Times New Roman"/>
          <w:kern w:val="0"/>
          <w:sz w:val="28"/>
          <w:szCs w:val="28"/>
          <w14:ligatures w14:val="none"/>
        </w:rPr>
        <w:t>The Qur’ānic view of Christ’s Crucifixion—which might also be called Islamic “</w:t>
      </w:r>
      <w:r w:rsidRPr="009D385D">
        <w:rPr>
          <w:rFonts w:ascii="Times New Roman" w:eastAsia="Times New Roman" w:hAnsi="Times New Roman" w:cs="Times New Roman"/>
          <w:b/>
          <w:bCs/>
          <w:kern w:val="0"/>
          <w:sz w:val="28"/>
          <w:szCs w:val="28"/>
          <w14:ligatures w14:val="none"/>
        </w:rPr>
        <w:t>Docetism</w:t>
      </w:r>
      <w:r w:rsidRPr="009D385D">
        <w:rPr>
          <w:rFonts w:ascii="Times New Roman" w:eastAsia="Times New Roman" w:hAnsi="Times New Roman" w:cs="Times New Roman"/>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126"/>
      </w:r>
      <w:r w:rsidRPr="009D385D">
        <w:rPr>
          <w:rFonts w:ascii="Times New Roman" w:eastAsia="Times New Roman" w:hAnsi="Times New Roman" w:cs="Times New Roman"/>
          <w:kern w:val="0"/>
          <w:sz w:val="28"/>
          <w:szCs w:val="28"/>
          <w14:ligatures w14:val="none"/>
        </w:rPr>
        <w:t xml:space="preserve">—is only surprisingly unexpected when considered within the </w:t>
      </w:r>
      <w:r w:rsidRPr="009D385D">
        <w:rPr>
          <w:rFonts w:ascii="Times New Roman" w:eastAsia="Times New Roman" w:hAnsi="Times New Roman" w:cs="Times New Roman"/>
          <w:kern w:val="0"/>
          <w:sz w:val="28"/>
          <w:szCs w:val="28"/>
          <w14:ligatures w14:val="none"/>
        </w:rPr>
        <w:lastRenderedPageBreak/>
        <w:t>limited context of Crucifixion Christianity and the historical accounts that it has preserved, while eliminating as much as possible of all contrary Docetic teachings—whether those of the Judeo-Christians or the Gnostic Christians, which effectively relegated the once-widespread Docetic Doctrines of the first Christian centuries to utter oblivion.</w:t>
      </w:r>
      <w:r w:rsidRPr="009D385D">
        <w:rPr>
          <w:rFonts w:ascii="Times New Roman" w:eastAsia="Times New Roman" w:hAnsi="Times New Roman" w:cs="Times New Roman"/>
          <w:b/>
          <w:bCs/>
          <w:kern w:val="0"/>
          <w:sz w:val="28"/>
          <w:szCs w:val="28"/>
          <w14:ligatures w14:val="none"/>
        </w:rPr>
        <w:t xml:space="preserve"> </w:t>
      </w:r>
      <w:r w:rsidRPr="009D385D">
        <w:rPr>
          <w:rFonts w:ascii="Times New Roman" w:eastAsia="Yu Gothic" w:hAnsi="Times New Roman" w:cs="Times New Roman"/>
          <w:color w:val="0F252D"/>
          <w:kern w:val="0"/>
          <w:sz w:val="28"/>
          <w:szCs w:val="28"/>
          <w14:ligatures w14:val="none"/>
        </w:rPr>
        <w:t>As we have seen, the</w:t>
      </w:r>
      <w:r w:rsidRPr="009D385D">
        <w:rPr>
          <w:rFonts w:ascii="Times New Roman" w:eastAsia="Yu Gothic" w:hAnsi="Times New Roman" w:cs="Times New Roman"/>
          <w:color w:val="000000"/>
          <w:kern w:val="0"/>
          <w:sz w:val="28"/>
          <w:szCs w:val="28"/>
          <w14:ligatures w14:val="none"/>
        </w:rPr>
        <w:t xml:space="preserve"> Qur’ān criticizes the Trinity (Qur’ān, 4:171; 5:73) and the Deification of Jesus Christ (Qur’ān, 5:17, 72, 116; 9:31), asserting explicitly that Jesus Son of Mary—regardless of his supreme Messianic majesty—was completely human and not Divine (Qur’ān, 5:116). In the Chapter “Women,” the Qur’ān addresses the issue of Christ’s Crucifixion and death on the cross (Women, 4:157), although the discussion in that Chapter is placed, not within a critique of Trinitarians </w:t>
      </w:r>
      <w:r w:rsidRPr="009D385D">
        <w:rPr>
          <w:rFonts w:ascii="Times New Roman" w:eastAsia="Yu Gothic" w:hAnsi="Times New Roman" w:cs="Times New Roman"/>
          <w:i/>
          <w:iCs/>
          <w:color w:val="000000"/>
          <w:kern w:val="0"/>
          <w:sz w:val="28"/>
          <w:szCs w:val="28"/>
          <w14:ligatures w14:val="none"/>
        </w:rPr>
        <w:t>per se</w:t>
      </w:r>
      <w:r w:rsidRPr="009D385D">
        <w:rPr>
          <w:rFonts w:ascii="Times New Roman" w:eastAsia="Yu Gothic" w:hAnsi="Times New Roman" w:cs="Times New Roman"/>
          <w:color w:val="000000"/>
          <w:kern w:val="0"/>
          <w:sz w:val="28"/>
          <w:szCs w:val="28"/>
          <w14:ligatures w14:val="none"/>
        </w:rPr>
        <w:t>, but in the broader context of the general unfaithfulness of the Children of Israel and the Jews to their covenant with God. The Islamic Revelation is explicit in stating that Jesus Son of Mary was not killed or crucified:</w:t>
      </w:r>
    </w:p>
    <w:p w14:paraId="6B18D75F"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30B3FE4"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630" w:right="81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 xml:space="preserve">And [the Jews transgressed also] by their saying: “We killed the Messiah Jesus Son of Mary, the Messenger of God.” They did not slay him, nor did they crucify him, but it did appear so unto them. Those who disagreed about him are in doubt about it, having no [true] knowledge of it, but only following supposition. But they certainly did not kill him. Rather God raised him up (Arabic: </w:t>
      </w:r>
      <w:r w:rsidRPr="009D385D">
        <w:rPr>
          <w:rFonts w:ascii="Times New Roman" w:eastAsia="Yu Gothic" w:hAnsi="Times New Roman" w:cs="Times New Roman"/>
          <w:i/>
          <w:iCs/>
          <w:color w:val="000000"/>
          <w:kern w:val="0"/>
          <w14:ligatures w14:val="none"/>
        </w:rPr>
        <w:t>rafa‘ahu</w:t>
      </w:r>
      <w:r w:rsidRPr="009D385D">
        <w:rPr>
          <w:rFonts w:ascii="Times New Roman" w:eastAsia="Yu Gothic" w:hAnsi="Times New Roman" w:cs="Times New Roman"/>
          <w:color w:val="000000"/>
          <w:kern w:val="0"/>
          <w14:ligatures w14:val="none"/>
        </w:rPr>
        <w:t xml:space="preserve">) unto Himself, and God is All-Mighty, All-Wise.” (Women, 4:157-158). </w:t>
      </w:r>
    </w:p>
    <w:p w14:paraId="519ECDBE"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5447C98A"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right="108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sz w:val="28"/>
          <w:szCs w:val="28"/>
          <w14:ligatures w14:val="none"/>
        </w:rPr>
        <w:t xml:space="preserve">As regards the statement in the above verses: “Those who disagreed about him are in doubt about it,” the statement is in the past tense, and many Traditional commentators hold that it refers to the Jews, who were unsure whether they had actually killed Jesus or not. Other Muslim Scholars, however, hold that it refers to the Christians who believe in Crucifixion, since “about him” can also be read in Arabic as “about it,” namely the Crucifixion. In any case, it should be amply clear that tremendous doubt and misgiving surrounded the event of the Crucifixion in Christian circles during the early centuries of the Common Era. The expression: “Rather God raised him up unto Himself” affirms the Ascension of Jesus Christ, which, in Islamic belief, means that God “raised up” Jesus directly from the earthly realm unto the Divine Presence without the intervening event of death. </w:t>
      </w:r>
    </w:p>
    <w:p w14:paraId="610B92F7"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411F3C9"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God also says in the Qur’ān regarding the plots of the powerful enemies of Christ, who—as we have seen—included the High Priest of the Second Temple and the Sanhedrin of Jerusalem: “And they plotted, and God [also] plotted, and God is the </w:t>
      </w:r>
      <w:r w:rsidRPr="009D385D">
        <w:rPr>
          <w:rFonts w:ascii="Times New Roman" w:eastAsia="Yu Gothic" w:hAnsi="Times New Roman" w:cs="Times New Roman"/>
          <w:color w:val="000000"/>
          <w:kern w:val="0"/>
          <w:sz w:val="28"/>
          <w:szCs w:val="28"/>
          <w14:ligatures w14:val="none"/>
        </w:rPr>
        <w:lastRenderedPageBreak/>
        <w:t>best of plotters” (The House of ‘Imr</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n, 3:54),</w:t>
      </w:r>
      <w:r w:rsidRPr="009D385D">
        <w:rPr>
          <w:rFonts w:ascii="Times New Roman" w:eastAsia="Yu Gothic" w:hAnsi="Times New Roman" w:cs="Times New Roman"/>
          <w:color w:val="000000"/>
          <w:kern w:val="0"/>
          <w:sz w:val="28"/>
          <w:szCs w:val="28"/>
          <w:vertAlign w:val="superscript"/>
          <w14:ligatures w14:val="none"/>
        </w:rPr>
        <w:footnoteReference w:id="127"/>
      </w:r>
      <w:r w:rsidRPr="009D385D">
        <w:rPr>
          <w:rFonts w:ascii="Times New Roman" w:eastAsia="Yu Gothic" w:hAnsi="Times New Roman" w:cs="Times New Roman"/>
          <w:color w:val="000000"/>
          <w:kern w:val="0"/>
          <w:sz w:val="28"/>
          <w:szCs w:val="28"/>
          <w14:ligatures w14:val="none"/>
        </w:rPr>
        <w:t xml:space="preserve"> indicating that although Christ’s enemies conspired to humiliate and kill him through Crucifixion, God’s eternal plan plotted against them—in his infinite Power and Wisdom—to deliver Christ from their intrigues and “the scandal of the Cross.” In context, the verse reads:</w:t>
      </w:r>
    </w:p>
    <w:p w14:paraId="0FC228A2"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269D94B0" w14:textId="77777777" w:rsidR="00B335E1" w:rsidRPr="009D385D" w:rsidRDefault="00B335E1" w:rsidP="00B335E1">
      <w:pPr>
        <w:tabs>
          <w:tab w:val="left" w:pos="1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630" w:right="153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And they plotted, and God [also] plotted, and God is the best of plotters, since He said: “Jesus, I will call you back (</w:t>
      </w:r>
      <w:r w:rsidRPr="009D385D">
        <w:rPr>
          <w:rFonts w:ascii="Times New Roman" w:eastAsia="Yu Gothic" w:hAnsi="Times New Roman" w:cs="Times New Roman"/>
          <w:i/>
          <w:iCs/>
          <w:color w:val="000000"/>
          <w:kern w:val="0"/>
          <w14:ligatures w14:val="none"/>
        </w:rPr>
        <w:t>innī mutawaffīka</w:t>
      </w:r>
      <w:r w:rsidRPr="009D385D">
        <w:rPr>
          <w:rFonts w:ascii="Times New Roman" w:eastAsia="Yu Gothic" w:hAnsi="Times New Roman" w:cs="Times New Roman"/>
          <w:color w:val="000000"/>
          <w:kern w:val="0"/>
          <w14:ligatures w14:val="none"/>
        </w:rPr>
        <w:t>) and will raise you up unto Me and purify you from those who disbelieve and place those who follow you above those who disbelieve until the Day of Resurrection: Unto Me is your return, and I will judge between you [all] concerning what you used to differ in” (The House of ‘Imr</w:t>
      </w:r>
      <w:r w:rsidRPr="009D385D">
        <w:rPr>
          <w:rFonts w:ascii="Times New Roman" w:eastAsia="Times New Roman" w:hAnsi="Times New Roman" w:cs="Times New Roman"/>
          <w:kern w:val="0"/>
          <w14:ligatures w14:val="none"/>
        </w:rPr>
        <w:t>ā</w:t>
      </w:r>
      <w:r w:rsidRPr="009D385D">
        <w:rPr>
          <w:rFonts w:ascii="Times New Roman" w:eastAsia="Yu Gothic" w:hAnsi="Times New Roman" w:cs="Times New Roman"/>
          <w:color w:val="000000"/>
          <w:kern w:val="0"/>
          <w14:ligatures w14:val="none"/>
        </w:rPr>
        <w:t>n, 3:54-55).</w:t>
      </w:r>
    </w:p>
    <w:p w14:paraId="065DE282"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5AC73C0A"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expression in </w:t>
      </w:r>
      <w:r w:rsidRPr="009D385D">
        <w:rPr>
          <w:rFonts w:ascii="Times New Roman" w:eastAsia="Times New Roman" w:hAnsi="Times New Roman" w:cs="Times New Roman"/>
          <w:kern w:val="0"/>
          <w:sz w:val="28"/>
          <w:szCs w:val="28"/>
          <w14:ligatures w14:val="none"/>
        </w:rPr>
        <w:t>Qur’ān, 3:55—“I will call you back (</w:t>
      </w:r>
      <w:r w:rsidRPr="009D385D">
        <w:rPr>
          <w:rFonts w:ascii="Times New Roman" w:eastAsia="Yu Gothic" w:hAnsi="Times New Roman" w:cs="Times New Roman"/>
          <w:i/>
          <w:iCs/>
          <w:color w:val="000000"/>
          <w:kern w:val="0"/>
          <w:sz w:val="28"/>
          <w:szCs w:val="28"/>
          <w14:ligatures w14:val="none"/>
        </w:rPr>
        <w:t>innī mutawaffīka</w:t>
      </w:r>
      <w:r w:rsidRPr="009D385D">
        <w:rPr>
          <w:rFonts w:ascii="Times New Roman" w:eastAsia="Times New Roman" w:hAnsi="Times New Roman" w:cs="Times New Roman"/>
          <w:kern w:val="0"/>
          <w:sz w:val="28"/>
          <w:szCs w:val="28"/>
          <w14:ligatures w14:val="none"/>
        </w:rPr>
        <w:t>)—is open to interpretation and requires explanation. In Arabic, the expression “</w:t>
      </w:r>
      <w:r w:rsidRPr="009D385D">
        <w:rPr>
          <w:rFonts w:ascii="Times New Roman" w:eastAsia="Yu Gothic" w:hAnsi="Times New Roman" w:cs="Times New Roman"/>
          <w:i/>
          <w:iCs/>
          <w:color w:val="000000"/>
          <w:kern w:val="0"/>
          <w:sz w:val="28"/>
          <w:szCs w:val="28"/>
          <w14:ligatures w14:val="none"/>
        </w:rPr>
        <w:t>tawaffā</w:t>
      </w:r>
      <w:r w:rsidRPr="009D385D">
        <w:rPr>
          <w:rFonts w:ascii="Times New Roman" w:eastAsia="Yu Gothic" w:hAnsi="Times New Roman" w:cs="Times New Roman"/>
          <w:color w:val="000000"/>
          <w:kern w:val="0"/>
          <w:sz w:val="28"/>
          <w:szCs w:val="28"/>
          <w14:ligatures w14:val="none"/>
        </w:rPr>
        <w:t>,” (meaning: “to complete the full share or period of something,” “round it out,” or “bring it to completion”) which gives the active participial form of “</w:t>
      </w:r>
      <w:r w:rsidRPr="009D385D">
        <w:rPr>
          <w:rFonts w:ascii="Times New Roman" w:eastAsia="Yu Gothic" w:hAnsi="Times New Roman" w:cs="Times New Roman"/>
          <w:i/>
          <w:iCs/>
          <w:color w:val="000000"/>
          <w:kern w:val="0"/>
          <w:sz w:val="28"/>
          <w:szCs w:val="28"/>
          <w14:ligatures w14:val="none"/>
        </w:rPr>
        <w:t>innī mutawaffīka</w:t>
      </w:r>
      <w:r w:rsidRPr="009D385D">
        <w:rPr>
          <w:rFonts w:ascii="Times New Roman" w:eastAsia="Yu Gothic" w:hAnsi="Times New Roman" w:cs="Times New Roman"/>
          <w:color w:val="000000"/>
          <w:kern w:val="0"/>
          <w:sz w:val="28"/>
          <w:szCs w:val="28"/>
          <w14:ligatures w14:val="none"/>
        </w:rPr>
        <w:t xml:space="preserve">,” is customarily used in the passive (Arabic: </w:t>
      </w:r>
      <w:r w:rsidRPr="009D385D">
        <w:rPr>
          <w:rFonts w:ascii="Times New Roman" w:eastAsia="Yu Gothic" w:hAnsi="Times New Roman" w:cs="Times New Roman"/>
          <w:i/>
          <w:iCs/>
          <w:color w:val="000000"/>
          <w:kern w:val="0"/>
          <w:sz w:val="28"/>
          <w:szCs w:val="28"/>
          <w14:ligatures w14:val="none"/>
        </w:rPr>
        <w:t>tuwuffiya</w:t>
      </w:r>
      <w:r w:rsidRPr="009D385D">
        <w:rPr>
          <w:rFonts w:ascii="Times New Roman" w:eastAsia="Yu Gothic" w:hAnsi="Times New Roman" w:cs="Times New Roman"/>
          <w:color w:val="000000"/>
          <w:kern w:val="0"/>
          <w:sz w:val="28"/>
          <w:szCs w:val="28"/>
          <w14:ligatures w14:val="none"/>
        </w:rPr>
        <w:t xml:space="preserve">) as a linguistic metaphor for bringing about physical death, although it literally means that the deceased person completed their allotted term (Arabic: </w:t>
      </w:r>
      <w:r w:rsidRPr="009D385D">
        <w:rPr>
          <w:rFonts w:ascii="Times New Roman" w:eastAsia="Yu Gothic" w:hAnsi="Times New Roman" w:cs="Times New Roman"/>
          <w:i/>
          <w:iCs/>
          <w:color w:val="000000"/>
          <w:kern w:val="0"/>
          <w:sz w:val="28"/>
          <w:szCs w:val="28"/>
          <w14:ligatures w14:val="none"/>
        </w:rPr>
        <w:t>ajal</w:t>
      </w:r>
      <w:r w:rsidRPr="009D385D">
        <w:rPr>
          <w:rFonts w:ascii="Times New Roman" w:eastAsia="Yu Gothic" w:hAnsi="Times New Roman" w:cs="Times New Roman"/>
          <w:color w:val="000000"/>
          <w:kern w:val="0"/>
          <w:sz w:val="28"/>
          <w:szCs w:val="28"/>
          <w14:ligatures w14:val="none"/>
        </w:rPr>
        <w:t xml:space="preserve">) decreed by God. </w:t>
      </w:r>
    </w:p>
    <w:p w14:paraId="285728EC"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Al-Ḥasan al-Baṣrī, Ibn Jurayj, and other commentators state explicitly that the expression </w:t>
      </w:r>
      <w:r w:rsidRPr="009D385D">
        <w:rPr>
          <w:rFonts w:ascii="Times New Roman" w:eastAsia="Yu Gothic" w:hAnsi="Times New Roman" w:cs="Times New Roman"/>
          <w:i/>
          <w:iCs/>
          <w:color w:val="000000"/>
          <w:kern w:val="0"/>
          <w:sz w:val="28"/>
          <w:szCs w:val="28"/>
          <w14:ligatures w14:val="none"/>
        </w:rPr>
        <w:t>tawaffī</w:t>
      </w:r>
      <w:r w:rsidRPr="009D385D">
        <w:rPr>
          <w:rFonts w:ascii="Times New Roman" w:eastAsia="Yu Gothic" w:hAnsi="Times New Roman" w:cs="Times New Roman"/>
          <w:color w:val="000000"/>
          <w:kern w:val="0"/>
          <w:sz w:val="28"/>
          <w:szCs w:val="28"/>
          <w14:ligatures w14:val="none"/>
        </w:rPr>
        <w:t xml:space="preserve"> referred to in the verse is not the </w:t>
      </w:r>
      <w:r w:rsidRPr="009D385D">
        <w:rPr>
          <w:rFonts w:ascii="Times New Roman" w:eastAsia="Yu Gothic" w:hAnsi="Times New Roman" w:cs="Times New Roman"/>
          <w:i/>
          <w:iCs/>
          <w:color w:val="000000"/>
          <w:kern w:val="0"/>
          <w:sz w:val="28"/>
          <w:szCs w:val="28"/>
          <w14:ligatures w14:val="none"/>
        </w:rPr>
        <w:t>tawaffī</w:t>
      </w:r>
      <w:r w:rsidRPr="009D385D">
        <w:rPr>
          <w:rFonts w:ascii="Times New Roman" w:eastAsia="Yu Gothic" w:hAnsi="Times New Roman" w:cs="Times New Roman"/>
          <w:color w:val="000000"/>
          <w:kern w:val="0"/>
          <w:sz w:val="28"/>
          <w:szCs w:val="28"/>
          <w14:ligatures w14:val="none"/>
        </w:rPr>
        <w:t xml:space="preserve"> of death (</w:t>
      </w:r>
      <w:r w:rsidRPr="009D385D">
        <w:rPr>
          <w:rFonts w:ascii="Times New Roman" w:eastAsia="Yu Gothic" w:hAnsi="Times New Roman" w:cs="Times New Roman"/>
          <w:i/>
          <w:iCs/>
          <w:color w:val="000000"/>
          <w:kern w:val="0"/>
          <w:sz w:val="28"/>
          <w:szCs w:val="28"/>
          <w14:ligatures w14:val="none"/>
        </w:rPr>
        <w:t>al-wafāh</w:t>
      </w:r>
      <w:r w:rsidRPr="009D385D">
        <w:rPr>
          <w:rFonts w:ascii="Times New Roman" w:eastAsia="Yu Gothic" w:hAnsi="Times New Roman" w:cs="Times New Roman"/>
          <w:color w:val="000000"/>
          <w:kern w:val="0"/>
          <w:sz w:val="28"/>
          <w:szCs w:val="28"/>
          <w14:ligatures w14:val="none"/>
        </w:rPr>
        <w:t xml:space="preserve">), and </w:t>
      </w:r>
      <w:r w:rsidRPr="009D385D">
        <w:rPr>
          <w:rFonts w:ascii="Times New Roman" w:eastAsia="Yu Gothic" w:hAnsi="Times New Roman" w:cs="Times New Roman"/>
          <w:b/>
          <w:bCs/>
          <w:color w:val="000000"/>
          <w:kern w:val="0"/>
          <w:sz w:val="28"/>
          <w:szCs w:val="28"/>
          <w14:ligatures w14:val="none"/>
        </w:rPr>
        <w:t>al-Im</w:t>
      </w:r>
      <w:r w:rsidRPr="009D385D">
        <w:rPr>
          <w:rFonts w:ascii="Times New Roman" w:eastAsia="Times New Roman" w:hAnsi="Times New Roman" w:cs="Times New Roman"/>
          <w:b/>
          <w:bCs/>
          <w:kern w:val="0"/>
          <w:sz w:val="28"/>
          <w:szCs w:val="28"/>
          <w14:ligatures w14:val="none"/>
        </w:rPr>
        <w:t>ā</w:t>
      </w:r>
      <w:r w:rsidRPr="009D385D">
        <w:rPr>
          <w:rFonts w:ascii="Times New Roman" w:eastAsia="Yu Gothic" w:hAnsi="Times New Roman" w:cs="Times New Roman"/>
          <w:b/>
          <w:bCs/>
          <w:color w:val="000000"/>
          <w:kern w:val="0"/>
          <w:sz w:val="28"/>
          <w:szCs w:val="28"/>
          <w14:ligatures w14:val="none"/>
        </w:rPr>
        <w:t>m al-</w:t>
      </w:r>
      <w:r w:rsidRPr="009D385D">
        <w:rPr>
          <w:rFonts w:ascii="Times New Roman" w:eastAsia="Times New Roman" w:hAnsi="Times New Roman" w:cs="Times New Roman"/>
          <w:b/>
          <w:bCs/>
          <w:kern w:val="0"/>
          <w:sz w:val="28"/>
          <w:szCs w:val="28"/>
          <w14:ligatures w14:val="none"/>
        </w:rPr>
        <w:t>Ṭ</w:t>
      </w:r>
      <w:r w:rsidRPr="009D385D">
        <w:rPr>
          <w:rFonts w:ascii="Times New Roman" w:eastAsia="Yu Gothic" w:hAnsi="Times New Roman" w:cs="Times New Roman"/>
          <w:b/>
          <w:bCs/>
          <w:color w:val="000000"/>
          <w:kern w:val="0"/>
          <w:sz w:val="28"/>
          <w:szCs w:val="28"/>
          <w14:ligatures w14:val="none"/>
        </w:rPr>
        <w:t>abar</w:t>
      </w:r>
      <w:r w:rsidRPr="009D385D">
        <w:rPr>
          <w:rFonts w:ascii="Times New Roman" w:eastAsia="Times New Roman" w:hAnsi="Times New Roman" w:cs="Times New Roman"/>
          <w:b/>
          <w:bCs/>
          <w:kern w:val="0"/>
          <w:sz w:val="28"/>
          <w:szCs w:val="28"/>
          <w14:ligatures w14:val="none"/>
        </w:rPr>
        <w:t>ī</w:t>
      </w:r>
      <w:r w:rsidRPr="009D385D">
        <w:rPr>
          <w:rFonts w:ascii="Times New Roman" w:eastAsia="Times New Roman" w:hAnsi="Times New Roman" w:cs="Times New Roman"/>
          <w:kern w:val="0"/>
          <w:sz w:val="28"/>
          <w:szCs w:val="28"/>
          <w:vertAlign w:val="superscript"/>
          <w14:ligatures w14:val="none"/>
        </w:rPr>
        <w:footnoteReference w:id="128"/>
      </w:r>
      <w:r w:rsidRPr="009D385D">
        <w:rPr>
          <w:rFonts w:ascii="Times New Roman" w:eastAsia="Times New Roman" w:hAnsi="Times New Roman" w:cs="Times New Roman"/>
          <w:kern w:val="0"/>
          <w:sz w:val="28"/>
          <w:szCs w:val="28"/>
          <w14:ligatures w14:val="none"/>
        </w:rPr>
        <w:t xml:space="preserve"> transmits from the Prophet that he said: “Truly, Jesus did not die, and truly he is returning to you before the Day of Resurrection.” Thus, a</w:t>
      </w:r>
      <w:r w:rsidRPr="009D385D">
        <w:rPr>
          <w:rFonts w:ascii="Times New Roman" w:eastAsia="Yu Gothic" w:hAnsi="Times New Roman" w:cs="Times New Roman"/>
          <w:color w:val="000000"/>
          <w:kern w:val="0"/>
          <w:sz w:val="28"/>
          <w:szCs w:val="28"/>
          <w14:ligatures w14:val="none"/>
        </w:rPr>
        <w:t>l-</w:t>
      </w:r>
      <w:r w:rsidRPr="009D385D">
        <w:rPr>
          <w:rFonts w:ascii="Times New Roman" w:eastAsia="Times New Roman" w:hAnsi="Times New Roman" w:cs="Times New Roman"/>
          <w:kern w:val="0"/>
          <w:sz w:val="28"/>
          <w:szCs w:val="28"/>
          <w14:ligatures w14:val="none"/>
        </w:rPr>
        <w:t>Ṭ</w:t>
      </w:r>
      <w:r w:rsidRPr="009D385D">
        <w:rPr>
          <w:rFonts w:ascii="Times New Roman" w:eastAsia="Yu Gothic" w:hAnsi="Times New Roman" w:cs="Times New Roman"/>
          <w:color w:val="000000"/>
          <w:kern w:val="0"/>
          <w:sz w:val="28"/>
          <w:szCs w:val="28"/>
          <w14:ligatures w14:val="none"/>
        </w:rPr>
        <w:t>abar</w:t>
      </w:r>
      <w:r w:rsidRPr="009D385D">
        <w:rPr>
          <w:rFonts w:ascii="Times New Roman" w:eastAsia="Times New Roman" w:hAnsi="Times New Roman" w:cs="Times New Roman"/>
          <w:kern w:val="0"/>
          <w:sz w:val="28"/>
          <w:szCs w:val="28"/>
          <w14:ligatures w14:val="none"/>
        </w:rPr>
        <w:t>ī</w:t>
      </w:r>
      <w:r w:rsidRPr="009D385D">
        <w:rPr>
          <w:rFonts w:ascii="Times New Roman" w:eastAsia="Yu Gothic" w:hAnsi="Times New Roman" w:cs="Times New Roman"/>
          <w:color w:val="000000"/>
          <w:kern w:val="0"/>
          <w:sz w:val="28"/>
          <w:szCs w:val="28"/>
          <w14:ligatures w14:val="none"/>
        </w:rPr>
        <w:t xml:space="preserve"> prefers to gloss the expression, “</w:t>
      </w:r>
      <w:r w:rsidRPr="009D385D">
        <w:rPr>
          <w:rFonts w:ascii="Times New Roman" w:eastAsia="Yu Gothic" w:hAnsi="Times New Roman" w:cs="Times New Roman"/>
          <w:i/>
          <w:iCs/>
          <w:color w:val="000000"/>
          <w:kern w:val="0"/>
          <w:sz w:val="28"/>
          <w:szCs w:val="28"/>
          <w14:ligatures w14:val="none"/>
        </w:rPr>
        <w:t>innī mutawaffīka</w:t>
      </w:r>
      <w:r w:rsidRPr="009D385D">
        <w:rPr>
          <w:rFonts w:ascii="Times New Roman" w:eastAsia="Yu Gothic" w:hAnsi="Times New Roman" w:cs="Times New Roman"/>
          <w:color w:val="000000"/>
          <w:kern w:val="0"/>
          <w:sz w:val="28"/>
          <w:szCs w:val="28"/>
          <w14:ligatures w14:val="none"/>
        </w:rPr>
        <w:t>” as “</w:t>
      </w:r>
      <w:r w:rsidRPr="009D385D">
        <w:rPr>
          <w:rFonts w:ascii="Times New Roman" w:eastAsia="Yu Gothic" w:hAnsi="Times New Roman" w:cs="Times New Roman"/>
          <w:i/>
          <w:iCs/>
          <w:color w:val="000000"/>
          <w:kern w:val="0"/>
          <w:sz w:val="28"/>
          <w:szCs w:val="28"/>
          <w14:ligatures w14:val="none"/>
        </w:rPr>
        <w:t>innī qābiḍuka ilayya</w:t>
      </w:r>
      <w:r w:rsidRPr="009D385D">
        <w:rPr>
          <w:rFonts w:ascii="Times New Roman" w:eastAsia="Yu Gothic" w:hAnsi="Times New Roman" w:cs="Times New Roman"/>
          <w:color w:val="000000"/>
          <w:kern w:val="0"/>
          <w:sz w:val="28"/>
          <w:szCs w:val="28"/>
          <w14:ligatures w14:val="none"/>
        </w:rPr>
        <w:t>,” that is, “I will take you up</w:t>
      </w:r>
      <w:r w:rsidRPr="009D385D">
        <w:rPr>
          <w:rFonts w:ascii="Times New Roman" w:eastAsia="Yu Gothic" w:hAnsi="Times New Roman" w:cs="Times New Roman"/>
          <w:i/>
          <w:iCs/>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from the earth and raise you up to Me”—because of the exceedingly abundant narrations (</w:t>
      </w:r>
      <w:r w:rsidRPr="009D385D">
        <w:rPr>
          <w:rFonts w:ascii="Times New Roman" w:eastAsia="Yu Gothic" w:hAnsi="Times New Roman" w:cs="Times New Roman"/>
          <w:i/>
          <w:iCs/>
          <w:color w:val="000000"/>
          <w:kern w:val="0"/>
          <w:sz w:val="28"/>
          <w:szCs w:val="28"/>
          <w14:ligatures w14:val="none"/>
        </w:rPr>
        <w:t>al-tawātur</w:t>
      </w:r>
      <w:r w:rsidRPr="009D385D">
        <w:rPr>
          <w:rFonts w:ascii="Times New Roman" w:eastAsia="Yu Gothic" w:hAnsi="Times New Roman" w:cs="Times New Roman"/>
          <w:color w:val="000000"/>
          <w:kern w:val="0"/>
          <w:sz w:val="28"/>
          <w:szCs w:val="28"/>
          <w14:ligatures w14:val="none"/>
        </w:rPr>
        <w:t>) from the Prophet that Jesus is still alive and will descend to the earth at the time of the Second Coming. For, Jesus Son of Mary will descend and kill the Antichrist. Then he will remain alive for a time on earth, die, and be buried. Muslims will perform his funeral prayer.</w:t>
      </w:r>
    </w:p>
    <w:p w14:paraId="32C99EAE"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7BD954D8"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In terms of Arabic semantics, the word “</w:t>
      </w:r>
      <w:r w:rsidRPr="009D385D">
        <w:rPr>
          <w:rFonts w:ascii="Times New Roman" w:eastAsia="Times New Roman" w:hAnsi="Times New Roman" w:cs="Times New Roman"/>
          <w:i/>
          <w:iCs/>
          <w:kern w:val="0"/>
          <w:sz w:val="28"/>
          <w:szCs w:val="28"/>
          <w14:ligatures w14:val="none"/>
        </w:rPr>
        <w:t>idh</w:t>
      </w:r>
      <w:r w:rsidRPr="009D385D">
        <w:rPr>
          <w:rFonts w:ascii="Times New Roman" w:eastAsia="Times New Roman" w:hAnsi="Times New Roman" w:cs="Times New Roman"/>
          <w:kern w:val="0"/>
          <w:sz w:val="28"/>
          <w:szCs w:val="28"/>
          <w14:ligatures w14:val="none"/>
        </w:rPr>
        <w:t xml:space="preserve">,” which is translated above as “since” but could also be rendered as “when” or “[remember when] in the expression </w:t>
      </w:r>
      <w:r w:rsidRPr="009D385D">
        <w:rPr>
          <w:rFonts w:ascii="Times New Roman" w:eastAsia="Times New Roman" w:hAnsi="Times New Roman" w:cs="Times New Roman"/>
          <w:kern w:val="0"/>
          <w:sz w:val="28"/>
          <w:szCs w:val="28"/>
          <w14:ligatures w14:val="none"/>
        </w:rPr>
        <w:lastRenderedPageBreak/>
        <w:t>“since He said,” refers back to the words “and they plotted” (</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i/>
          <w:iCs/>
          <w:color w:val="000000"/>
          <w:kern w:val="0"/>
          <w:sz w:val="28"/>
          <w:szCs w:val="28"/>
          <w14:ligatures w14:val="none"/>
        </w:rPr>
        <w:t>wa makarū</w:t>
      </w:r>
      <w:r w:rsidRPr="009D385D">
        <w:rPr>
          <w:rFonts w:ascii="Times New Roman" w:eastAsia="Yu Gothic" w:hAnsi="Times New Roman" w:cs="Times New Roman"/>
          <w:color w:val="000000"/>
          <w:kern w:val="0"/>
          <w:sz w:val="28"/>
          <w:szCs w:val="28"/>
          <w14:ligatures w14:val="none"/>
        </w:rPr>
        <w:t>”), linking the two together. Thus, it conveys the fuller meaning that the “plotting of God” in response to the plotting of Christ’s enemies was exactly that he spared Christ so that he would fulfill the full term of the exceedingly long life that God had ordained for him, and He raised him up to the Heavens in the Ascension (</w:t>
      </w:r>
      <w:r w:rsidRPr="009D385D">
        <w:rPr>
          <w:rFonts w:ascii="Times New Roman" w:eastAsia="Yu Gothic" w:hAnsi="Times New Roman" w:cs="Times New Roman"/>
          <w:i/>
          <w:iCs/>
          <w:color w:val="000000"/>
          <w:kern w:val="0"/>
          <w:sz w:val="28"/>
          <w:szCs w:val="28"/>
          <w14:ligatures w14:val="none"/>
        </w:rPr>
        <w:t>fa-tawaffāhu wa rafa‘ahu ilayhi</w:t>
      </w:r>
      <w:r w:rsidRPr="009D385D">
        <w:rPr>
          <w:rFonts w:ascii="Times New Roman" w:eastAsia="Yu Gothic" w:hAnsi="Times New Roman" w:cs="Times New Roman"/>
          <w:color w:val="000000"/>
          <w:kern w:val="0"/>
          <w:sz w:val="28"/>
          <w:szCs w:val="28"/>
          <w14:ligatures w14:val="none"/>
        </w:rPr>
        <w:t>)</w:t>
      </w:r>
      <w:r w:rsidRPr="009D385D">
        <w:rPr>
          <w:rFonts w:ascii="Times New Roman" w:eastAsia="Times New Roman" w:hAnsi="Times New Roman" w:cs="Times New Roman"/>
          <w:kern w:val="0"/>
          <w:sz w:val="28"/>
          <w:szCs w:val="28"/>
          <w14:ligatures w14:val="none"/>
        </w:rPr>
        <w:t>. If God’s statement “</w:t>
      </w:r>
      <w:r w:rsidRPr="009D385D">
        <w:rPr>
          <w:rFonts w:ascii="Times New Roman" w:eastAsia="Yu Gothic" w:hAnsi="Times New Roman" w:cs="Times New Roman"/>
          <w:i/>
          <w:iCs/>
          <w:color w:val="000000"/>
          <w:kern w:val="0"/>
          <w:sz w:val="28"/>
          <w:szCs w:val="28"/>
          <w14:ligatures w14:val="none"/>
        </w:rPr>
        <w:t>innī mutawaffīka</w:t>
      </w:r>
      <w:r w:rsidRPr="009D385D">
        <w:rPr>
          <w:rFonts w:ascii="Times New Roman" w:eastAsia="Yu Gothic" w:hAnsi="Times New Roman" w:cs="Times New Roman"/>
          <w:color w:val="000000"/>
          <w:kern w:val="0"/>
          <w:sz w:val="28"/>
          <w:szCs w:val="28"/>
          <w14:ligatures w14:val="none"/>
        </w:rPr>
        <w:t xml:space="preserve">” in the verse were mistaken to mean, “We will make you die,” then God’s “plot” would have been no “plot” at all, since it would only have served to fulfill the purpose of the plot of the Messiah’s enemies. </w:t>
      </w:r>
    </w:p>
    <w:p w14:paraId="5B98E84A"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4144876"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Times New Roman" w:hAnsi="Times New Roman" w:cs="Times New Roman"/>
          <w:kern w:val="0"/>
          <w:sz w:val="28"/>
          <w:szCs w:val="28"/>
          <w14:ligatures w14:val="none"/>
        </w:rPr>
        <w:t>It is the established Custom of God (</w:t>
      </w:r>
      <w:r w:rsidRPr="009D385D">
        <w:rPr>
          <w:rFonts w:ascii="Times New Roman" w:eastAsia="Times New Roman" w:hAnsi="Times New Roman" w:cs="Times New Roman"/>
          <w:i/>
          <w:iCs/>
          <w:kern w:val="0"/>
          <w:sz w:val="28"/>
          <w:szCs w:val="28"/>
          <w14:ligatures w14:val="none"/>
        </w:rPr>
        <w:t>Sunnat-Allāh</w:t>
      </w:r>
      <w:r w:rsidRPr="009D385D">
        <w:rPr>
          <w:rFonts w:ascii="Times New Roman" w:eastAsia="Times New Roman" w:hAnsi="Times New Roman" w:cs="Times New Roman"/>
          <w:kern w:val="0"/>
          <w:sz w:val="28"/>
          <w:szCs w:val="28"/>
          <w14:ligatures w14:val="none"/>
        </w:rPr>
        <w:t>), which is well-established in the Qur’ān—as a</w:t>
      </w:r>
      <w:r w:rsidRPr="009D385D">
        <w:rPr>
          <w:rFonts w:ascii="Times New Roman" w:eastAsia="Yu Gothic" w:hAnsi="Times New Roman" w:cs="Times New Roman"/>
          <w:color w:val="000000"/>
          <w:kern w:val="0"/>
          <w:sz w:val="28"/>
          <w:szCs w:val="28"/>
          <w14:ligatures w14:val="none"/>
        </w:rPr>
        <w:t>l-</w:t>
      </w:r>
      <w:r w:rsidRPr="009D385D">
        <w:rPr>
          <w:rFonts w:ascii="Times New Roman" w:eastAsia="Times New Roman" w:hAnsi="Times New Roman" w:cs="Times New Roman"/>
          <w:kern w:val="0"/>
          <w:sz w:val="28"/>
          <w:szCs w:val="28"/>
          <w14:ligatures w14:val="none"/>
        </w:rPr>
        <w:t>Ṭ</w:t>
      </w:r>
      <w:r w:rsidRPr="009D385D">
        <w:rPr>
          <w:rFonts w:ascii="Times New Roman" w:eastAsia="Yu Gothic" w:hAnsi="Times New Roman" w:cs="Times New Roman"/>
          <w:color w:val="000000"/>
          <w:kern w:val="0"/>
          <w:sz w:val="28"/>
          <w:szCs w:val="28"/>
          <w14:ligatures w14:val="none"/>
        </w:rPr>
        <w:t>abar</w:t>
      </w:r>
      <w:r w:rsidRPr="009D385D">
        <w:rPr>
          <w:rFonts w:ascii="Times New Roman" w:eastAsia="Times New Roman" w:hAnsi="Times New Roman" w:cs="Times New Roman"/>
          <w:kern w:val="0"/>
          <w:sz w:val="28"/>
          <w:szCs w:val="28"/>
          <w14:ligatures w14:val="none"/>
        </w:rPr>
        <w:t xml:space="preserve">ī notes—that God ordains for human beings that they only die in this life, and then He resurrects them in the Hereafter for eternal life in Heaven or Hell. This Prophetic teaching is also echoed in the Bible: “Just as Man is destined to die once and after that to face judgment” (Hebrews, 9:27). In Islamic belief, God willed to keep this Divine </w:t>
      </w:r>
      <w:r w:rsidRPr="009D385D">
        <w:rPr>
          <w:rFonts w:ascii="Times New Roman" w:eastAsia="Times New Roman" w:hAnsi="Times New Roman" w:cs="Times New Roman"/>
          <w:i/>
          <w:iCs/>
          <w:kern w:val="0"/>
          <w:sz w:val="28"/>
          <w:szCs w:val="28"/>
          <w14:ligatures w14:val="none"/>
        </w:rPr>
        <w:t>Sunna</w:t>
      </w:r>
      <w:r w:rsidRPr="009D385D">
        <w:rPr>
          <w:rFonts w:ascii="Times New Roman" w:eastAsia="Times New Roman" w:hAnsi="Times New Roman" w:cs="Times New Roman"/>
          <w:kern w:val="0"/>
          <w:sz w:val="28"/>
          <w:szCs w:val="28"/>
          <w14:ligatures w14:val="none"/>
        </w:rPr>
        <w:t xml:space="preserve"> in the case of Jesus Son of Mary also—as a distinctive mercy, blessing, and honor to him. Thus, al-Imām a</w:t>
      </w:r>
      <w:r w:rsidRPr="009D385D">
        <w:rPr>
          <w:rFonts w:ascii="Times New Roman" w:eastAsia="Yu Gothic" w:hAnsi="Times New Roman" w:cs="Times New Roman"/>
          <w:color w:val="000000"/>
          <w:kern w:val="0"/>
          <w:sz w:val="28"/>
          <w:szCs w:val="28"/>
          <w14:ligatures w14:val="none"/>
        </w:rPr>
        <w:t>l-</w:t>
      </w:r>
      <w:r w:rsidRPr="009D385D">
        <w:rPr>
          <w:rFonts w:ascii="Times New Roman" w:eastAsia="Times New Roman" w:hAnsi="Times New Roman" w:cs="Times New Roman"/>
          <w:kern w:val="0"/>
          <w:sz w:val="28"/>
          <w:szCs w:val="28"/>
          <w14:ligatures w14:val="none"/>
        </w:rPr>
        <w:t>Ṭ</w:t>
      </w:r>
      <w:r w:rsidRPr="009D385D">
        <w:rPr>
          <w:rFonts w:ascii="Times New Roman" w:eastAsia="Yu Gothic" w:hAnsi="Times New Roman" w:cs="Times New Roman"/>
          <w:color w:val="000000"/>
          <w:kern w:val="0"/>
          <w:sz w:val="28"/>
          <w:szCs w:val="28"/>
          <w14:ligatures w14:val="none"/>
        </w:rPr>
        <w:t>abar</w:t>
      </w:r>
      <w:r w:rsidRPr="009D385D">
        <w:rPr>
          <w:rFonts w:ascii="Times New Roman" w:eastAsia="Times New Roman" w:hAnsi="Times New Roman" w:cs="Times New Roman"/>
          <w:kern w:val="0"/>
          <w:sz w:val="28"/>
          <w:szCs w:val="28"/>
          <w14:ligatures w14:val="none"/>
        </w:rPr>
        <w:t>ī asserts that—if indeed</w:t>
      </w:r>
      <w:r w:rsidRPr="009D385D">
        <w:rPr>
          <w:rFonts w:ascii="Times New Roman" w:eastAsia="Yu Gothic" w:hAnsi="Times New Roman" w:cs="Times New Roman"/>
          <w:color w:val="000000"/>
          <w:kern w:val="0"/>
          <w:sz w:val="28"/>
          <w:szCs w:val="28"/>
          <w14:ligatures w14:val="none"/>
        </w:rPr>
        <w:t xml:space="preserve"> God had made Christ die once on the Cross—that would have been his first and last death. God would not have made him die twice by reviving him and then bringing him back for the Second Coming at the End of Time. As was just noted, it is clearly established in Prophetic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Times New Roman" w:hAnsi="Times New Roman" w:cs="Times New Roman"/>
          <w:kern w:val="0"/>
          <w:sz w:val="28"/>
          <w:szCs w:val="28"/>
          <w14:ligatures w14:val="none"/>
        </w:rPr>
        <w:t xml:space="preserve">, that Christ was indeed delivered from the Cross and his first earthly death at that time, and he now remains alive in God’s Heavenly Presence after the Ascension, and he will return to earth again at the End of Days. After Christ’s Second Coming, he will then remain alive on the earth for several years marry, die, and be buried, and that will be his first and only earthly death. T. S. Eliot says in </w:t>
      </w:r>
      <w:r w:rsidRPr="009D385D">
        <w:rPr>
          <w:rFonts w:ascii="Times New Roman" w:eastAsia="Times New Roman" w:hAnsi="Times New Roman" w:cs="Times New Roman"/>
          <w:i/>
          <w:kern w:val="0"/>
          <w:sz w:val="28"/>
          <w:szCs w:val="28"/>
          <w14:ligatures w14:val="none"/>
        </w:rPr>
        <w:t>The Wasteland</w:t>
      </w:r>
      <w:r w:rsidRPr="009D385D">
        <w:rPr>
          <w:rFonts w:ascii="Times New Roman" w:eastAsia="Times New Roman" w:hAnsi="Times New Roman" w:cs="Times New Roman"/>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 xml:space="preserve">“In the juvenescence of the year/ came Christ the tiger…”. Christ “the Tiger,” the warrior Messiah was not well received by his people on his First Coming, and, since they were not worthy of him but conspired to kill him, God took him away and preserved him for the Second Coming, when he will return as “the Tiger” that he always was. He will then be welcomed wholeheartedly by the Muslim believers, whom he will deliver from the Antichrist and his armies. </w:t>
      </w:r>
    </w:p>
    <w:p w14:paraId="692C87B8"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6C5F882A"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 </w:t>
      </w:r>
      <w:r w:rsidRPr="009D385D">
        <w:rPr>
          <w:rFonts w:ascii="Times New Roman" w:eastAsia="Times New Roman" w:hAnsi="Times New Roman" w:cs="Times New Roman"/>
          <w:kern w:val="0"/>
          <w:sz w:val="28"/>
          <w:szCs w:val="28"/>
          <w14:ligatures w14:val="none"/>
        </w:rPr>
        <w:t>Qur’ān</w:t>
      </w:r>
      <w:r w:rsidRPr="009D385D">
        <w:rPr>
          <w:rFonts w:ascii="Times New Roman" w:eastAsia="Yu Gothic" w:hAnsi="Times New Roman" w:cs="Times New Roman"/>
          <w:color w:val="000000"/>
          <w:kern w:val="0"/>
          <w:sz w:val="28"/>
          <w:szCs w:val="28"/>
          <w14:ligatures w14:val="none"/>
        </w:rPr>
        <w:t xml:space="preserve">, 3:54-55, then, the meaning conveyed is that God willed to deliver Jesus alive from the physical world and call him back to Himself in the Spiritual domain of the Greater Kingdom (Arabic: </w:t>
      </w:r>
      <w:r w:rsidRPr="009D385D">
        <w:rPr>
          <w:rFonts w:ascii="Times New Roman" w:eastAsia="Yu Gothic" w:hAnsi="Times New Roman" w:cs="Times New Roman"/>
          <w:i/>
          <w:iCs/>
          <w:color w:val="000000"/>
          <w:kern w:val="0"/>
          <w:sz w:val="28"/>
          <w:szCs w:val="28"/>
          <w14:ligatures w14:val="none"/>
        </w:rPr>
        <w:t>al-Malakūt</w:t>
      </w:r>
      <w:r w:rsidRPr="009D385D">
        <w:rPr>
          <w:rFonts w:ascii="Times New Roman" w:eastAsia="Yu Gothic" w:hAnsi="Times New Roman" w:cs="Times New Roman"/>
          <w:color w:val="000000"/>
          <w:kern w:val="0"/>
          <w:sz w:val="28"/>
          <w:szCs w:val="28"/>
          <w14:ligatures w14:val="none"/>
        </w:rPr>
        <w:t>), where he would continue to live physically and Spiritually in a manner appropriate for him until God sends him back to earth at the time of the Second Coming thousands of years later, when the “warrior” Messiah Jesus Son of Mary will descend in Damascus to give victory to the Muslim Mahd</w:t>
      </w:r>
      <w:r w:rsidRPr="009D385D">
        <w:rPr>
          <w:rFonts w:ascii="Times New Roman" w:eastAsia="Times New Roman" w:hAnsi="Times New Roman" w:cs="Times New Roman"/>
          <w:kern w:val="0"/>
          <w:sz w:val="28"/>
          <w:szCs w:val="28"/>
          <w14:ligatures w14:val="none"/>
        </w:rPr>
        <w:t xml:space="preserve">ī (Arabic: </w:t>
      </w:r>
      <w:r w:rsidRPr="009D385D">
        <w:rPr>
          <w:rFonts w:ascii="Times New Roman" w:eastAsia="Times New Roman" w:hAnsi="Times New Roman" w:cs="Times New Roman"/>
          <w:i/>
          <w:iCs/>
          <w:kern w:val="0"/>
          <w:sz w:val="28"/>
          <w:szCs w:val="28"/>
          <w14:ligatures w14:val="none"/>
        </w:rPr>
        <w:t>al-</w:t>
      </w:r>
      <w:r w:rsidRPr="009D385D">
        <w:rPr>
          <w:rFonts w:ascii="Times New Roman" w:eastAsia="Yu Gothic" w:hAnsi="Times New Roman" w:cs="Times New Roman"/>
          <w:i/>
          <w:iCs/>
          <w:color w:val="000000"/>
          <w:kern w:val="0"/>
          <w:sz w:val="28"/>
          <w:szCs w:val="28"/>
          <w14:ligatures w14:val="none"/>
        </w:rPr>
        <w:t>Mahdī</w:t>
      </w:r>
      <w:r w:rsidRPr="009D385D">
        <w:rPr>
          <w:rFonts w:ascii="Times New Roman" w:eastAsia="Yu Gothic" w:hAnsi="Times New Roman" w:cs="Times New Roman"/>
          <w:color w:val="000000"/>
          <w:kern w:val="0"/>
          <w:sz w:val="28"/>
          <w:szCs w:val="28"/>
          <w14:ligatures w14:val="none"/>
        </w:rPr>
        <w:t xml:space="preserve">, “the rightly guided one”) and defeat and kill </w:t>
      </w:r>
      <w:r w:rsidRPr="009D385D">
        <w:rPr>
          <w:rFonts w:ascii="Times New Roman" w:eastAsia="Yu Gothic" w:hAnsi="Times New Roman" w:cs="Times New Roman"/>
          <w:color w:val="000000"/>
          <w:kern w:val="0"/>
          <w:sz w:val="28"/>
          <w:szCs w:val="28"/>
          <w14:ligatures w14:val="none"/>
        </w:rPr>
        <w:lastRenderedPageBreak/>
        <w:t>the Antichrist (</w:t>
      </w:r>
      <w:r w:rsidRPr="009D385D">
        <w:rPr>
          <w:rFonts w:ascii="Times New Roman" w:eastAsia="Yu Gothic" w:hAnsi="Times New Roman" w:cs="Times New Roman"/>
          <w:i/>
          <w:iCs/>
          <w:color w:val="000000"/>
          <w:kern w:val="0"/>
          <w:sz w:val="28"/>
          <w:szCs w:val="28"/>
          <w14:ligatures w14:val="none"/>
        </w:rPr>
        <w:t>al-Dajjāl</w:t>
      </w:r>
      <w:r w:rsidRPr="009D385D">
        <w:rPr>
          <w:rFonts w:ascii="Times New Roman" w:eastAsia="Yu Gothic" w:hAnsi="Times New Roman" w:cs="Times New Roman"/>
          <w:color w:val="000000"/>
          <w:kern w:val="0"/>
          <w:sz w:val="28"/>
          <w:szCs w:val="28"/>
          <w14:ligatures w14:val="none"/>
        </w:rPr>
        <w:t>). The Messiah Jesus Son of Mary will then remain among the Muslims, outlive and succeed the Mahd</w:t>
      </w:r>
      <w:r w:rsidRPr="009D385D">
        <w:rPr>
          <w:rFonts w:ascii="Times New Roman" w:eastAsia="Times New Roman" w:hAnsi="Times New Roman" w:cs="Times New Roman"/>
          <w:kern w:val="0"/>
          <w:sz w:val="28"/>
          <w:szCs w:val="28"/>
          <w14:ligatures w14:val="none"/>
        </w:rPr>
        <w:t>ī</w:t>
      </w:r>
      <w:r w:rsidRPr="009D385D">
        <w:rPr>
          <w:rFonts w:ascii="Times New Roman" w:eastAsia="Yu Gothic" w:hAnsi="Times New Roman" w:cs="Times New Roman"/>
          <w:color w:val="000000"/>
          <w:kern w:val="0"/>
          <w:sz w:val="28"/>
          <w:szCs w:val="28"/>
          <w14:ligatures w14:val="none"/>
        </w:rPr>
        <w:t xml:space="preserve">, give judgments according to Islamic Law, marry, and, upon his death, be buried in Medina at the Prophet </w:t>
      </w:r>
      <w:r w:rsidRPr="009D385D">
        <w:rPr>
          <w:rFonts w:ascii="Times New Roman" w:eastAsia="Times New Roman" w:hAnsi="Times New Roman" w:cs="Times New Roman"/>
          <w:kern w:val="0"/>
          <w:sz w:val="28"/>
          <w:szCs w:val="28"/>
          <w14:ligatures w14:val="none"/>
        </w:rPr>
        <w:t>Muḥammad’s side</w:t>
      </w:r>
      <w:r w:rsidRPr="009D385D">
        <w:rPr>
          <w:rFonts w:ascii="Times New Roman" w:eastAsia="Yu Gothic" w:hAnsi="Times New Roman" w:cs="Times New Roman"/>
          <w:color w:val="000000"/>
          <w:kern w:val="0"/>
          <w:sz w:val="28"/>
          <w:szCs w:val="28"/>
          <w14:ligatures w14:val="none"/>
        </w:rPr>
        <w:t>. The Prophet said:</w:t>
      </w:r>
    </w:p>
    <w:p w14:paraId="27F7A9CC"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40" w:right="900"/>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br/>
      </w:r>
      <w:r w:rsidRPr="009D385D">
        <w:rPr>
          <w:rFonts w:ascii="Times New Roman" w:eastAsia="Yu Gothic" w:hAnsi="Times New Roman" w:cs="Times New Roman"/>
          <w:color w:val="000000"/>
          <w:kern w:val="0"/>
          <w14:ligatures w14:val="none"/>
        </w:rPr>
        <w:t xml:space="preserve">No man has greater claim to Jesus than I do, because there was no Prophet between us, and he will be my Vicegerent (Arabic: </w:t>
      </w:r>
      <w:r w:rsidRPr="009D385D">
        <w:rPr>
          <w:rFonts w:ascii="Times New Roman" w:eastAsia="Yu Gothic" w:hAnsi="Times New Roman" w:cs="Times New Roman"/>
          <w:i/>
          <w:iCs/>
          <w:color w:val="000000"/>
          <w:kern w:val="0"/>
          <w14:ligatures w14:val="none"/>
        </w:rPr>
        <w:t>Khalīfa</w:t>
      </w:r>
      <w:r w:rsidRPr="009D385D">
        <w:rPr>
          <w:rFonts w:ascii="Times New Roman" w:eastAsia="Yu Gothic" w:hAnsi="Times New Roman" w:cs="Times New Roman"/>
          <w:color w:val="000000"/>
          <w:kern w:val="0"/>
          <w14:ligatures w14:val="none"/>
        </w:rPr>
        <w:t>) over my Community. He will descend, and when you see him, you will recognize [and know] him.</w:t>
      </w:r>
    </w:p>
    <w:p w14:paraId="6339B838"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85D36A1"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same metaphor from the verb </w:t>
      </w:r>
      <w:r w:rsidRPr="009D385D">
        <w:rPr>
          <w:rFonts w:ascii="Times New Roman" w:eastAsia="Times New Roman" w:hAnsi="Times New Roman" w:cs="Times New Roman"/>
          <w:kern w:val="0"/>
          <w:sz w:val="28"/>
          <w:szCs w:val="28"/>
          <w14:ligatures w14:val="none"/>
        </w:rPr>
        <w:t>“</w:t>
      </w:r>
      <w:r w:rsidRPr="009D385D">
        <w:rPr>
          <w:rFonts w:ascii="Times New Roman" w:eastAsia="Yu Gothic" w:hAnsi="Times New Roman" w:cs="Times New Roman"/>
          <w:i/>
          <w:iCs/>
          <w:color w:val="000000"/>
          <w:kern w:val="0"/>
          <w:sz w:val="28"/>
          <w:szCs w:val="28"/>
          <w14:ligatures w14:val="none"/>
        </w:rPr>
        <w:t>tawaffā</w:t>
      </w:r>
      <w:r w:rsidRPr="009D385D">
        <w:rPr>
          <w:rFonts w:ascii="Times New Roman" w:eastAsia="Yu Gothic" w:hAnsi="Times New Roman" w:cs="Times New Roman"/>
          <w:color w:val="000000"/>
          <w:kern w:val="0"/>
          <w:sz w:val="28"/>
          <w:szCs w:val="28"/>
          <w14:ligatures w14:val="none"/>
        </w:rPr>
        <w:t>” is used in the Qur’ān for sleeping: “It is He [God] Who calls your Souls [back to Him] (</w:t>
      </w:r>
      <w:r w:rsidRPr="009D385D">
        <w:rPr>
          <w:rFonts w:ascii="Times New Roman" w:eastAsia="Yu Gothic" w:hAnsi="Times New Roman" w:cs="Times New Roman"/>
          <w:i/>
          <w:iCs/>
          <w:color w:val="000000"/>
          <w:kern w:val="0"/>
          <w:sz w:val="28"/>
          <w:szCs w:val="28"/>
          <w14:ligatures w14:val="none"/>
        </w:rPr>
        <w:t>yatawaffākum</w:t>
      </w:r>
      <w:r w:rsidRPr="009D385D">
        <w:rPr>
          <w:rFonts w:ascii="Times New Roman" w:eastAsia="Yu Gothic" w:hAnsi="Times New Roman" w:cs="Times New Roman"/>
          <w:color w:val="000000"/>
          <w:kern w:val="0"/>
          <w:sz w:val="28"/>
          <w:szCs w:val="28"/>
          <w14:ligatures w14:val="none"/>
        </w:rPr>
        <w:t xml:space="preserve"> ) by night” (The Cattle, 6:60) and: “God calls the Souls back at the moment of their death, and those who do not die during their sleep” (The Throngs, 39:42). In </w:t>
      </w:r>
      <w:r w:rsidRPr="009D385D">
        <w:rPr>
          <w:rFonts w:ascii="Times New Roman" w:eastAsia="Times New Roman" w:hAnsi="Times New Roman" w:cs="Times New Roman"/>
          <w:kern w:val="0"/>
          <w:sz w:val="28"/>
          <w:szCs w:val="28"/>
          <w14:ligatures w14:val="none"/>
        </w:rPr>
        <w:t xml:space="preserve">Qur’ān, 3:55, </w:t>
      </w:r>
      <w:r w:rsidRPr="009D385D">
        <w:rPr>
          <w:rFonts w:ascii="Times New Roman" w:eastAsia="Yu Gothic" w:hAnsi="Times New Roman" w:cs="Times New Roman"/>
          <w:color w:val="000000"/>
          <w:kern w:val="0"/>
          <w:sz w:val="28"/>
          <w:szCs w:val="28"/>
          <w14:ligatures w14:val="none"/>
        </w:rPr>
        <w:t>God states that He will “purify [Jesus] from those who disbelieve,” which is taken to mean that God willed to free the Messiah at the time of Crucifixion from his enemies but also absolve him of their false schemes and doings as well as “the scandal of the Cross.” God then promises that He will: “place those who follow [Christ] above those who disbelieve until the Day of Resurrection” (3:55). Some commentators understand this as referring to the historical relation between Jews and Christians in the unfolding of their long histories together, in which—ultimately the Christians were uniformly given the upper hand. In the eyes of other commentators, however, it refers more specifically to authentic Muslims—who constitute the true followers of Jesus Christ and his original message—who for well over a millennium were generally predominant over both the Jews and the Christians.</w:t>
      </w:r>
    </w:p>
    <w:p w14:paraId="6B0582BF"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4D75C56F"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 the </w:t>
      </w:r>
      <w:r w:rsidRPr="009D385D">
        <w:rPr>
          <w:rFonts w:ascii="Times New Roman" w:eastAsia="Times New Roman" w:hAnsi="Times New Roman" w:cs="Times New Roman"/>
          <w:kern w:val="0"/>
          <w:sz w:val="28"/>
          <w:szCs w:val="28"/>
          <w14:ligatures w14:val="none"/>
        </w:rPr>
        <w:t>Qur’ān, God speaks of how—on the Day of Judgment—He will enumerate his blessings upon Jesus Christ and his mother, the Virgin Mary:</w:t>
      </w:r>
    </w:p>
    <w:p w14:paraId="3A240A51"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3AC9AD9"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450" w:right="81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[Call to mind] when [on the Last Day] God will say: “Jesus Son of Mary, remember my blessing upon you and upon your mother when I strengthened you with the Holy Spirit so that you might speak to the people in the cradle and in the prime of manhood. I taught you the Revealed Writings of Scripture, the Wisdom, the Torah, and the Gospel. [Call to mind] when you created from clay a bird-like figure by My permission and breathed into it, and suddenly it became a bird by My permission. You healed the blind and the leper by My permission. [Remember] when you brought forth the dead by My permission, and [recall] when I restrained the Children of Israel from [killing] you, when you came to them with clear and miraculous proofs. Those who disbelieved among them said: “This is nothing but obvious sorcery’” (The Table Spread, 5:110).</w:t>
      </w:r>
    </w:p>
    <w:p w14:paraId="5FBD2D01"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450" w:right="810"/>
        <w:rPr>
          <w:rFonts w:ascii="Times New Roman" w:eastAsia="Yu Gothic" w:hAnsi="Times New Roman" w:cs="Times New Roman"/>
          <w:color w:val="000000"/>
          <w:kern w:val="0"/>
          <w14:ligatures w14:val="none"/>
        </w:rPr>
      </w:pPr>
    </w:p>
    <w:p w14:paraId="777465B6"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right="810"/>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lastRenderedPageBreak/>
        <w:t xml:space="preserve">In these verses—in the understanding of most </w:t>
      </w:r>
      <w:r w:rsidRPr="009D385D">
        <w:rPr>
          <w:rFonts w:ascii="Times New Roman" w:eastAsia="Times New Roman" w:hAnsi="Times New Roman" w:cs="Times New Roman"/>
          <w:kern w:val="0"/>
          <w:sz w:val="28"/>
          <w:szCs w:val="28"/>
          <w14:ligatures w14:val="none"/>
        </w:rPr>
        <w:t>Qur’ān</w:t>
      </w:r>
      <w:r w:rsidRPr="009D385D">
        <w:rPr>
          <w:rFonts w:ascii="Times New Roman" w:eastAsia="Yu Gothic" w:hAnsi="Times New Roman" w:cs="Times New Roman"/>
          <w:color w:val="000000"/>
          <w:kern w:val="0"/>
          <w:sz w:val="28"/>
          <w:szCs w:val="28"/>
          <w14:ligatures w14:val="none"/>
        </w:rPr>
        <w:t>ic commentators—the possibility of the Crucifixion is again retracted by God’s saying: “And [remember] how I restrained the Children of Israel from you” (</w:t>
      </w:r>
      <w:r w:rsidRPr="009D385D">
        <w:rPr>
          <w:rFonts w:ascii="Times New Roman" w:eastAsia="Times New Roman" w:hAnsi="Times New Roman" w:cs="Times New Roman"/>
          <w:kern w:val="0"/>
          <w:sz w:val="28"/>
          <w:szCs w:val="28"/>
          <w14:ligatures w14:val="none"/>
        </w:rPr>
        <w:t>Qur’ān</w:t>
      </w:r>
      <w:r w:rsidRPr="009D385D">
        <w:rPr>
          <w:rFonts w:ascii="Times New Roman" w:eastAsia="Yu Gothic" w:hAnsi="Times New Roman" w:cs="Times New Roman"/>
          <w:color w:val="000000"/>
          <w:kern w:val="0"/>
          <w:sz w:val="28"/>
          <w:szCs w:val="28"/>
          <w14:ligatures w14:val="none"/>
        </w:rPr>
        <w:t xml:space="preserve">, 5:110). This indicates that—as a historical fact—Christ’s enemies did will to harm him, defame him, and put him to death on the Cross, but God “restrained” them and thwarted them by delivering the Messiah, the Great King Deliverer, in his innocence from the pain, dishonor, and gross oppression of unjust and unlawful execution on the Cross. For, if Jesus had in fact been crucified, it would mean that God had decreed not to restrain the Children of Israel from him. </w:t>
      </w:r>
    </w:p>
    <w:p w14:paraId="476EFBF7"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right="810"/>
        <w:rPr>
          <w:rFonts w:ascii="Times New Roman" w:eastAsia="Yu Gothic" w:hAnsi="Times New Roman" w:cs="Times New Roman"/>
          <w:color w:val="000000"/>
          <w:kern w:val="0"/>
          <w:sz w:val="28"/>
          <w:szCs w:val="28"/>
          <w14:ligatures w14:val="none"/>
        </w:rPr>
      </w:pPr>
    </w:p>
    <w:p w14:paraId="07C50E85"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right="810"/>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The concluding statement in the verse: “Those who disbelieved among them said: ‘This is nothing but obvious sorcery,’” according to al-</w:t>
      </w:r>
      <w:r w:rsidRPr="009D385D">
        <w:rPr>
          <w:rFonts w:ascii="Times New Roman" w:eastAsia="Times New Roman" w:hAnsi="Times New Roman" w:cs="Times New Roman"/>
          <w:kern w:val="0"/>
          <w:sz w:val="28"/>
          <w:szCs w:val="28"/>
          <w14:ligatures w14:val="none"/>
        </w:rPr>
        <w:t>Ṭ</w:t>
      </w:r>
      <w:r w:rsidRPr="009D385D">
        <w:rPr>
          <w:rFonts w:ascii="Times New Roman" w:eastAsia="Yu Gothic" w:hAnsi="Times New Roman" w:cs="Times New Roman"/>
          <w:color w:val="000000"/>
          <w:kern w:val="0"/>
          <w:sz w:val="28"/>
          <w:szCs w:val="28"/>
          <w14:ligatures w14:val="none"/>
        </w:rPr>
        <w:t>abar</w:t>
      </w:r>
      <w:r w:rsidRPr="009D385D">
        <w:rPr>
          <w:rFonts w:ascii="Times New Roman" w:eastAsia="Times New Roman" w:hAnsi="Times New Roman" w:cs="Times New Roman"/>
          <w:kern w:val="0"/>
          <w:sz w:val="28"/>
          <w:szCs w:val="28"/>
          <w14:ligatures w14:val="none"/>
        </w:rPr>
        <w:t xml:space="preserve">ī, is an allusion to the matter of “perceived likeness” (Arabic: </w:t>
      </w:r>
      <w:r w:rsidRPr="009D385D">
        <w:rPr>
          <w:rFonts w:ascii="Times New Roman" w:eastAsia="Yu Gothic" w:hAnsi="Times New Roman" w:cs="Times New Roman"/>
          <w:i/>
          <w:iCs/>
          <w:color w:val="000000"/>
          <w:kern w:val="0"/>
          <w:sz w:val="28"/>
          <w:szCs w:val="28"/>
          <w14:ligatures w14:val="none"/>
        </w:rPr>
        <w:t>tashbīh</w:t>
      </w:r>
      <w:r w:rsidRPr="009D385D">
        <w:rPr>
          <w:rFonts w:ascii="Times New Roman" w:eastAsia="Yu Gothic" w:hAnsi="Times New Roman" w:cs="Times New Roman"/>
          <w:color w:val="000000"/>
          <w:kern w:val="0"/>
          <w:sz w:val="28"/>
          <w:szCs w:val="28"/>
          <w14:ligatures w14:val="none"/>
        </w:rPr>
        <w:t xml:space="preserve">) between Christ’s outward appearance and that of the victim on the Cross. </w:t>
      </w:r>
      <w:r w:rsidRPr="009D385D">
        <w:rPr>
          <w:rFonts w:ascii="Times New Roman" w:eastAsia="Times New Roman" w:hAnsi="Times New Roman" w:cs="Times New Roman"/>
          <w:kern w:val="0"/>
          <w:sz w:val="28"/>
          <w:szCs w:val="28"/>
          <w14:ligatures w14:val="none"/>
        </w:rPr>
        <w:t>Because of this</w:t>
      </w:r>
      <w:r w:rsidRPr="009D385D">
        <w:rPr>
          <w:rFonts w:ascii="Times New Roman" w:eastAsia="Yu Gothic" w:hAnsi="Times New Roman" w:cs="Times New Roman"/>
          <w:color w:val="000000"/>
          <w:kern w:val="0"/>
          <w:sz w:val="28"/>
          <w:szCs w:val="28"/>
          <w14:ligatures w14:val="none"/>
        </w:rPr>
        <w:t>, neither the Jews who opposed Christ and sought his death nor the Disciples, who believed in him and loved him, were positively certain of their identification of Jesus when he was taken into captivity. Since in al-</w:t>
      </w:r>
      <w:r w:rsidRPr="009D385D">
        <w:rPr>
          <w:rFonts w:ascii="Times New Roman" w:eastAsia="Times New Roman" w:hAnsi="Times New Roman" w:cs="Times New Roman"/>
          <w:kern w:val="0"/>
          <w:sz w:val="28"/>
          <w:szCs w:val="28"/>
          <w14:ligatures w14:val="none"/>
        </w:rPr>
        <w:t>Ṭ</w:t>
      </w:r>
      <w:r w:rsidRPr="009D385D">
        <w:rPr>
          <w:rFonts w:ascii="Times New Roman" w:eastAsia="Yu Gothic" w:hAnsi="Times New Roman" w:cs="Times New Roman"/>
          <w:color w:val="000000"/>
          <w:kern w:val="0"/>
          <w:sz w:val="28"/>
          <w:szCs w:val="28"/>
          <w14:ligatures w14:val="none"/>
        </w:rPr>
        <w:t>abar</w:t>
      </w:r>
      <w:r w:rsidRPr="009D385D">
        <w:rPr>
          <w:rFonts w:ascii="Times New Roman" w:eastAsia="Times New Roman" w:hAnsi="Times New Roman" w:cs="Times New Roman"/>
          <w:kern w:val="0"/>
          <w:sz w:val="28"/>
          <w:szCs w:val="28"/>
          <w14:ligatures w14:val="none"/>
        </w:rPr>
        <w:t>ī</w:t>
      </w:r>
      <w:r w:rsidRPr="009D385D">
        <w:rPr>
          <w:rFonts w:ascii="Times New Roman" w:eastAsia="Yu Gothic" w:hAnsi="Times New Roman" w:cs="Times New Roman"/>
          <w:color w:val="000000"/>
          <w:kern w:val="0"/>
          <w:sz w:val="28"/>
          <w:szCs w:val="28"/>
          <w14:ligatures w14:val="none"/>
        </w:rPr>
        <w:t xml:space="preserve">’s preferred view—as we will see below—all of the Disciples took on Christ’s likeness, none of them or anyone else knew who had actually been crucified. Thus, the Jews who came to arrest Jesus—when they saw Christ’s likeness upon them all—contended that it was manifest sorcery, and they said: “Let Jesus himself come forth, or we will kill you all.”  </w:t>
      </w:r>
    </w:p>
    <w:p w14:paraId="2DCACB5A"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F252D"/>
          <w:kern w:val="0"/>
          <w:sz w:val="28"/>
          <w:szCs w:val="28"/>
          <w14:ligatures w14:val="none"/>
        </w:rPr>
      </w:pPr>
    </w:p>
    <w:p w14:paraId="57E7F6AA"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Times New Roman" w:hAnsi="Times New Roman" w:cs="Times New Roman"/>
          <w:kern w:val="0"/>
          <w:sz w:val="28"/>
          <w:szCs w:val="28"/>
          <w14:ligatures w14:val="none"/>
        </w:rPr>
        <w:t xml:space="preserve">The </w:t>
      </w:r>
      <w:r w:rsidRPr="009D385D">
        <w:rPr>
          <w:rFonts w:ascii="Times New Roman" w:eastAsia="Yu Gothic" w:hAnsi="Times New Roman" w:cs="Times New Roman"/>
          <w:color w:val="000000"/>
          <w:kern w:val="0"/>
          <w:sz w:val="28"/>
          <w:szCs w:val="28"/>
          <w14:ligatures w14:val="none"/>
        </w:rPr>
        <w:t xml:space="preserve">Qur’ān also says of Jesus Son of Mary: “He was nothing but a Servant, whom We blessed and whom we made a Sign (Arabic: </w:t>
      </w:r>
      <w:r w:rsidRPr="009D385D">
        <w:rPr>
          <w:rFonts w:ascii="Times New Roman" w:eastAsia="Times New Roman" w:hAnsi="Times New Roman" w:cs="Times New Roman"/>
          <w:i/>
          <w:iCs/>
          <w:kern w:val="0"/>
          <w:sz w:val="28"/>
          <w:szCs w:val="28"/>
          <w14:ligatures w14:val="none"/>
        </w:rPr>
        <w:t>Ā</w:t>
      </w:r>
      <w:r w:rsidRPr="009D385D">
        <w:rPr>
          <w:rFonts w:ascii="Times New Roman" w:eastAsia="Yu Gothic" w:hAnsi="Times New Roman" w:cs="Times New Roman"/>
          <w:i/>
          <w:iCs/>
          <w:color w:val="000000"/>
          <w:kern w:val="0"/>
          <w:sz w:val="28"/>
          <w:szCs w:val="28"/>
          <w14:ligatures w14:val="none"/>
        </w:rPr>
        <w:t>ya</w:t>
      </w:r>
      <w:r w:rsidRPr="009D385D">
        <w:rPr>
          <w:rFonts w:ascii="Times New Roman" w:eastAsia="Yu Gothic" w:hAnsi="Times New Roman" w:cs="Times New Roman"/>
          <w:color w:val="000000"/>
          <w:kern w:val="0"/>
          <w:sz w:val="28"/>
          <w:szCs w:val="28"/>
          <w14:ligatures w14:val="none"/>
        </w:rPr>
        <w:t>) for the Children of Israel” (Gold Ornaments, 43:59). Jesus was surely a Sign or Example for the Children of Israel—the Jews and Judeo-Christians and those who came after them—in his miraculous Virgin Birth, and this is the standard Traditional commentary on the verse. But Jesus Christ was and will be a Sign and an Example in many other ways until the Last Day, and one of Christ’s miraculous manifestations as the true “warrior” Messiah for earlier and later generations is the fact that he was not crucified at all but was delivered from the Cross, to return again as the “warrior” Messiah at the End of Time and destroy the Antichrist.</w:t>
      </w:r>
    </w:p>
    <w:p w14:paraId="78EEAFB8"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77D82F7C"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As we have noted before, one of the purposes of the Qur’ānic Revelation is to rectify the past and renew and establish the truth. Thus, God says:</w:t>
      </w:r>
    </w:p>
    <w:p w14:paraId="3BA29BD0"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 </w:t>
      </w:r>
    </w:p>
    <w:p w14:paraId="68404676"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40" w:right="90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 xml:space="preserve">Verily, this Qur’ān recounts unto the Children of Israel most of what they differ in, and truly it is a Guidance and a Mercy for the believers. Verily, your Lord will </w:t>
      </w:r>
      <w:r w:rsidRPr="009D385D">
        <w:rPr>
          <w:rFonts w:ascii="Times New Roman" w:eastAsia="Yu Gothic" w:hAnsi="Times New Roman" w:cs="Times New Roman"/>
          <w:color w:val="000000"/>
          <w:kern w:val="0"/>
          <w14:ligatures w14:val="none"/>
        </w:rPr>
        <w:lastRenderedPageBreak/>
        <w:t xml:space="preserve">judge between them by His Judgement, and He is the All-Mighty, the All-Knowing” (The Ants, 27:76-78). </w:t>
      </w:r>
    </w:p>
    <w:p w14:paraId="04DC1D26"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F252D"/>
          <w:kern w:val="0"/>
          <w:sz w:val="28"/>
          <w:szCs w:val="28"/>
          <w14:ligatures w14:val="none"/>
        </w:rPr>
      </w:pPr>
    </w:p>
    <w:p w14:paraId="0B56ED1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As we have seen in our extensive discussion of Jewish, Rabbinic, Jewish-Christian, Trinitarian Christian, and Gnostic Christian origins, all essential matters of Theological and Dispensational disagreement among them originated as differences among the earlier Children of Israel and the Jews of the Second Temple and their Rabbinical and Christian successors. The verse also indicates that—in resolving these issues and defending the truth—the Qur’ān establishes a sound universal religion that answers all questions regarding God, His Prophets, and Salvation history. In the light of previous discussions above about “the scandal of the Cross,” it is also clear that the Qur’ān Theology regarding the “seeming” but not real Crucifixion of Christ establishes—according to Traditional Biblical teachings—that he was indeed the victorious Messiah, who, however, was taken up and away from the Children of Israel after his attempted Crucifixion because of their disbelief and their refusal to follow him and support him in his Messianic Mission. In this same regard, the statement of the Jews in Qur’ān, 4:157: “We killed the Messiah Jesus Son of Mary, the Messenger of God” should be understood as the cynical statement that was, since—like the other forms of derision and mockery that Christ met with at the time of his judgment and Crucifixion—it meant in their eyes that Christ was not in fact the Messiah, since he would not have been vulnerable to their plots, if he had truly been the awaited King. For Jews, acceptance of Christ as the “Crucified” Messiah is an oxymoron, which is tantamount to the rejection of the entire body of Biblical, Apocryphal, and Talmudic teaching regarding the “warrior King Messiah.” </w:t>
      </w:r>
    </w:p>
    <w:p w14:paraId="20D213E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6522D28"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F252D"/>
          <w:kern w:val="0"/>
          <w:sz w:val="28"/>
          <w:szCs w:val="28"/>
          <w14:ligatures w14:val="none"/>
        </w:rPr>
        <w:t>In this last regard of Jesus being a manifest Sign of God in multiple ways, the</w:t>
      </w:r>
      <w:r w:rsidRPr="009D385D">
        <w:rPr>
          <w:rFonts w:ascii="Times New Roman" w:eastAsia="Yu Gothic" w:hAnsi="Times New Roman" w:cs="Times New Roman"/>
          <w:color w:val="000000"/>
          <w:kern w:val="0"/>
          <w:sz w:val="28"/>
          <w:szCs w:val="28"/>
          <w14:ligatures w14:val="none"/>
        </w:rPr>
        <w:t xml:space="preserve"> Qur’ān addresses the differences that arose regarding the Messiah Jesus Son of Mary and his Message both among those who rejected him and those who accepted him:</w:t>
      </w:r>
    </w:p>
    <w:p w14:paraId="099B1FC4"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F1E5994" w14:textId="1E272952"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450" w:right="108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 xml:space="preserve">Yet the parties differed among themselves, so </w:t>
      </w:r>
      <w:del w:id="3090" w:author="Zahid Syed" w:date="2025-09-24T13:11:00Z" w16du:dateUtc="2025-09-24T04:11:00Z">
        <w:r w:rsidRPr="009D385D" w:rsidDel="00825398">
          <w:rPr>
            <w:rFonts w:ascii="Times New Roman" w:eastAsia="Yu Gothic" w:hAnsi="Times New Roman" w:cs="Times New Roman"/>
            <w:color w:val="000000"/>
            <w:kern w:val="0"/>
            <w14:ligatures w14:val="none"/>
          </w:rPr>
          <w:delText xml:space="preserve">woe </w:delText>
        </w:r>
      </w:del>
      <w:ins w:id="3091" w:author="Zahid Syed" w:date="2025-09-24T13:11:00Z" w16du:dateUtc="2025-09-24T04:11:00Z">
        <w:r w:rsidR="00825398">
          <w:rPr>
            <w:rFonts w:ascii="Times New Roman" w:eastAsia="Yu Gothic" w:hAnsi="Times New Roman" w:cs="Times New Roman"/>
            <w:color w:val="000000"/>
            <w:kern w:val="0"/>
            <w14:ligatures w14:val="none"/>
          </w:rPr>
          <w:t xml:space="preserve">bitter regrets </w:t>
        </w:r>
      </w:ins>
      <w:r w:rsidRPr="009D385D">
        <w:rPr>
          <w:rFonts w:ascii="Times New Roman" w:eastAsia="Yu Gothic" w:hAnsi="Times New Roman" w:cs="Times New Roman"/>
          <w:color w:val="000000"/>
          <w:kern w:val="0"/>
          <w14:ligatures w14:val="none"/>
        </w:rPr>
        <w:t xml:space="preserve">be </w:t>
      </w:r>
      <w:ins w:id="3092" w:author="Zahid Syed" w:date="2025-09-24T13:11:00Z" w16du:dateUtc="2025-09-24T04:11:00Z">
        <w:r w:rsidR="00825398">
          <w:rPr>
            <w:rFonts w:ascii="Times New Roman" w:eastAsia="Yu Gothic" w:hAnsi="Times New Roman" w:cs="Times New Roman"/>
            <w:color w:val="000000"/>
            <w:kern w:val="0"/>
            <w14:ligatures w14:val="none"/>
          </w:rPr>
          <w:t xml:space="preserve">for </w:t>
        </w:r>
      </w:ins>
      <w:del w:id="3093" w:author="Zahid Syed" w:date="2025-09-24T13:12:00Z" w16du:dateUtc="2025-09-24T04:12:00Z">
        <w:r w:rsidRPr="009D385D" w:rsidDel="00825398">
          <w:rPr>
            <w:rFonts w:ascii="Times New Roman" w:eastAsia="Yu Gothic" w:hAnsi="Times New Roman" w:cs="Times New Roman"/>
            <w:color w:val="000000"/>
            <w:kern w:val="0"/>
            <w14:ligatures w14:val="none"/>
          </w:rPr>
          <w:delText xml:space="preserve">to </w:delText>
        </w:r>
      </w:del>
      <w:r w:rsidRPr="009D385D">
        <w:rPr>
          <w:rFonts w:ascii="Times New Roman" w:eastAsia="Yu Gothic" w:hAnsi="Times New Roman" w:cs="Times New Roman"/>
          <w:color w:val="000000"/>
          <w:kern w:val="0"/>
          <w14:ligatures w14:val="none"/>
        </w:rPr>
        <w:t xml:space="preserve">those who disbelieve </w:t>
      </w:r>
      <w:del w:id="3094" w:author="Zahid Syed" w:date="2025-09-24T13:12:00Z" w16du:dateUtc="2025-09-24T04:12:00Z">
        <w:r w:rsidRPr="009D385D" w:rsidDel="00825398">
          <w:rPr>
            <w:rFonts w:ascii="Times New Roman" w:eastAsia="Yu Gothic" w:hAnsi="Times New Roman" w:cs="Times New Roman"/>
            <w:color w:val="000000"/>
            <w:kern w:val="0"/>
            <w14:ligatures w14:val="none"/>
          </w:rPr>
          <w:delText xml:space="preserve">for </w:delText>
        </w:r>
      </w:del>
      <w:ins w:id="3095" w:author="Zahid Syed" w:date="2025-09-24T13:12:00Z" w16du:dateUtc="2025-09-24T04:12:00Z">
        <w:r w:rsidR="00825398">
          <w:rPr>
            <w:rFonts w:ascii="Times New Roman" w:eastAsia="Yu Gothic" w:hAnsi="Times New Roman" w:cs="Times New Roman"/>
            <w:color w:val="000000"/>
            <w:kern w:val="0"/>
            <w14:ligatures w14:val="none"/>
          </w:rPr>
          <w:t xml:space="preserve">upon </w:t>
        </w:r>
      </w:ins>
      <w:r w:rsidRPr="009D385D">
        <w:rPr>
          <w:rFonts w:ascii="Times New Roman" w:eastAsia="Yu Gothic" w:hAnsi="Times New Roman" w:cs="Times New Roman"/>
          <w:color w:val="000000"/>
          <w:kern w:val="0"/>
          <w14:ligatures w14:val="none"/>
        </w:rPr>
        <w:t xml:space="preserve">the witnessing of a Dreadful Day! How well they will hear and how well they will see on that Day when they come back to Us. But the wrongdoers today are in manifest error (Mary, 19:37-38). </w:t>
      </w:r>
    </w:p>
    <w:p w14:paraId="6A5F3F28"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right="1080"/>
        <w:rPr>
          <w:rFonts w:ascii="Times New Roman" w:eastAsia="Yu Gothic" w:hAnsi="Times New Roman" w:cs="Times New Roman"/>
          <w:color w:val="000000"/>
          <w:kern w:val="0"/>
          <w14:ligatures w14:val="none"/>
        </w:rPr>
      </w:pPr>
    </w:p>
    <w:p w14:paraId="6306CACE"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right="1080"/>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As should be amply evident from the preceding lengthy discussions of Christ, his Deification, and the Cross, the actual history of who Jesus was and what happened to him is extremely complex and surrounded by conjecture. Because of this background as well as the fact that it did indeed appear to those living at the time of the Crucifixion that Jesus had </w:t>
      </w:r>
      <w:r w:rsidRPr="009D385D">
        <w:rPr>
          <w:rFonts w:ascii="Times New Roman" w:eastAsia="Yu Gothic" w:hAnsi="Times New Roman" w:cs="Times New Roman"/>
          <w:color w:val="000000"/>
          <w:kern w:val="0"/>
          <w:sz w:val="28"/>
          <w:szCs w:val="28"/>
          <w14:ligatures w14:val="none"/>
        </w:rPr>
        <w:lastRenderedPageBreak/>
        <w:t>been certainly killed on the Cross, al-</w:t>
      </w:r>
      <w:r w:rsidRPr="009D385D">
        <w:rPr>
          <w:rFonts w:ascii="Times New Roman" w:eastAsia="Times New Roman" w:hAnsi="Times New Roman" w:cs="Times New Roman"/>
          <w:kern w:val="0"/>
          <w:sz w:val="28"/>
          <w:szCs w:val="28"/>
          <w14:ligatures w14:val="none"/>
        </w:rPr>
        <w:t>Imām</w:t>
      </w:r>
      <w:r w:rsidRPr="009D385D">
        <w:rPr>
          <w:rFonts w:ascii="Times New Roman" w:eastAsia="Yu Gothic" w:hAnsi="Times New Roman" w:cs="Times New Roman"/>
          <w:color w:val="000000"/>
          <w:kern w:val="0"/>
          <w:sz w:val="28"/>
          <w:szCs w:val="28"/>
          <w14:ligatures w14:val="none"/>
        </w:rPr>
        <w:t xml:space="preserve"> al-Ṭabarī asserts that no blame or accusation of dishonesty can be rightfully leveled against Christians who sincerely believe that Jesus was crucified and died on the Cross.</w:t>
      </w:r>
    </w:p>
    <w:p w14:paraId="169F228C"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71FD02F0"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266A63B" w14:textId="77777777" w:rsidR="00B335E1" w:rsidRPr="009D385D" w:rsidRDefault="00B335E1" w:rsidP="00B335E1">
      <w:pPr>
        <w:keepNext/>
        <w:keepLines/>
        <w:spacing w:after="0" w:line="240" w:lineRule="auto"/>
        <w:outlineLvl w:val="3"/>
        <w:rPr>
          <w:rFonts w:ascii="Times New Roman" w:eastAsia="Yu Gothic" w:hAnsi="Times New Roman" w:cs="Times New Roman"/>
          <w:b/>
          <w:bCs/>
          <w:i/>
          <w:iCs/>
          <w:color w:val="C00000"/>
          <w:kern w:val="0"/>
          <w:sz w:val="28"/>
          <w:szCs w:val="28"/>
          <w14:ligatures w14:val="none"/>
        </w:rPr>
      </w:pPr>
      <w:bookmarkStart w:id="3096" w:name="_Toc193364019"/>
      <w:r w:rsidRPr="009D385D">
        <w:rPr>
          <w:rFonts w:ascii="Times New Roman" w:eastAsia="Yu Gothic" w:hAnsi="Times New Roman" w:cs="Times New Roman"/>
          <w:b/>
          <w:bCs/>
          <w:i/>
          <w:iCs/>
          <w:color w:val="C00000"/>
          <w:kern w:val="0"/>
          <w:sz w:val="28"/>
          <w:szCs w:val="28"/>
          <w14:ligatures w14:val="none"/>
        </w:rPr>
        <w:t>What Did Happen at the Historical Crucifixion &amp; Who Was Actually Crucified?</w:t>
      </w:r>
      <w:bookmarkEnd w:id="3096"/>
    </w:p>
    <w:p w14:paraId="0703CE46"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To begin with, it is good to emphasize that a Crucifixion intended for the Messiah Jesus Christ did take place historically, and the Son of Mary was the condemned by the Magisterial Rabbinical Sanhedrin and meant to be victim. This is a matter of consensus among Muslims and Christians, however much they may differ on other matters. There is also no doubt that many contemporaries believed that Jesus Christ was crucified in fact, while many others doubted the matter, and still others denied that it literally took place. The question is: “who was actually crucified? And: “how did it happen?” It must also be born in mind that the actual crucifixion of the Messiah—had it truly happened—would have been tantamount to demonstrating that he was a false Messiah, since the veritable Hebrew Messiah is a deliverer, who will also be delivered and cannot be harmed. Thus, the mocking Jewish claim mentioned in </w:t>
      </w:r>
      <w:r w:rsidRPr="009D385D">
        <w:rPr>
          <w:rFonts w:ascii="Times New Roman" w:eastAsia="Times New Roman" w:hAnsi="Times New Roman" w:cs="Times New Roman"/>
          <w:kern w:val="0"/>
          <w:sz w:val="28"/>
          <w:szCs w:val="28"/>
          <w14:ligatures w14:val="none"/>
        </w:rPr>
        <w:t>Qur’ān</w:t>
      </w:r>
      <w:r w:rsidRPr="009D385D">
        <w:rPr>
          <w:rFonts w:ascii="Times New Roman" w:eastAsia="Yu Gothic" w:hAnsi="Times New Roman" w:cs="Times New Roman"/>
          <w:color w:val="000000"/>
          <w:kern w:val="0"/>
          <w:sz w:val="28"/>
          <w:szCs w:val="28"/>
          <w14:ligatures w14:val="none"/>
        </w:rPr>
        <w:t>, 4:157, that they “killed the Messiah Jesus Son of Mary, the Messenger of God” is not merely insolent derision, rather it implicitly rejects the very idea that Jesus Son of Mary was truly the Messiah and the Messenger of God, and—in its</w:t>
      </w:r>
      <w:r w:rsidRPr="009D385D">
        <w:rPr>
          <w:rFonts w:ascii="Times New Roman" w:eastAsia="Times New Roman" w:hAnsi="Times New Roman" w:cs="Times New Roman"/>
          <w:kern w:val="0"/>
          <w:sz w:val="28"/>
          <w:szCs w:val="28"/>
          <w14:ligatures w14:val="none"/>
        </w:rPr>
        <w:t xml:space="preserve"> Qur’ānic context—is shown to fit the same mindset of </w:t>
      </w:r>
      <w:r w:rsidRPr="009D385D">
        <w:rPr>
          <w:rFonts w:ascii="Times New Roman" w:eastAsia="Yu Gothic" w:hAnsi="Times New Roman" w:cs="Times New Roman"/>
          <w:color w:val="000000"/>
          <w:kern w:val="0"/>
          <w:sz w:val="28"/>
          <w:szCs w:val="28"/>
          <w14:ligatures w14:val="none"/>
        </w:rPr>
        <w:t xml:space="preserve">the earlier rejections of the Children of Israel of Moses, the Prophets, and the dignity of the Virgin Mary. The verse continues, however, to indicate clearly that Christ was neither “killed” nor “crucified,” although it did appear to them that Christ had been killed on the Cross. Thus, </w:t>
      </w:r>
      <w:r w:rsidRPr="009D385D">
        <w:rPr>
          <w:rFonts w:ascii="Times New Roman" w:eastAsia="Times New Roman" w:hAnsi="Times New Roman" w:cs="Times New Roman"/>
          <w:kern w:val="0"/>
          <w:sz w:val="28"/>
          <w:szCs w:val="28"/>
          <w14:ligatures w14:val="none"/>
        </w:rPr>
        <w:t xml:space="preserve">Qur’ānic Theology preserves and defends the legitimacy of the claim of Jesus Christ to be the long-awaited Hebrew Warrior-Messiah, whose mission is not fulfilled during the last days of the Second Temple, but who is taken up to heaven—alive and uncrucified—and will return to earth again just prior to the Day of Judgment to fulfill the allotted Messianic Mission that God decreed for him, but among believing Muslims in the throes of fighting the Antichrist and not disbelieving Jews, who proved themselves unworthy of the Messiah at the time of his First Coming. </w:t>
      </w:r>
      <w:r w:rsidRPr="009D385D">
        <w:rPr>
          <w:rFonts w:ascii="Times New Roman" w:eastAsia="Aptos" w:hAnsi="Times New Roman" w:cs="Times New Roman"/>
          <w:color w:val="000000"/>
          <w:kern w:val="0"/>
          <w:sz w:val="28"/>
          <w:szCs w:val="28"/>
          <w14:ligatures w14:val="none"/>
        </w:rPr>
        <w:t>In the New Testament, Jesus Christ acknowledges how he was rejected by the Jewish masses of Jerusalem—as opposed, for example, to the Jews of other parts of Palestine, who welcomed him. Thus, he personifies and addresses Jerusalem, saying:</w:t>
      </w:r>
    </w:p>
    <w:p w14:paraId="380D06AE"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66C62457" w14:textId="77777777" w:rsidR="00B335E1" w:rsidRPr="009D385D" w:rsidRDefault="00B335E1" w:rsidP="00B335E1">
      <w:pPr>
        <w:autoSpaceDE w:val="0"/>
        <w:autoSpaceDN w:val="0"/>
        <w:adjustRightInd w:val="0"/>
        <w:spacing w:after="0" w:line="240" w:lineRule="auto"/>
        <w:ind w:left="630" w:right="900"/>
        <w:rPr>
          <w:rFonts w:ascii="Times New Roman" w:eastAsia="Times New Roman" w:hAnsi="Times New Roman" w:cs="Times New Roman"/>
          <w:color w:val="001320"/>
          <w:kern w:val="0"/>
          <w:shd w:val="clear" w:color="auto" w:fill="FFFFFF"/>
          <w14:ligatures w14:val="none"/>
        </w:rPr>
      </w:pPr>
      <w:r w:rsidRPr="009D385D">
        <w:rPr>
          <w:rFonts w:ascii="Times New Roman" w:eastAsia="Times New Roman" w:hAnsi="Times New Roman" w:cs="Times New Roman"/>
          <w:color w:val="001320"/>
          <w:kern w:val="0"/>
          <w:shd w:val="clear" w:color="auto" w:fill="FFFFFF"/>
          <w14:ligatures w14:val="none"/>
        </w:rPr>
        <w:t xml:space="preserve">Jerusalem, Jerusalem, you who kill the Prophets and stone those sent to you, how often have I longed to gather your Children together, as a hen gathers her </w:t>
      </w:r>
      <w:r w:rsidRPr="009D385D">
        <w:rPr>
          <w:rFonts w:ascii="Times New Roman" w:eastAsia="Times New Roman" w:hAnsi="Times New Roman" w:cs="Times New Roman"/>
          <w:color w:val="001320"/>
          <w:kern w:val="0"/>
          <w:shd w:val="clear" w:color="auto" w:fill="FFFFFF"/>
          <w14:ligatures w14:val="none"/>
        </w:rPr>
        <w:lastRenderedPageBreak/>
        <w:t>chickens under her wings, but you were not willing (Matthew, 23:37; Luke, 13:34).</w:t>
      </w:r>
    </w:p>
    <w:p w14:paraId="5A6D035B"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2326AD8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Muslim commentators have different explanations about what actually happened. One view is that God cast the likeness of Jesus Christ over all of his Disciples, when the authorities came to apprehend him. Consequently, Jesus could not be recognized, and they took one of his Disciples instead, thinking that he was Jesus and killed him in Jesus’ place. Al-Ṭabarī personally prefers the first opinion that the likeness of Jesus was cast upon them all, as indicated above—and not that Jesus asked them who would choose to take on his likeness. This is the best interpretation, in al-Ṭabarī’s view, because it makes the doubt regarding the Crucifixion take in the Disciples as well, who were unable to distinguish between Christ and those who remained and also between the resurrected one and the crucified one, who was clearly not Jesus.</w:t>
      </w:r>
    </w:p>
    <w:p w14:paraId="1DDBC400"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2FAF112"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A second view is that one of the Disciples volunteered and was chosen to take on Jesus’ likeness and given permission to be crucified—like a martyr—in his place. Al-Ṭabarī notes that this second opinion that Jesus asked his Disciples who would take on his likeness was supported by the early commentators Qatāda, Al-Suddī, al-Qāsim ibn Abī Bazza, Ibn Isḥāq, Ibn Jurayj, and Mujāhid.</w:t>
      </w:r>
    </w:p>
    <w:p w14:paraId="32F44FAB" w14:textId="0B4110C8" w:rsidR="00B335E1" w:rsidRPr="004031D7" w:rsidRDefault="00B335E1" w:rsidP="004031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F252D"/>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Ibn Jurayj states, in this regard, that they killed a man other than Jesus but thought they were putting Jesus to death. But Wahb ibn Munabbih held a third view that Christ’s likeness was cast on one of Jesus’ perfidious followers—presumably Judas of Escariot, although he does not mention his name—as in </w:t>
      </w:r>
      <w:r w:rsidRPr="009D385D">
        <w:rPr>
          <w:rFonts w:ascii="Times New Roman" w:eastAsia="Yu Gothic" w:hAnsi="Times New Roman" w:cs="Times New Roman"/>
          <w:i/>
          <w:iCs/>
          <w:color w:val="000000"/>
          <w:kern w:val="0"/>
          <w:sz w:val="28"/>
          <w:szCs w:val="28"/>
          <w14:ligatures w14:val="none"/>
        </w:rPr>
        <w:t>The Gospel of Barnabas</w:t>
      </w:r>
      <w:r w:rsidRPr="009D385D">
        <w:rPr>
          <w:rFonts w:ascii="Times New Roman" w:eastAsia="Yu Gothic" w:hAnsi="Times New Roman" w:cs="Times New Roman"/>
          <w:color w:val="000000"/>
          <w:kern w:val="0"/>
          <w:sz w:val="28"/>
          <w:szCs w:val="28"/>
          <w14:ligatures w14:val="none"/>
        </w:rPr>
        <w:t xml:space="preserve">. Thus, after attempting to betray Jesus to the High Priest and Sanhedrin, this “perfidious follower” was given Christ’s appearance and was crucified in his stead. Another transmission of Wahb ibn Munabbih and some of the early Muslims identify the crucified one as “Simon” or </w:t>
      </w:r>
      <w:r w:rsidRPr="009D385D">
        <w:rPr>
          <w:rFonts w:ascii="Times New Roman" w:eastAsia="Yu Gothic" w:hAnsi="Times New Roman" w:cs="Times New Roman"/>
          <w:i/>
          <w:iCs/>
          <w:color w:val="000000"/>
          <w:kern w:val="0"/>
          <w:sz w:val="28"/>
          <w:szCs w:val="28"/>
          <w14:ligatures w14:val="none"/>
        </w:rPr>
        <w:t>Shim‘ūn</w:t>
      </w:r>
      <w:r w:rsidRPr="009D385D">
        <w:rPr>
          <w:rFonts w:ascii="Times New Roman" w:eastAsia="Yu Gothic" w:hAnsi="Times New Roman" w:cs="Times New Roman"/>
          <w:color w:val="000000"/>
          <w:kern w:val="0"/>
          <w:sz w:val="28"/>
          <w:szCs w:val="28"/>
          <w14:ligatures w14:val="none"/>
        </w:rPr>
        <w:t>, the Disciple, possibly meaning Saint Peter, who is known as Simon Peter, or even Simon of Cyrene, who was not a Disciple but is reported to have carried the Cross.</w:t>
      </w:r>
      <w:r w:rsidRPr="009D385D">
        <w:rPr>
          <w:rFonts w:ascii="Times New Roman" w:eastAsia="Yu Gothic" w:hAnsi="Times New Roman" w:cs="Times New Roman"/>
          <w:color w:val="0F252D"/>
          <w:kern w:val="0"/>
          <w:sz w:val="28"/>
          <w:szCs w:val="28"/>
          <w14:ligatures w14:val="none"/>
        </w:rPr>
        <w:t xml:space="preserve"> According to Church Tradition, Simon Peter was crucified upside down in Rome during the days of the mad emperor Nero.</w:t>
      </w:r>
    </w:p>
    <w:p w14:paraId="61A12AEF"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7EF90E87" w14:textId="77777777" w:rsidR="00B335E1" w:rsidRPr="009D385D" w:rsidRDefault="00B335E1" w:rsidP="00B335E1">
      <w:pPr>
        <w:keepNext/>
        <w:keepLines/>
        <w:spacing w:before="80" w:after="40" w:line="240" w:lineRule="auto"/>
        <w:outlineLvl w:val="3"/>
        <w:rPr>
          <w:rFonts w:ascii="Times New Roman" w:eastAsia="Yu Gothic Light" w:hAnsi="Times New Roman" w:cs="Times New Roman"/>
          <w:b/>
          <w:bCs/>
          <w:i/>
          <w:iCs/>
          <w:color w:val="C00000"/>
          <w:kern w:val="0"/>
          <w:sz w:val="28"/>
          <w:szCs w:val="28"/>
          <w14:ligatures w14:val="none"/>
        </w:rPr>
      </w:pPr>
      <w:bookmarkStart w:id="3097" w:name="_Toc193364020"/>
      <w:r w:rsidRPr="009D385D">
        <w:rPr>
          <w:rFonts w:ascii="Times New Roman" w:eastAsia="Yu Gothic Light" w:hAnsi="Times New Roman" w:cs="Times New Roman"/>
          <w:b/>
          <w:bCs/>
          <w:i/>
          <w:iCs/>
          <w:color w:val="C00000"/>
          <w:kern w:val="0"/>
          <w:sz w:val="28"/>
          <w:szCs w:val="28"/>
          <w14:ligatures w14:val="none"/>
        </w:rPr>
        <w:t>Traditional Muslim Understanding of Christ’s Crucifixion</w:t>
      </w:r>
      <w:bookmarkEnd w:id="3097"/>
    </w:p>
    <w:p w14:paraId="33AF4CFA"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Times New Roman" w:hAnsi="Times New Roman" w:cs="Times New Roman"/>
          <w:kern w:val="0"/>
          <w:sz w:val="28"/>
          <w:szCs w:val="28"/>
          <w14:ligatures w14:val="none"/>
        </w:rPr>
        <w:t xml:space="preserve">Traditional Muslim Scholarship found the Christian Doctrine of Salvation through Christ’s Crucifixion to be unintelligible. </w:t>
      </w:r>
      <w:r w:rsidRPr="009D385D">
        <w:rPr>
          <w:rFonts w:ascii="Times New Roman" w:eastAsia="Yu Gothic" w:hAnsi="Times New Roman" w:cs="Times New Roman"/>
          <w:color w:val="0F252D"/>
          <w:kern w:val="0"/>
          <w:sz w:val="28"/>
          <w:szCs w:val="28"/>
          <w14:ligatures w14:val="none"/>
        </w:rPr>
        <w:t>Ibn Taymiyya rightfully asks: “</w:t>
      </w:r>
      <w:r w:rsidRPr="009D385D">
        <w:rPr>
          <w:rFonts w:ascii="Times New Roman" w:eastAsia="Yu Gothic" w:hAnsi="Times New Roman" w:cs="Times New Roman"/>
          <w:color w:val="000000"/>
          <w:kern w:val="0"/>
          <w:sz w:val="28"/>
          <w:szCs w:val="28"/>
          <w14:ligatures w14:val="none"/>
        </w:rPr>
        <w:t>What valid connection could ever have possibly existed between Crucifixion and Salvation?” Similarly, Aḥmad ibn Idrīs al-Qarāfī questions:</w:t>
      </w:r>
    </w:p>
    <w:p w14:paraId="6728D6EE"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24CA4693" w14:textId="77777777" w:rsidR="00B335E1" w:rsidRPr="009D385D" w:rsidRDefault="00B335E1" w:rsidP="00B335E1">
      <w:pPr>
        <w:autoSpaceDE w:val="0"/>
        <w:autoSpaceDN w:val="0"/>
        <w:adjustRightInd w:val="0"/>
        <w:spacing w:after="0" w:line="240" w:lineRule="auto"/>
        <w:ind w:left="630" w:right="90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lastRenderedPageBreak/>
        <w:t>If the Crucifixion actually did occur—as the Christians assert—it would have been a gross travesty of justice. But how could “God” ever die on a Cross? Who then brought him to life? What was the state of cosmic existence while “God” was in the grave?</w:t>
      </w:r>
    </w:p>
    <w:p w14:paraId="7F022E45"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1B6081A"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Al-Qarāfī</w:t>
      </w:r>
      <w:r w:rsidRPr="009D385D">
        <w:rPr>
          <w:rFonts w:ascii="Times New Roman" w:eastAsia="Times New Roman" w:hAnsi="Times New Roman" w:cs="Times New Roman"/>
          <w:color w:val="000000"/>
          <w:kern w:val="0"/>
          <w:sz w:val="28"/>
          <w:szCs w:val="28"/>
          <w14:ligatures w14:val="none"/>
        </w:rPr>
        <w:t xml:space="preserve"> also observes that in the Synoptic Gospels as they stand, Jesus is presented as “King” and “Messiah,” which contradicts the very notion of Crucifixion, since the true “King of the Jews” would not have been overcome and humiliated by the Jews themselves, who rejected and disbelieved in him.</w:t>
      </w:r>
    </w:p>
    <w:p w14:paraId="0F618AAA"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sz w:val="28"/>
          <w:szCs w:val="28"/>
          <w14:ligatures w14:val="none"/>
        </w:rPr>
      </w:pPr>
    </w:p>
    <w:p w14:paraId="2C115E98"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Times New Roman" w:hAnsi="Times New Roman" w:cs="Times New Roman"/>
          <w:color w:val="000000"/>
          <w:kern w:val="0"/>
          <w:sz w:val="28"/>
          <w:szCs w:val="28"/>
          <w14:ligatures w14:val="none"/>
        </w:rPr>
        <w:t>One of the strong critiques against the Crucifixion narrative in the eyes of Traditional Muslim Scholars is that it cannot meet the criteria of the Epistemology of Certainty, and they found it staggeringly unreasonable that the Salvation of humanity could rest upon a single disputed historical event.</w:t>
      </w:r>
      <w:r w:rsidRPr="009D385D">
        <w:rPr>
          <w:rFonts w:ascii="Times New Roman" w:eastAsia="Yu Gothic" w:hAnsi="Times New Roman" w:cs="Times New Roman"/>
          <w:color w:val="000000"/>
          <w:kern w:val="0"/>
          <w:sz w:val="28"/>
          <w:szCs w:val="28"/>
          <w14:ligatures w14:val="none"/>
        </w:rPr>
        <w:t xml:space="preserve"> In Muslim eyes, the same critique applies validly to all other Christian teachings that are not explicitly set forth in their texts. But </w:t>
      </w:r>
      <w:r w:rsidRPr="009D385D">
        <w:rPr>
          <w:rFonts w:ascii="Times New Roman" w:eastAsia="Times New Roman" w:hAnsi="Times New Roman" w:cs="Times New Roman"/>
          <w:color w:val="000000"/>
          <w:kern w:val="0"/>
          <w:sz w:val="28"/>
          <w:szCs w:val="28"/>
          <w14:ligatures w14:val="none"/>
        </w:rPr>
        <w:t xml:space="preserve">the </w:t>
      </w:r>
      <w:r w:rsidRPr="009D385D">
        <w:rPr>
          <w:rFonts w:ascii="Times New Roman" w:eastAsia="Times New Roman" w:hAnsi="Times New Roman" w:cs="Times New Roman"/>
          <w:kern w:val="0"/>
          <w:sz w:val="28"/>
          <w:szCs w:val="28"/>
          <w14:ligatures w14:val="none"/>
        </w:rPr>
        <w:t xml:space="preserve">Qur’ān explicitly states that they and their opponents have no certainty (Arabic: </w:t>
      </w:r>
      <w:r w:rsidRPr="009D385D">
        <w:rPr>
          <w:rFonts w:ascii="Times New Roman" w:eastAsia="Yu Gothic" w:hAnsi="Times New Roman" w:cs="Times New Roman"/>
          <w:i/>
          <w:iCs/>
          <w:color w:val="000000"/>
          <w:kern w:val="0"/>
          <w:sz w:val="28"/>
          <w:szCs w:val="28"/>
          <w14:ligatures w14:val="none"/>
        </w:rPr>
        <w:t>yaqīn</w:t>
      </w:r>
      <w:r w:rsidRPr="009D385D">
        <w:rPr>
          <w:rFonts w:ascii="Times New Roman" w:eastAsia="Yu Gothic" w:hAnsi="Times New Roman" w:cs="Times New Roman"/>
          <w:color w:val="000000"/>
          <w:kern w:val="0"/>
          <w:sz w:val="28"/>
          <w:szCs w:val="28"/>
          <w14:ligatures w14:val="none"/>
        </w:rPr>
        <w:t>) in the matter of Crucifixion (</w:t>
      </w:r>
      <w:r w:rsidRPr="009D385D">
        <w:rPr>
          <w:rFonts w:ascii="Times New Roman" w:eastAsia="Times New Roman" w:hAnsi="Times New Roman" w:cs="Times New Roman"/>
          <w:kern w:val="0"/>
          <w:sz w:val="28"/>
          <w:szCs w:val="28"/>
          <w14:ligatures w14:val="none"/>
        </w:rPr>
        <w:t>Qur’ān</w:t>
      </w:r>
      <w:r w:rsidRPr="009D385D">
        <w:rPr>
          <w:rFonts w:ascii="Times New Roman" w:eastAsia="Yu Gothic" w:hAnsi="Times New Roman" w:cs="Times New Roman"/>
          <w:color w:val="000000"/>
          <w:kern w:val="0"/>
          <w:sz w:val="28"/>
          <w:szCs w:val="28"/>
          <w14:ligatures w14:val="none"/>
        </w:rPr>
        <w:t xml:space="preserve">, 4:158). Even if the Christians contend that they do have certainty regarding the Crucifixion, it only means that they are ignorant of the complexities of the matter or that they do not understand the complexities surrounding the matter. Aḥmad ibn Idrīs al-Qarāfī then explains that whatever we can actually know based on weak textual evidence and insufficient reports is that there was a Crucifixion and a person was crucified as Jesus on the Cross, but there is no proof that it was actually Jesus Christ himself. The human senses cannot distinguish easily between things and persons that appear totally similar. Thus, it is reasonable to believe that God broke the customary causal patterns of reality by casting the likeness of Jesus upon someone else who was crucified in his place. For, as they stand, the four Gospels do not present a certain record of Christ’s Crucifixion and do not constitute what would be called in the Epistemology of Certainty “definitively authoritative texts” (Arabic: </w:t>
      </w:r>
      <w:r w:rsidRPr="009D385D">
        <w:rPr>
          <w:rFonts w:ascii="Times New Roman" w:eastAsia="Yu Gothic" w:hAnsi="Times New Roman" w:cs="Times New Roman"/>
          <w:i/>
          <w:iCs/>
          <w:color w:val="000000"/>
          <w:kern w:val="0"/>
          <w:sz w:val="28"/>
          <w:szCs w:val="28"/>
          <w14:ligatures w14:val="none"/>
        </w:rPr>
        <w:t>nu</w:t>
      </w:r>
      <w:r w:rsidRPr="009D385D">
        <w:rPr>
          <w:rFonts w:ascii="Times New Roman" w:eastAsia="Times New Roman" w:hAnsi="Times New Roman" w:cs="Times New Roman"/>
          <w:i/>
          <w:iCs/>
          <w:kern w:val="0"/>
          <w:sz w:val="28"/>
          <w:szCs w:val="28"/>
          <w14:ligatures w14:val="none"/>
        </w:rPr>
        <w:t>ṣūṣ</w:t>
      </w:r>
      <w:r w:rsidRPr="009D385D">
        <w:rPr>
          <w:rFonts w:ascii="Times New Roman" w:eastAsia="Yu Gothic" w:hAnsi="Times New Roman" w:cs="Times New Roman"/>
          <w:i/>
          <w:iCs/>
          <w:color w:val="000000"/>
          <w:kern w:val="0"/>
          <w:sz w:val="28"/>
          <w:szCs w:val="28"/>
          <w14:ligatures w14:val="none"/>
        </w:rPr>
        <w:t xml:space="preserve"> q</w:t>
      </w:r>
      <w:r w:rsidRPr="009D385D">
        <w:rPr>
          <w:rFonts w:ascii="Times New Roman" w:eastAsia="Times New Roman" w:hAnsi="Times New Roman" w:cs="Times New Roman"/>
          <w:i/>
          <w:iCs/>
          <w:kern w:val="0"/>
          <w:sz w:val="28"/>
          <w:szCs w:val="28"/>
          <w14:ligatures w14:val="none"/>
        </w:rPr>
        <w:t>āṭ</w:t>
      </w:r>
      <w:r w:rsidRPr="009D385D">
        <w:rPr>
          <w:rFonts w:ascii="Times New Roman" w:eastAsia="Yu Gothic" w:hAnsi="Times New Roman" w:cs="Times New Roman"/>
          <w:i/>
          <w:iCs/>
          <w:color w:val="000000"/>
          <w:kern w:val="0"/>
          <w:sz w:val="28"/>
          <w:szCs w:val="28"/>
          <w14:ligatures w14:val="none"/>
        </w:rPr>
        <w:t>i‘a</w:t>
      </w:r>
      <w:r w:rsidRPr="009D385D">
        <w:rPr>
          <w:rFonts w:ascii="Times New Roman" w:eastAsia="Yu Gothic" w:hAnsi="Times New Roman" w:cs="Times New Roman"/>
          <w:color w:val="000000"/>
          <w:kern w:val="0"/>
          <w:sz w:val="28"/>
          <w:szCs w:val="28"/>
          <w14:ligatures w14:val="none"/>
        </w:rPr>
        <w:t>).</w:t>
      </w:r>
    </w:p>
    <w:p w14:paraId="3166C7F5"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4F11DA92"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F252D"/>
          <w:kern w:val="0"/>
          <w:sz w:val="28"/>
          <w:szCs w:val="28"/>
          <w14:ligatures w14:val="none"/>
        </w:rPr>
      </w:pPr>
      <w:r w:rsidRPr="009D385D">
        <w:rPr>
          <w:rFonts w:ascii="Times New Roman" w:eastAsia="Yu Gothic" w:hAnsi="Times New Roman" w:cs="Times New Roman"/>
          <w:color w:val="000000"/>
          <w:kern w:val="0"/>
          <w:sz w:val="28"/>
          <w:szCs w:val="28"/>
          <w14:ligatures w14:val="none"/>
        </w:rPr>
        <w:t>In this same vein, Aḥmad ibn Taymiyya asserts that none of the Disciples or the Gospel writers actually witnessed the Crucifixion first hand. All the Gospels agree that Jesus selected twelve special Disciples, who were his Apostles, and he instructed them closely, maintaining a special fellowship with them in God. But these twelve did not witness the Crucifixion, nor did they remove the body from the Cross or bury it. All of that was done by outsiders who did not share their proximity with Christ or their knowledge of him.</w:t>
      </w:r>
      <w:r w:rsidRPr="009D385D">
        <w:rPr>
          <w:rFonts w:ascii="Times New Roman" w:eastAsia="Yu Gothic" w:hAnsi="Times New Roman" w:cs="Times New Roman"/>
          <w:color w:val="0F252D"/>
          <w:kern w:val="0"/>
          <w:sz w:val="28"/>
          <w:szCs w:val="28"/>
          <w14:ligatures w14:val="none"/>
        </w:rPr>
        <w:t xml:space="preserve"> Thus, the Gospels as they stand cannot—in terms of the Epistemology of Certainty—constitute sufficient testimony of the Crucifixion. For Creedal belief in religious matters of this </w:t>
      </w:r>
      <w:r w:rsidRPr="009D385D">
        <w:rPr>
          <w:rFonts w:ascii="Times New Roman" w:eastAsia="Yu Gothic" w:hAnsi="Times New Roman" w:cs="Times New Roman"/>
          <w:color w:val="0F252D"/>
          <w:kern w:val="0"/>
          <w:sz w:val="28"/>
          <w:szCs w:val="28"/>
          <w14:ligatures w14:val="none"/>
        </w:rPr>
        <w:lastRenderedPageBreak/>
        <w:t xml:space="preserve">supreme importance cannot be based on conjecture but require </w:t>
      </w:r>
      <w:r w:rsidRPr="009D385D">
        <w:rPr>
          <w:rFonts w:ascii="Times" w:eastAsia="Yu Gothic" w:hAnsi="Times" w:cs="Times"/>
          <w:color w:val="000000"/>
          <w:kern w:val="0"/>
          <w:sz w:val="28"/>
          <w:szCs w:val="28"/>
          <w14:ligatures w14:val="none"/>
        </w:rPr>
        <w:t xml:space="preserve">exceedingly abundant authentic narrations </w:t>
      </w:r>
      <w:r w:rsidRPr="009D385D">
        <w:rPr>
          <w:rFonts w:ascii="Times New Roman" w:eastAsia="Yu Gothic" w:hAnsi="Times New Roman" w:cs="Times New Roman"/>
          <w:color w:val="0F252D"/>
          <w:kern w:val="0"/>
          <w:sz w:val="28"/>
          <w:szCs w:val="28"/>
          <w14:ligatures w14:val="none"/>
        </w:rPr>
        <w:t xml:space="preserve">(Arabic: </w:t>
      </w:r>
      <w:r w:rsidRPr="009D385D">
        <w:rPr>
          <w:rFonts w:ascii="Times New Roman" w:eastAsia="Yu Gothic" w:hAnsi="Times New Roman" w:cs="Times New Roman"/>
          <w:i/>
          <w:iCs/>
          <w:color w:val="0F252D"/>
          <w:kern w:val="0"/>
          <w:sz w:val="28"/>
          <w:szCs w:val="28"/>
          <w14:ligatures w14:val="none"/>
        </w:rPr>
        <w:t>al</w:t>
      </w:r>
      <w:r w:rsidRPr="009D385D">
        <w:rPr>
          <w:rFonts w:ascii="Times New Roman" w:eastAsia="Yu Gothic" w:hAnsi="Times New Roman" w:cs="Times New Roman"/>
          <w:color w:val="0F252D"/>
          <w:kern w:val="0"/>
          <w:sz w:val="28"/>
          <w:szCs w:val="28"/>
          <w14:ligatures w14:val="none"/>
        </w:rPr>
        <w:t>-</w:t>
      </w:r>
      <w:r w:rsidRPr="009D385D">
        <w:rPr>
          <w:rFonts w:ascii="Times New Roman" w:eastAsia="Times New Roman" w:hAnsi="Times New Roman" w:cs="Times New Roman"/>
          <w:i/>
          <w:iCs/>
          <w:color w:val="000000"/>
          <w:kern w:val="0"/>
          <w:sz w:val="28"/>
          <w:szCs w:val="28"/>
          <w14:ligatures w14:val="none"/>
        </w:rPr>
        <w:t>taw</w:t>
      </w:r>
      <w:r w:rsidRPr="009D385D">
        <w:rPr>
          <w:rFonts w:ascii="Times New Roman" w:eastAsia="Times New Roman" w:hAnsi="Times New Roman" w:cs="Times New Roman"/>
          <w:i/>
          <w:iCs/>
          <w:kern w:val="0"/>
          <w:sz w:val="28"/>
          <w:szCs w:val="28"/>
          <w14:ligatures w14:val="none"/>
        </w:rPr>
        <w:t>ā</w:t>
      </w:r>
      <w:r w:rsidRPr="009D385D">
        <w:rPr>
          <w:rFonts w:ascii="Times New Roman" w:eastAsia="Times New Roman" w:hAnsi="Times New Roman" w:cs="Times New Roman"/>
          <w:i/>
          <w:iCs/>
          <w:color w:val="000000"/>
          <w:kern w:val="0"/>
          <w:sz w:val="28"/>
          <w:szCs w:val="28"/>
          <w14:ligatures w14:val="none"/>
        </w:rPr>
        <w:t>tur</w:t>
      </w:r>
      <w:r w:rsidRPr="009D385D">
        <w:rPr>
          <w:rFonts w:ascii="Times New Roman" w:eastAsia="Times New Roman" w:hAnsi="Times New Roman" w:cs="Times New Roman"/>
          <w:color w:val="000000"/>
          <w:kern w:val="0"/>
          <w:sz w:val="28"/>
          <w:szCs w:val="28"/>
          <w14:ligatures w14:val="none"/>
        </w:rPr>
        <w:t>) from multiple contemporary sources. Of course, as we have seen above, there is abundant contradictory evidence about the alleged Crucifixion of Jesus Christ, not just in the Synoptic Gospels but in the vast Apocryphal literature that appeared during Christianity’s early centuries.</w:t>
      </w:r>
    </w:p>
    <w:p w14:paraId="7AFAE15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05A39955"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Despite Ibn Taymiyya’s claim that none of Disciples witnessed the Crucifixion, we noted earlier, however, the Gospel of John does imply that Saint John the Apostle, the Virgin Mary, and other women close to Christ stood at the foot of the Cross, witnessed the Crucifixion firsthand, and heard Christ affirm his identity on the Cross. The Gospel of John is, of course, unmistakably and distinctly anti-Docetic. Thus, in this light this thematic commitment, it is not surprising when it reports that Saint John himself—not by name but as “the Disciple whom Jesus loved”—witnessed the Crucifixion along with Mary, the mother of Christ, and other women. As Christ was dying on the Cross, they stood near its foot:</w:t>
      </w:r>
    </w:p>
    <w:p w14:paraId="703DF35F" w14:textId="77777777" w:rsidR="00B335E1" w:rsidRPr="009D385D" w:rsidRDefault="00B335E1" w:rsidP="00B335E1">
      <w:pPr>
        <w:autoSpaceDE w:val="0"/>
        <w:autoSpaceDN w:val="0"/>
        <w:adjustRightInd w:val="0"/>
        <w:spacing w:after="0" w:line="240" w:lineRule="auto"/>
        <w:rPr>
          <w:rFonts w:ascii="-apple-system" w:eastAsia="Yu Gothic Light" w:hAnsi="-apple-system" w:cs="Times New Roman" w:hint="eastAsia"/>
          <w:b/>
          <w:bCs/>
          <w:color w:val="000000"/>
          <w:kern w:val="0"/>
          <w:highlight w:val="yellow"/>
          <w:vertAlign w:val="superscript"/>
          <w14:ligatures w14:val="none"/>
        </w:rPr>
      </w:pPr>
    </w:p>
    <w:p w14:paraId="13AE64C6" w14:textId="77777777" w:rsidR="00B335E1" w:rsidRPr="009D385D" w:rsidRDefault="00B335E1" w:rsidP="00B335E1">
      <w:pPr>
        <w:autoSpaceDE w:val="0"/>
        <w:autoSpaceDN w:val="0"/>
        <w:adjustRightInd w:val="0"/>
        <w:spacing w:after="0" w:line="240" w:lineRule="auto"/>
        <w:ind w:left="630" w:right="810"/>
        <w:rPr>
          <w:rFonts w:ascii="Times New Roman" w:eastAsia="Yu Gothic Light" w:hAnsi="Times New Roman" w:cs="Times New Roman"/>
          <w:color w:val="000000"/>
          <w:kern w:val="0"/>
          <w:highlight w:val="yellow"/>
          <w14:ligatures w14:val="none"/>
        </w:rPr>
      </w:pPr>
      <w:r w:rsidRPr="009D385D">
        <w:rPr>
          <w:rFonts w:ascii="Times New Roman" w:eastAsia="Yu Gothic Light" w:hAnsi="Times New Roman" w:cs="Times New Roman"/>
          <w:color w:val="000000"/>
          <w:kern w:val="0"/>
          <w14:ligatures w14:val="none"/>
        </w:rPr>
        <w:t>Near the Cross of Jesus stood his mother, his mother’s sister, Mary the wife of Clopas, and Mary Magdalene.</w:t>
      </w:r>
      <w:r w:rsidRPr="009D385D">
        <w:rPr>
          <w:rFonts w:ascii="Times New Roman" w:eastAsia="Yu Gothic Light" w:hAnsi="Times New Roman" w:cs="Times New Roman"/>
          <w:color w:val="000000"/>
          <w:kern w:val="0"/>
          <w:shd w:val="clear" w:color="auto" w:fill="FFFFFF"/>
          <w14:ligatures w14:val="none"/>
        </w:rPr>
        <w:t> </w:t>
      </w:r>
      <w:r w:rsidRPr="009D385D">
        <w:rPr>
          <w:rFonts w:ascii="Times New Roman" w:eastAsia="Yu Gothic Light" w:hAnsi="Times New Roman" w:cs="Times New Roman"/>
          <w:color w:val="000000"/>
          <w:kern w:val="0"/>
          <w:u w:val="single"/>
          <w14:ligatures w14:val="none"/>
        </w:rPr>
        <w:t>When Jesus saw his mother there and the Disciple whom he loved standing nearby, he said to her: “Woman, here is your son,</w:t>
      </w:r>
      <w:r w:rsidRPr="009D385D">
        <w:rPr>
          <w:rFonts w:ascii="Times New Roman" w:eastAsia="Yu Gothic Light" w:hAnsi="Times New Roman" w:cs="Times New Roman"/>
          <w:color w:val="000000"/>
          <w:kern w:val="0"/>
          <w14:ligatures w14:val="none"/>
        </w:rPr>
        <w:t>”</w:t>
      </w:r>
      <w:r w:rsidRPr="009D385D">
        <w:rPr>
          <w:rFonts w:ascii="Times New Roman" w:eastAsia="Yu Gothic Light" w:hAnsi="Times New Roman" w:cs="Times New Roman"/>
          <w:color w:val="000000"/>
          <w:kern w:val="0"/>
          <w:shd w:val="clear" w:color="auto" w:fill="FFFFFF"/>
          <w14:ligatures w14:val="none"/>
        </w:rPr>
        <w:t> </w:t>
      </w:r>
      <w:r w:rsidRPr="009D385D">
        <w:rPr>
          <w:rFonts w:ascii="Times New Roman" w:eastAsia="Yu Gothic Light" w:hAnsi="Times New Roman" w:cs="Times New Roman"/>
          <w:color w:val="000000"/>
          <w:kern w:val="0"/>
          <w14:ligatures w14:val="none"/>
        </w:rPr>
        <w:t>and to the Disciple: “Here is your mother.” From that time on, this Disciple took her into his home” (John, 19:25-27).</w:t>
      </w:r>
    </w:p>
    <w:p w14:paraId="245CAA91"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2083DB7" w14:textId="77777777" w:rsidR="00B335E1" w:rsidRPr="009D385D" w:rsidRDefault="00B335E1" w:rsidP="00B335E1">
      <w:pPr>
        <w:spacing w:after="0" w:line="240" w:lineRule="auto"/>
        <w:rPr>
          <w:rFonts w:ascii="Times New Roman" w:eastAsia="Times New Roman" w:hAnsi="Times New Roman" w:cs="Times New Roman"/>
          <w:kern w:val="0"/>
          <w14:ligatures w14:val="none"/>
        </w:rPr>
      </w:pPr>
      <w:r w:rsidRPr="009D385D">
        <w:rPr>
          <w:rFonts w:ascii="Times New Roman" w:eastAsia="Yu Gothic" w:hAnsi="Times New Roman" w:cs="Times New Roman"/>
          <w:color w:val="000000"/>
          <w:kern w:val="0"/>
          <w:sz w:val="28"/>
          <w:szCs w:val="28"/>
          <w14:ligatures w14:val="none"/>
        </w:rPr>
        <w:t xml:space="preserve">Yet, the statement of Saint John the Apostle lacks the clarity needed to identify definitively the “beloved student” that Christ addressed as if he were John, while the other Synoptic Gospels indicate—clearly to the contrary—that Christ’s Disciples all went into hiding at the time of the Crucifixion. Indeed, all of them were in grave danger of being arrested and being condemned to capital punishment. This is, in fact, why Saint Peter is reported to have denied Christ three times that day before the break of dawn (see Luke, 22:54-62). How is it, then, that Saint Peter rightly feared being detected but Saint John—in the company of the Virgin Mary herself—standing at the foot of the Cross before the Roman soldiers, the High Priest, and the Rabbis of the Sanhedrin—had no reason to fear being arrested and severely chastised? Thus, instead of mentioning the Disciples or other intimates of Jesus Christ, the </w:t>
      </w:r>
      <w:r w:rsidRPr="009D385D">
        <w:rPr>
          <w:rFonts w:ascii="Times New Roman" w:eastAsia="Times New Roman" w:hAnsi="Times New Roman" w:cs="Times New Roman"/>
          <w:color w:val="202122"/>
          <w:kern w:val="0"/>
          <w:sz w:val="28"/>
          <w:szCs w:val="28"/>
          <w14:ligatures w14:val="none"/>
        </w:rPr>
        <w:t xml:space="preserve">Synoptic Gospels mention as witnesses “the chief Priests, the Scribes, the elders of the Sanhedrin, the two criminals crucified by Jesus’ side, “the Roman soldiers,” and a centurion (Mark, 15:39) as well as bystanders in the crowds and various passers-by. Indeed, </w:t>
      </w:r>
      <w:r w:rsidRPr="009D385D">
        <w:rPr>
          <w:rFonts w:ascii="Times New Roman" w:eastAsia="Times New Roman" w:hAnsi="Times New Roman" w:cs="Times New Roman"/>
          <w:color w:val="000000"/>
          <w:kern w:val="0"/>
          <w:sz w:val="28"/>
          <w:szCs w:val="28"/>
          <w14:ligatures w14:val="none"/>
        </w:rPr>
        <w:t>Matthew states that the Romans were instructed to justify “the disappearance” and burial of Christ’s body by saying that Disciples came stealthily by night, when the soldiers were asleep, stole the body of Christ away, and buried it</w:t>
      </w:r>
      <w:r w:rsidRPr="009D385D">
        <w:rPr>
          <w:rFonts w:ascii="Times New Roman" w:eastAsia="Times New Roman" w:hAnsi="Times New Roman" w:cs="Times New Roman"/>
          <w:color w:val="202122"/>
          <w:kern w:val="0"/>
          <w:sz w:val="28"/>
          <w:szCs w:val="28"/>
          <w14:ligatures w14:val="none"/>
        </w:rPr>
        <w:t xml:space="preserve"> </w:t>
      </w:r>
      <w:r w:rsidRPr="009D385D">
        <w:rPr>
          <w:rFonts w:ascii="Times New Roman" w:eastAsia="Times New Roman" w:hAnsi="Times New Roman" w:cs="Times New Roman"/>
          <w:color w:val="000000"/>
          <w:kern w:val="0"/>
          <w:sz w:val="28"/>
          <w:szCs w:val="28"/>
          <w14:ligatures w14:val="none"/>
        </w:rPr>
        <w:t xml:space="preserve">(Matthew, 28:13), a narrative which </w:t>
      </w:r>
      <w:r w:rsidRPr="009D385D">
        <w:rPr>
          <w:rFonts w:ascii="Times New Roman" w:eastAsia="Times New Roman" w:hAnsi="Times New Roman" w:cs="Times New Roman"/>
          <w:color w:val="000000"/>
          <w:kern w:val="0"/>
          <w:sz w:val="28"/>
          <w:szCs w:val="28"/>
          <w14:ligatures w14:val="none"/>
        </w:rPr>
        <w:lastRenderedPageBreak/>
        <w:t>hardly serves to remove the Docetic possibilities that surround the Crucifixion of Jesus Christ in its received texts.</w:t>
      </w:r>
    </w:p>
    <w:p w14:paraId="6134626E" w14:textId="77777777" w:rsidR="00B335E1" w:rsidRPr="009D385D" w:rsidRDefault="00B335E1" w:rsidP="00B335E1">
      <w:pPr>
        <w:spacing w:after="0" w:line="240" w:lineRule="auto"/>
        <w:rPr>
          <w:rFonts w:ascii="Times New Roman" w:eastAsia="Times New Roman" w:hAnsi="Times New Roman" w:cs="Times New Roman"/>
          <w:kern w:val="0"/>
          <w14:ligatures w14:val="none"/>
        </w:rPr>
      </w:pPr>
    </w:p>
    <w:p w14:paraId="31B104B5" w14:textId="77777777" w:rsidR="00B335E1" w:rsidRPr="009D385D" w:rsidRDefault="00B335E1" w:rsidP="00B335E1">
      <w:pPr>
        <w:spacing w:after="0" w:line="240" w:lineRule="auto"/>
        <w:rPr>
          <w:rFonts w:ascii="Times New Roman" w:eastAsia="Times New Roman" w:hAnsi="Times New Roman" w:cs="Times New Roman"/>
          <w:kern w:val="0"/>
          <w14:ligatures w14:val="none"/>
        </w:rPr>
      </w:pPr>
    </w:p>
    <w:p w14:paraId="6F0E590F" w14:textId="77777777" w:rsidR="00B335E1" w:rsidRPr="009D385D" w:rsidRDefault="00B335E1" w:rsidP="00B335E1">
      <w:pPr>
        <w:spacing w:after="0" w:line="240" w:lineRule="auto"/>
        <w:rPr>
          <w:rFonts w:ascii="Times New Roman" w:eastAsia="Times New Roman" w:hAnsi="Times New Roman" w:cs="Times New Roman"/>
          <w:kern w:val="0"/>
          <w14:ligatures w14:val="none"/>
        </w:rPr>
      </w:pPr>
    </w:p>
    <w:p w14:paraId="147B9554" w14:textId="77777777" w:rsidR="00B335E1" w:rsidRPr="009D385D" w:rsidRDefault="00B335E1" w:rsidP="00B335E1">
      <w:pPr>
        <w:keepNext/>
        <w:keepLines/>
        <w:spacing w:after="0" w:line="240" w:lineRule="auto"/>
        <w:outlineLvl w:val="3"/>
        <w:rPr>
          <w:rFonts w:ascii="Times New Roman" w:eastAsia="Yu Gothic" w:hAnsi="Times New Roman" w:cs="Times New Roman"/>
          <w:b/>
          <w:bCs/>
          <w:i/>
          <w:iCs/>
          <w:color w:val="C00000"/>
          <w:kern w:val="0"/>
          <w:sz w:val="28"/>
          <w:szCs w:val="28"/>
          <w14:ligatures w14:val="none"/>
        </w:rPr>
      </w:pPr>
      <w:bookmarkStart w:id="3098" w:name="_Toc193364021"/>
      <w:r w:rsidRPr="009D385D">
        <w:rPr>
          <w:rFonts w:ascii="Times New Roman" w:eastAsia="Yu Gothic" w:hAnsi="Times New Roman" w:cs="Times New Roman"/>
          <w:b/>
          <w:bCs/>
          <w:i/>
          <w:iCs/>
          <w:color w:val="C00000"/>
          <w:kern w:val="0"/>
          <w:sz w:val="28"/>
          <w:szCs w:val="28"/>
          <w14:ligatures w14:val="none"/>
        </w:rPr>
        <w:t>Resurrection &amp; Ascension</w:t>
      </w:r>
      <w:bookmarkEnd w:id="3098"/>
    </w:p>
    <w:p w14:paraId="641C7B2D"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Luke says that Jesus Christ began his Mission at “about the age of thirty” (Luke, 3:23). As we have seen, modern historical calculations for the birth of Christ vary between </w:t>
      </w:r>
      <w:r w:rsidRPr="009D385D">
        <w:rPr>
          <w:rFonts w:ascii="Times New Roman" w:eastAsia="Times New Roman" w:hAnsi="Times New Roman" w:cs="Times New Roman"/>
          <w:kern w:val="0"/>
          <w:sz w:val="28"/>
          <w:szCs w:val="28"/>
          <w14:ligatures w14:val="none"/>
        </w:rPr>
        <w:t xml:space="preserve">7 BCE, 6 BCE, or 4 BCE. If any of these reckonings is correct, it would mean that Christ’s appearance as the Messiah was either in the year 23 CE, 24 CE, or 26 CE. The length of Christ’s </w:t>
      </w:r>
      <w:r w:rsidRPr="009D385D">
        <w:rPr>
          <w:rFonts w:ascii="Times New Roman" w:eastAsia="Yu Gothic" w:hAnsi="Times New Roman" w:cs="Times New Roman"/>
          <w:color w:val="000000"/>
          <w:kern w:val="0"/>
          <w:sz w:val="28"/>
          <w:szCs w:val="28"/>
          <w14:ligatures w14:val="none"/>
        </w:rPr>
        <w:t xml:space="preserve">Ministry was from one to three years. When it ended, the Resurrection and Ascension took place. </w:t>
      </w:r>
      <w:r w:rsidRPr="009D385D">
        <w:rPr>
          <w:rFonts w:ascii="Times New Roman" w:eastAsia="Times New Roman" w:hAnsi="Times New Roman" w:cs="Times New Roman"/>
          <w:kern w:val="0"/>
          <w:sz w:val="28"/>
          <w:szCs w:val="28"/>
          <w14:ligatures w14:val="none"/>
        </w:rPr>
        <w:t xml:space="preserve">Thus, the Crucifixion would have occurred in either 24 CE or 26 CE, 25 CE or 27 CE, or 27 CE or 29 CE, and the Resurrection and Ascension would also be dated in one of those years. If, of course, Christ’s birth did mark the beginning of the Common Era—as has been the longterm consensus of the Christian Tradition—then his Ministry would have begun in the year 30 CE, and the Resurrection and Ascension would have happened in the year 31 CE or 33 CE. The governance of Pontius </w:t>
      </w:r>
      <w:r w:rsidRPr="009D385D">
        <w:rPr>
          <w:rFonts w:ascii="Times New Roman" w:eastAsia="Yu Gothic" w:hAnsi="Times New Roman" w:cs="Times New Roman"/>
          <w:color w:val="000000"/>
          <w:kern w:val="0"/>
          <w:sz w:val="28"/>
          <w:szCs w:val="28"/>
          <w14:ligatures w14:val="none"/>
        </w:rPr>
        <w:t xml:space="preserve">Pilate in Roman Palestine lasted from 26 CE until 36 CE. Thus, whatever date is regarded as authentic for Christ’s Mission and the Crucifixion, all of them correspond to the days of Pontius Pilate’s administration. </w:t>
      </w:r>
    </w:p>
    <w:p w14:paraId="33AE4803" w14:textId="77777777" w:rsidR="00B335E1" w:rsidRPr="009D385D" w:rsidDel="00825398" w:rsidRDefault="00B335E1" w:rsidP="00B335E1">
      <w:pPr>
        <w:autoSpaceDE w:val="0"/>
        <w:autoSpaceDN w:val="0"/>
        <w:adjustRightInd w:val="0"/>
        <w:spacing w:after="0" w:line="240" w:lineRule="auto"/>
        <w:rPr>
          <w:del w:id="3099" w:author="Zahid Syed" w:date="2025-09-24T13:12:00Z" w16du:dateUtc="2025-09-24T04:12:00Z"/>
          <w:rFonts w:ascii="Times New Roman" w:eastAsia="Yu Gothic" w:hAnsi="Times New Roman" w:cs="Times New Roman"/>
          <w:color w:val="000000"/>
          <w:kern w:val="0"/>
          <w:sz w:val="28"/>
          <w:szCs w:val="28"/>
          <w14:ligatures w14:val="none"/>
        </w:rPr>
      </w:pPr>
    </w:p>
    <w:p w14:paraId="400D6CB0"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5E0F6E5B" w14:textId="77777777" w:rsidR="00B335E1" w:rsidRPr="009D385D" w:rsidRDefault="00B335E1" w:rsidP="00B335E1">
      <w:pPr>
        <w:spacing w:after="0" w:line="240" w:lineRule="auto"/>
        <w:rPr>
          <w:rFonts w:ascii="Times New Roman" w:eastAsia="Yu Gothic" w:hAnsi="Times New Roman" w:cs="Times New Roman"/>
          <w:b/>
          <w:bCs/>
          <w:kern w:val="0"/>
          <w:sz w:val="28"/>
          <w:szCs w:val="28"/>
          <w:u w:val="single"/>
          <w14:ligatures w14:val="none"/>
        </w:rPr>
      </w:pPr>
      <w:bookmarkStart w:id="3100" w:name="_Toc193364022"/>
      <w:r w:rsidRPr="009D385D">
        <w:rPr>
          <w:rFonts w:ascii="Times New Roman" w:eastAsia="Yu Gothic" w:hAnsi="Times New Roman" w:cs="Times New Roman"/>
          <w:b/>
          <w:bCs/>
          <w:kern w:val="0"/>
          <w:sz w:val="28"/>
          <w:szCs w:val="28"/>
          <w:u w:val="single"/>
          <w14:ligatures w14:val="none"/>
        </w:rPr>
        <w:t>New Testament Crucifixionist Belief in Christ’s Resurrection</w:t>
      </w:r>
      <w:bookmarkEnd w:id="3100"/>
      <w:r w:rsidRPr="009D385D">
        <w:rPr>
          <w:rFonts w:ascii="Times New Roman" w:eastAsia="Yu Gothic" w:hAnsi="Times New Roman" w:cs="Times New Roman"/>
          <w:b/>
          <w:bCs/>
          <w:kern w:val="0"/>
          <w:sz w:val="28"/>
          <w:szCs w:val="28"/>
          <w:u w:val="single"/>
          <w14:ligatures w14:val="none"/>
        </w:rPr>
        <w:t xml:space="preserve"> </w:t>
      </w:r>
    </w:p>
    <w:p w14:paraId="110991C5"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According to the Islamic Epistemology of Certainty, the Resurrection of Christ in the New Testament is somewhat vague, sometimes contradictory, and surrounded by the same lack of categorical certitude that surrounds the Crucifixion itself and disqualifies these Doctrines as central Creedal Issues in Trinitarian Salvation religion. </w:t>
      </w:r>
    </w:p>
    <w:p w14:paraId="3729FDF2"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60FFFC69"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In Christian belief, the Resurrection of Jesus (Greek:</w:t>
      </w:r>
      <w:r w:rsidRPr="009D385D">
        <w:rPr>
          <w:rFonts w:ascii="Times New Roman" w:eastAsia="Times New Roman" w:hAnsi="Times New Roman" w:cs="Times New Roman"/>
          <w:i/>
          <w:iCs/>
          <w:color w:val="000000"/>
          <w:kern w:val="0"/>
          <w:sz w:val="28"/>
          <w:szCs w:val="28"/>
          <w14:ligatures w14:val="none"/>
        </w:rPr>
        <w:t xml:space="preserve"> Ánátasis toû Iēsoû</w:t>
      </w:r>
      <w:r w:rsidRPr="009D385D">
        <w:rPr>
          <w:rFonts w:ascii="Times New Roman" w:eastAsia="Times New Roman"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Times New Roman" w:hAnsi="Times New Roman" w:cs="Times New Roman"/>
          <w:i/>
          <w:iCs/>
          <w:color w:val="000000"/>
          <w:kern w:val="0"/>
          <w:sz w:val="28"/>
          <w:szCs w:val="28"/>
          <w14:ligatures w14:val="none"/>
        </w:rPr>
        <w:t>Á</w:t>
      </w:r>
      <w:r w:rsidRPr="009D385D">
        <w:rPr>
          <w:rFonts w:ascii="Times New Roman" w:eastAsia="Times New Roman" w:hAnsi="Times New Roman" w:cs="Times New Roman"/>
          <w:i/>
          <w:iCs/>
          <w:color w:val="202122"/>
          <w:kern w:val="0"/>
          <w:sz w:val="28"/>
          <w:szCs w:val="28"/>
          <w14:ligatures w14:val="none"/>
        </w:rPr>
        <w:t>νάστασις τοῦ Ἰησοῦ</w:t>
      </w:r>
      <w:r w:rsidRPr="009D385D">
        <w:rPr>
          <w:rFonts w:ascii="Times New Roman" w:eastAsia="Yu Gothic" w:hAnsi="Times New Roman" w:cs="Times New Roman"/>
          <w:color w:val="000000"/>
          <w:kern w:val="0"/>
          <w:sz w:val="28"/>
          <w:szCs w:val="28"/>
          <w14:ligatures w14:val="none"/>
        </w:rPr>
        <w:t xml:space="preserve">) occurred shortly after the Crucifixion. He then appeared to his Disciples, spent an appointed time with them, and called them to preach his Message, baptize those who accepted him, and then he ascended into Heaven (Matthew, 28:16-20; Mark, 16:14-18; Luke, 24:44-49; John, 20:19-23; Acts, 1:4-8). </w:t>
      </w:r>
      <w:r w:rsidRPr="009D385D">
        <w:rPr>
          <w:rFonts w:ascii="Times New Roman" w:eastAsia="Times New Roman" w:hAnsi="Times New Roman" w:cs="Times New Roman"/>
          <w:color w:val="202122"/>
          <w:kern w:val="0"/>
          <w:sz w:val="28"/>
          <w:szCs w:val="28"/>
          <w14:ligatures w14:val="none"/>
        </w:rPr>
        <w:t xml:space="preserve">The exact day of the Resurrection is not mentioned in any of the four Gospels. Rather, they speak of the “empty tomb” in which the victim of the Crucifixion had been buried, and they speak of Christ’s appearance to his Disciples and others as a living human being. Christ’s Resurrection is celebrated on Easter or “Resurrection Sunday,” the dating of which differs among the Western and Eastern Churches. </w:t>
      </w:r>
      <w:r w:rsidRPr="009D385D">
        <w:rPr>
          <w:rFonts w:ascii="Times New Roman" w:eastAsia="Yu Gothic" w:hAnsi="Times New Roman" w:cs="Times New Roman"/>
          <w:color w:val="000000"/>
          <w:kern w:val="0"/>
          <w:sz w:val="28"/>
          <w:szCs w:val="28"/>
          <w14:ligatures w14:val="none"/>
        </w:rPr>
        <w:t xml:space="preserve">The New Testament affirms that Christ rose or was resurrected “according to the </w:t>
      </w:r>
      <w:r w:rsidRPr="009D385D">
        <w:rPr>
          <w:rFonts w:ascii="Times New Roman" w:eastAsia="Yu Gothic" w:hAnsi="Times New Roman" w:cs="Times New Roman"/>
          <w:color w:val="000000"/>
          <w:kern w:val="0"/>
          <w:sz w:val="28"/>
          <w:szCs w:val="28"/>
          <w14:ligatures w14:val="none"/>
        </w:rPr>
        <w:lastRenderedPageBreak/>
        <w:t xml:space="preserve">Scriptures” (1 Corinthians, 15:4), and reference is also made to the event elsewhere (see Mark, 2:20; 8:31; 9:10; 10:34; Luke, 17:22; Acts, 2:34; Romans, 1:3-4; Ephesians,4:8-9; </w:t>
      </w:r>
      <w:r w:rsidRPr="009D385D">
        <w:rPr>
          <w:rFonts w:ascii="Times New Roman" w:eastAsia="Times New Roman" w:hAnsi="Times New Roman" w:cs="Times New Roman"/>
          <w:color w:val="202122"/>
          <w:kern w:val="0"/>
          <w:sz w:val="28"/>
          <w:szCs w:val="28"/>
          <w14:ligatures w14:val="none"/>
        </w:rPr>
        <w:t>2 Timothy 2:8</w:t>
      </w:r>
      <w:r w:rsidRPr="009D385D">
        <w:rPr>
          <w:rFonts w:ascii="Times New Roman" w:eastAsia="Yu Gothic" w:hAnsi="Times New Roman" w:cs="Times New Roman"/>
          <w:color w:val="000000"/>
          <w:kern w:val="0"/>
          <w:sz w:val="28"/>
          <w:szCs w:val="28"/>
          <w14:ligatures w14:val="none"/>
        </w:rPr>
        <w:t xml:space="preserve">). One of the most specific references to the Resurrection are the words of Saint Paul in his Epistles: “And if Christ has not been resurrected, then our preaching is useless and your faith is also useless” (1 Corinthians, 14). By this, Saint Paul is referring to the Crucifixion, the death of Christ on the Cross, and his Resurrection from the dead shortly afterwards. It is impossible to designate the exact origin of the belief in Resurrection in the New Testament as it stands, but it is an accepted and essential Tradition of the Crucifixionist Christians, for whom the Resurrection is </w:t>
      </w:r>
      <w:r w:rsidRPr="009D385D">
        <w:rPr>
          <w:rFonts w:ascii="Times New Roman" w:eastAsia="Yu Gothic" w:hAnsi="Times New Roman" w:cs="Times New Roman"/>
          <w:i/>
          <w:iCs/>
          <w:color w:val="000000"/>
          <w:kern w:val="0"/>
          <w:sz w:val="28"/>
          <w:szCs w:val="28"/>
          <w14:ligatures w14:val="none"/>
        </w:rPr>
        <w:t xml:space="preserve">the </w:t>
      </w:r>
      <w:r w:rsidRPr="009D385D">
        <w:rPr>
          <w:rFonts w:ascii="Times New Roman" w:eastAsia="Yu Gothic" w:hAnsi="Times New Roman" w:cs="Times New Roman"/>
          <w:color w:val="000000"/>
          <w:kern w:val="0"/>
          <w:sz w:val="28"/>
          <w:szCs w:val="28"/>
          <w14:ligatures w14:val="none"/>
        </w:rPr>
        <w:t xml:space="preserve">historical fact in conjunction with his appearance to his Disciples, which is essential to their Salvific beliefs about Christ, and, for them, there is no epiphany that is greater than that of the risen Christ after the Crucifixion. </w:t>
      </w:r>
    </w:p>
    <w:p w14:paraId="57833DA2" w14:textId="77777777" w:rsidR="00B335E1" w:rsidRPr="009D385D" w:rsidRDefault="00B335E1" w:rsidP="00B335E1">
      <w:pPr>
        <w:spacing w:after="0" w:line="240" w:lineRule="auto"/>
        <w:rPr>
          <w:rFonts w:ascii="Times New Roman" w:eastAsia="Times New Roman" w:hAnsi="Times New Roman" w:cs="Times New Roman"/>
          <w:color w:val="202122"/>
          <w:kern w:val="0"/>
          <w:sz w:val="28"/>
          <w:szCs w:val="28"/>
          <w14:ligatures w14:val="none"/>
        </w:rPr>
      </w:pPr>
    </w:p>
    <w:p w14:paraId="60E0427F" w14:textId="77777777" w:rsidR="00B335E1" w:rsidRPr="009D385D" w:rsidRDefault="00B335E1" w:rsidP="00B335E1">
      <w:pPr>
        <w:spacing w:after="0" w:line="240" w:lineRule="auto"/>
        <w:rPr>
          <w:rFonts w:ascii="Times New Roman" w:eastAsia="Yu Gothic Light" w:hAnsi="Times New Roman" w:cs="Times New Roman"/>
          <w:color w:val="000000"/>
          <w:kern w:val="0"/>
          <w:sz w:val="32"/>
          <w:szCs w:val="32"/>
          <w14:ligatures w14:val="none"/>
        </w:rPr>
      </w:pPr>
      <w:r w:rsidRPr="009D385D">
        <w:rPr>
          <w:rFonts w:ascii="Times New Roman" w:eastAsia="Times New Roman" w:hAnsi="Times New Roman" w:cs="Times New Roman"/>
          <w:color w:val="202122"/>
          <w:kern w:val="0"/>
          <w:sz w:val="28"/>
          <w:szCs w:val="28"/>
          <w14:ligatures w14:val="none"/>
        </w:rPr>
        <w:t>Saint Paul also narrates one of the fullest accounts of Resurrection belief, although it is not certain where Saint Paul received this teaching and on what authority he is transmitting it:</w:t>
      </w:r>
      <w:r w:rsidRPr="009D385D">
        <w:rPr>
          <w:rFonts w:ascii="Times New Roman" w:eastAsia="Yu Gothic Light" w:hAnsi="Times New Roman" w:cs="Times New Roman"/>
          <w:color w:val="000000"/>
          <w:kern w:val="0"/>
          <w:sz w:val="32"/>
          <w:szCs w:val="32"/>
          <w14:ligatures w14:val="none"/>
        </w:rPr>
        <w:t xml:space="preserve"> </w:t>
      </w:r>
    </w:p>
    <w:p w14:paraId="1663E964" w14:textId="77777777" w:rsidR="00B335E1" w:rsidRPr="009D385D" w:rsidRDefault="00B335E1" w:rsidP="00B335E1">
      <w:pPr>
        <w:spacing w:after="0" w:line="240" w:lineRule="auto"/>
        <w:rPr>
          <w:rFonts w:ascii="Times New Roman" w:eastAsia="Yu Gothic Light" w:hAnsi="Times New Roman" w:cs="Times New Roman"/>
          <w:color w:val="000000"/>
          <w:kern w:val="0"/>
          <w:sz w:val="32"/>
          <w:szCs w:val="32"/>
          <w14:ligatures w14:val="none"/>
        </w:rPr>
      </w:pPr>
    </w:p>
    <w:p w14:paraId="11FD6059" w14:textId="77777777" w:rsidR="00B335E1" w:rsidRPr="009D385D" w:rsidRDefault="00B335E1" w:rsidP="00B335E1">
      <w:pPr>
        <w:spacing w:after="0" w:line="240" w:lineRule="auto"/>
        <w:ind w:left="630" w:right="900"/>
        <w:rPr>
          <w:rFonts w:ascii="Times New Roman" w:eastAsia="Times New Roman" w:hAnsi="Times New Roman" w:cs="Times New Roman"/>
          <w:color w:val="000000"/>
          <w:kern w:val="0"/>
          <w14:ligatures w14:val="none"/>
        </w:rPr>
      </w:pPr>
      <w:r w:rsidRPr="009D385D">
        <w:rPr>
          <w:rFonts w:ascii="Times New Roman" w:eastAsia="Times New Roman" w:hAnsi="Times New Roman" w:cs="Times New Roman"/>
          <w:color w:val="000000"/>
          <w:kern w:val="0"/>
          <w14:ligatures w14:val="none"/>
        </w:rPr>
        <w:t>Now, brothers and sisters, I want to remind you of the Gospel [or Good News] I preached to you, which you received and on which you have taken your stand. By this Gospel you are saved, if you hold firmly to the word I preached to you. Otherwise, you have believed in vain. For what I received I passed on to you as of first importance: that Christ died for our sins according to the Scriptures, that he was buried, that he was raised on the third day, according to the Scriptures, and that he appeared to Cephas [Saint Peter] and then to the Twelve [Apostles].</w:t>
      </w:r>
      <w:r w:rsidRPr="009D385D">
        <w:rPr>
          <w:rFonts w:ascii="Times New Roman" w:eastAsia="Times New Roman" w:hAnsi="Times New Roman" w:cs="Times New Roman"/>
          <w:b/>
          <w:bCs/>
          <w:color w:val="000000"/>
          <w:kern w:val="0"/>
          <w:vertAlign w:val="superscript"/>
          <w14:ligatures w14:val="none"/>
        </w:rPr>
        <w:t xml:space="preserve"> </w:t>
      </w:r>
      <w:r w:rsidRPr="009D385D">
        <w:rPr>
          <w:rFonts w:ascii="Times New Roman" w:eastAsia="Times New Roman" w:hAnsi="Times New Roman" w:cs="Times New Roman"/>
          <w:color w:val="000000"/>
          <w:kern w:val="0"/>
          <w14:ligatures w14:val="none"/>
        </w:rPr>
        <w:t>After that, he appeared to more than five hundred of the brothers and sisters at the same time, most of whom are still living, though some have fallen asleep. Then he appeared to James, then to all the Apostles, and last of all he appeared to me also, as to one abnormally born (1 Corinthians, 15:1-8).</w:t>
      </w:r>
    </w:p>
    <w:p w14:paraId="4065E098" w14:textId="77777777" w:rsidR="00B335E1" w:rsidRPr="009D385D" w:rsidRDefault="00B335E1" w:rsidP="00B335E1">
      <w:pPr>
        <w:spacing w:after="0" w:line="240" w:lineRule="auto"/>
        <w:ind w:left="630" w:right="900"/>
        <w:rPr>
          <w:rFonts w:ascii="Times New Roman" w:eastAsia="Times New Roman" w:hAnsi="Times New Roman" w:cs="Times New Roman"/>
          <w:color w:val="000000"/>
          <w:kern w:val="0"/>
          <w14:ligatures w14:val="none"/>
        </w:rPr>
      </w:pPr>
    </w:p>
    <w:p w14:paraId="1F65EBC8" w14:textId="77777777" w:rsidR="00B335E1" w:rsidRPr="009D385D" w:rsidRDefault="00B335E1" w:rsidP="00B335E1">
      <w:pPr>
        <w:spacing w:after="0" w:line="240" w:lineRule="auto"/>
        <w:rPr>
          <w:rFonts w:ascii="Times New Roman" w:eastAsia="Times New Roman" w:hAnsi="Times New Roman" w:cs="Times New Roman"/>
          <w:color w:val="000000"/>
          <w:kern w:val="0"/>
          <w:sz w:val="28"/>
          <w:szCs w:val="28"/>
          <w14:ligatures w14:val="none"/>
        </w:rPr>
      </w:pPr>
      <w:r w:rsidRPr="009D385D">
        <w:rPr>
          <w:rFonts w:ascii="Times New Roman" w:eastAsia="Times New Roman" w:hAnsi="Times New Roman" w:cs="Times New Roman"/>
          <w:color w:val="000000"/>
          <w:kern w:val="0"/>
          <w:sz w:val="28"/>
          <w:szCs w:val="28"/>
          <w14:ligatures w14:val="none"/>
        </w:rPr>
        <w:t xml:space="preserve">The New Testament is clear that Christ appeared to his Disciples and others in physical form after the Crucifixion. The Gospel of Matthew describes a single appearance in Galilee. Mark states that Jesus appeared to all of the Disciples on a mountain in Galilee. The Gospel of Luke describes several appearances in Jerusalem, and the Gospel of John mentions appearances in both Jerusalem and Galilee. The Acts of the Apostles state that “for forty days he continued to appear to them” and that Christ commanded them to remain in Jerusalem to preach.  </w:t>
      </w:r>
    </w:p>
    <w:p w14:paraId="241312DA" w14:textId="77777777" w:rsidR="00B335E1" w:rsidRPr="009D385D" w:rsidRDefault="00B335E1" w:rsidP="00B335E1">
      <w:pPr>
        <w:spacing w:after="0" w:line="240" w:lineRule="auto"/>
        <w:rPr>
          <w:rFonts w:ascii="Times New Roman" w:eastAsia="Times New Roman" w:hAnsi="Times New Roman" w:cs="Times New Roman"/>
          <w:color w:val="000000"/>
          <w:kern w:val="0"/>
          <w:sz w:val="28"/>
          <w:szCs w:val="28"/>
          <w14:ligatures w14:val="none"/>
        </w:rPr>
      </w:pPr>
    </w:p>
    <w:p w14:paraId="0AC6FBB5" w14:textId="77777777" w:rsidR="00B335E1" w:rsidRPr="009D385D" w:rsidDel="00825398" w:rsidRDefault="00B335E1" w:rsidP="00B335E1">
      <w:pPr>
        <w:autoSpaceDE w:val="0"/>
        <w:autoSpaceDN w:val="0"/>
        <w:adjustRightInd w:val="0"/>
        <w:spacing w:after="0" w:line="240" w:lineRule="auto"/>
        <w:rPr>
          <w:del w:id="3101" w:author="Zahid Syed" w:date="2025-09-24T13:12:00Z" w16du:dateUtc="2025-09-24T04:12:00Z"/>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Christian Gnosticism precluded the physical Resurrection of Christ as well as his personal immortality, because matter, in their view, was evil. The freed Soul if perfected by sound Gnosis would reunite with the fullness of Divine being, and </w:t>
      </w:r>
      <w:r w:rsidRPr="009D385D">
        <w:rPr>
          <w:rFonts w:ascii="Times New Roman" w:eastAsia="Yu Gothic" w:hAnsi="Times New Roman" w:cs="Times New Roman"/>
          <w:color w:val="000000"/>
          <w:kern w:val="0"/>
          <w:sz w:val="28"/>
          <w:szCs w:val="28"/>
          <w14:ligatures w14:val="none"/>
        </w:rPr>
        <w:lastRenderedPageBreak/>
        <w:t xml:space="preserve">that would be its future life and Salvation. Islamic belief does not necessarily preclude a physical Resurrection of the Crucified victim, although such a teaching is not standard among Muslims. It is conceivable, for example, that Christ “resurrected” the Disciple crucified in his place, since bringing the dead to life was one of his frequent miracles, but there is no evidence of that having happened. What is clear, however, is that Christ appeared in body and Soul to his Disciples and to others after the Crucifixion, which Crucifixionists explain as his Resurrection, and which Muslims readily understand as meaning that he was delivered from the Cross and did not die on it. There is no doubt that when Christ appear among his Disciples, he would have taught them what happened in the Crucifixion, whether it was the New Testament narrative or a Docetic narrative, which the New Testament rejects. </w:t>
      </w:r>
    </w:p>
    <w:p w14:paraId="0EB2FF50" w14:textId="77777777" w:rsidR="00B335E1" w:rsidRPr="009D385D" w:rsidRDefault="00B335E1" w:rsidP="00825398">
      <w:pPr>
        <w:autoSpaceDE w:val="0"/>
        <w:autoSpaceDN w:val="0"/>
        <w:adjustRightInd w:val="0"/>
        <w:spacing w:after="0" w:line="240" w:lineRule="auto"/>
        <w:rPr>
          <w:rFonts w:ascii="Times New Roman" w:eastAsia="Yu Gothic" w:hAnsi="Times New Roman" w:cs="Times New Roman"/>
          <w:b/>
          <w:bCs/>
          <w:color w:val="000000"/>
          <w:kern w:val="0"/>
          <w:sz w:val="28"/>
          <w:szCs w:val="28"/>
          <w14:ligatures w14:val="none"/>
        </w:rPr>
      </w:pPr>
    </w:p>
    <w:p w14:paraId="03F94827"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b/>
          <w:bCs/>
          <w:color w:val="000000"/>
          <w:kern w:val="0"/>
          <w:sz w:val="28"/>
          <w:szCs w:val="28"/>
          <w14:ligatures w14:val="none"/>
        </w:rPr>
      </w:pPr>
    </w:p>
    <w:p w14:paraId="0D51BA77" w14:textId="77777777" w:rsidR="00B335E1" w:rsidRPr="009D385D" w:rsidRDefault="00B335E1" w:rsidP="00B335E1">
      <w:pPr>
        <w:spacing w:after="0" w:line="240" w:lineRule="auto"/>
        <w:rPr>
          <w:rFonts w:ascii="Times New Roman" w:eastAsia="Yu Gothic" w:hAnsi="Times New Roman" w:cs="Times New Roman"/>
          <w:b/>
          <w:bCs/>
          <w:kern w:val="0"/>
          <w:sz w:val="28"/>
          <w:szCs w:val="28"/>
          <w:u w:val="single"/>
          <w14:ligatures w14:val="none"/>
        </w:rPr>
      </w:pPr>
      <w:bookmarkStart w:id="3102" w:name="_Toc193364023"/>
      <w:r w:rsidRPr="009D385D">
        <w:rPr>
          <w:rFonts w:ascii="Times New Roman" w:eastAsia="Yu Gothic" w:hAnsi="Times New Roman" w:cs="Times New Roman"/>
          <w:b/>
          <w:bCs/>
          <w:kern w:val="0"/>
          <w:sz w:val="28"/>
          <w:szCs w:val="28"/>
          <w:u w:val="single"/>
          <w14:ligatures w14:val="none"/>
        </w:rPr>
        <w:t>Shared Christian &amp; Islamic Belief in Christ’s Ascension</w:t>
      </w:r>
      <w:bookmarkEnd w:id="3102"/>
    </w:p>
    <w:p w14:paraId="136B26D9"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The Ascension of Christ is a universally shared Christian and Islamic belief. It is referred to clearly in the New Testament, which asserts that Christ ascended to Heaven in body and Soul (see Luke, 24:31, 36-43; John, 20:19, 26; Acts, 1:9). The New Testament affirms about Christ: “</w:t>
      </w:r>
      <w:r w:rsidRPr="009D385D">
        <w:rPr>
          <w:rFonts w:ascii="Times New Roman" w:eastAsia="Times New Roman" w:hAnsi="Times New Roman" w:cs="Times New Roman"/>
          <w:kern w:val="0"/>
          <w:sz w:val="28"/>
          <w:szCs w:val="28"/>
          <w14:ligatures w14:val="none"/>
        </w:rPr>
        <w:t xml:space="preserve">And when he had spoken these things, while they beheld, he was taken up, and a cloud received him out of their sight” (Acts, 1:9). </w:t>
      </w:r>
      <w:r w:rsidRPr="009D385D">
        <w:rPr>
          <w:rFonts w:ascii="Times New Roman" w:eastAsia="Yu Gothic" w:hAnsi="Times New Roman" w:cs="Times New Roman"/>
          <w:color w:val="000000"/>
          <w:kern w:val="0"/>
          <w:sz w:val="28"/>
          <w:szCs w:val="28"/>
          <w14:ligatures w14:val="none"/>
        </w:rPr>
        <w:t>The scene of the Ascension, however, is not certain, although the Christian Tradition generally identifies it as the Mount of Olives in Jerusalem. Since the fourth century CE, the Church has kept the Festival of the Ascension on the fortieth day after Easter. Saint Barnabas states that the Resurrection and the Ascension both happened on a Sunday. In both Christian and Islamic belief, Christ</w:t>
      </w:r>
      <w:r w:rsidRPr="009D385D">
        <w:rPr>
          <w:rFonts w:ascii="Times New Roman" w:eastAsia="Aptos" w:hAnsi="Times New Roman" w:cs="Times New Roman"/>
          <w:color w:val="000000"/>
          <w:kern w:val="0"/>
          <w:sz w:val="28"/>
          <w:szCs w:val="28"/>
          <w14:ligatures w14:val="none"/>
        </w:rPr>
        <w:t xml:space="preserve"> is presently in the Presence of God in the Heavens, alive in body and Spirit as he appeared after the Crucifixion and as he was at the time of his Ascension.</w:t>
      </w:r>
      <w:r w:rsidRPr="009D385D">
        <w:rPr>
          <w:rFonts w:ascii="Times New Roman" w:eastAsia="Yu Gothic" w:hAnsi="Times New Roman" w:cs="Times New Roman"/>
          <w:color w:val="000000"/>
          <w:kern w:val="0"/>
          <w:sz w:val="28"/>
          <w:szCs w:val="28"/>
          <w14:ligatures w14:val="none"/>
        </w:rPr>
        <w:t xml:space="preserve"> Muslim commentators generally believe that the Ascension was soon or immediately after the Crucifixion, but the New Testament states that he spent either a few days or forty days among the Disciples—thus, they would surely have come to know what had happened at the time of the Crucifixion.</w:t>
      </w:r>
    </w:p>
    <w:p w14:paraId="10BE0E7A"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663E284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Interestingly, however, Pauline Theology makes little reference to the Ascension in comparison with its clear focus upon the Resurrection and the Resurrected Crucified Christ and his living fellowship with the believers. Saint Paul’s apparent inattention to the Ascension of Christ in body and Soul may possibly be because of the fact that, in Biblical and later Islamic belief as we will see below—similar Ascensions were also true of other Prophetic figures including </w:t>
      </w:r>
      <w:r w:rsidRPr="009D385D">
        <w:rPr>
          <w:rFonts w:ascii="Times New Roman" w:eastAsia="Yu Gothic" w:hAnsi="Times New Roman" w:cs="Times New Roman"/>
          <w:b/>
          <w:bCs/>
          <w:color w:val="000000"/>
          <w:kern w:val="0"/>
          <w:sz w:val="28"/>
          <w:szCs w:val="28"/>
          <w14:ligatures w14:val="none"/>
        </w:rPr>
        <w:t>the Ascension (</w:t>
      </w:r>
      <w:r w:rsidRPr="009D385D">
        <w:rPr>
          <w:rFonts w:ascii="Times New Roman" w:eastAsia="Yu Gothic" w:hAnsi="Times New Roman" w:cs="Times New Roman"/>
          <w:b/>
          <w:bCs/>
          <w:i/>
          <w:iCs/>
          <w:color w:val="000000"/>
          <w:kern w:val="0"/>
          <w:sz w:val="28"/>
          <w:szCs w:val="28"/>
          <w14:ligatures w14:val="none"/>
        </w:rPr>
        <w:t>al-</w:t>
      </w:r>
      <w:r w:rsidRPr="009D385D">
        <w:rPr>
          <w:rFonts w:ascii="Times New Roman" w:eastAsia="Yu Gothic" w:hAnsi="Times New Roman" w:cs="Times New Roman"/>
          <w:b/>
          <w:bCs/>
          <w:i/>
          <w:iCs/>
          <w:color w:val="000000"/>
          <w:kern w:val="0"/>
          <w:sz w:val="28"/>
          <w:szCs w:val="28"/>
          <w14:ligatures w14:val="none"/>
        </w:rPr>
        <w:lastRenderedPageBreak/>
        <w:t>Mi‘r</w:t>
      </w:r>
      <w:r w:rsidRPr="009D385D">
        <w:rPr>
          <w:rFonts w:ascii="Times New Roman" w:eastAsia="Times New Roman" w:hAnsi="Times New Roman" w:cs="Times New Roman"/>
          <w:b/>
          <w:bCs/>
          <w:i/>
          <w:iCs/>
          <w:kern w:val="0"/>
          <w:sz w:val="28"/>
          <w:szCs w:val="28"/>
          <w14:ligatures w14:val="none"/>
        </w:rPr>
        <w:t>ā</w:t>
      </w:r>
      <w:r w:rsidRPr="009D385D">
        <w:rPr>
          <w:rFonts w:ascii="Times New Roman" w:eastAsia="Yu Gothic" w:hAnsi="Times New Roman" w:cs="Times New Roman"/>
          <w:b/>
          <w:bCs/>
          <w:i/>
          <w:iCs/>
          <w:color w:val="000000"/>
          <w:kern w:val="0"/>
          <w:sz w:val="28"/>
          <w:szCs w:val="28"/>
          <w14:ligatures w14:val="none"/>
        </w:rPr>
        <w:t>j</w:t>
      </w:r>
      <w:r w:rsidRPr="009D385D">
        <w:rPr>
          <w:rFonts w:ascii="Times New Roman" w:eastAsia="Yu Gothic" w:hAnsi="Times New Roman" w:cs="Times New Roman"/>
          <w:b/>
          <w:bCs/>
          <w:color w:val="000000"/>
          <w:kern w:val="0"/>
          <w:sz w:val="28"/>
          <w:szCs w:val="28"/>
          <w14:ligatures w14:val="none"/>
        </w:rPr>
        <w:t xml:space="preserve">) of the Prophet </w:t>
      </w:r>
      <w:r w:rsidRPr="009D385D">
        <w:rPr>
          <w:rFonts w:ascii="Times New Roman" w:eastAsia="Times New Roman" w:hAnsi="Times New Roman" w:cs="Times New Roman"/>
          <w:b/>
          <w:bCs/>
          <w:kern w:val="0"/>
          <w:sz w:val="28"/>
          <w:szCs w:val="28"/>
          <w14:ligatures w14:val="none"/>
        </w:rPr>
        <w:t>Muḥammad</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129"/>
      </w:r>
      <w:r w:rsidRPr="009D385D">
        <w:rPr>
          <w:rFonts w:ascii="Times New Roman" w:eastAsia="Yu Gothic" w:hAnsi="Times New Roman" w:cs="Times New Roman"/>
          <w:color w:val="000000"/>
          <w:kern w:val="0"/>
          <w:sz w:val="28"/>
          <w:szCs w:val="28"/>
          <w14:ligatures w14:val="none"/>
        </w:rPr>
        <w:t xml:space="preserve"> Thus, Ascension is a distinctive </w:t>
      </w:r>
      <w:r w:rsidRPr="009D385D">
        <w:rPr>
          <w:rFonts w:ascii="Times New Roman" w:eastAsia="Yu Gothic" w:hAnsi="Times New Roman" w:cs="Times New Roman"/>
          <w:i/>
          <w:iCs/>
          <w:color w:val="000000"/>
          <w:kern w:val="0"/>
          <w:sz w:val="28"/>
          <w:szCs w:val="28"/>
          <w14:ligatures w14:val="none"/>
        </w:rPr>
        <w:t xml:space="preserve">Sunna </w:t>
      </w:r>
      <w:r w:rsidRPr="009D385D">
        <w:rPr>
          <w:rFonts w:ascii="Times New Roman" w:eastAsia="Yu Gothic" w:hAnsi="Times New Roman" w:cs="Times New Roman"/>
          <w:color w:val="000000"/>
          <w:kern w:val="0"/>
          <w:sz w:val="28"/>
          <w:szCs w:val="28"/>
          <w14:ligatures w14:val="none"/>
        </w:rPr>
        <w:t xml:space="preserve">of God as regards many of His Prophets and Messengers. For this reason, therefore, </w:t>
      </w:r>
      <w:r w:rsidRPr="009D385D">
        <w:rPr>
          <w:rFonts w:ascii="Times New Roman" w:eastAsia="Yu Gothic" w:hAnsi="Times New Roman" w:cs="Times New Roman"/>
          <w:color w:val="000000"/>
          <w:kern w:val="0"/>
          <w:sz w:val="28"/>
          <w:szCs w:val="28"/>
          <w14:ligatures w14:val="none"/>
        </w:rPr>
        <w:lastRenderedPageBreak/>
        <w:t xml:space="preserve">Christ’s Ascension—which was essential to his deliverance from the Crucifixion and his powerful Second Coming in Islamic belief—was not unique to him among the Prophets of God. Consequently, it would not qualify as a crucially distinctive element in Pauline Salvation Theology. Saint Paul does acknowledge Christ’s Ascension, however, but he does not place emphasis upon it. He says, for example, </w:t>
      </w:r>
      <w:r w:rsidRPr="009D385D">
        <w:rPr>
          <w:rFonts w:ascii="Times New Roman" w:eastAsia="Yu Gothic" w:hAnsi="Times New Roman" w:cs="Times New Roman"/>
          <w:color w:val="000000"/>
          <w:kern w:val="0"/>
          <w:sz w:val="28"/>
          <w:szCs w:val="28"/>
          <w14:ligatures w14:val="none"/>
        </w:rPr>
        <w:lastRenderedPageBreak/>
        <w:t xml:space="preserve">that Jesus Christ was “caught up into Paradise where he heard unspeakable words not lawful for men to utter” (2 Corinthians, 12:2-4). Throughout Church history the Festival of the Ascension has never rivaled Easter Sunday, and, in this regard, the Ascension has been treated with comparative neglect. This fact was noted by Christians as early as the fourth century CE, and there are few hymns about the Ascension, which never inspired the Church in poetry, prose, or imagination like the Resurrection. </w:t>
      </w:r>
    </w:p>
    <w:p w14:paraId="799BE9FB"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6D6C393E" w14:textId="77777777" w:rsidR="00B335E1" w:rsidRPr="009D385D" w:rsidRDefault="00B335E1" w:rsidP="00B335E1">
      <w:pPr>
        <w:autoSpaceDE w:val="0"/>
        <w:autoSpaceDN w:val="0"/>
        <w:adjustRightInd w:val="0"/>
        <w:spacing w:after="0" w:line="240" w:lineRule="auto"/>
        <w:rPr>
          <w:rFonts w:ascii="Times New Roman" w:eastAsia="MS Mincho"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Christian’s do, of course, refer to the Ascension, as, for example, in liturgies based on the Psalms, such as:</w:t>
      </w:r>
    </w:p>
    <w:p w14:paraId="6BDCF17D" w14:textId="77777777" w:rsidR="00B335E1" w:rsidRPr="009D385D" w:rsidRDefault="00B335E1" w:rsidP="00B335E1">
      <w:pPr>
        <w:autoSpaceDE w:val="0"/>
        <w:autoSpaceDN w:val="0"/>
        <w:adjustRightInd w:val="0"/>
        <w:spacing w:after="0" w:line="240" w:lineRule="auto"/>
        <w:rPr>
          <w:rFonts w:ascii="Times New Roman" w:eastAsia="MS Mincho" w:hAnsi="Times New Roman" w:cs="Times New Roman"/>
          <w:color w:val="000000"/>
          <w:kern w:val="0"/>
          <w:sz w:val="28"/>
          <w:szCs w:val="28"/>
          <w14:ligatures w14:val="none"/>
        </w:rPr>
      </w:pPr>
    </w:p>
    <w:p w14:paraId="16292CE4" w14:textId="77777777" w:rsidR="00B335E1" w:rsidRPr="009D385D" w:rsidRDefault="00B335E1" w:rsidP="00B335E1">
      <w:pPr>
        <w:autoSpaceDE w:val="0"/>
        <w:autoSpaceDN w:val="0"/>
        <w:adjustRightInd w:val="0"/>
        <w:spacing w:after="0" w:line="240" w:lineRule="auto"/>
        <w:ind w:left="630" w:right="900"/>
        <w:rPr>
          <w:rFonts w:ascii="Times New Roman" w:eastAsia="Aptos" w:hAnsi="Times New Roman" w:cs="Times New Roman"/>
          <w:color w:val="000000"/>
          <w:kern w:val="0"/>
          <w14:ligatures w14:val="none"/>
        </w:rPr>
      </w:pPr>
      <w:r w:rsidRPr="009D385D">
        <w:rPr>
          <w:rFonts w:ascii="Times New Roman" w:eastAsia="MS Mincho" w:hAnsi="Times New Roman" w:cs="Times New Roman"/>
          <w:color w:val="000000"/>
          <w:kern w:val="0"/>
          <w14:ligatures w14:val="none"/>
        </w:rPr>
        <w:t>You have ascended on High. You have led captivity as a captive. You have received gifts for men. Indeed, for the rebellious also, so that the Lord God might dwell among them (Psalm, 68:18)</w:t>
      </w:r>
    </w:p>
    <w:p w14:paraId="44ABF0A2" w14:textId="77777777" w:rsidR="00B335E1" w:rsidRPr="009D385D" w:rsidRDefault="00B335E1" w:rsidP="00B335E1">
      <w:pPr>
        <w:autoSpaceDE w:val="0"/>
        <w:autoSpaceDN w:val="0"/>
        <w:adjustRightInd w:val="0"/>
        <w:spacing w:after="0" w:line="240" w:lineRule="auto"/>
        <w:rPr>
          <w:rFonts w:ascii="MS Mincho" w:eastAsia="MS Mincho" w:hAnsi="MS Mincho" w:cs="MS Mincho"/>
          <w:color w:val="000000"/>
          <w:kern w:val="0"/>
          <w:sz w:val="28"/>
          <w:szCs w:val="28"/>
          <w14:ligatures w14:val="none"/>
        </w:rPr>
      </w:pPr>
    </w:p>
    <w:p w14:paraId="133B4D79"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But it should be noted that this Psalm clearly refers to the victorious “warrior Messiah.”</w:t>
      </w:r>
      <w:r w:rsidRPr="009D385D">
        <w:rPr>
          <w:rFonts w:ascii="Times New Roman" w:eastAsia="MS Mincho" w:hAnsi="Times New Roman" w:cs="Times New Roman"/>
          <w:color w:val="000000"/>
          <w:kern w:val="0"/>
          <w:sz w:val="28"/>
          <w:szCs w:val="28"/>
          <w14:ligatures w14:val="none"/>
        </w:rPr>
        <w:t xml:space="preserve"> It makes no mention of the Crucifixion or of Christ’s suffering two deaths—one on the Cross and a second at the End of Time. In pre-modern times, captives were part of the spoils of war, and the conqueror would take them as slaves or ransom them, leading “captives in his train [or procession],” that is, long processions of them. </w:t>
      </w:r>
    </w:p>
    <w:p w14:paraId="6517CD88"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5D34CB8C"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Christian liturgy and teaching have also frequently alluded to Christ’s “sitting on the right Hand of the Father,” which refers to his Ascension and, again, to the well-known description of the warrior Messiah, and the Psalm is </w:t>
      </w:r>
      <w:r w:rsidRPr="009D385D">
        <w:rPr>
          <w:rFonts w:ascii="Times New Roman" w:eastAsia="Aptos" w:hAnsi="Times New Roman" w:cs="Times New Roman"/>
          <w:color w:val="000000"/>
          <w:kern w:val="0"/>
          <w:sz w:val="28"/>
          <w:szCs w:val="28"/>
          <w14:ligatures w14:val="none"/>
        </w:rPr>
        <w:t>quoted in Matthew, 22:44; Mark, 12:36; and Luke, 20:42</w:t>
      </w:r>
      <w:r w:rsidRPr="009D385D">
        <w:rPr>
          <w:rFonts w:ascii="Times New Roman" w:eastAsia="Yu Gothic" w:hAnsi="Times New Roman" w:cs="Times New Roman"/>
          <w:color w:val="000000"/>
          <w:kern w:val="0"/>
          <w:sz w:val="28"/>
          <w:szCs w:val="28"/>
          <w14:ligatures w14:val="none"/>
        </w:rPr>
        <w:t>. In this Psalm, the Prophet David says:</w:t>
      </w:r>
    </w:p>
    <w:p w14:paraId="4D719E56"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AD43956" w14:textId="77777777" w:rsidR="00B335E1" w:rsidRPr="009D385D" w:rsidRDefault="00B335E1" w:rsidP="00B335E1">
      <w:pPr>
        <w:autoSpaceDE w:val="0"/>
        <w:autoSpaceDN w:val="0"/>
        <w:adjustRightInd w:val="0"/>
        <w:spacing w:after="0" w:line="240" w:lineRule="auto"/>
        <w:ind w:left="540" w:right="81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 xml:space="preserve">The Lord says to my Lord: “Sit at my right Hand until I make your enemies a footstool for your feet. The Lord will extend your mighty scepter from Zion. You will rule in the midst of your enemies. </w:t>
      </w:r>
      <w:r w:rsidRPr="009D385D">
        <w:rPr>
          <w:rFonts w:ascii="Times New Roman" w:eastAsia="Aptos" w:hAnsi="Times New Roman" w:cs="Times New Roman"/>
          <w:color w:val="000000"/>
          <w:kern w:val="0"/>
          <w14:ligatures w14:val="none"/>
        </w:rPr>
        <w:t>Your people shall be willing in the day of your power in the beauties of holiness from the womb of the morning: You have the dew of your youth.” The Lord has sworn and will not repent: “You are a Priest for ever after the order of Melchizedek. The Lord at your right hand shall strike through kings in the day of His wrath. He will judge among the heathen. He will fill the places with the dead bodies. He will wound the heads over many countries. He will drink of the brook in the way: Therefore shall He lift up the head” (Psalms, 110:1-7).</w:t>
      </w:r>
    </w:p>
    <w:p w14:paraId="5AA867E4" w14:textId="77777777" w:rsidR="00B335E1" w:rsidRPr="009D385D" w:rsidRDefault="00B335E1" w:rsidP="00B335E1">
      <w:pPr>
        <w:autoSpaceDE w:val="0"/>
        <w:autoSpaceDN w:val="0"/>
        <w:adjustRightInd w:val="0"/>
        <w:spacing w:after="0" w:line="240" w:lineRule="auto"/>
        <w:ind w:right="810"/>
        <w:rPr>
          <w:rFonts w:ascii="Times New Roman" w:eastAsia="Yu Gothic" w:hAnsi="Times New Roman" w:cs="Times New Roman"/>
          <w:color w:val="000000"/>
          <w:kern w:val="0"/>
          <w14:ligatures w14:val="none"/>
        </w:rPr>
      </w:pPr>
    </w:p>
    <w:p w14:paraId="09A672E5" w14:textId="77777777" w:rsidR="00B335E1" w:rsidRPr="009D385D" w:rsidRDefault="00B335E1" w:rsidP="00B335E1">
      <w:pPr>
        <w:autoSpaceDE w:val="0"/>
        <w:autoSpaceDN w:val="0"/>
        <w:adjustRightInd w:val="0"/>
        <w:spacing w:after="0" w:line="240" w:lineRule="auto"/>
        <w:ind w:right="810"/>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verse suits both the Christian view of the vision of Christ in the Revelation of Saint John as well as the Islamic views of the Ascension and the return of Christ as the Messiah King in the Second Coming. It has nothing to say about Crucifixion and Resurrection and suits the Islamic </w:t>
      </w:r>
      <w:r w:rsidRPr="009D385D">
        <w:rPr>
          <w:rFonts w:ascii="Times New Roman" w:eastAsia="Yu Gothic" w:hAnsi="Times New Roman" w:cs="Times New Roman"/>
          <w:color w:val="000000"/>
          <w:kern w:val="0"/>
          <w:sz w:val="28"/>
          <w:szCs w:val="28"/>
          <w14:ligatures w14:val="none"/>
        </w:rPr>
        <w:lastRenderedPageBreak/>
        <w:t xml:space="preserve">view of “substitutionary” Docetism. </w:t>
      </w:r>
      <w:r w:rsidRPr="009D385D">
        <w:rPr>
          <w:rFonts w:ascii="Times New Roman" w:eastAsia="Times New Roman" w:hAnsi="Times New Roman" w:cs="Times New Roman"/>
          <w:color w:val="1F1F1F"/>
          <w:kern w:val="0"/>
          <w:sz w:val="28"/>
          <w:szCs w:val="28"/>
          <w:shd w:val="clear" w:color="auto" w:fill="FFFFFF"/>
          <w14:ligatures w14:val="none"/>
        </w:rPr>
        <w:t>The living, non-Resurrected Christ, who was miraculously delivered from the Cross and never died, is taken up to Heaven in God’s Presence and awaits his victorious Second Coming at the End of Time to destroy the Antichrist and establish God’s religion on earth.</w:t>
      </w:r>
    </w:p>
    <w:p w14:paraId="51925F3B" w14:textId="77777777" w:rsidR="00B335E1" w:rsidRPr="009D385D" w:rsidRDefault="00B335E1" w:rsidP="00B335E1">
      <w:pPr>
        <w:autoSpaceDE w:val="0"/>
        <w:autoSpaceDN w:val="0"/>
        <w:adjustRightInd w:val="0"/>
        <w:spacing w:after="0" w:line="240" w:lineRule="auto"/>
        <w:ind w:right="810"/>
        <w:rPr>
          <w:rFonts w:ascii="Times New Roman" w:eastAsia="Yu Gothic" w:hAnsi="Times New Roman" w:cs="Times New Roman"/>
          <w:color w:val="000000"/>
          <w:kern w:val="0"/>
          <w:sz w:val="28"/>
          <w:szCs w:val="28"/>
          <w14:ligatures w14:val="none"/>
        </w:rPr>
      </w:pPr>
    </w:p>
    <w:p w14:paraId="775C426E" w14:textId="77777777" w:rsidR="00B335E1" w:rsidRPr="009D385D" w:rsidRDefault="00B335E1" w:rsidP="00B335E1">
      <w:pPr>
        <w:autoSpaceDE w:val="0"/>
        <w:autoSpaceDN w:val="0"/>
        <w:adjustRightInd w:val="0"/>
        <w:spacing w:after="0" w:line="240" w:lineRule="auto"/>
        <w:ind w:right="810"/>
        <w:rPr>
          <w:rFonts w:ascii="Times New Roman" w:eastAsia="Aptos"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 the verse, “the Lord” is </w:t>
      </w:r>
      <w:r w:rsidRPr="009D385D">
        <w:rPr>
          <w:rFonts w:ascii="Times New Roman" w:eastAsia="Yu Gothic" w:hAnsi="Times New Roman" w:cs="Times New Roman"/>
          <w:i/>
          <w:iCs/>
          <w:color w:val="000000"/>
          <w:kern w:val="0"/>
          <w:sz w:val="28"/>
          <w:szCs w:val="28"/>
          <w14:ligatures w14:val="none"/>
        </w:rPr>
        <w:t>YHWH</w:t>
      </w:r>
      <w:r w:rsidRPr="009D385D">
        <w:rPr>
          <w:rFonts w:ascii="Times New Roman" w:eastAsia="Yu Gothic" w:hAnsi="Times New Roman" w:cs="Times New Roman"/>
          <w:color w:val="000000"/>
          <w:kern w:val="0"/>
          <w:sz w:val="28"/>
          <w:szCs w:val="28"/>
          <w14:ligatures w14:val="none"/>
        </w:rPr>
        <w:t xml:space="preserve">—the Lord God—and “my Lord” is </w:t>
      </w:r>
      <w:r w:rsidRPr="009D385D">
        <w:rPr>
          <w:rFonts w:ascii="Times New Roman" w:eastAsia="Yu Gothic" w:hAnsi="Times New Roman" w:cs="Times New Roman"/>
          <w:i/>
          <w:iCs/>
          <w:color w:val="000000"/>
          <w:kern w:val="0"/>
          <w:sz w:val="28"/>
          <w:szCs w:val="28"/>
          <w14:ligatures w14:val="none"/>
        </w:rPr>
        <w:t>A</w:t>
      </w:r>
      <w:r w:rsidRPr="009D385D">
        <w:rPr>
          <w:rFonts w:ascii="Times New Roman" w:eastAsia="Aptos" w:hAnsi="Times New Roman" w:cs="Times New Roman"/>
          <w:i/>
          <w:iCs/>
          <w:color w:val="000000"/>
          <w:kern w:val="0"/>
          <w:sz w:val="28"/>
          <w:szCs w:val="28"/>
          <w14:ligatures w14:val="none"/>
        </w:rPr>
        <w:t>d</w:t>
      </w:r>
      <w:r w:rsidRPr="009D385D">
        <w:rPr>
          <w:rFonts w:ascii="Times New Roman" w:eastAsia="Times New Roman" w:hAnsi="Times New Roman" w:cs="Times New Roman"/>
          <w:i/>
          <w:iCs/>
          <w:color w:val="000000"/>
          <w:kern w:val="0"/>
          <w:sz w:val="28"/>
          <w:szCs w:val="28"/>
          <w14:ligatures w14:val="none"/>
        </w:rPr>
        <w:t>ô</w:t>
      </w:r>
      <w:r w:rsidRPr="009D385D">
        <w:rPr>
          <w:rFonts w:ascii="Times New Roman" w:eastAsia="Aptos" w:hAnsi="Times New Roman" w:cs="Times New Roman"/>
          <w:i/>
          <w:iCs/>
          <w:color w:val="000000"/>
          <w:kern w:val="0"/>
          <w:sz w:val="28"/>
          <w:szCs w:val="28"/>
          <w14:ligatures w14:val="none"/>
        </w:rPr>
        <w:t>n</w:t>
      </w:r>
      <w:r w:rsidRPr="009D385D">
        <w:rPr>
          <w:rFonts w:ascii="Times New Roman" w:eastAsia="Times New Roman" w:hAnsi="Times New Roman" w:cs="Times New Roman"/>
          <w:i/>
          <w:iCs/>
          <w:kern w:val="0"/>
          <w:sz w:val="28"/>
          <w:szCs w:val="28"/>
          <w14:ligatures w14:val="none"/>
        </w:rPr>
        <w:t>āy</w:t>
      </w:r>
      <w:r w:rsidRPr="009D385D">
        <w:rPr>
          <w:rFonts w:ascii="Times New Roman" w:eastAsia="Times New Roman" w:hAnsi="Times New Roman" w:cs="Times New Roman"/>
          <w:kern w:val="0"/>
          <w:sz w:val="28"/>
          <w:szCs w:val="28"/>
          <w14:ligatures w14:val="none"/>
        </w:rPr>
        <w:t>. The first “Lord”—</w:t>
      </w:r>
      <w:r w:rsidRPr="009D385D">
        <w:rPr>
          <w:rFonts w:ascii="Times New Roman" w:eastAsia="Times New Roman" w:hAnsi="Times New Roman" w:cs="Times New Roman"/>
          <w:i/>
          <w:iCs/>
          <w:kern w:val="0"/>
          <w:sz w:val="28"/>
          <w:szCs w:val="28"/>
          <w14:ligatures w14:val="none"/>
        </w:rPr>
        <w:t xml:space="preserve">YHWH </w:t>
      </w:r>
      <w:r w:rsidRPr="009D385D">
        <w:rPr>
          <w:rFonts w:ascii="Times New Roman" w:eastAsia="Times New Roman" w:hAnsi="Times New Roman" w:cs="Times New Roman"/>
          <w:kern w:val="0"/>
          <w:sz w:val="28"/>
          <w:szCs w:val="28"/>
          <w14:ligatures w14:val="none"/>
        </w:rPr>
        <w:t xml:space="preserve">never occurs in a genitive construction as “my </w:t>
      </w:r>
      <w:r w:rsidRPr="009D385D">
        <w:rPr>
          <w:rFonts w:ascii="Times New Roman" w:eastAsia="Times New Roman" w:hAnsi="Times New Roman" w:cs="Times New Roman"/>
          <w:i/>
          <w:iCs/>
          <w:kern w:val="0"/>
          <w:sz w:val="28"/>
          <w:szCs w:val="28"/>
          <w14:ligatures w14:val="none"/>
        </w:rPr>
        <w:t>YHWH</w:t>
      </w:r>
      <w:r w:rsidRPr="009D385D">
        <w:rPr>
          <w:rFonts w:ascii="Times New Roman" w:eastAsia="Times New Roman" w:hAnsi="Times New Roman" w:cs="Times New Roman"/>
          <w:kern w:val="0"/>
          <w:sz w:val="28"/>
          <w:szCs w:val="28"/>
          <w14:ligatures w14:val="none"/>
        </w:rPr>
        <w:t xml:space="preserve">,” which is, however, fully suitable for the word </w:t>
      </w:r>
      <w:r w:rsidRPr="009D385D">
        <w:rPr>
          <w:rFonts w:ascii="Times New Roman" w:eastAsia="Yu Gothic" w:hAnsi="Times New Roman" w:cs="Times New Roman"/>
          <w:i/>
          <w:iCs/>
          <w:color w:val="000000"/>
          <w:kern w:val="0"/>
          <w:sz w:val="28"/>
          <w:szCs w:val="28"/>
          <w14:ligatures w14:val="none"/>
        </w:rPr>
        <w:t>A</w:t>
      </w:r>
      <w:r w:rsidRPr="009D385D">
        <w:rPr>
          <w:rFonts w:ascii="Times New Roman" w:eastAsia="Aptos" w:hAnsi="Times New Roman" w:cs="Times New Roman"/>
          <w:i/>
          <w:iCs/>
          <w:color w:val="000000"/>
          <w:kern w:val="0"/>
          <w:sz w:val="28"/>
          <w:szCs w:val="28"/>
          <w14:ligatures w14:val="none"/>
        </w:rPr>
        <w:t>d</w:t>
      </w:r>
      <w:r w:rsidRPr="009D385D">
        <w:rPr>
          <w:rFonts w:ascii="Times New Roman" w:eastAsia="Times New Roman" w:hAnsi="Times New Roman" w:cs="Times New Roman"/>
          <w:i/>
          <w:iCs/>
          <w:color w:val="000000"/>
          <w:kern w:val="0"/>
          <w:sz w:val="28"/>
          <w:szCs w:val="28"/>
          <w14:ligatures w14:val="none"/>
        </w:rPr>
        <w:t>ô</w:t>
      </w:r>
      <w:r w:rsidRPr="009D385D">
        <w:rPr>
          <w:rFonts w:ascii="Times New Roman" w:eastAsia="Aptos" w:hAnsi="Times New Roman" w:cs="Times New Roman"/>
          <w:i/>
          <w:iCs/>
          <w:color w:val="000000"/>
          <w:kern w:val="0"/>
          <w:sz w:val="28"/>
          <w:szCs w:val="28"/>
          <w14:ligatures w14:val="none"/>
        </w:rPr>
        <w:t>n</w:t>
      </w:r>
      <w:r w:rsidRPr="009D385D">
        <w:rPr>
          <w:rFonts w:ascii="Times New Roman" w:eastAsia="Aptos" w:hAnsi="Times New Roman" w:cs="Times New Roman"/>
          <w:color w:val="000000"/>
          <w:kern w:val="0"/>
          <w:sz w:val="28"/>
          <w:szCs w:val="28"/>
          <w14:ligatures w14:val="none"/>
        </w:rPr>
        <w:t>, which</w:t>
      </w:r>
      <w:r w:rsidRPr="009D385D">
        <w:rPr>
          <w:rFonts w:ascii="Times New Roman" w:eastAsia="Times New Roman" w:hAnsi="Times New Roman" w:cs="Times New Roman"/>
          <w:kern w:val="0"/>
          <w:sz w:val="28"/>
          <w:szCs w:val="28"/>
          <w14:ligatures w14:val="none"/>
        </w:rPr>
        <w:t xml:space="preserve"> </w:t>
      </w:r>
      <w:r w:rsidRPr="009D385D">
        <w:rPr>
          <w:rFonts w:ascii="Times New Roman" w:eastAsia="Aptos" w:hAnsi="Times New Roman" w:cs="Times New Roman"/>
          <w:color w:val="000000"/>
          <w:kern w:val="0"/>
          <w:sz w:val="28"/>
          <w:szCs w:val="28"/>
          <w14:ligatures w14:val="none"/>
        </w:rPr>
        <w:t xml:space="preserve">signifies “commander” and “lord” in the sense of “master.” lord, and master.” It is the opposite of “soldier,” “servant,” or “slave.” Thus, the verse means: “God, the Lord, said to my master.” </w:t>
      </w:r>
      <w:r w:rsidRPr="009D385D">
        <w:rPr>
          <w:rFonts w:ascii="Times New Roman" w:eastAsia="Yu Gothic" w:hAnsi="Times New Roman" w:cs="Times New Roman"/>
          <w:color w:val="000000"/>
          <w:kern w:val="0"/>
          <w:sz w:val="28"/>
          <w:szCs w:val="28"/>
          <w14:ligatures w14:val="none"/>
        </w:rPr>
        <w:t>But</w:t>
      </w:r>
      <w:r w:rsidRPr="009D385D">
        <w:rPr>
          <w:rFonts w:ascii="Times New Roman" w:eastAsia="Aptos" w:hAnsi="Times New Roman" w:cs="Times New Roman"/>
          <w:color w:val="000000"/>
          <w:kern w:val="0"/>
          <w:sz w:val="28"/>
          <w:szCs w:val="28"/>
          <w14:ligatures w14:val="none"/>
        </w:rPr>
        <w:t xml:space="preserve"> if taken as a reference to Jesus Christ, the verse it would indicate that the Messiah Jesus Son of Mary was a descendent of the Prophet Aaron—as his mother Mary almost certainly was—and not a descendent of David, as the Rabbinic Jews require the Messiah to be and as Christians believe Christ was. This is because the Prophet David refers to Messiah as “his Lord:” “The Lord said to my Lord,” and it is not suitable that David as a great Patriarch refer to his own son as “his Lord.” He would not use “my Lord” for any of his descendants. Rather, he would have said “my son.” But the statement, “my Lord,” would be appropriate for a Son of Aaron, who would also be a legitimate High Priest by his lineage. </w:t>
      </w:r>
    </w:p>
    <w:p w14:paraId="296D7AA9"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00000"/>
          <w:kern w:val="0"/>
          <w:sz w:val="28"/>
          <w:szCs w:val="28"/>
          <w14:ligatures w14:val="none"/>
        </w:rPr>
      </w:pPr>
    </w:p>
    <w:p w14:paraId="6807733E"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 Ascension of Christ in body and Soul—like the Ascensions of other great Prophetic figures— signifies the exaltation of their humanity and of human kind in following them. In the Ascension, Christ is still Man, and by the Ascension, he fulfilled his Messianic office as King, Prophet, and Priest. In Islamic belief, it is said that Jesus is in the second Heaven. It is of note, however, that Ascension and life in the Heavens in God’s presence not something unique for Jesus Christ in Biblical or Islamic belief. </w:t>
      </w:r>
      <w:r w:rsidRPr="009D385D">
        <w:rPr>
          <w:rFonts w:ascii="Times New Roman" w:eastAsia="Aptos" w:hAnsi="Times New Roman" w:cs="Times New Roman"/>
          <w:color w:val="000000"/>
          <w:kern w:val="0"/>
          <w:sz w:val="28"/>
          <w:szCs w:val="28"/>
          <w14:ligatures w14:val="none"/>
        </w:rPr>
        <w:t xml:space="preserve">As mentioned earlier, the Prophet Enoch—the </w:t>
      </w:r>
      <w:r w:rsidRPr="009D385D">
        <w:rPr>
          <w:rFonts w:ascii="Times New Roman" w:eastAsia="Times New Roman" w:hAnsi="Times New Roman" w:cs="Times New Roman"/>
          <w:kern w:val="0"/>
          <w:sz w:val="28"/>
          <w:szCs w:val="28"/>
          <w14:ligatures w14:val="none"/>
        </w:rPr>
        <w:t>Qur’ānic</w:t>
      </w:r>
      <w:r w:rsidRPr="009D385D">
        <w:rPr>
          <w:rFonts w:ascii="Times New Roman" w:eastAsia="Aptos" w:hAnsi="Times New Roman" w:cs="Times New Roman"/>
          <w:color w:val="000000"/>
          <w:kern w:val="0"/>
          <w:sz w:val="28"/>
          <w:szCs w:val="28"/>
          <w14:ligatures w14:val="none"/>
        </w:rPr>
        <w:t xml:space="preserve"> Idr</w:t>
      </w:r>
      <w:r w:rsidRPr="009D385D">
        <w:rPr>
          <w:rFonts w:ascii="Times New Roman" w:eastAsia="Times New Roman" w:hAnsi="Times New Roman" w:cs="Times New Roman"/>
          <w:kern w:val="0"/>
          <w:sz w:val="28"/>
          <w:szCs w:val="28"/>
          <w14:ligatures w14:val="none"/>
        </w:rPr>
        <w:t>ī</w:t>
      </w:r>
      <w:r w:rsidRPr="009D385D">
        <w:rPr>
          <w:rFonts w:ascii="Times New Roman" w:eastAsia="Aptos" w:hAnsi="Times New Roman" w:cs="Times New Roman"/>
          <w:color w:val="000000"/>
          <w:kern w:val="0"/>
          <w:sz w:val="28"/>
          <w:szCs w:val="28"/>
          <w14:ligatures w14:val="none"/>
        </w:rPr>
        <w:t xml:space="preserve">s—ascended to Heaven in body and Soul in both Islamic and Christian belief. </w:t>
      </w:r>
      <w:r w:rsidRPr="009D385D">
        <w:rPr>
          <w:rFonts w:ascii="Times New Roman" w:eastAsia="Times New Roman" w:hAnsi="Times New Roman" w:cs="Times New Roman"/>
          <w:kern w:val="0"/>
          <w:sz w:val="28"/>
          <w:szCs w:val="28"/>
          <w14:ligatures w14:val="none"/>
        </w:rPr>
        <w:t>The New Testament affirms the ascension of Enoch:</w:t>
      </w:r>
    </w:p>
    <w:p w14:paraId="00DD072A"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A68907A" w14:textId="77777777" w:rsidR="00B335E1" w:rsidRPr="009D385D" w:rsidRDefault="00B335E1" w:rsidP="00B335E1">
      <w:pPr>
        <w:autoSpaceDE w:val="0"/>
        <w:autoSpaceDN w:val="0"/>
        <w:adjustRightInd w:val="0"/>
        <w:spacing w:after="0" w:line="240" w:lineRule="auto"/>
        <w:ind w:left="630" w:right="810"/>
        <w:rPr>
          <w:rFonts w:ascii="Times New Roman" w:eastAsia="Times New Roman" w:hAnsi="Times New Roman" w:cs="Times New Roman"/>
          <w:kern w:val="0"/>
          <w14:ligatures w14:val="none"/>
        </w:rPr>
      </w:pPr>
      <w:r w:rsidRPr="009D385D">
        <w:rPr>
          <w:rFonts w:ascii="Times New Roman" w:eastAsia="Times New Roman" w:hAnsi="Times New Roman" w:cs="Times New Roman"/>
          <w:kern w:val="0"/>
          <w14:ligatures w14:val="none"/>
        </w:rPr>
        <w:t xml:space="preserve">By faith Enoch was taken away so that he did not see death and was not found because God had taken him. For before he was taken he had this testimony, that he pleased God” (Hebrews, 11:5). </w:t>
      </w:r>
    </w:p>
    <w:p w14:paraId="587B7754"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highlight w:val="yellow"/>
          <w:u w:val="single"/>
          <w14:ligatures w14:val="none"/>
        </w:rPr>
      </w:pPr>
    </w:p>
    <w:p w14:paraId="139DC31C"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Multiple Rabbinical accounts also affirm that God took Enoch away so that he ascended to the heavens to live before the Lord.</w:t>
      </w:r>
      <w:r w:rsidRPr="009D385D">
        <w:rPr>
          <w:rFonts w:ascii="Times New Roman" w:eastAsia="Yu Gothic" w:hAnsi="Times New Roman" w:cs="Times New Roman"/>
          <w:kern w:val="0"/>
          <w:sz w:val="28"/>
          <w:szCs w:val="28"/>
          <w14:ligatures w14:val="none"/>
        </w:rPr>
        <w:t xml:space="preserve"> According to the Bible, the Prophet Isaiah was taken up to the seventh heaven where he has a vision of the </w:t>
      </w:r>
      <w:r w:rsidRPr="009D385D">
        <w:rPr>
          <w:rFonts w:ascii="Times New Roman" w:eastAsia="Yu Gothic" w:hAnsi="Times New Roman" w:cs="Times New Roman"/>
          <w:kern w:val="0"/>
          <w:sz w:val="28"/>
          <w:szCs w:val="28"/>
          <w14:ligatures w14:val="none"/>
        </w:rPr>
        <w:lastRenderedPageBreak/>
        <w:t xml:space="preserve">Beloved (Isaiah, 7-8), and the Apocryphal </w:t>
      </w:r>
      <w:r w:rsidRPr="009D385D">
        <w:rPr>
          <w:rFonts w:ascii="Times New Roman" w:eastAsia="Aptos" w:hAnsi="Times New Roman" w:cs="Times New Roman"/>
          <w:i/>
          <w:iCs/>
          <w:kern w:val="0"/>
          <w:sz w:val="28"/>
          <w:szCs w:val="28"/>
          <w14:ligatures w14:val="none"/>
        </w:rPr>
        <w:t>Ascension of Isaiah</w:t>
      </w:r>
      <w:r w:rsidRPr="009D385D">
        <w:rPr>
          <w:rFonts w:ascii="Times New Roman" w:eastAsia="Aptos" w:hAnsi="Times New Roman" w:cs="Times New Roman"/>
          <w:kern w:val="0"/>
          <w:sz w:val="28"/>
          <w:szCs w:val="28"/>
          <w14:ligatures w14:val="none"/>
        </w:rPr>
        <w:t xml:space="preserve"> also asserts that the Prophet Isaiah ascended into Heaven. The Bible also speaks of the bodily Ascension of the Prophet Ezekiel </w:t>
      </w:r>
      <w:r w:rsidRPr="009D385D">
        <w:rPr>
          <w:rFonts w:ascii="Times New Roman" w:eastAsia="Yu Gothic" w:hAnsi="Times New Roman" w:cs="Times New Roman"/>
          <w:kern w:val="0"/>
          <w:sz w:val="28"/>
          <w:szCs w:val="28"/>
          <w14:ligatures w14:val="none"/>
        </w:rPr>
        <w:t xml:space="preserve">(Ezekiel, 8:2; 11:24), and </w:t>
      </w:r>
      <w:r w:rsidRPr="009D385D">
        <w:rPr>
          <w:rFonts w:ascii="Times New Roman" w:eastAsia="Aptos" w:hAnsi="Times New Roman" w:cs="Times New Roman"/>
          <w:kern w:val="0"/>
          <w:sz w:val="28"/>
          <w:szCs w:val="28"/>
          <w14:ligatures w14:val="none"/>
        </w:rPr>
        <w:t xml:space="preserve">the Prophet </w:t>
      </w:r>
      <w:r w:rsidRPr="009D385D">
        <w:rPr>
          <w:rFonts w:ascii="Times New Roman" w:eastAsia="Yu Gothic" w:hAnsi="Times New Roman" w:cs="Times New Roman"/>
          <w:kern w:val="0"/>
          <w:sz w:val="28"/>
          <w:szCs w:val="28"/>
          <w14:ligatures w14:val="none"/>
        </w:rPr>
        <w:t>Ezra was “taken up” as well (2 Esdras, 8:19; Apocalypse of Baruch).</w:t>
      </w:r>
    </w:p>
    <w:p w14:paraId="2652CABC"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kern w:val="0"/>
          <w:sz w:val="28"/>
          <w:szCs w:val="28"/>
          <w14:ligatures w14:val="none"/>
        </w:rPr>
      </w:pPr>
    </w:p>
    <w:p w14:paraId="513865AA"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kern w:val="0"/>
          <w:sz w:val="28"/>
          <w:szCs w:val="28"/>
          <w14:ligatures w14:val="none"/>
        </w:rPr>
      </w:pPr>
    </w:p>
    <w:p w14:paraId="7BA0FCA7" w14:textId="77777777" w:rsidR="00B335E1" w:rsidRPr="009D385D" w:rsidRDefault="00B335E1" w:rsidP="00B335E1">
      <w:pPr>
        <w:spacing w:after="0" w:line="240" w:lineRule="auto"/>
        <w:rPr>
          <w:rFonts w:ascii="Times New Roman" w:eastAsia="Yu Gothic" w:hAnsi="Times New Roman" w:cs="Times New Roman"/>
          <w:b/>
          <w:bCs/>
          <w:kern w:val="0"/>
          <w:sz w:val="28"/>
          <w:szCs w:val="28"/>
          <w:u w:val="single"/>
          <w14:ligatures w14:val="none"/>
        </w:rPr>
      </w:pPr>
      <w:bookmarkStart w:id="3333" w:name="_Toc193364024"/>
      <w:r w:rsidRPr="009D385D">
        <w:rPr>
          <w:rFonts w:ascii="Times New Roman" w:eastAsia="Yu Gothic" w:hAnsi="Times New Roman" w:cs="Times New Roman"/>
          <w:b/>
          <w:bCs/>
          <w:kern w:val="0"/>
          <w:sz w:val="28"/>
          <w:szCs w:val="28"/>
          <w:u w:val="single"/>
          <w14:ligatures w14:val="none"/>
        </w:rPr>
        <w:t>Only One Individual Death Decreed for Each Human Being Is God’s Momentous Universal</w:t>
      </w:r>
      <w:bookmarkEnd w:id="3333"/>
      <w:r w:rsidRPr="009D385D">
        <w:rPr>
          <w:rFonts w:ascii="Times New Roman" w:eastAsia="Yu Gothic" w:hAnsi="Times New Roman" w:cs="Times New Roman"/>
          <w:b/>
          <w:bCs/>
          <w:kern w:val="0"/>
          <w:sz w:val="28"/>
          <w:szCs w:val="28"/>
          <w:u w:val="single"/>
          <w14:ligatures w14:val="none"/>
        </w:rPr>
        <w:t xml:space="preserve"> </w:t>
      </w:r>
    </w:p>
    <w:p w14:paraId="6A0980F6"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As noted above, al-Imām a</w:t>
      </w:r>
      <w:r w:rsidRPr="009D385D">
        <w:rPr>
          <w:rFonts w:ascii="Times New Roman" w:eastAsia="Yu Gothic" w:hAnsi="Times New Roman" w:cs="Times New Roman"/>
          <w:color w:val="000000"/>
          <w:kern w:val="0"/>
          <w:sz w:val="28"/>
          <w:szCs w:val="28"/>
          <w14:ligatures w14:val="none"/>
        </w:rPr>
        <w:t>l-</w:t>
      </w:r>
      <w:r w:rsidRPr="009D385D">
        <w:rPr>
          <w:rFonts w:ascii="Times New Roman" w:eastAsia="Times New Roman" w:hAnsi="Times New Roman" w:cs="Times New Roman"/>
          <w:kern w:val="0"/>
          <w:sz w:val="28"/>
          <w:szCs w:val="28"/>
          <w14:ligatures w14:val="none"/>
        </w:rPr>
        <w:t>Ṭ</w:t>
      </w:r>
      <w:r w:rsidRPr="009D385D">
        <w:rPr>
          <w:rFonts w:ascii="Times New Roman" w:eastAsia="Yu Gothic" w:hAnsi="Times New Roman" w:cs="Times New Roman"/>
          <w:color w:val="000000"/>
          <w:kern w:val="0"/>
          <w:sz w:val="28"/>
          <w:szCs w:val="28"/>
          <w14:ligatures w14:val="none"/>
        </w:rPr>
        <w:t>abar</w:t>
      </w:r>
      <w:r w:rsidRPr="009D385D">
        <w:rPr>
          <w:rFonts w:ascii="Times New Roman" w:eastAsia="Times New Roman" w:hAnsi="Times New Roman" w:cs="Times New Roman"/>
          <w:kern w:val="0"/>
          <w:sz w:val="28"/>
          <w:szCs w:val="28"/>
          <w14:ligatures w14:val="none"/>
        </w:rPr>
        <w:t>ī cites as one of his proofs that Christ was not Crucified and did not die around the time of the Crucifixion or following it the fact that Christ—like other human beings will only die once in this life—and, if he had been killed on the Cross or at the time of his Mission and been resurrected from the dead—he would die twice in this world—his second death being at the time of the Second Coming on the eve of the Day of Judgment. In this context, it is useful to explain more fully what al-Imām a</w:t>
      </w:r>
      <w:r w:rsidRPr="009D385D">
        <w:rPr>
          <w:rFonts w:ascii="Times New Roman" w:eastAsia="Yu Gothic" w:hAnsi="Times New Roman" w:cs="Times New Roman"/>
          <w:color w:val="000000"/>
          <w:kern w:val="0"/>
          <w:sz w:val="28"/>
          <w:szCs w:val="28"/>
          <w14:ligatures w14:val="none"/>
        </w:rPr>
        <w:t>l-</w:t>
      </w:r>
      <w:r w:rsidRPr="009D385D">
        <w:rPr>
          <w:rFonts w:ascii="Times New Roman" w:eastAsia="Times New Roman" w:hAnsi="Times New Roman" w:cs="Times New Roman"/>
          <w:kern w:val="0"/>
          <w:sz w:val="28"/>
          <w:szCs w:val="28"/>
          <w14:ligatures w14:val="none"/>
        </w:rPr>
        <w:t>Ṭ</w:t>
      </w:r>
      <w:r w:rsidRPr="009D385D">
        <w:rPr>
          <w:rFonts w:ascii="Times New Roman" w:eastAsia="Yu Gothic" w:hAnsi="Times New Roman" w:cs="Times New Roman"/>
          <w:color w:val="000000"/>
          <w:kern w:val="0"/>
          <w:sz w:val="28"/>
          <w:szCs w:val="28"/>
          <w14:ligatures w14:val="none"/>
        </w:rPr>
        <w:t>abar</w:t>
      </w:r>
      <w:r w:rsidRPr="009D385D">
        <w:rPr>
          <w:rFonts w:ascii="Times New Roman" w:eastAsia="Times New Roman" w:hAnsi="Times New Roman" w:cs="Times New Roman"/>
          <w:kern w:val="0"/>
          <w:sz w:val="28"/>
          <w:szCs w:val="28"/>
          <w14:ligatures w14:val="none"/>
        </w:rPr>
        <w:t>ī and other Islamic Scholars like him meant by this reference to Christ suffering death only once. It is the normative Custom of God (</w:t>
      </w:r>
      <w:r w:rsidRPr="009D385D">
        <w:rPr>
          <w:rFonts w:ascii="Times New Roman" w:eastAsia="Times New Roman" w:hAnsi="Times New Roman" w:cs="Times New Roman"/>
          <w:i/>
          <w:iCs/>
          <w:kern w:val="0"/>
          <w:sz w:val="28"/>
          <w:szCs w:val="28"/>
          <w14:ligatures w14:val="none"/>
        </w:rPr>
        <w:t>Sunnat-Allāh</w:t>
      </w:r>
      <w:r w:rsidRPr="009D385D">
        <w:rPr>
          <w:rFonts w:ascii="Times New Roman" w:eastAsia="Times New Roman" w:hAnsi="Times New Roman" w:cs="Times New Roman"/>
          <w:kern w:val="0"/>
          <w:sz w:val="28"/>
          <w:szCs w:val="28"/>
          <w14:ligatures w14:val="none"/>
        </w:rPr>
        <w:t xml:space="preserve">) in the Qur’ān that God ordains for human beings that they only die once in this life, and then He resurrects them in the Hereafter for eternal life in Heaven or Hell. As we noted above, this Prophetic teaching that human beings died only once in this world is also echoed in Biblical teaching: “Just as Man is destined to die once and after that to face judgment” (Hebrews, 9:27). God willed to maintain this Divine </w:t>
      </w:r>
      <w:r w:rsidRPr="009D385D">
        <w:rPr>
          <w:rFonts w:ascii="Times New Roman" w:eastAsia="Times New Roman" w:hAnsi="Times New Roman" w:cs="Times New Roman"/>
          <w:i/>
          <w:iCs/>
          <w:kern w:val="0"/>
          <w:sz w:val="28"/>
          <w:szCs w:val="28"/>
          <w14:ligatures w14:val="none"/>
        </w:rPr>
        <w:t>Sunna</w:t>
      </w:r>
      <w:r w:rsidRPr="009D385D">
        <w:rPr>
          <w:rFonts w:ascii="Times New Roman" w:eastAsia="Times New Roman" w:hAnsi="Times New Roman" w:cs="Times New Roman"/>
          <w:kern w:val="0"/>
          <w:sz w:val="28"/>
          <w:szCs w:val="28"/>
          <w14:ligatures w14:val="none"/>
        </w:rPr>
        <w:t xml:space="preserve"> in the case of Jesus Son of Mary also—as a distinctive mercy, blessing, and honor to him—in conjunction with his deliverance from the Cross and as an essential prelude to his Second Coming, as we will see below. </w:t>
      </w:r>
    </w:p>
    <w:p w14:paraId="09A54599"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246BA519"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 xml:space="preserve">Life and death are among the frequently repeated themes of the Qur’ān and Prophetic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Times New Roman" w:hAnsi="Times New Roman" w:cs="Times New Roman"/>
          <w:kern w:val="0"/>
          <w:sz w:val="28"/>
          <w:szCs w:val="28"/>
          <w14:ligatures w14:val="none"/>
        </w:rPr>
        <w:t>. In each and every individual case, life and death on earth are among the most awesome of all God’s manifold Signs, and there is never anything trivial or frivolous about them. Thus, each human being must take his own life and death as well as those of all others in extreme earnestness—respect them, fulfill their rights, and reflect on their meanings. God says in the Qur’ān:</w:t>
      </w:r>
      <w:r w:rsidRPr="009D385D">
        <w:rPr>
          <w:rFonts w:ascii="Times New Roman" w:eastAsia="Yu Gothic" w:hAnsi="Times New Roman" w:cs="Times New Roman"/>
          <w:color w:val="000000"/>
          <w:kern w:val="0"/>
          <w:sz w:val="28"/>
          <w:szCs w:val="28"/>
          <w14:ligatures w14:val="none"/>
        </w:rPr>
        <w:t xml:space="preserve"> “Truly We give life and We cause death, and unto Us is the journey’s end” (Qāf, 50:41-43). </w:t>
      </w:r>
      <w:r w:rsidRPr="009D385D">
        <w:rPr>
          <w:rFonts w:ascii="Times New Roman" w:eastAsia="Aptos" w:hAnsi="Times New Roman" w:cs="Times New Roman"/>
          <w:color w:val="000000"/>
          <w:kern w:val="0"/>
          <w:sz w:val="28"/>
          <w:szCs w:val="28"/>
          <w14:ligatures w14:val="none"/>
        </w:rPr>
        <w:t>Human beings were created and given life in this world in order to be tried, and such trials are inherent in the nature of creation. Thus, God only created death and life after death in order to test us, and that test occurs only once—since there is no return to this life:</w:t>
      </w:r>
    </w:p>
    <w:p w14:paraId="50A9717E"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00000"/>
          <w:kern w:val="0"/>
          <w:sz w:val="28"/>
          <w:szCs w:val="28"/>
          <w14:ligatures w14:val="none"/>
        </w:rPr>
      </w:pPr>
    </w:p>
    <w:p w14:paraId="0F73DE92" w14:textId="77777777" w:rsidR="00B335E1" w:rsidRPr="009D385D" w:rsidRDefault="00B335E1" w:rsidP="00B335E1">
      <w:pPr>
        <w:autoSpaceDE w:val="0"/>
        <w:autoSpaceDN w:val="0"/>
        <w:adjustRightInd w:val="0"/>
        <w:spacing w:after="0" w:line="240" w:lineRule="auto"/>
        <w:ind w:left="630" w:right="990"/>
        <w:rPr>
          <w:rFonts w:ascii="Times" w:eastAsia="Aptos" w:hAnsi="Times" w:cs="Times"/>
          <w:color w:val="000000"/>
          <w:kern w:val="0"/>
          <w14:ligatures w14:val="none"/>
        </w:rPr>
      </w:pPr>
      <w:r w:rsidRPr="009D385D">
        <w:rPr>
          <w:rFonts w:ascii="Times" w:eastAsia="Aptos" w:hAnsi="Times" w:cs="Times"/>
          <w:color w:val="000000"/>
          <w:kern w:val="0"/>
          <w14:ligatures w14:val="none"/>
        </w:rPr>
        <w:t xml:space="preserve">Blessed be He in whose Hand lies Sovereignty, and He is Powerful over all things, who created death and life so that He might try you as to which of you is </w:t>
      </w:r>
      <w:r w:rsidRPr="009D385D">
        <w:rPr>
          <w:rFonts w:ascii="Times" w:eastAsia="Aptos" w:hAnsi="Times" w:cs="Times"/>
          <w:color w:val="000000"/>
          <w:kern w:val="0"/>
          <w14:ligatures w14:val="none"/>
        </w:rPr>
        <w:lastRenderedPageBreak/>
        <w:t>the best in deed, and He is the All-Mighty, the All-Forgiving (Sovereignty, 67:1-2).</w:t>
      </w:r>
    </w:p>
    <w:p w14:paraId="6B2E3AD0"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67932B1B"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The Qur’ān states that each Soul shall taste death—implying again that the event only occurs once in this life: “E</w:t>
      </w:r>
      <w:r w:rsidRPr="009D385D">
        <w:rPr>
          <w:rFonts w:ascii="Times New Roman" w:eastAsia="Aptos" w:hAnsi="Times New Roman" w:cs="Times New Roman"/>
          <w:color w:val="000000"/>
          <w:kern w:val="0"/>
          <w:sz w:val="28"/>
          <w:szCs w:val="28"/>
          <w14:ligatures w14:val="none"/>
        </w:rPr>
        <w:t>very soul shall taste of death. We will try you with evil and good as a test, and unto Us will you be returned” (The Prophets, 21:35).</w:t>
      </w:r>
      <w:r w:rsidRPr="009D385D">
        <w:rPr>
          <w:rFonts w:ascii="Times New Roman" w:eastAsia="Aptos" w:hAnsi="Times New Roman" w:cs="Times New Roman"/>
          <w:color w:val="000000"/>
          <w:kern w:val="0"/>
          <w:sz w:val="28"/>
          <w:szCs w:val="28"/>
          <w:vertAlign w:val="superscript"/>
          <w14:ligatures w14:val="none"/>
        </w:rPr>
        <w:footnoteReference w:id="130"/>
      </w:r>
      <w:r w:rsidRPr="009D385D">
        <w:rPr>
          <w:rFonts w:ascii="Times New Roman" w:eastAsia="Aptos" w:hAnsi="Times New Roman" w:cs="Times New Roman"/>
          <w:color w:val="000000"/>
          <w:kern w:val="0"/>
          <w:sz w:val="28"/>
          <w:szCs w:val="28"/>
          <w14:ligatures w14:val="none"/>
        </w:rPr>
        <w:t xml:space="preserve"> God also says:</w:t>
      </w:r>
      <w:r w:rsidRPr="009D385D">
        <w:rPr>
          <w:rFonts w:ascii="Times New Roman" w:eastAsia="Times New Roman" w:hAnsi="Times New Roman" w:cs="Times New Roman"/>
          <w:kern w:val="0"/>
          <w:sz w:val="28"/>
          <w:szCs w:val="28"/>
          <w14:ligatures w14:val="none"/>
        </w:rPr>
        <w:t xml:space="preserve"> </w:t>
      </w:r>
    </w:p>
    <w:p w14:paraId="13E99A15"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03C8C0FE" w14:textId="77777777" w:rsidR="00B335E1" w:rsidRPr="009D385D" w:rsidRDefault="00B335E1" w:rsidP="00B335E1">
      <w:pPr>
        <w:autoSpaceDE w:val="0"/>
        <w:autoSpaceDN w:val="0"/>
        <w:adjustRightInd w:val="0"/>
        <w:spacing w:after="0" w:line="240" w:lineRule="auto"/>
        <w:ind w:left="540" w:right="900"/>
        <w:rPr>
          <w:rFonts w:ascii="Times New Roman" w:eastAsia="Times New Roman" w:hAnsi="Times New Roman" w:cs="Times New Roman"/>
          <w:kern w:val="0"/>
          <w14:ligatures w14:val="none"/>
        </w:rPr>
      </w:pPr>
      <w:r w:rsidRPr="009D385D">
        <w:rPr>
          <w:rFonts w:ascii="Times New Roman" w:eastAsia="Times New Roman" w:hAnsi="Times New Roman" w:cs="Times New Roman"/>
          <w:kern w:val="0"/>
          <w14:ligatures w14:val="none"/>
        </w:rPr>
        <w:t>Every soul shall taste of death, and you will indeed be paid your reward in full on the Day of Resurrection. And whoever is placed at a distance from the Fire and admitted to the Garden has certainly triumphed. And the life of this world is nothing but the enjoyment of delusion (The House of ‘Imrān, 3:185).</w:t>
      </w:r>
    </w:p>
    <w:p w14:paraId="47A08DF0"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00000"/>
          <w:kern w:val="0"/>
          <w:sz w:val="28"/>
          <w:szCs w:val="28"/>
          <w14:ligatures w14:val="none"/>
        </w:rPr>
      </w:pPr>
    </w:p>
    <w:p w14:paraId="75721CD5"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Aptos" w:hAnsi="Times New Roman" w:cs="Times New Roman"/>
          <w:color w:val="000000"/>
          <w:kern w:val="0"/>
          <w:sz w:val="28"/>
          <w:szCs w:val="28"/>
          <w14:ligatures w14:val="none"/>
        </w:rPr>
        <w:t>“To taste death” refers not just to death itself but to the pains, difficulties, fears, and sufferings that often precede it. In Arabic</w:t>
      </w:r>
      <w:r w:rsidRPr="009D385D">
        <w:rPr>
          <w:rFonts w:ascii="Times New Roman" w:eastAsia="Times New Roman" w:hAnsi="Times New Roman" w:cs="Times New Roman"/>
          <w:kern w:val="0"/>
          <w:sz w:val="28"/>
          <w:szCs w:val="28"/>
          <w14:ligatures w14:val="none"/>
        </w:rPr>
        <w:t>, the faculty of taste is often linked with indescribable experiences. Thus, every soul will “taste” the unique experience of death (Qur’ān, 7:22; Qur’ān, 3:185; 17:75; 21:35; 29:57; 44:56), and we will only taste it once: “They will not taste death in [the Garden], except for the First Death [of this life], and [God] will shield them from the Punishment of the Fire, a great Bounty from your Lord: That is the supreme Triumph” (Smoke, 44:56-57; Qur’ān,</w:t>
      </w:r>
      <w:r w:rsidRPr="009D385D">
        <w:rPr>
          <w:rFonts w:ascii="Times New Roman" w:eastAsia="Yu Gothic" w:hAnsi="Times New Roman" w:cs="Times New Roman"/>
          <w:color w:val="000000"/>
          <w:kern w:val="0"/>
          <w:sz w:val="28"/>
          <w:szCs w:val="28"/>
          <w14:ligatures w14:val="none"/>
        </w:rPr>
        <w:t xml:space="preserve"> 37:58</w:t>
      </w:r>
      <w:r w:rsidRPr="009D385D">
        <w:rPr>
          <w:rFonts w:ascii="Times New Roman" w:eastAsia="Times New Roman" w:hAnsi="Times New Roman" w:cs="Times New Roman"/>
          <w:kern w:val="0"/>
          <w:sz w:val="28"/>
          <w:szCs w:val="28"/>
          <w14:ligatures w14:val="none"/>
        </w:rPr>
        <w:t>).</w:t>
      </w:r>
      <w:r w:rsidRPr="009D385D">
        <w:rPr>
          <w:rFonts w:ascii="Times New Roman" w:eastAsia="Yu Gothic" w:hAnsi="Times New Roman" w:cs="Times New Roman"/>
          <w:color w:val="000000"/>
          <w:kern w:val="0"/>
          <w:sz w:val="28"/>
          <w:szCs w:val="28"/>
          <w14:ligatures w14:val="none"/>
        </w:rPr>
        <w:t xml:space="preserve"> And God says in description of the people of the Garden in their state in wonder, joy, and eternal bliss:</w:t>
      </w:r>
    </w:p>
    <w:p w14:paraId="35C8FFC1"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7B0869FF" w14:textId="77777777" w:rsidR="00B335E1" w:rsidRPr="009D385D" w:rsidRDefault="00B335E1" w:rsidP="00B335E1">
      <w:pPr>
        <w:autoSpaceDE w:val="0"/>
        <w:autoSpaceDN w:val="0"/>
        <w:adjustRightInd w:val="0"/>
        <w:spacing w:after="0" w:line="240" w:lineRule="auto"/>
        <w:ind w:left="630" w:right="99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Are we not then to die but our first death, and are we not to be punished? This indeed is the Supreme Triumph!” For the likes of this, then, let those doing works [of good] stive [hard] to work laborers labor (strive)” (Ranged in Ranks, 37:58-61).</w:t>
      </w:r>
    </w:p>
    <w:p w14:paraId="0CD76881" w14:textId="77777777" w:rsidR="00B335E1" w:rsidRPr="009D385D" w:rsidRDefault="00B335E1" w:rsidP="00B335E1">
      <w:pPr>
        <w:autoSpaceDE w:val="0"/>
        <w:autoSpaceDN w:val="0"/>
        <w:adjustRightInd w:val="0"/>
        <w:spacing w:after="0" w:line="240" w:lineRule="auto"/>
        <w:ind w:right="990"/>
        <w:rPr>
          <w:rFonts w:ascii="Times New Roman" w:eastAsia="Yu Gothic" w:hAnsi="Times New Roman" w:cs="Times New Roman"/>
          <w:color w:val="000000"/>
          <w:kern w:val="0"/>
          <w14:ligatures w14:val="none"/>
        </w:rPr>
      </w:pPr>
    </w:p>
    <w:p w14:paraId="3ED0E2EC"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 xml:space="preserve">The disbelievers among the pre-Islamic Arabs did not deny that there was only one death—the death of this world—but they denied a future life after it. The Qur’ān says of them: “Truly, they say: There is nothing but our first death, and we shall not be resurrected” (Smoke, 44:35). </w:t>
      </w:r>
    </w:p>
    <w:p w14:paraId="6E9E4B34" w14:textId="77777777" w:rsidR="00B335E1" w:rsidRPr="009D385D" w:rsidRDefault="00B335E1" w:rsidP="00B335E1">
      <w:pPr>
        <w:autoSpaceDE w:val="0"/>
        <w:autoSpaceDN w:val="0"/>
        <w:adjustRightInd w:val="0"/>
        <w:spacing w:after="0" w:line="240" w:lineRule="auto"/>
        <w:ind w:right="990"/>
        <w:rPr>
          <w:rFonts w:ascii="Times New Roman" w:eastAsia="Yu Gothic" w:hAnsi="Times New Roman" w:cs="Times New Roman"/>
          <w:color w:val="000000"/>
          <w:kern w:val="0"/>
          <w14:ligatures w14:val="none"/>
        </w:rPr>
      </w:pPr>
    </w:p>
    <w:p w14:paraId="49B7F111"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14:ligatures w14:val="none"/>
        </w:rPr>
      </w:pPr>
      <w:r w:rsidRPr="009D385D">
        <w:rPr>
          <w:rFonts w:ascii="Times New Roman" w:eastAsia="Yu Gothic" w:hAnsi="Times New Roman" w:cs="Times New Roman"/>
          <w:color w:val="000000"/>
          <w:kern w:val="0"/>
          <w:sz w:val="28"/>
          <w:szCs w:val="28"/>
          <w14:ligatures w14:val="none"/>
        </w:rPr>
        <w:t xml:space="preserve">Standard </w:t>
      </w:r>
      <w:r w:rsidRPr="009D385D">
        <w:rPr>
          <w:rFonts w:ascii="Times New Roman" w:eastAsia="Times New Roman" w:hAnsi="Times New Roman" w:cs="Times New Roman"/>
          <w:kern w:val="0"/>
          <w:sz w:val="28"/>
          <w:szCs w:val="28"/>
          <w14:ligatures w14:val="none"/>
        </w:rPr>
        <w:t xml:space="preserve">Qur’ānic </w:t>
      </w:r>
      <w:r w:rsidRPr="009D385D">
        <w:rPr>
          <w:rFonts w:ascii="Times New Roman" w:eastAsia="Yu Gothic" w:hAnsi="Times New Roman" w:cs="Times New Roman"/>
          <w:color w:val="000000"/>
          <w:kern w:val="0"/>
          <w:sz w:val="28"/>
          <w:szCs w:val="28"/>
          <w14:ligatures w14:val="none"/>
        </w:rPr>
        <w:t>commentary is clear that our first death in these verses refers to the one in this life.</w:t>
      </w:r>
      <w:r w:rsidRPr="009D385D">
        <w:rPr>
          <w:rFonts w:ascii="Times New Roman" w:eastAsia="Times New Roman" w:hAnsi="Times New Roman" w:cs="Times New Roman"/>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Thus, dying only once in this life is one of the great blessings and honors that God bestows upon the believers and his righteous servants. On the contrary, dying multiple deaths would be an unending tribulation and a test, and it is of note that all the Indic religions that believe in repeated deaths and rebirths—reincarnation—regard it pessimistically as an affliction, from which they seek to escape. Thus, in Indic religion the “Transmigration of Souls” and “Reincarnation” is not at all seen as a blessing but a constantly recurrent tribulation, which is the root of perpetual suffering and has often been called “</w:t>
      </w:r>
      <w:r w:rsidRPr="009D385D">
        <w:rPr>
          <w:rFonts w:ascii="Times New Roman" w:eastAsia="Yu Gothic" w:hAnsi="Times New Roman" w:cs="Times New Roman"/>
          <w:b/>
          <w:bCs/>
          <w:color w:val="000000"/>
          <w:kern w:val="0"/>
          <w:sz w:val="28"/>
          <w:szCs w:val="28"/>
          <w14:ligatures w14:val="none"/>
        </w:rPr>
        <w:t>Indic Pessimism</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color w:val="000000"/>
          <w:kern w:val="0"/>
          <w:sz w:val="28"/>
          <w:szCs w:val="28"/>
          <w:vertAlign w:val="superscript"/>
          <w14:ligatures w14:val="none"/>
        </w:rPr>
        <w:footnoteReference w:id="131"/>
      </w:r>
      <w:r w:rsidRPr="009D385D">
        <w:rPr>
          <w:rFonts w:ascii="Times New Roman" w:eastAsia="Yu Gothic" w:hAnsi="Times New Roman" w:cs="Times New Roman"/>
          <w:color w:val="000000"/>
          <w:kern w:val="0"/>
          <w:sz w:val="28"/>
          <w:szCs w:val="28"/>
          <w14:ligatures w14:val="none"/>
        </w:rPr>
        <w:t xml:space="preserve"> by Modern Scholarship.</w:t>
      </w:r>
    </w:p>
    <w:p w14:paraId="30A7F7A9"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Aptos" w:hAnsi="Helvetica" w:cs="Helvetica"/>
          <w:color w:val="000000"/>
          <w:kern w:val="0"/>
          <w14:ligatures w14:val="none"/>
        </w:rPr>
      </w:pPr>
    </w:p>
    <w:p w14:paraId="36D4EA1C"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The Qur’ān also states: “[The believers] will have no fear of the Greatest Alarm (</w:t>
      </w:r>
      <w:r w:rsidRPr="009D385D">
        <w:rPr>
          <w:rFonts w:ascii="Times New Roman" w:eastAsia="Yu Gothic" w:hAnsi="Times New Roman" w:cs="Times New Roman"/>
          <w:i/>
          <w:iCs/>
          <w:color w:val="000000"/>
          <w:kern w:val="0"/>
          <w:sz w:val="28"/>
          <w:szCs w:val="28"/>
          <w14:ligatures w14:val="none"/>
        </w:rPr>
        <w:t>al-Faza‘ al-Akbar</w:t>
      </w:r>
      <w:r w:rsidRPr="009D385D">
        <w:rPr>
          <w:rFonts w:ascii="Times New Roman" w:eastAsia="Yu Gothic" w:hAnsi="Times New Roman" w:cs="Times New Roman"/>
          <w:color w:val="000000"/>
          <w:kern w:val="0"/>
          <w:sz w:val="28"/>
          <w:szCs w:val="28"/>
          <w14:ligatures w14:val="none"/>
        </w:rPr>
        <w:t>). The Angels will receive them with the words, ‘This is your Day which you were promised!’” (The Prophets, 21:103; see also Qur’ān, 34:51). Although the main reference in this verse is to the Day of Judgment, many Scholars regard “the Greatest Alarm” to refer to the coming of death in earthly life, which, as we will see, is each person’s “Lesser Hour of Resurrection.” The word, “</w:t>
      </w:r>
      <w:r w:rsidRPr="009D385D">
        <w:rPr>
          <w:rFonts w:ascii="Times New Roman" w:eastAsia="Yu Gothic" w:hAnsi="Times New Roman" w:cs="Times New Roman"/>
          <w:i/>
          <w:iCs/>
          <w:color w:val="000000"/>
          <w:kern w:val="0"/>
          <w:sz w:val="28"/>
          <w:szCs w:val="28"/>
          <w14:ligatures w14:val="none"/>
        </w:rPr>
        <w:t>Faza‘</w:t>
      </w:r>
      <w:r w:rsidRPr="009D385D">
        <w:rPr>
          <w:rFonts w:ascii="Times New Roman" w:eastAsia="Yu Gothic" w:hAnsi="Times New Roman" w:cs="Times New Roman"/>
          <w:color w:val="000000"/>
          <w:kern w:val="0"/>
          <w:sz w:val="28"/>
          <w:szCs w:val="28"/>
          <w14:ligatures w14:val="none"/>
        </w:rPr>
        <w:t xml:space="preserve">” (Alarm) comes from the Arabic root </w:t>
      </w:r>
      <w:r w:rsidRPr="009D385D">
        <w:rPr>
          <w:rFonts w:ascii="Times New Roman" w:eastAsia="Yu Gothic" w:hAnsi="Times New Roman" w:cs="Times New Roman"/>
          <w:i/>
          <w:iCs/>
          <w:color w:val="000000"/>
          <w:kern w:val="0"/>
          <w:sz w:val="28"/>
          <w:szCs w:val="28"/>
          <w14:ligatures w14:val="none"/>
        </w:rPr>
        <w:t>FZ‘</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i/>
          <w:iCs/>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“to be shocked or struck with terror,” and, whether it is taken to apply to worldly death or to the Resurrection, which comes in its wake, death is only rarely a pleasant experience.</w:t>
      </w:r>
      <w:r w:rsidRPr="009D385D">
        <w:rPr>
          <w:rFonts w:ascii="Times New Roman" w:eastAsia="Yu Gothic" w:hAnsi="Times New Roman" w:cs="Times New Roman"/>
          <w:color w:val="000000"/>
          <w:kern w:val="0"/>
          <w:sz w:val="28"/>
          <w:szCs w:val="28"/>
          <w:vertAlign w:val="superscript"/>
          <w14:ligatures w14:val="none"/>
        </w:rPr>
        <w:footnoteReference w:id="132"/>
      </w:r>
      <w:r w:rsidRPr="009D385D">
        <w:rPr>
          <w:rFonts w:ascii="Times New Roman" w:eastAsia="Yu Gothic" w:hAnsi="Times New Roman" w:cs="Times New Roman"/>
          <w:color w:val="000000"/>
          <w:kern w:val="0"/>
          <w:sz w:val="28"/>
          <w:szCs w:val="28"/>
          <w14:ligatures w14:val="none"/>
        </w:rPr>
        <w:t xml:space="preserve"> The Divine </w:t>
      </w:r>
      <w:r w:rsidRPr="009D385D">
        <w:rPr>
          <w:rFonts w:ascii="Times New Roman" w:eastAsia="Yu Gothic" w:hAnsi="Times New Roman" w:cs="Times New Roman"/>
          <w:i/>
          <w:iCs/>
          <w:color w:val="000000"/>
          <w:kern w:val="0"/>
          <w:sz w:val="28"/>
          <w:szCs w:val="28"/>
          <w14:ligatures w14:val="none"/>
        </w:rPr>
        <w:lastRenderedPageBreak/>
        <w:t>Sunna</w:t>
      </w:r>
      <w:r w:rsidRPr="009D385D">
        <w:rPr>
          <w:rFonts w:ascii="Times New Roman" w:eastAsia="Yu Gothic" w:hAnsi="Times New Roman" w:cs="Times New Roman"/>
          <w:color w:val="000000"/>
          <w:kern w:val="0"/>
          <w:sz w:val="28"/>
          <w:szCs w:val="28"/>
          <w14:ligatures w14:val="none"/>
        </w:rPr>
        <w:t xml:space="preserve"> of </w:t>
      </w:r>
      <w:r w:rsidRPr="009D385D">
        <w:rPr>
          <w:rFonts w:ascii="Times New Roman" w:eastAsia="Times New Roman" w:hAnsi="Times New Roman" w:cs="Times New Roman"/>
          <w:kern w:val="0"/>
          <w:sz w:val="28"/>
          <w:szCs w:val="28"/>
          <w14:ligatures w14:val="none"/>
        </w:rPr>
        <w:t xml:space="preserve">death is inevitable for all people on earth, but </w:t>
      </w:r>
      <w:r w:rsidRPr="009D385D">
        <w:rPr>
          <w:rFonts w:ascii="Times New Roman" w:eastAsia="Yu Gothic" w:hAnsi="Times New Roman" w:cs="Times New Roman"/>
          <w:color w:val="000000"/>
          <w:kern w:val="0"/>
          <w:sz w:val="28"/>
          <w:szCs w:val="28"/>
          <w14:ligatures w14:val="none"/>
        </w:rPr>
        <w:t xml:space="preserve">God dislikes afflicting his servants with it more than once. Thus, </w:t>
      </w:r>
      <w:r w:rsidRPr="009D385D">
        <w:rPr>
          <w:rFonts w:ascii="Times New Roman" w:eastAsia="Times New Roman" w:hAnsi="Times New Roman" w:cs="Times New Roman"/>
          <w:kern w:val="0"/>
          <w:sz w:val="28"/>
          <w:szCs w:val="28"/>
          <w14:ligatures w14:val="none"/>
        </w:rPr>
        <w:t>al-Imām al-Bukhārī</w:t>
      </w:r>
      <w:r w:rsidRPr="009D385D">
        <w:rPr>
          <w:rFonts w:ascii="Times New Roman" w:eastAsia="Yu Gothic" w:hAnsi="Times New Roman" w:cs="Times New Roman"/>
          <w:color w:val="000000"/>
          <w:kern w:val="0"/>
          <w:sz w:val="28"/>
          <w:szCs w:val="28"/>
          <w14:ligatures w14:val="none"/>
        </w:rPr>
        <w:t xml:space="preserve"> relates with the highest level of authenticity from the Prophet that God says: </w:t>
      </w:r>
    </w:p>
    <w:p w14:paraId="2125F43D" w14:textId="77777777" w:rsidR="00B335E1" w:rsidRPr="009D385D" w:rsidRDefault="00B335E1" w:rsidP="00B335E1">
      <w:pPr>
        <w:autoSpaceDE w:val="0"/>
        <w:autoSpaceDN w:val="0"/>
        <w:adjustRightInd w:val="0"/>
        <w:spacing w:after="0" w:line="240" w:lineRule="auto"/>
        <w:ind w:left="630" w:right="810"/>
        <w:rPr>
          <w:rFonts w:ascii="Times New Roman" w:eastAsia="Yu Gothic" w:hAnsi="Times New Roman" w:cs="Times New Roman"/>
          <w:color w:val="000000"/>
          <w:kern w:val="0"/>
          <w:sz w:val="28"/>
          <w:szCs w:val="28"/>
          <w14:ligatures w14:val="none"/>
        </w:rPr>
      </w:pPr>
    </w:p>
    <w:p w14:paraId="48178740" w14:textId="77777777" w:rsidR="00B335E1" w:rsidRPr="009D385D" w:rsidRDefault="00B335E1" w:rsidP="00B335E1">
      <w:pPr>
        <w:autoSpaceDE w:val="0"/>
        <w:autoSpaceDN w:val="0"/>
        <w:adjustRightInd w:val="0"/>
        <w:spacing w:after="0" w:line="240" w:lineRule="auto"/>
        <w:ind w:left="630" w:right="810"/>
        <w:rPr>
          <w:rFonts w:ascii="Times New Roman" w:eastAsia="Yu Gothic" w:hAnsi="Times New Roman" w:cs="Times New Roman"/>
          <w:color w:val="000000"/>
          <w:kern w:val="0"/>
          <w14:ligatures w14:val="none"/>
        </w:rPr>
      </w:pPr>
      <w:r w:rsidRPr="009D385D">
        <w:rPr>
          <w:rFonts w:ascii="Times New Roman" w:eastAsia="Aptos" w:hAnsi="Times New Roman" w:cs="Times New Roman"/>
          <w:color w:val="000000"/>
          <w:kern w:val="0"/>
          <w:u w:color="000000"/>
          <w14:ligatures w14:val="none"/>
        </w:rPr>
        <w:t>There is nothing that I am going to do which I am more hesitant about than [taking] the Soul of the believer [in death]. He dislikes death, and I dislike making him anything but happy.</w:t>
      </w:r>
    </w:p>
    <w:p w14:paraId="49AC79D7" w14:textId="77777777" w:rsidR="00B335E1" w:rsidRPr="009D385D" w:rsidRDefault="00B335E1" w:rsidP="00B335E1">
      <w:pPr>
        <w:spacing w:after="0" w:line="240" w:lineRule="auto"/>
        <w:rPr>
          <w:rFonts w:ascii="Times New Roman" w:eastAsia="Yu Gothic" w:hAnsi="Times New Roman" w:cs="Times New Roman"/>
          <w:color w:val="000000"/>
          <w:kern w:val="0"/>
          <w:sz w:val="28"/>
          <w:szCs w:val="28"/>
          <w14:ligatures w14:val="none"/>
        </w:rPr>
      </w:pPr>
    </w:p>
    <w:p w14:paraId="78CB13E7"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b/>
          <w:bCs/>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Although death is only once on earth after birth, the </w:t>
      </w:r>
      <w:r w:rsidRPr="009D385D">
        <w:rPr>
          <w:rFonts w:ascii="Times New Roman" w:eastAsia="Times New Roman" w:hAnsi="Times New Roman" w:cs="Times New Roman"/>
          <w:kern w:val="0"/>
          <w:sz w:val="28"/>
          <w:szCs w:val="28"/>
          <w14:ligatures w14:val="none"/>
        </w:rPr>
        <w:t>Qur’ān alludes to two experiences of death and being given life in the destiny of each human beings—but only one of these is the decreed earthly death. God says:</w:t>
      </w:r>
      <w:r w:rsidRPr="009D385D">
        <w:rPr>
          <w:rFonts w:ascii="Times New Roman" w:eastAsia="Yu Gothic" w:hAnsi="Times New Roman" w:cs="Times New Roman"/>
          <w:b/>
          <w:bCs/>
          <w:color w:val="000000"/>
          <w:kern w:val="0"/>
          <w:sz w:val="28"/>
          <w:szCs w:val="28"/>
          <w14:ligatures w14:val="none"/>
        </w:rPr>
        <w:t xml:space="preserve"> </w:t>
      </w:r>
    </w:p>
    <w:p w14:paraId="21C78D37"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b/>
          <w:bCs/>
          <w:color w:val="000000"/>
          <w:kern w:val="0"/>
          <w:sz w:val="28"/>
          <w:szCs w:val="28"/>
          <w14:ligatures w14:val="none"/>
        </w:rPr>
      </w:pPr>
    </w:p>
    <w:p w14:paraId="7F813A0A" w14:textId="77777777" w:rsidR="00B335E1" w:rsidRPr="009D385D" w:rsidRDefault="00B335E1" w:rsidP="00B335E1">
      <w:pPr>
        <w:autoSpaceDE w:val="0"/>
        <w:autoSpaceDN w:val="0"/>
        <w:adjustRightInd w:val="0"/>
        <w:spacing w:after="0" w:line="240" w:lineRule="auto"/>
        <w:ind w:left="630" w:right="81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How can you disbelieve in God, seeing that you were dead, and He gave you life. After that He will make you die, and thereafter He will give you life [again], and then unto Him will you [all] be returned (The Cow, 2:28).</w:t>
      </w:r>
    </w:p>
    <w:p w14:paraId="1B9C8147" w14:textId="77777777" w:rsidR="00B335E1" w:rsidRPr="009D385D" w:rsidRDefault="00B335E1" w:rsidP="00B335E1">
      <w:pPr>
        <w:autoSpaceDE w:val="0"/>
        <w:autoSpaceDN w:val="0"/>
        <w:adjustRightInd w:val="0"/>
        <w:spacing w:after="0" w:line="240" w:lineRule="auto"/>
        <w:ind w:right="810"/>
        <w:rPr>
          <w:rFonts w:ascii="Times New Roman" w:eastAsia="Yu Gothic" w:hAnsi="Times New Roman" w:cs="Times New Roman"/>
          <w:color w:val="000000"/>
          <w:kern w:val="0"/>
          <w14:ligatures w14:val="none"/>
        </w:rPr>
      </w:pPr>
    </w:p>
    <w:p w14:paraId="5E184CFE" w14:textId="77777777" w:rsidR="00B335E1" w:rsidRPr="009D385D" w:rsidRDefault="00B335E1" w:rsidP="00B335E1">
      <w:pPr>
        <w:autoSpaceDE w:val="0"/>
        <w:autoSpaceDN w:val="0"/>
        <w:adjustRightInd w:val="0"/>
        <w:spacing w:after="0" w:line="240" w:lineRule="auto"/>
        <w:ind w:right="810"/>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According to standard </w:t>
      </w:r>
      <w:r w:rsidRPr="009D385D">
        <w:rPr>
          <w:rFonts w:ascii="Times New Roman" w:eastAsia="Times New Roman" w:hAnsi="Times New Roman" w:cs="Times New Roman"/>
          <w:kern w:val="0"/>
          <w:sz w:val="28"/>
          <w:szCs w:val="28"/>
          <w14:ligatures w14:val="none"/>
        </w:rPr>
        <w:t xml:space="preserve">Qur’ānic commentary, the first death referred to is that of the preexistence of each human Soul in “the loins of Adam” and the “loins (Arabic: </w:t>
      </w:r>
      <w:r w:rsidRPr="009D385D">
        <w:rPr>
          <w:rFonts w:ascii="Times New Roman" w:eastAsia="Times New Roman" w:hAnsi="Times New Roman" w:cs="Times New Roman"/>
          <w:i/>
          <w:iCs/>
          <w:kern w:val="0"/>
          <w:sz w:val="28"/>
          <w:szCs w:val="28"/>
          <w14:ligatures w14:val="none"/>
        </w:rPr>
        <w:t>aṣlāb</w:t>
      </w:r>
      <w:r w:rsidRPr="009D385D">
        <w:rPr>
          <w:rFonts w:ascii="Times New Roman" w:eastAsia="Times New Roman" w:hAnsi="Times New Roman" w:cs="Times New Roman"/>
          <w:kern w:val="0"/>
          <w:sz w:val="28"/>
          <w:szCs w:val="28"/>
          <w14:ligatures w14:val="none"/>
        </w:rPr>
        <w:t xml:space="preserve">) of each forefather” until the time of our creation in the womb and birth, which is the first instance of God’s giving us life. The second death is the death of this world, which is inevitably followed by God giving us life again at the time of the Resurrection (Arabic: </w:t>
      </w:r>
      <w:r w:rsidRPr="009D385D">
        <w:rPr>
          <w:rFonts w:ascii="Times New Roman" w:eastAsia="Yu Gothic" w:hAnsi="Times New Roman" w:cs="Times New Roman"/>
          <w:i/>
          <w:iCs/>
          <w:color w:val="000000"/>
          <w:kern w:val="0"/>
          <w:sz w:val="28"/>
          <w:szCs w:val="28"/>
          <w14:ligatures w14:val="none"/>
        </w:rPr>
        <w:t>al-Ba‘th</w:t>
      </w:r>
      <w:r w:rsidRPr="009D385D">
        <w:rPr>
          <w:rFonts w:ascii="Times New Roman" w:eastAsia="Yu Gothic" w:hAnsi="Times New Roman" w:cs="Times New Roman"/>
          <w:color w:val="000000"/>
          <w:kern w:val="0"/>
          <w:sz w:val="28"/>
          <w:szCs w:val="28"/>
          <w14:ligatures w14:val="none"/>
        </w:rPr>
        <w:t>)</w:t>
      </w:r>
      <w:r w:rsidRPr="009D385D">
        <w:rPr>
          <w:rFonts w:ascii="Times New Roman" w:eastAsia="Times New Roman" w:hAnsi="Times New Roman" w:cs="Times New Roman"/>
          <w:kern w:val="0"/>
          <w:sz w:val="28"/>
          <w:szCs w:val="28"/>
          <w14:ligatures w14:val="none"/>
        </w:rPr>
        <w:t>, after which we are brought back to God for Last Judgment.</w:t>
      </w:r>
      <w:r w:rsidRPr="009D385D">
        <w:rPr>
          <w:rFonts w:ascii="Times New Roman" w:eastAsia="Yu Gothic" w:hAnsi="Times New Roman" w:cs="Times New Roman"/>
          <w:color w:val="000000"/>
          <w:kern w:val="0"/>
          <w:sz w:val="28"/>
          <w:szCs w:val="28"/>
          <w14:ligatures w14:val="none"/>
        </w:rPr>
        <w:t xml:space="preserve"> Thus, each human being passes through four stages: 1) The death pertaining to the Interspace (</w:t>
      </w:r>
      <w:r w:rsidRPr="009D385D">
        <w:rPr>
          <w:rFonts w:ascii="Times New Roman" w:eastAsia="Yu Gothic" w:hAnsi="Times New Roman" w:cs="Times New Roman"/>
          <w:i/>
          <w:iCs/>
          <w:color w:val="000000"/>
          <w:kern w:val="0"/>
          <w:sz w:val="28"/>
          <w:szCs w:val="28"/>
          <w14:ligatures w14:val="none"/>
        </w:rPr>
        <w:t>Barzakh</w:t>
      </w:r>
      <w:r w:rsidRPr="009D385D">
        <w:rPr>
          <w:rFonts w:ascii="Times New Roman" w:eastAsia="Yu Gothic" w:hAnsi="Times New Roman" w:cs="Times New Roman"/>
          <w:color w:val="000000"/>
          <w:kern w:val="0"/>
          <w:sz w:val="28"/>
          <w:szCs w:val="28"/>
          <w14:ligatures w14:val="none"/>
        </w:rPr>
        <w:t>) of being in the loins of our forefathers from the time of Adam until conception and birth, 2) earthly life, which begins with conception and birth, 3) earthly death and entrance into the Interspace of the Intermediate World (</w:t>
      </w:r>
      <w:r w:rsidRPr="009D385D">
        <w:rPr>
          <w:rFonts w:ascii="Times New Roman" w:eastAsia="Yu Gothic" w:hAnsi="Times New Roman" w:cs="Times New Roman"/>
          <w:i/>
          <w:iCs/>
          <w:color w:val="000000"/>
          <w:kern w:val="0"/>
          <w:sz w:val="28"/>
          <w:szCs w:val="28"/>
          <w14:ligatures w14:val="none"/>
        </w:rPr>
        <w:t>Barzakh</w:t>
      </w:r>
      <w:r w:rsidRPr="009D385D">
        <w:rPr>
          <w:rFonts w:ascii="Times New Roman" w:eastAsia="Yu Gothic" w:hAnsi="Times New Roman" w:cs="Times New Roman"/>
          <w:color w:val="000000"/>
          <w:kern w:val="0"/>
          <w:sz w:val="28"/>
          <w:szCs w:val="28"/>
          <w14:ligatures w14:val="none"/>
        </w:rPr>
        <w:t>)</w:t>
      </w:r>
      <w:r w:rsidRPr="009D385D">
        <w:rPr>
          <w:rFonts w:ascii="Times New Roman" w:eastAsia="Yu Gothic" w:hAnsi="Times New Roman" w:cs="Times New Roman"/>
          <w:i/>
          <w:iCs/>
          <w:color w:val="000000"/>
          <w:kern w:val="0"/>
          <w:sz w:val="28"/>
          <w:szCs w:val="28"/>
          <w14:ligatures w14:val="none"/>
        </w:rPr>
        <w:t xml:space="preserve"> </w:t>
      </w:r>
      <w:r w:rsidRPr="009D385D">
        <w:rPr>
          <w:rFonts w:ascii="Times New Roman" w:eastAsia="Yu Gothic" w:hAnsi="Times New Roman" w:cs="Times New Roman"/>
          <w:color w:val="000000"/>
          <w:kern w:val="0"/>
          <w:sz w:val="28"/>
          <w:szCs w:val="28"/>
          <w14:ligatures w14:val="none"/>
        </w:rPr>
        <w:t xml:space="preserve">or the world of the dead, where all human beings await the Resurrection, and 4) Resurrection, Judgment, and eternal life in the Garden or the Fire. </w:t>
      </w:r>
    </w:p>
    <w:p w14:paraId="654EA20F" w14:textId="77777777" w:rsidR="00B335E1" w:rsidRPr="009D385D" w:rsidRDefault="00B335E1" w:rsidP="00B335E1">
      <w:pPr>
        <w:autoSpaceDE w:val="0"/>
        <w:autoSpaceDN w:val="0"/>
        <w:adjustRightInd w:val="0"/>
        <w:spacing w:after="0" w:line="240" w:lineRule="auto"/>
        <w:ind w:right="810"/>
        <w:rPr>
          <w:rFonts w:ascii="Times New Roman" w:eastAsia="Yu Gothic" w:hAnsi="Times New Roman" w:cs="Times New Roman"/>
          <w:color w:val="000000"/>
          <w:kern w:val="0"/>
          <w:sz w:val="28"/>
          <w:szCs w:val="28"/>
          <w14:ligatures w14:val="none"/>
        </w:rPr>
      </w:pPr>
    </w:p>
    <w:p w14:paraId="14AC07F9" w14:textId="77777777" w:rsidR="00B335E1" w:rsidRPr="009D385D" w:rsidRDefault="00B335E1" w:rsidP="00B335E1">
      <w:pPr>
        <w:autoSpaceDE w:val="0"/>
        <w:autoSpaceDN w:val="0"/>
        <w:adjustRightInd w:val="0"/>
        <w:spacing w:after="0" w:line="240" w:lineRule="auto"/>
        <w:ind w:right="810"/>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Similarly, the </w:t>
      </w:r>
      <w:r w:rsidRPr="009D385D">
        <w:rPr>
          <w:rFonts w:ascii="Times New Roman" w:eastAsia="Times New Roman" w:hAnsi="Times New Roman" w:cs="Times New Roman"/>
          <w:kern w:val="0"/>
          <w:sz w:val="28"/>
          <w:szCs w:val="28"/>
          <w14:ligatures w14:val="none"/>
        </w:rPr>
        <w:t xml:space="preserve">Qur’ān refers to these two types of death and life in conjunction with a single earthly death in the context of the Hereafter: </w:t>
      </w:r>
    </w:p>
    <w:p w14:paraId="26BA8BDD" w14:textId="77777777" w:rsidR="00B335E1" w:rsidRPr="009D385D" w:rsidRDefault="00B335E1" w:rsidP="00B335E1">
      <w:pPr>
        <w:autoSpaceDE w:val="0"/>
        <w:autoSpaceDN w:val="0"/>
        <w:adjustRightInd w:val="0"/>
        <w:spacing w:after="0" w:line="240" w:lineRule="auto"/>
        <w:ind w:right="810"/>
        <w:rPr>
          <w:rFonts w:ascii="Times New Roman" w:eastAsia="Yu Gothic" w:hAnsi="Times New Roman" w:cs="Times New Roman"/>
          <w:color w:val="000000"/>
          <w:kern w:val="0"/>
          <w14:ligatures w14:val="none"/>
        </w:rPr>
      </w:pPr>
      <w:r w:rsidRPr="009D385D">
        <w:rPr>
          <w:rFonts w:ascii="Times New Roman" w:eastAsia="Yu Gothic" w:hAnsi="Times New Roman" w:cs="Times New Roman"/>
          <w:b/>
          <w:bCs/>
          <w:color w:val="000000"/>
          <w:kern w:val="0"/>
          <w:sz w:val="28"/>
          <w:szCs w:val="28"/>
          <w14:ligatures w14:val="none"/>
        </w:rPr>
        <w:t xml:space="preserve"> </w:t>
      </w:r>
    </w:p>
    <w:p w14:paraId="5D945DCC" w14:textId="77777777" w:rsidR="00B335E1" w:rsidRPr="009D385D" w:rsidRDefault="00B335E1" w:rsidP="00B335E1">
      <w:pPr>
        <w:autoSpaceDE w:val="0"/>
        <w:autoSpaceDN w:val="0"/>
        <w:adjustRightInd w:val="0"/>
        <w:spacing w:after="0" w:line="240" w:lineRule="auto"/>
        <w:ind w:left="630" w:right="90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 xml:space="preserve">Truly those who disbelieve will be addressed [in the Fire by God’s Angels]: “Certainly God’s odium for you is greater than your odium for yourselves [after entering the Fire], when you were called to belief [in earthly life] but then disbelieved.” They will say: “Our Lord. twice have You made us die, and twice have You given us life. Now we recognize our sins [in denying the </w:t>
      </w:r>
      <w:r w:rsidRPr="009D385D">
        <w:rPr>
          <w:rFonts w:ascii="Times New Roman" w:eastAsia="Yu Gothic" w:hAnsi="Times New Roman" w:cs="Times New Roman"/>
          <w:color w:val="000000"/>
          <w:kern w:val="0"/>
          <w14:ligatures w14:val="none"/>
        </w:rPr>
        <w:lastRenderedPageBreak/>
        <w:t xml:space="preserve">Resurrection]: Is there [for us] any way out [of the Fire so that we return to the world and obey You]?’” (The Forgiver, 40:10-11). </w:t>
      </w:r>
    </w:p>
    <w:p w14:paraId="1FDF4403"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b/>
          <w:bCs/>
          <w:color w:val="000000"/>
          <w:kern w:val="0"/>
          <w:sz w:val="28"/>
          <w:szCs w:val="28"/>
          <w14:ligatures w14:val="none"/>
        </w:rPr>
      </w:pPr>
    </w:p>
    <w:p w14:paraId="5340E5F4"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Thus, they come to admit their ignorance about the meanings of life and death and their cycles until it is too late for them to seek forgiveness, return to God, and make amends.   </w:t>
      </w:r>
    </w:p>
    <w:p w14:paraId="7BC2AAB0"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b/>
          <w:bCs/>
          <w:color w:val="000000"/>
          <w:kern w:val="0"/>
          <w:sz w:val="28"/>
          <w:szCs w:val="28"/>
          <w14:ligatures w14:val="none"/>
        </w:rPr>
      </w:pPr>
    </w:p>
    <w:p w14:paraId="761B1519"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God also stresses that earthly death—as a virtually absolute rule with extremely rare exceptions, which we will note—is final. As we will see below, the revival of the dead in this world has occurred miraculously, but it is an extremely rare exception. Once death has occurred in this life for persons or in the case of the obliteration of past nations, there is generally no return, and this is something human beings know from experience: “Have they not considered how many generations before them We have destroyed and that none of them will ever return unto them again?” (Y</w:t>
      </w:r>
      <w:r w:rsidRPr="009D385D">
        <w:rPr>
          <w:rFonts w:ascii="Times New Roman" w:eastAsia="Times New Roman" w:hAnsi="Times New Roman" w:cs="Times New Roman"/>
          <w:kern w:val="0"/>
          <w:sz w:val="28"/>
          <w:szCs w:val="28"/>
          <w14:ligatures w14:val="none"/>
        </w:rPr>
        <w:t>ā</w:t>
      </w:r>
      <w:r w:rsidRPr="009D385D">
        <w:rPr>
          <w:rFonts w:ascii="Times New Roman" w:eastAsia="Yu Gothic" w:hAnsi="Times New Roman" w:cs="Times New Roman"/>
          <w:color w:val="000000"/>
          <w:kern w:val="0"/>
          <w:sz w:val="28"/>
          <w:szCs w:val="28"/>
          <w14:ligatures w14:val="none"/>
        </w:rPr>
        <w:t xml:space="preserve"> S</w:t>
      </w:r>
      <w:r w:rsidRPr="009D385D">
        <w:rPr>
          <w:rFonts w:ascii="Times New Roman" w:eastAsia="Times New Roman" w:hAnsi="Times New Roman" w:cs="Times New Roman"/>
          <w:kern w:val="0"/>
          <w:sz w:val="28"/>
          <w:szCs w:val="28"/>
          <w14:ligatures w14:val="none"/>
        </w:rPr>
        <w:t>ī</w:t>
      </w:r>
      <w:r w:rsidRPr="009D385D">
        <w:rPr>
          <w:rFonts w:ascii="Times New Roman" w:eastAsia="Yu Gothic" w:hAnsi="Times New Roman" w:cs="Times New Roman"/>
          <w:color w:val="000000"/>
          <w:kern w:val="0"/>
          <w:sz w:val="28"/>
          <w:szCs w:val="28"/>
          <w14:ligatures w14:val="none"/>
        </w:rPr>
        <w:t xml:space="preserve">n, 36:31). In establishing the absolute finality of earthly death, God </w:t>
      </w:r>
      <w:r w:rsidRPr="009D385D">
        <w:rPr>
          <w:rFonts w:ascii="Times New Roman" w:eastAsia="Times New Roman" w:hAnsi="Times New Roman" w:cs="Times New Roman"/>
          <w:kern w:val="0"/>
          <w:sz w:val="28"/>
          <w:szCs w:val="28"/>
          <w14:ligatures w14:val="none"/>
        </w:rPr>
        <w:t>asks rhetorically in the Qur’ān why—at the moment of death—human beings are impotent to return the Spirit of the dying person to its physical body, and it uses this human impotence in the face of death to establish God’s Sovereignty and the inevitability of our entering the world of Judgment after death:</w:t>
      </w:r>
    </w:p>
    <w:p w14:paraId="08056755" w14:textId="77777777" w:rsidR="00B335E1" w:rsidRPr="009D385D" w:rsidRDefault="00B335E1" w:rsidP="00B335E1">
      <w:pPr>
        <w:spacing w:after="0" w:line="240" w:lineRule="auto"/>
        <w:rPr>
          <w:rFonts w:ascii="Times New Roman" w:eastAsia="Times New Roman" w:hAnsi="Times New Roman" w:cs="Times New Roman"/>
          <w:kern w:val="0"/>
          <w14:ligatures w14:val="none"/>
        </w:rPr>
      </w:pPr>
    </w:p>
    <w:p w14:paraId="5259D61C" w14:textId="77777777" w:rsidR="00B335E1" w:rsidRPr="009D385D" w:rsidRDefault="00B335E1" w:rsidP="00B335E1">
      <w:pPr>
        <w:spacing w:after="0" w:line="240" w:lineRule="auto"/>
        <w:ind w:left="630" w:right="810"/>
        <w:rPr>
          <w:rFonts w:ascii="Times New Roman" w:eastAsia="Times New Roman" w:hAnsi="Times New Roman" w:cs="Times New Roman"/>
          <w:kern w:val="0"/>
          <w14:ligatures w14:val="none"/>
        </w:rPr>
      </w:pPr>
      <w:r w:rsidRPr="009D385D">
        <w:rPr>
          <w:rFonts w:ascii="Times New Roman" w:eastAsia="Times New Roman" w:hAnsi="Times New Roman" w:cs="Times New Roman"/>
          <w:kern w:val="0"/>
          <w14:ligatures w14:val="none"/>
        </w:rPr>
        <w:t xml:space="preserve">Why, then, when [the dying man’s Spirit] reaches the throat, while you are looking on—and We are nearer to him than you, although you do not see—why, then, if you are not to be judged, do you not return [the Spirit to the body], if you are truthful?” (The Event, 56:83-87). </w:t>
      </w:r>
    </w:p>
    <w:p w14:paraId="5B77CCC8" w14:textId="77777777" w:rsidR="00B335E1" w:rsidRPr="009D385D" w:rsidRDefault="00B335E1" w:rsidP="00B335E1">
      <w:pPr>
        <w:spacing w:after="0" w:line="240" w:lineRule="auto"/>
        <w:ind w:left="630" w:right="810"/>
        <w:rPr>
          <w:rFonts w:ascii="Times New Roman" w:eastAsia="Times New Roman" w:hAnsi="Times New Roman" w:cs="Times New Roman"/>
          <w:kern w:val="0"/>
          <w14:ligatures w14:val="none"/>
        </w:rPr>
      </w:pPr>
    </w:p>
    <w:p w14:paraId="1DF801FB" w14:textId="77777777" w:rsidR="00B335E1" w:rsidRPr="009D385D" w:rsidRDefault="00B335E1" w:rsidP="00B335E1">
      <w:pPr>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The perspective here pertains both to the person dying—who wants to live—and to those around him—family, kin, friends, and others—who also want him to live but are helplessly witnessing his death. The verses ask: If you do not owe your lives and your deaths to God, and God alone, and are yourselves responsible for such matters and free to behave in this world as you like, do you not bring the moment of death under your control and reverse it. On the contrary, when the Soul returns to its Creator, it will never return but will face Judgment. Each human being owes this debt to God, and it cannot be redeemed at our will, and if this were not true, we should be able to control the Soul in its coming and its going.</w:t>
      </w:r>
    </w:p>
    <w:p w14:paraId="4E70AE2F"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53D71D29"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There is no death in the World to Come, and on the Day of Judgment death itself will be slaughtered. </w:t>
      </w:r>
      <w:r w:rsidRPr="009D385D">
        <w:rPr>
          <w:rFonts w:ascii="Times New Roman" w:eastAsia="Times New Roman" w:hAnsi="Times New Roman" w:cs="Times New Roman"/>
          <w:kern w:val="0"/>
          <w:sz w:val="28"/>
          <w:szCs w:val="28"/>
          <w14:ligatures w14:val="none"/>
        </w:rPr>
        <w:t>Al-Imām al-Tirmidhī transmits authentically that the Prophet said:</w:t>
      </w:r>
    </w:p>
    <w:p w14:paraId="7E8690CC"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0B6DD953" w14:textId="77777777" w:rsidR="00B335E1" w:rsidRPr="009D385D" w:rsidRDefault="00B335E1" w:rsidP="00B335E1">
      <w:pPr>
        <w:autoSpaceDE w:val="0"/>
        <w:autoSpaceDN w:val="0"/>
        <w:adjustRightInd w:val="0"/>
        <w:spacing w:after="0" w:line="240" w:lineRule="auto"/>
        <w:ind w:left="630" w:right="900"/>
        <w:rPr>
          <w:rFonts w:ascii="Times New Roman" w:eastAsia="Times New Roman" w:hAnsi="Times New Roman" w:cs="Times New Roman"/>
          <w:kern w:val="0"/>
          <w14:ligatures w14:val="none"/>
        </w:rPr>
      </w:pPr>
      <w:r w:rsidRPr="009D385D">
        <w:rPr>
          <w:rFonts w:ascii="Times New Roman" w:eastAsia="Times New Roman" w:hAnsi="Times New Roman" w:cs="Times New Roman"/>
          <w:kern w:val="0"/>
          <w14:ligatures w14:val="none"/>
        </w:rPr>
        <w:t>When it is the Day of Resurrection, Death will be brought forward like a ram that is more white than black (</w:t>
      </w:r>
      <w:r w:rsidRPr="009D385D">
        <w:rPr>
          <w:rFonts w:ascii="Times New Roman" w:eastAsia="Times New Roman" w:hAnsi="Times New Roman" w:cs="Times New Roman"/>
          <w:i/>
          <w:iCs/>
          <w:kern w:val="0"/>
          <w14:ligatures w14:val="none"/>
        </w:rPr>
        <w:t>al-kabsh al-amlaḥ</w:t>
      </w:r>
      <w:r w:rsidRPr="009D385D">
        <w:rPr>
          <w:rFonts w:ascii="Times New Roman" w:eastAsia="Times New Roman" w:hAnsi="Times New Roman" w:cs="Times New Roman"/>
          <w:kern w:val="0"/>
          <w14:ligatures w14:val="none"/>
        </w:rPr>
        <w:t xml:space="preserve">), and it will made to stand between </w:t>
      </w:r>
      <w:r w:rsidRPr="009D385D">
        <w:rPr>
          <w:rFonts w:ascii="Times New Roman" w:eastAsia="Times New Roman" w:hAnsi="Times New Roman" w:cs="Times New Roman"/>
          <w:kern w:val="0"/>
          <w14:ligatures w14:val="none"/>
        </w:rPr>
        <w:lastRenderedPageBreak/>
        <w:t>the Garden and the Fire. Then it will be sacrficed (</w:t>
      </w:r>
      <w:r w:rsidRPr="009D385D">
        <w:rPr>
          <w:rFonts w:ascii="Times New Roman" w:eastAsia="Times New Roman" w:hAnsi="Times New Roman" w:cs="Times New Roman"/>
          <w:i/>
          <w:iCs/>
          <w:kern w:val="0"/>
          <w14:ligatures w14:val="none"/>
        </w:rPr>
        <w:t>fa-yudhbaḥu</w:t>
      </w:r>
      <w:r w:rsidRPr="009D385D">
        <w:rPr>
          <w:rFonts w:ascii="Times New Roman" w:eastAsia="Times New Roman" w:hAnsi="Times New Roman" w:cs="Times New Roman"/>
          <w:kern w:val="0"/>
          <w14:ligatures w14:val="none"/>
        </w:rPr>
        <w:t>), while they [the people of the Garden and the Fire] are looking on. And if anyone were to die from joy (</w:t>
      </w:r>
      <w:r w:rsidRPr="009D385D">
        <w:rPr>
          <w:rFonts w:ascii="Times New Roman" w:eastAsia="Times New Roman" w:hAnsi="Times New Roman" w:cs="Times New Roman"/>
          <w:i/>
          <w:iCs/>
          <w:kern w:val="0"/>
          <w14:ligatures w14:val="none"/>
        </w:rPr>
        <w:t>faraḥan</w:t>
      </w:r>
      <w:r w:rsidRPr="009D385D">
        <w:rPr>
          <w:rFonts w:ascii="Times New Roman" w:eastAsia="Times New Roman" w:hAnsi="Times New Roman" w:cs="Times New Roman"/>
          <w:kern w:val="0"/>
          <w14:ligatures w14:val="none"/>
        </w:rPr>
        <w:t>), it would be the people of the Garden who would die, and if anyone were to die from sadness (</w:t>
      </w:r>
      <w:r w:rsidRPr="009D385D">
        <w:rPr>
          <w:rFonts w:ascii="Times New Roman" w:eastAsia="Times New Roman" w:hAnsi="Times New Roman" w:cs="Times New Roman"/>
          <w:i/>
          <w:iCs/>
          <w:kern w:val="0"/>
          <w14:ligatures w14:val="none"/>
        </w:rPr>
        <w:t>ḥuznan</w:t>
      </w:r>
      <w:r w:rsidRPr="009D385D">
        <w:rPr>
          <w:rFonts w:ascii="Times New Roman" w:eastAsia="Times New Roman" w:hAnsi="Times New Roman" w:cs="Times New Roman"/>
          <w:kern w:val="0"/>
          <w14:ligatures w14:val="none"/>
        </w:rPr>
        <w:t>), it would be the people of the Fire who would die.</w:t>
      </w:r>
    </w:p>
    <w:p w14:paraId="1036F855"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27E18AAE"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The despair of the disbeliever will be infinitely great when Death comes to an end in the next World</w:t>
      </w:r>
      <w:r w:rsidRPr="009D385D">
        <w:rPr>
          <w:rFonts w:ascii="Times New Roman" w:eastAsia="Times New Roman" w:hAnsi="Times New Roman" w:cs="Times New Roman"/>
          <w:kern w:val="0"/>
          <w:sz w:val="28"/>
          <w:szCs w:val="28"/>
          <w14:ligatures w14:val="none"/>
        </w:rPr>
        <w:t>—both in the Garden as well as in the Fire—and the damned in the Fire will now want death badly, but their perpetual desire for it will be in vain: “Death shall come upon him from every side, yet he will not die, and before him lies a grave punishment” (Abraham, 14:16-17).</w:t>
      </w:r>
    </w:p>
    <w:p w14:paraId="1291F8B9"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04FF9DF0"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t>As we will see in Volume Eighteen on the Hereafter, abstract things such as intentions, thoughts, and actions that have passed and no longer exist in physical form will be given forms and tangible reality in the next world. Thus, deeds, which in this world were only thoughts, sounds, or movements, are now made concrete and given forms and weights so that they can be measured and weighed. What was physical (</w:t>
      </w:r>
      <w:r w:rsidRPr="009D385D">
        <w:rPr>
          <w:rFonts w:ascii="Times New Roman" w:eastAsia="Times New Roman" w:hAnsi="Times New Roman" w:cs="Times New Roman"/>
          <w:i/>
          <w:iCs/>
          <w:kern w:val="0"/>
          <w:sz w:val="28"/>
          <w:szCs w:val="28"/>
          <w14:ligatures w14:val="none"/>
        </w:rPr>
        <w:t>ḥissī</w:t>
      </w:r>
      <w:r w:rsidRPr="009D385D">
        <w:rPr>
          <w:rFonts w:ascii="Times New Roman" w:eastAsia="Yu Gothic" w:hAnsi="Times New Roman" w:cs="Times New Roman"/>
          <w:color w:val="000000"/>
          <w:kern w:val="0"/>
          <w:sz w:val="28"/>
          <w:szCs w:val="28"/>
          <w14:ligatures w14:val="none"/>
        </w:rPr>
        <w:t>) will become an abstract non-physical reality (</w:t>
      </w:r>
      <w:r w:rsidRPr="009D385D">
        <w:rPr>
          <w:rFonts w:ascii="Times New Roman" w:eastAsia="Yu Gothic" w:hAnsi="Times New Roman" w:cs="Times New Roman"/>
          <w:i/>
          <w:iCs/>
          <w:color w:val="000000"/>
          <w:kern w:val="0"/>
          <w:sz w:val="28"/>
          <w:szCs w:val="28"/>
          <w14:ligatures w14:val="none"/>
        </w:rPr>
        <w:t>ma‘naw</w:t>
      </w:r>
      <w:r w:rsidRPr="009D385D">
        <w:rPr>
          <w:rFonts w:ascii="Times New Roman" w:eastAsia="Times New Roman" w:hAnsi="Times New Roman" w:cs="Times New Roman"/>
          <w:i/>
          <w:iCs/>
          <w:kern w:val="0"/>
          <w:sz w:val="28"/>
          <w:szCs w:val="28"/>
          <w14:ligatures w14:val="none"/>
        </w:rPr>
        <w:t>ī</w:t>
      </w:r>
      <w:r w:rsidRPr="009D385D">
        <w:rPr>
          <w:rFonts w:ascii="Times New Roman" w:eastAsia="Yu Gothic" w:hAnsi="Times New Roman" w:cs="Times New Roman"/>
          <w:color w:val="000000"/>
          <w:kern w:val="0"/>
          <w:sz w:val="28"/>
          <w:szCs w:val="28"/>
          <w14:ligatures w14:val="none"/>
        </w:rPr>
        <w:t>), and what was an abstract non-physical reality (</w:t>
      </w:r>
      <w:r w:rsidRPr="009D385D">
        <w:rPr>
          <w:rFonts w:ascii="Times New Roman" w:eastAsia="Yu Gothic" w:hAnsi="Times New Roman" w:cs="Times New Roman"/>
          <w:i/>
          <w:iCs/>
          <w:color w:val="000000"/>
          <w:kern w:val="0"/>
          <w:sz w:val="28"/>
          <w:szCs w:val="28"/>
          <w14:ligatures w14:val="none"/>
        </w:rPr>
        <w:t>ma‘naw</w:t>
      </w:r>
      <w:r w:rsidRPr="009D385D">
        <w:rPr>
          <w:rFonts w:ascii="Times New Roman" w:eastAsia="Times New Roman" w:hAnsi="Times New Roman" w:cs="Times New Roman"/>
          <w:i/>
          <w:iCs/>
          <w:kern w:val="0"/>
          <w:sz w:val="28"/>
          <w:szCs w:val="28"/>
          <w14:ligatures w14:val="none"/>
        </w:rPr>
        <w:t>ī</w:t>
      </w:r>
      <w:r w:rsidRPr="009D385D">
        <w:rPr>
          <w:rFonts w:ascii="Times New Roman" w:eastAsia="Yu Gothic" w:hAnsi="Times New Roman" w:cs="Times New Roman"/>
          <w:color w:val="000000"/>
          <w:kern w:val="0"/>
          <w:sz w:val="28"/>
          <w:szCs w:val="28"/>
          <w14:ligatures w14:val="none"/>
        </w:rPr>
        <w:t>) will become physical (</w:t>
      </w:r>
      <w:r w:rsidRPr="009D385D">
        <w:rPr>
          <w:rFonts w:ascii="Times New Roman" w:eastAsia="Times New Roman" w:hAnsi="Times New Roman" w:cs="Times New Roman"/>
          <w:i/>
          <w:iCs/>
          <w:kern w:val="0"/>
          <w:sz w:val="28"/>
          <w:szCs w:val="28"/>
          <w14:ligatures w14:val="none"/>
        </w:rPr>
        <w:t>ḥissī</w:t>
      </w:r>
      <w:r w:rsidRPr="009D385D">
        <w:rPr>
          <w:rFonts w:ascii="Times New Roman" w:eastAsia="Yu Gothic" w:hAnsi="Times New Roman" w:cs="Times New Roman"/>
          <w:color w:val="000000"/>
          <w:kern w:val="0"/>
          <w:sz w:val="28"/>
          <w:szCs w:val="28"/>
          <w14:ligatures w14:val="none"/>
        </w:rPr>
        <w:t xml:space="preserve">). This inversion of realities is illustrated in the above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Yu Gothic" w:hAnsi="Times New Roman" w:cs="Times New Roman"/>
          <w:color w:val="000000"/>
          <w:kern w:val="0"/>
          <w:sz w:val="28"/>
          <w:szCs w:val="28"/>
          <w14:ligatures w14:val="none"/>
        </w:rPr>
        <w:t xml:space="preserve">. </w:t>
      </w:r>
      <w:r w:rsidRPr="009D385D">
        <w:rPr>
          <w:rFonts w:ascii="Times New Roman" w:eastAsia="Times New Roman" w:hAnsi="Times New Roman" w:cs="Times New Roman"/>
          <w:kern w:val="0"/>
          <w:sz w:val="28"/>
          <w:szCs w:val="28"/>
          <w14:ligatures w14:val="none"/>
        </w:rPr>
        <w:t>Death, which was not a physical being in this world, is brought forth on the Last Day in the form of a ram or, more literally, “like” the form of a ram and then slaughtered, bringing an end to the phenomenon of death in the New Worlds of Heaven and Hell. This kind of inward-to-outward transformation (</w:t>
      </w:r>
      <w:r w:rsidRPr="009D385D">
        <w:rPr>
          <w:rFonts w:ascii="Times New Roman" w:eastAsia="Times New Roman" w:hAnsi="Times New Roman" w:cs="Times New Roman"/>
          <w:i/>
          <w:iCs/>
          <w:kern w:val="0"/>
          <w:sz w:val="28"/>
          <w:szCs w:val="28"/>
          <w14:ligatures w14:val="none"/>
        </w:rPr>
        <w:t>tabaddul</w:t>
      </w:r>
      <w:r w:rsidRPr="009D385D">
        <w:rPr>
          <w:rFonts w:ascii="Times New Roman" w:eastAsia="Times New Roman" w:hAnsi="Times New Roman" w:cs="Times New Roman"/>
          <w:kern w:val="0"/>
          <w:sz w:val="28"/>
          <w:szCs w:val="28"/>
          <w14:ligatures w14:val="none"/>
        </w:rPr>
        <w:t xml:space="preserve">) illustrated in this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Times New Roman" w:hAnsi="Times New Roman" w:cs="Times New Roman"/>
          <w:kern w:val="0"/>
          <w:sz w:val="28"/>
          <w:szCs w:val="28"/>
          <w14:ligatures w14:val="none"/>
        </w:rPr>
        <w:t xml:space="preserve"> applies systematically to all the events of the Great Afterdeath. </w:t>
      </w:r>
    </w:p>
    <w:p w14:paraId="5D5AB3A9"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7BAB526D"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At the moment of death, serial time—the subjective perceptions of time on earth—comes to an end. Thus, “time,” “the devourer of time ends by devouring itself,” meaning also that there will only be eternity but no more time or cyclical manifestations like those of earthly life—day and night, the seasons, different ages, and so forth. There will be no more time, since Death will be the last being to die, and succession is transformed in perfect simultaneity, while time has been turned into space—vast spaces that take up the entirety of the New Heavens and Hells. Thus, at the moment when time seemed on the verge of devouring space, space in its turn absorbs time.  </w:t>
      </w:r>
    </w:p>
    <w:p w14:paraId="76861F59"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b/>
          <w:bCs/>
          <w:color w:val="000000"/>
          <w:kern w:val="0"/>
          <w:sz w:val="28"/>
          <w:szCs w:val="28"/>
          <w14:ligatures w14:val="none"/>
        </w:rPr>
      </w:pPr>
    </w:p>
    <w:p w14:paraId="126D8E00"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b/>
          <w:bCs/>
          <w:color w:val="000000"/>
          <w:kern w:val="0"/>
          <w:sz w:val="28"/>
          <w:szCs w:val="28"/>
          <w14:ligatures w14:val="none"/>
        </w:rPr>
      </w:pPr>
    </w:p>
    <w:p w14:paraId="0FED4270" w14:textId="77777777" w:rsidR="00B335E1" w:rsidRPr="009D385D" w:rsidRDefault="00B335E1" w:rsidP="00B335E1">
      <w:pPr>
        <w:spacing w:after="0" w:line="240" w:lineRule="auto"/>
        <w:rPr>
          <w:rFonts w:ascii="Times New Roman" w:eastAsia="Yu Gothic" w:hAnsi="Times New Roman" w:cs="Times New Roman"/>
          <w:b/>
          <w:bCs/>
          <w:kern w:val="0"/>
          <w:sz w:val="28"/>
          <w:szCs w:val="28"/>
          <w:u w:val="single"/>
          <w14:ligatures w14:val="none"/>
        </w:rPr>
      </w:pPr>
      <w:bookmarkStart w:id="3371" w:name="_Toc193364025"/>
      <w:r w:rsidRPr="009D385D">
        <w:rPr>
          <w:rFonts w:ascii="Times New Roman" w:eastAsia="Yu Gothic" w:hAnsi="Times New Roman" w:cs="Times New Roman"/>
          <w:b/>
          <w:bCs/>
          <w:kern w:val="0"/>
          <w:sz w:val="28"/>
          <w:szCs w:val="28"/>
          <w:u w:val="single"/>
          <w14:ligatures w14:val="none"/>
        </w:rPr>
        <w:t>Singularity of One Earthly Death for Each Person &amp; Exceptional Miracles of Bringing the Dead Back to Life</w:t>
      </w:r>
      <w:bookmarkEnd w:id="3371"/>
    </w:p>
    <w:p w14:paraId="1C1A6B27"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Yu Gothic" w:hAnsi="Times New Roman" w:cs="Times New Roman"/>
          <w:color w:val="000000"/>
          <w:kern w:val="0"/>
          <w:sz w:val="28"/>
          <w:szCs w:val="28"/>
          <w14:ligatures w14:val="none"/>
        </w:rPr>
        <w:lastRenderedPageBreak/>
        <w:t xml:space="preserve">One of the prominent miracles of Jesus Christ in the New Testament and the </w:t>
      </w:r>
      <w:r w:rsidRPr="009D385D">
        <w:rPr>
          <w:rFonts w:ascii="Times New Roman" w:eastAsia="Times New Roman" w:hAnsi="Times New Roman" w:cs="Times New Roman"/>
          <w:kern w:val="0"/>
          <w:sz w:val="28"/>
          <w:szCs w:val="28"/>
          <w14:ligatures w14:val="none"/>
        </w:rPr>
        <w:t>Qur’ān was bringing the dead back to life, which broke the universal norm of human beings “tasting death” only once in this world. In other contexts, the Qur’ān speaks of people who were brought back to life in this world, which means that they experienced “three deaths,” one before this life and two during it. God says about a certain people among the Children of Israel:</w:t>
      </w:r>
    </w:p>
    <w:p w14:paraId="3C8D6DF1"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18BF87ED" w14:textId="77777777" w:rsidR="00B335E1" w:rsidRPr="009D385D" w:rsidRDefault="00B335E1" w:rsidP="00B335E1">
      <w:pPr>
        <w:autoSpaceDE w:val="0"/>
        <w:autoSpaceDN w:val="0"/>
        <w:adjustRightInd w:val="0"/>
        <w:spacing w:after="0" w:line="240" w:lineRule="auto"/>
        <w:ind w:left="630" w:right="99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Have you not considered [in awe] those who left their homes by the thousands out of fear of death? Whereupon God said to them: “Die!” [So, they died]. Then He gave them life [again]. Verily, God is truly Possessed of [infinite] Bounty for Mankind, but most Mankind do not give thanks (The Cow, 2:243).</w:t>
      </w:r>
    </w:p>
    <w:p w14:paraId="06CE4C9E"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335E01BF"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 authentic </w:t>
      </w:r>
      <w:r w:rsidRPr="009D385D">
        <w:rPr>
          <w:rFonts w:ascii="Times New Roman" w:eastAsia="Times New Roman" w:hAnsi="Times New Roman" w:cs="Times New Roman"/>
          <w:kern w:val="0"/>
          <w:sz w:val="28"/>
          <w:szCs w:val="28"/>
          <w14:ligatures w14:val="none"/>
        </w:rPr>
        <w:t>Qur’ānic</w:t>
      </w:r>
      <w:r w:rsidRPr="009D385D">
        <w:rPr>
          <w:rFonts w:ascii="Times New Roman" w:eastAsia="Yu Gothic" w:hAnsi="Times New Roman" w:cs="Times New Roman"/>
          <w:color w:val="000000"/>
          <w:kern w:val="0"/>
          <w:sz w:val="28"/>
          <w:szCs w:val="28"/>
          <w14:ligatures w14:val="none"/>
        </w:rPr>
        <w:t xml:space="preserve"> commentary, the reference in this verse is to a particular group of people among the Children of Israel of old who fled their homes for safety out of fear of plague or war, apparently in disobedience to God and His Prophets. God made them die, and then He sent a Prophet to bring them back to life. Standard commentary identifies the Prophet as Ezekiel (Arabic: </w:t>
      </w:r>
      <w:r w:rsidRPr="009D385D">
        <w:rPr>
          <w:rFonts w:ascii="Times New Roman" w:eastAsia="Times New Roman" w:hAnsi="Times New Roman" w:cs="Times New Roman"/>
          <w:i/>
          <w:iCs/>
          <w:kern w:val="0"/>
          <w:sz w:val="28"/>
          <w:szCs w:val="28"/>
          <w14:ligatures w14:val="none"/>
        </w:rPr>
        <w:t>Ḥ</w:t>
      </w:r>
      <w:r w:rsidRPr="009D385D">
        <w:rPr>
          <w:rFonts w:ascii="Times New Roman" w:eastAsia="Yu Gothic" w:hAnsi="Times New Roman" w:cs="Times New Roman"/>
          <w:i/>
          <w:iCs/>
          <w:color w:val="000000"/>
          <w:kern w:val="0"/>
          <w:sz w:val="28"/>
          <w:szCs w:val="28"/>
          <w14:ligatures w14:val="none"/>
        </w:rPr>
        <w:t>izq</w:t>
      </w:r>
      <w:r w:rsidRPr="009D385D">
        <w:rPr>
          <w:rFonts w:ascii="Times New Roman" w:eastAsia="Times New Roman" w:hAnsi="Times New Roman" w:cs="Times New Roman"/>
          <w:i/>
          <w:iCs/>
          <w:kern w:val="0"/>
          <w:sz w:val="28"/>
          <w:szCs w:val="28"/>
          <w14:ligatures w14:val="none"/>
        </w:rPr>
        <w:t>ī</w:t>
      </w:r>
      <w:r w:rsidRPr="009D385D">
        <w:rPr>
          <w:rFonts w:ascii="Times New Roman" w:eastAsia="Yu Gothic" w:hAnsi="Times New Roman" w:cs="Times New Roman"/>
          <w:i/>
          <w:iCs/>
          <w:color w:val="000000"/>
          <w:kern w:val="0"/>
          <w:sz w:val="28"/>
          <w:szCs w:val="28"/>
          <w14:ligatures w14:val="none"/>
        </w:rPr>
        <w:t>l</w:t>
      </w:r>
      <w:r w:rsidRPr="009D385D">
        <w:rPr>
          <w:rFonts w:ascii="Times New Roman" w:eastAsia="Yu Gothic" w:hAnsi="Times New Roman" w:cs="Times New Roman"/>
          <w:color w:val="000000"/>
          <w:kern w:val="0"/>
          <w:sz w:val="28"/>
          <w:szCs w:val="28"/>
          <w14:ligatures w14:val="none"/>
        </w:rPr>
        <w:t>), possibly in connection with the Biblical story where Ezekiel is commanded to revive a valley filled with dried bones (Ezekiel, 37:1-14). The people were a large number, ranging from four, eight, ten, thirty, forty, or seventy thousand, and they were dead for eight days or more. They then lived for a considerable stretch of time (</w:t>
      </w:r>
      <w:r w:rsidRPr="009D385D">
        <w:rPr>
          <w:rFonts w:ascii="Times New Roman" w:eastAsia="Yu Gothic" w:hAnsi="Times New Roman" w:cs="Times New Roman"/>
          <w:i/>
          <w:iCs/>
          <w:color w:val="000000"/>
          <w:kern w:val="0"/>
          <w:sz w:val="28"/>
          <w:szCs w:val="28"/>
          <w14:ligatures w14:val="none"/>
        </w:rPr>
        <w:t>dahran</w:t>
      </w:r>
      <w:r w:rsidRPr="009D385D">
        <w:rPr>
          <w:rFonts w:ascii="Times New Roman" w:eastAsia="Yu Gothic" w:hAnsi="Times New Roman" w:cs="Times New Roman"/>
          <w:color w:val="000000"/>
          <w:kern w:val="0"/>
          <w:sz w:val="28"/>
          <w:szCs w:val="28"/>
          <w14:ligatures w14:val="none"/>
        </w:rPr>
        <w:t xml:space="preserve">), but the effects of death remained upon them all. They could not put on any type of clothing or garment but that it became a shroud, and this continued to be the case among their grandchildren also. Thus, their second life and death were curses for their disobedience. </w:t>
      </w:r>
    </w:p>
    <w:p w14:paraId="3875C6A4"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9525BA5"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God also speaks of another person among the Children of Israel whom he caused to die, brought back to life again, in order to make him a Sign for humankind: </w:t>
      </w:r>
    </w:p>
    <w:p w14:paraId="07928929"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1BA4908F" w14:textId="77777777" w:rsidR="00B335E1" w:rsidRPr="009D385D" w:rsidRDefault="00B335E1" w:rsidP="00B335E1">
      <w:pPr>
        <w:autoSpaceDE w:val="0"/>
        <w:autoSpaceDN w:val="0"/>
        <w:adjustRightInd w:val="0"/>
        <w:spacing w:after="0" w:line="240" w:lineRule="auto"/>
        <w:ind w:left="540" w:right="81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Or [consider] the likes of the one who passed by a township in ruins as it lay collapsed upon its rooftops. He said: “How shall God give life to this after its death?” So, God made him die for one hundred years, then raised him up [from the dead], saying: “How long have you remained [like that]?” He said: “I remained a day or part of a day.” God said: “No [not at all]: You remained [like that] one hundred years. Look, then, at your food and your drink—they have not spoiled. Look [now] at your donkey—and so that We make you a Sign for Mankind—look at the [donkey’s] bones, see how We bring them back together and clothe them with flesh.” When [this all] became manifest to him, he said: “Truly, I do know that God has power over all things.” (The Cow, 2:259).</w:t>
      </w:r>
    </w:p>
    <w:p w14:paraId="134A8D4D"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2E1B8429"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In standard </w:t>
      </w:r>
      <w:r w:rsidRPr="009D385D">
        <w:rPr>
          <w:rFonts w:ascii="Times New Roman" w:eastAsia="Times New Roman" w:hAnsi="Times New Roman" w:cs="Times New Roman"/>
          <w:kern w:val="0"/>
          <w:sz w:val="28"/>
          <w:szCs w:val="28"/>
          <w14:ligatures w14:val="none"/>
        </w:rPr>
        <w:t>Qur’ān</w:t>
      </w:r>
      <w:r w:rsidRPr="009D385D">
        <w:rPr>
          <w:rFonts w:ascii="Times New Roman" w:eastAsia="Yu Gothic" w:hAnsi="Times New Roman" w:cs="Times New Roman"/>
          <w:color w:val="000000"/>
          <w:kern w:val="0"/>
          <w:sz w:val="28"/>
          <w:szCs w:val="28"/>
          <w14:ligatures w14:val="none"/>
        </w:rPr>
        <w:t>ic commentary, the man referred to in the verse is the Prophet Ezra, although al-Kha</w:t>
      </w:r>
      <w:r w:rsidRPr="009D385D">
        <w:rPr>
          <w:rFonts w:ascii="Times New Roman" w:eastAsia="Times New Roman" w:hAnsi="Times New Roman" w:cs="Times New Roman"/>
          <w:kern w:val="0"/>
          <w:sz w:val="28"/>
          <w:szCs w:val="28"/>
          <w14:ligatures w14:val="none"/>
        </w:rPr>
        <w:t>ḍ</w:t>
      </w:r>
      <w:r w:rsidRPr="009D385D">
        <w:rPr>
          <w:rFonts w:ascii="Times New Roman" w:eastAsia="Yu Gothic" w:hAnsi="Times New Roman" w:cs="Times New Roman"/>
          <w:color w:val="000000"/>
          <w:kern w:val="0"/>
          <w:sz w:val="28"/>
          <w:szCs w:val="28"/>
          <w14:ligatures w14:val="none"/>
        </w:rPr>
        <w:t xml:space="preserve">ir (Melchizedek) is also mentioned as a valid possibility. </w:t>
      </w:r>
      <w:r w:rsidRPr="009D385D">
        <w:rPr>
          <w:rFonts w:ascii="Times New Roman" w:eastAsia="Yu Gothic" w:hAnsi="Times New Roman" w:cs="Times New Roman"/>
          <w:color w:val="000000"/>
          <w:kern w:val="0"/>
          <w:sz w:val="28"/>
          <w:szCs w:val="28"/>
          <w14:ligatures w14:val="none"/>
        </w:rPr>
        <w:lastRenderedPageBreak/>
        <w:t xml:space="preserve">The man was riding on a donkey past the ruins of Jerusalem after its devastation and the destruction of the First Temple at the hands of the Neo-Babylonians. He had with him a basket of fresh figs and a container of juice. When God brought him back to life after a century, the food and drink remained fresh, although they should have perished decades before, but the donkey had died long before, and its bones were disjoined and bleached white in the sun. The man was brought to life and then witnessed God bring his donkey back to life perfectly and instantaneously before his eyes, so that it stood up and brayed. By this, God made Ezra or someone else a Sign of the Resurrection. In this case, the second death and life was a miraculous blessing and an instruction for others—especially the Children of Israel—at the beginning of the Second Temple Period. </w:t>
      </w:r>
    </w:p>
    <w:p w14:paraId="70A9F3C8"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42FA2629"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b/>
          <w:bCs/>
          <w:color w:val="000000"/>
          <w:kern w:val="0"/>
          <w:sz w:val="28"/>
          <w:szCs w:val="28"/>
          <w14:ligatures w14:val="none"/>
        </w:rPr>
      </w:pPr>
    </w:p>
    <w:p w14:paraId="1196B8F5" w14:textId="77777777" w:rsidR="00B335E1" w:rsidRPr="009D385D" w:rsidRDefault="00B335E1" w:rsidP="00B335E1">
      <w:pPr>
        <w:spacing w:after="0" w:line="240" w:lineRule="auto"/>
        <w:rPr>
          <w:rFonts w:ascii="Times New Roman" w:eastAsia="Yu Gothic" w:hAnsi="Times New Roman" w:cs="Times New Roman"/>
          <w:b/>
          <w:bCs/>
          <w:kern w:val="0"/>
          <w:sz w:val="28"/>
          <w:szCs w:val="28"/>
          <w:u w:val="single"/>
          <w14:ligatures w14:val="none"/>
        </w:rPr>
      </w:pPr>
      <w:bookmarkStart w:id="3372" w:name="_Toc193364026"/>
      <w:r w:rsidRPr="009D385D">
        <w:rPr>
          <w:rFonts w:ascii="Times New Roman" w:eastAsia="Yu Gothic" w:hAnsi="Times New Roman" w:cs="Times New Roman"/>
          <w:b/>
          <w:bCs/>
          <w:kern w:val="0"/>
          <w:sz w:val="28"/>
          <w:szCs w:val="28"/>
          <w:u w:val="single"/>
          <w14:ligatures w14:val="none"/>
        </w:rPr>
        <w:t>Personal Death Is Each Person’s “Special Little Affair” (</w:t>
      </w:r>
      <w:r w:rsidRPr="009D385D">
        <w:rPr>
          <w:rFonts w:ascii="Times New Roman" w:eastAsia="Yu Gothic" w:hAnsi="Times New Roman" w:cs="Times New Roman"/>
          <w:b/>
          <w:bCs/>
          <w:i/>
          <w:kern w:val="0"/>
          <w:sz w:val="28"/>
          <w:szCs w:val="28"/>
          <w:u w:val="single"/>
          <w14:ligatures w14:val="none"/>
        </w:rPr>
        <w:t>Khuway</w:t>
      </w:r>
      <w:r w:rsidRPr="009D385D">
        <w:rPr>
          <w:rFonts w:ascii="Times New Roman" w:eastAsia="Times New Roman" w:hAnsi="Times New Roman" w:cs="Times New Roman"/>
          <w:b/>
          <w:bCs/>
          <w:i/>
          <w:kern w:val="0"/>
          <w:sz w:val="28"/>
          <w:szCs w:val="28"/>
          <w:u w:val="single"/>
          <w14:ligatures w14:val="none"/>
        </w:rPr>
        <w:t>ṣṣa</w:t>
      </w:r>
      <w:r w:rsidRPr="009D385D">
        <w:rPr>
          <w:rFonts w:ascii="Times New Roman" w:eastAsia="Yu Gothic" w:hAnsi="Times New Roman" w:cs="Times New Roman"/>
          <w:b/>
          <w:bCs/>
          <w:kern w:val="0"/>
          <w:sz w:val="28"/>
          <w:szCs w:val="28"/>
          <w:u w:val="single"/>
          <w14:ligatures w14:val="none"/>
        </w:rPr>
        <w:t>) &amp; Their Preliminary Hour of Last Judgment</w:t>
      </w:r>
      <w:bookmarkEnd w:id="3372"/>
      <w:r w:rsidRPr="009D385D">
        <w:rPr>
          <w:rFonts w:ascii="Times New Roman" w:eastAsia="Yu Gothic" w:hAnsi="Times New Roman" w:cs="Times New Roman"/>
          <w:b/>
          <w:bCs/>
          <w:kern w:val="0"/>
          <w:sz w:val="28"/>
          <w:szCs w:val="28"/>
          <w:u w:val="single"/>
          <w14:ligatures w14:val="none"/>
        </w:rPr>
        <w:t xml:space="preserve"> </w:t>
      </w:r>
    </w:p>
    <w:p w14:paraId="5E423C1C" w14:textId="77777777" w:rsidR="00B335E1" w:rsidRPr="009D385D" w:rsidRDefault="00B335E1" w:rsidP="00B335E1">
      <w:pPr>
        <w:spacing w:after="0" w:line="240" w:lineRule="auto"/>
        <w:rPr>
          <w:rFonts w:ascii="Times New Roman" w:eastAsia="Times New Roman" w:hAnsi="Times New Roman" w:cs="Times New Roman"/>
          <w:color w:val="000000"/>
          <w:kern w:val="0"/>
          <w:sz w:val="28"/>
          <w:szCs w:val="28"/>
          <w14:ligatures w14:val="none"/>
        </w:rPr>
      </w:pPr>
      <w:r w:rsidRPr="009D385D">
        <w:rPr>
          <w:rFonts w:ascii="Times New Roman" w:eastAsia="Times New Roman" w:hAnsi="Times New Roman" w:cs="Times New Roman"/>
          <w:color w:val="000000"/>
          <w:kern w:val="0"/>
          <w:sz w:val="28"/>
          <w:szCs w:val="28"/>
          <w14:ligatures w14:val="none"/>
        </w:rPr>
        <w:t xml:space="preserve">God’s Messenger said in an authentic transmission: “None of you will see his Lord until he dies.” In a similar authentic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Times New Roman" w:hAnsi="Times New Roman" w:cs="Times New Roman"/>
          <w:color w:val="000000"/>
          <w:kern w:val="0"/>
          <w:sz w:val="28"/>
          <w:szCs w:val="28"/>
          <w14:ligatures w14:val="none"/>
        </w:rPr>
        <w:t>, the Prophet said: “Death comes before [our] Meeting with God (</w:t>
      </w:r>
      <w:r w:rsidRPr="009D385D">
        <w:rPr>
          <w:rFonts w:ascii="Times New Roman" w:eastAsia="Times New Roman" w:hAnsi="Times New Roman" w:cs="Times New Roman"/>
          <w:i/>
          <w:iCs/>
          <w:color w:val="000000"/>
          <w:kern w:val="0"/>
          <w:sz w:val="28"/>
          <w:szCs w:val="28"/>
          <w14:ligatures w14:val="none"/>
        </w:rPr>
        <w:t>al-mawt qabl liq</w:t>
      </w:r>
      <w:r w:rsidRPr="009D385D">
        <w:rPr>
          <w:rFonts w:ascii="Times New Roman" w:eastAsia="Times New Roman" w:hAnsi="Times New Roman" w:cs="Times New Roman"/>
          <w:i/>
          <w:iCs/>
          <w:kern w:val="0"/>
          <w:sz w:val="28"/>
          <w:szCs w:val="28"/>
          <w14:ligatures w14:val="none"/>
        </w:rPr>
        <w:t>ā</w:t>
      </w:r>
      <w:r w:rsidRPr="009D385D">
        <w:rPr>
          <w:rFonts w:ascii="Times New Roman" w:eastAsia="Times New Roman" w:hAnsi="Times New Roman" w:cs="Times New Roman"/>
          <w:i/>
          <w:iCs/>
          <w:color w:val="000000"/>
          <w:kern w:val="0"/>
          <w:sz w:val="28"/>
          <w:szCs w:val="28"/>
          <w14:ligatures w14:val="none"/>
        </w:rPr>
        <w:t>’i-Ll</w:t>
      </w:r>
      <w:r w:rsidRPr="009D385D">
        <w:rPr>
          <w:rFonts w:ascii="Times New Roman" w:eastAsia="Times New Roman" w:hAnsi="Times New Roman" w:cs="Times New Roman"/>
          <w:i/>
          <w:iCs/>
          <w:kern w:val="0"/>
          <w:sz w:val="28"/>
          <w:szCs w:val="28"/>
          <w14:ligatures w14:val="none"/>
        </w:rPr>
        <w:t>ā</w:t>
      </w:r>
      <w:r w:rsidRPr="009D385D">
        <w:rPr>
          <w:rFonts w:ascii="Times New Roman" w:eastAsia="Times New Roman" w:hAnsi="Times New Roman" w:cs="Times New Roman"/>
          <w:i/>
          <w:iCs/>
          <w:color w:val="000000"/>
          <w:kern w:val="0"/>
          <w:sz w:val="28"/>
          <w:szCs w:val="28"/>
          <w14:ligatures w14:val="none"/>
        </w:rPr>
        <w:t>h</w:t>
      </w:r>
      <w:r w:rsidRPr="009D385D">
        <w:rPr>
          <w:rFonts w:ascii="Times New Roman" w:eastAsia="Times New Roman" w:hAnsi="Times New Roman" w:cs="Times New Roman"/>
          <w:color w:val="000000"/>
          <w:kern w:val="0"/>
          <w:sz w:val="28"/>
          <w:szCs w:val="28"/>
          <w14:ligatures w14:val="none"/>
        </w:rPr>
        <w:t>).” Al-Im</w:t>
      </w:r>
      <w:r w:rsidRPr="009D385D">
        <w:rPr>
          <w:rFonts w:ascii="Times New Roman" w:eastAsia="Times New Roman" w:hAnsi="Times New Roman" w:cs="Times New Roman"/>
          <w:kern w:val="0"/>
          <w:sz w:val="28"/>
          <w:szCs w:val="28"/>
          <w14:ligatures w14:val="none"/>
        </w:rPr>
        <w:t>ā</w:t>
      </w:r>
      <w:r w:rsidRPr="009D385D">
        <w:rPr>
          <w:rFonts w:ascii="Times New Roman" w:eastAsia="Times New Roman" w:hAnsi="Times New Roman" w:cs="Times New Roman"/>
          <w:color w:val="000000"/>
          <w:kern w:val="0"/>
          <w:sz w:val="28"/>
          <w:szCs w:val="28"/>
          <w14:ligatures w14:val="none"/>
        </w:rPr>
        <w:t>m M</w:t>
      </w:r>
      <w:r w:rsidRPr="009D385D">
        <w:rPr>
          <w:rFonts w:ascii="Times New Roman" w:eastAsia="Times New Roman" w:hAnsi="Times New Roman" w:cs="Times New Roman"/>
          <w:kern w:val="0"/>
          <w:sz w:val="28"/>
          <w:szCs w:val="28"/>
          <w14:ligatures w14:val="none"/>
        </w:rPr>
        <w:t>ā</w:t>
      </w:r>
      <w:r w:rsidRPr="009D385D">
        <w:rPr>
          <w:rFonts w:ascii="Times New Roman" w:eastAsia="Times New Roman" w:hAnsi="Times New Roman" w:cs="Times New Roman"/>
          <w:color w:val="000000"/>
          <w:kern w:val="0"/>
          <w:sz w:val="28"/>
          <w:szCs w:val="28"/>
          <w14:ligatures w14:val="none"/>
        </w:rPr>
        <w:t>lik explained:</w:t>
      </w:r>
    </w:p>
    <w:p w14:paraId="2E08E559" w14:textId="77777777" w:rsidR="00B335E1" w:rsidRPr="009D385D" w:rsidRDefault="00B335E1" w:rsidP="00B335E1">
      <w:pPr>
        <w:spacing w:after="0" w:line="240" w:lineRule="auto"/>
        <w:rPr>
          <w:rFonts w:ascii="Times New Roman" w:eastAsia="Times New Roman" w:hAnsi="Times New Roman" w:cs="Times New Roman"/>
          <w:color w:val="000000"/>
          <w:kern w:val="0"/>
          <w14:ligatures w14:val="none"/>
        </w:rPr>
      </w:pPr>
    </w:p>
    <w:p w14:paraId="265365BE" w14:textId="77777777" w:rsidR="00B335E1" w:rsidRPr="009D385D" w:rsidRDefault="00B335E1" w:rsidP="00B335E1">
      <w:pPr>
        <w:spacing w:after="0" w:line="240" w:lineRule="auto"/>
        <w:ind w:left="540" w:right="810"/>
        <w:rPr>
          <w:rFonts w:ascii="Times New Roman" w:eastAsia="Times New Roman" w:hAnsi="Times New Roman" w:cs="Times New Roman"/>
          <w:color w:val="000000"/>
          <w:kern w:val="0"/>
          <w14:ligatures w14:val="none"/>
        </w:rPr>
      </w:pPr>
      <w:r w:rsidRPr="009D385D">
        <w:rPr>
          <w:rFonts w:ascii="Times New Roman" w:eastAsia="Times New Roman" w:hAnsi="Times New Roman" w:cs="Times New Roman"/>
          <w:color w:val="000000"/>
          <w:kern w:val="0"/>
          <w14:ligatures w14:val="none"/>
        </w:rPr>
        <w:t>This is because our earthly eyes were created for oblivion (</w:t>
      </w:r>
      <w:r w:rsidRPr="009D385D">
        <w:rPr>
          <w:rFonts w:ascii="Times New Roman" w:eastAsia="Times New Roman" w:hAnsi="Times New Roman" w:cs="Times New Roman"/>
          <w:i/>
          <w:iCs/>
          <w:color w:val="000000"/>
          <w:kern w:val="0"/>
          <w14:ligatures w14:val="none"/>
        </w:rPr>
        <w:t>al-fan</w:t>
      </w:r>
      <w:r w:rsidRPr="009D385D">
        <w:rPr>
          <w:rFonts w:ascii="Times New Roman" w:eastAsia="Times New Roman" w:hAnsi="Times New Roman" w:cs="Times New Roman"/>
          <w:i/>
          <w:iCs/>
          <w:kern w:val="0"/>
          <w14:ligatures w14:val="none"/>
        </w:rPr>
        <w:t>ā’</w:t>
      </w:r>
      <w:r w:rsidRPr="009D385D">
        <w:rPr>
          <w:rFonts w:ascii="Times New Roman" w:eastAsia="Times New Roman" w:hAnsi="Times New Roman" w:cs="Times New Roman"/>
          <w:kern w:val="0"/>
          <w14:ligatures w14:val="none"/>
        </w:rPr>
        <w:t>).</w:t>
      </w:r>
      <w:r w:rsidRPr="009D385D">
        <w:rPr>
          <w:rFonts w:ascii="Times New Roman" w:eastAsia="Times New Roman" w:hAnsi="Times New Roman" w:cs="Times New Roman"/>
          <w:color w:val="000000"/>
          <w:kern w:val="0"/>
          <w14:ligatures w14:val="none"/>
        </w:rPr>
        <w:t xml:space="preserve"> Thus, they cannot see the Eternal One without end (</w:t>
      </w:r>
      <w:r w:rsidRPr="009D385D">
        <w:rPr>
          <w:rFonts w:ascii="Times New Roman" w:eastAsia="Times New Roman" w:hAnsi="Times New Roman" w:cs="Times New Roman"/>
          <w:i/>
          <w:iCs/>
          <w:color w:val="000000"/>
          <w:kern w:val="0"/>
          <w14:ligatures w14:val="none"/>
        </w:rPr>
        <w:t>al-B</w:t>
      </w:r>
      <w:r w:rsidRPr="009D385D">
        <w:rPr>
          <w:rFonts w:ascii="Times New Roman" w:eastAsia="Times New Roman" w:hAnsi="Times New Roman" w:cs="Times New Roman"/>
          <w:i/>
          <w:iCs/>
          <w:kern w:val="0"/>
          <w14:ligatures w14:val="none"/>
        </w:rPr>
        <w:t>āqī</w:t>
      </w:r>
      <w:r w:rsidRPr="009D385D">
        <w:rPr>
          <w:rFonts w:ascii="Times New Roman" w:eastAsia="Times New Roman" w:hAnsi="Times New Roman" w:cs="Times New Roman"/>
          <w:color w:val="000000"/>
          <w:kern w:val="0"/>
          <w14:ligatures w14:val="none"/>
        </w:rPr>
        <w:t xml:space="preserve">). But this is contrary to the state of the believer in the </w:t>
      </w:r>
      <w:r w:rsidRPr="009D385D">
        <w:rPr>
          <w:rFonts w:ascii="Times New Roman" w:eastAsia="Times New Roman" w:hAnsi="Times New Roman" w:cs="Times New Roman"/>
          <w:kern w:val="0"/>
          <w14:ligatures w14:val="none"/>
        </w:rPr>
        <w:t>Afterlife</w:t>
      </w:r>
      <w:r w:rsidRPr="009D385D">
        <w:rPr>
          <w:rFonts w:ascii="Times New Roman" w:eastAsia="Times New Roman" w:hAnsi="Times New Roman" w:cs="Times New Roman"/>
          <w:color w:val="000000"/>
          <w:kern w:val="0"/>
          <w14:ligatures w14:val="none"/>
        </w:rPr>
        <w:t>. Because there we are re-created for the eternal life without end (</w:t>
      </w:r>
      <w:r w:rsidRPr="009D385D">
        <w:rPr>
          <w:rFonts w:ascii="Times New Roman" w:eastAsia="Times New Roman" w:hAnsi="Times New Roman" w:cs="Times New Roman"/>
          <w:i/>
          <w:iCs/>
          <w:color w:val="000000"/>
          <w:kern w:val="0"/>
          <w14:ligatures w14:val="none"/>
        </w:rPr>
        <w:t>al-baq</w:t>
      </w:r>
      <w:r w:rsidRPr="009D385D">
        <w:rPr>
          <w:rFonts w:ascii="Times New Roman" w:eastAsia="Times New Roman" w:hAnsi="Times New Roman" w:cs="Times New Roman"/>
          <w:i/>
          <w:iCs/>
          <w:kern w:val="0"/>
          <w14:ligatures w14:val="none"/>
        </w:rPr>
        <w:t>ā’ al-abadī</w:t>
      </w:r>
      <w:r w:rsidRPr="009D385D">
        <w:rPr>
          <w:rFonts w:ascii="Times New Roman" w:eastAsia="Times New Roman" w:hAnsi="Times New Roman" w:cs="Times New Roman"/>
          <w:color w:val="000000"/>
          <w:kern w:val="0"/>
          <w14:ligatures w14:val="none"/>
        </w:rPr>
        <w:t>). Thus, we and all our faculties are strong and are able to see [God], the Eternal without End (</w:t>
      </w:r>
      <w:r w:rsidRPr="009D385D">
        <w:rPr>
          <w:rFonts w:ascii="Times New Roman" w:eastAsia="Times New Roman" w:hAnsi="Times New Roman" w:cs="Times New Roman"/>
          <w:i/>
          <w:iCs/>
          <w:color w:val="000000"/>
          <w:kern w:val="0"/>
          <w14:ligatures w14:val="none"/>
        </w:rPr>
        <w:t>al-B</w:t>
      </w:r>
      <w:r w:rsidRPr="009D385D">
        <w:rPr>
          <w:rFonts w:ascii="Times New Roman" w:eastAsia="Times New Roman" w:hAnsi="Times New Roman" w:cs="Times New Roman"/>
          <w:i/>
          <w:iCs/>
          <w:kern w:val="0"/>
          <w14:ligatures w14:val="none"/>
        </w:rPr>
        <w:t>āqī</w:t>
      </w:r>
      <w:r w:rsidRPr="009D385D">
        <w:rPr>
          <w:rFonts w:ascii="Times New Roman" w:eastAsia="Times New Roman" w:hAnsi="Times New Roman" w:cs="Times New Roman"/>
          <w:color w:val="000000"/>
          <w:kern w:val="0"/>
          <w14:ligatures w14:val="none"/>
        </w:rPr>
        <w:t xml:space="preserve">), exalted be He. </w:t>
      </w:r>
    </w:p>
    <w:p w14:paraId="6872FEC4" w14:textId="77777777" w:rsidR="00B335E1" w:rsidRPr="009D385D" w:rsidRDefault="00B335E1" w:rsidP="00B335E1">
      <w:pPr>
        <w:spacing w:after="0" w:line="240" w:lineRule="auto"/>
        <w:ind w:right="810"/>
        <w:rPr>
          <w:rFonts w:ascii="Times New Roman" w:eastAsia="Times New Roman" w:hAnsi="Times New Roman" w:cs="Times New Roman"/>
          <w:color w:val="000000"/>
          <w:kern w:val="0"/>
          <w14:ligatures w14:val="none"/>
        </w:rPr>
      </w:pPr>
    </w:p>
    <w:p w14:paraId="1EA48FC1" w14:textId="77777777" w:rsidR="00B335E1" w:rsidRPr="009D385D" w:rsidRDefault="00B335E1" w:rsidP="00B335E1">
      <w:pPr>
        <w:autoSpaceDE w:val="0"/>
        <w:autoSpaceDN w:val="0"/>
        <w:adjustRightInd w:val="0"/>
        <w:spacing w:after="0" w:line="240" w:lineRule="auto"/>
        <w:rPr>
          <w:rFonts w:ascii="Times" w:eastAsia="Aptos" w:hAnsi="Times" w:cs="Times"/>
          <w:color w:val="000000"/>
          <w:kern w:val="0"/>
          <w:sz w:val="28"/>
          <w:szCs w:val="28"/>
          <w14:ligatures w14:val="none"/>
        </w:rPr>
      </w:pPr>
      <w:r w:rsidRPr="009D385D">
        <w:rPr>
          <w:rFonts w:ascii="Times" w:eastAsia="Aptos" w:hAnsi="Times" w:cs="Times"/>
          <w:color w:val="000000"/>
          <w:kern w:val="0"/>
          <w:sz w:val="28"/>
          <w:szCs w:val="28"/>
          <w14:ligatures w14:val="none"/>
        </w:rPr>
        <w:t xml:space="preserve">Death is the grand encounter of the Soul with itself and its Lord. At the moment of death, all the veils of earthly life are removed, and each person sees the reality of the life he led in this world. Death is “the certitude of certainties,” which the </w:t>
      </w:r>
      <w:r w:rsidRPr="009D385D">
        <w:rPr>
          <w:rFonts w:ascii="Times New Roman" w:eastAsia="Times New Roman" w:hAnsi="Times New Roman" w:cs="Times New Roman"/>
          <w:kern w:val="0"/>
          <w:sz w:val="28"/>
          <w:szCs w:val="28"/>
          <w14:ligatures w14:val="none"/>
        </w:rPr>
        <w:t>Qur’ān refers to when it says: “</w:t>
      </w:r>
      <w:r w:rsidRPr="009D385D">
        <w:rPr>
          <w:rFonts w:ascii="Times" w:eastAsia="Aptos" w:hAnsi="Times" w:cs="Times"/>
          <w:color w:val="000000"/>
          <w:kern w:val="0"/>
          <w:sz w:val="28"/>
          <w:szCs w:val="28"/>
          <w14:ligatures w14:val="none"/>
        </w:rPr>
        <w:t>Worship your Lord until the Certitude (</w:t>
      </w:r>
      <w:r w:rsidRPr="009D385D">
        <w:rPr>
          <w:rFonts w:ascii="Times" w:eastAsia="Aptos" w:hAnsi="Times" w:cs="Times"/>
          <w:i/>
          <w:iCs/>
          <w:color w:val="000000"/>
          <w:kern w:val="0"/>
          <w:sz w:val="28"/>
          <w:szCs w:val="28"/>
          <w14:ligatures w14:val="none"/>
        </w:rPr>
        <w:t>al-Yaq</w:t>
      </w:r>
      <w:r w:rsidRPr="009D385D">
        <w:rPr>
          <w:rFonts w:ascii="Times New Roman" w:eastAsia="Times New Roman" w:hAnsi="Times New Roman" w:cs="Times New Roman"/>
          <w:i/>
          <w:iCs/>
          <w:kern w:val="0"/>
          <w:sz w:val="28"/>
          <w:szCs w:val="28"/>
          <w14:ligatures w14:val="none"/>
        </w:rPr>
        <w:t>ī</w:t>
      </w:r>
      <w:r w:rsidRPr="009D385D">
        <w:rPr>
          <w:rFonts w:ascii="Times" w:eastAsia="Aptos" w:hAnsi="Times" w:cs="Times"/>
          <w:i/>
          <w:iCs/>
          <w:color w:val="000000"/>
          <w:kern w:val="0"/>
          <w:sz w:val="28"/>
          <w:szCs w:val="28"/>
          <w14:ligatures w14:val="none"/>
        </w:rPr>
        <w:t xml:space="preserve">n </w:t>
      </w:r>
      <w:r w:rsidRPr="009D385D">
        <w:rPr>
          <w:rFonts w:ascii="Times" w:eastAsia="Aptos" w:hAnsi="Times" w:cs="Times"/>
          <w:color w:val="000000"/>
          <w:kern w:val="0"/>
          <w:sz w:val="28"/>
          <w:szCs w:val="28"/>
          <w14:ligatures w14:val="none"/>
        </w:rPr>
        <w:t>comes to you” (al-</w:t>
      </w:r>
      <w:r w:rsidRPr="009D385D">
        <w:rPr>
          <w:rFonts w:ascii="Times New Roman" w:eastAsia="Times New Roman" w:hAnsi="Times New Roman" w:cs="Times New Roman"/>
          <w:kern w:val="0"/>
          <w:sz w:val="28"/>
          <w:szCs w:val="28"/>
          <w14:ligatures w14:val="none"/>
        </w:rPr>
        <w:t>Ḥ</w:t>
      </w:r>
      <w:r w:rsidRPr="009D385D">
        <w:rPr>
          <w:rFonts w:ascii="Times" w:eastAsia="Aptos" w:hAnsi="Times" w:cs="Times"/>
          <w:color w:val="000000"/>
          <w:kern w:val="0"/>
          <w:sz w:val="28"/>
          <w:szCs w:val="28"/>
          <w14:ligatures w14:val="none"/>
        </w:rPr>
        <w:t xml:space="preserve">ijr, 15:99), that is, until you die. Death is </w:t>
      </w:r>
      <w:r w:rsidRPr="009D385D">
        <w:rPr>
          <w:rFonts w:ascii="Times" w:eastAsia="Aptos" w:hAnsi="Times" w:cs="Times"/>
          <w:i/>
          <w:iCs/>
          <w:color w:val="000000"/>
          <w:kern w:val="0"/>
          <w:sz w:val="28"/>
          <w:szCs w:val="28"/>
          <w14:ligatures w14:val="none"/>
        </w:rPr>
        <w:t xml:space="preserve">the </w:t>
      </w:r>
      <w:r w:rsidRPr="009D385D">
        <w:rPr>
          <w:rFonts w:ascii="Times" w:eastAsia="Aptos" w:hAnsi="Times" w:cs="Times"/>
          <w:color w:val="000000"/>
          <w:kern w:val="0"/>
          <w:sz w:val="28"/>
          <w:szCs w:val="28"/>
          <w14:ligatures w14:val="none"/>
        </w:rPr>
        <w:t>Certitude, first because it is inevitable, and second because it brings certainty about the Hereafter as well as the reality of how each of us lived this life. God also says about death and the Resurrection that follows it: “Indeed, you were heedless of this [Day], but now We have removed from you your covering so that today your sight is piercingly sharp (</w:t>
      </w:r>
      <w:r w:rsidRPr="009D385D">
        <w:rPr>
          <w:rFonts w:ascii="Times New Roman" w:eastAsia="Times New Roman" w:hAnsi="Times New Roman" w:cs="Times New Roman"/>
          <w:i/>
          <w:iCs/>
          <w:kern w:val="0"/>
          <w:sz w:val="28"/>
          <w:szCs w:val="28"/>
          <w14:ligatures w14:val="none"/>
        </w:rPr>
        <w:t>ḥadīd</w:t>
      </w:r>
      <w:r w:rsidRPr="009D385D">
        <w:rPr>
          <w:rFonts w:ascii="Times" w:eastAsia="Aptos" w:hAnsi="Times" w:cs="Times"/>
          <w:color w:val="000000"/>
          <w:kern w:val="0"/>
          <w:sz w:val="28"/>
          <w:szCs w:val="28"/>
          <w14:ligatures w14:val="none"/>
        </w:rPr>
        <w:t>)” (Q</w:t>
      </w:r>
      <w:r w:rsidRPr="009D385D">
        <w:rPr>
          <w:rFonts w:ascii="Times New Roman" w:eastAsia="Times New Roman" w:hAnsi="Times New Roman" w:cs="Times New Roman"/>
          <w:kern w:val="0"/>
          <w:sz w:val="28"/>
          <w:szCs w:val="28"/>
          <w14:ligatures w14:val="none"/>
        </w:rPr>
        <w:t>ā</w:t>
      </w:r>
      <w:r w:rsidRPr="009D385D">
        <w:rPr>
          <w:rFonts w:ascii="Times" w:eastAsia="Aptos" w:hAnsi="Times" w:cs="Times"/>
          <w:color w:val="000000"/>
          <w:kern w:val="0"/>
          <w:sz w:val="28"/>
          <w:szCs w:val="28"/>
          <w14:ligatures w14:val="none"/>
        </w:rPr>
        <w:t xml:space="preserve">f, 50:22), that is, the realities of the Afterdeath, which the disbeliever denied, have now all become manifestly clear before their eyes. At the moment of death and for eternity afterward, the human Soul witnesses all the consequences of its life and what it has done in its beauty or ugliness, its perfections or imperfections, and its goodness or evil. Thus, since the truth has now become clear, death is a time of hope, joy, and happiness for some, while it is </w:t>
      </w:r>
      <w:r w:rsidRPr="009D385D">
        <w:rPr>
          <w:rFonts w:ascii="Times" w:eastAsia="Aptos" w:hAnsi="Times" w:cs="Times"/>
          <w:color w:val="000000"/>
          <w:kern w:val="0"/>
          <w:sz w:val="28"/>
          <w:szCs w:val="28"/>
          <w14:ligatures w14:val="none"/>
        </w:rPr>
        <w:lastRenderedPageBreak/>
        <w:t>a time desperation, sadness, and regret for others. The vision of death brings felicity to the felicitous and the greatest of infelicity for the infelicitous.</w:t>
      </w:r>
    </w:p>
    <w:p w14:paraId="2A2B9DD4" w14:textId="77777777" w:rsidR="00B335E1" w:rsidRPr="009D385D" w:rsidRDefault="00B335E1" w:rsidP="00B335E1">
      <w:pPr>
        <w:autoSpaceDE w:val="0"/>
        <w:autoSpaceDN w:val="0"/>
        <w:adjustRightInd w:val="0"/>
        <w:spacing w:after="0" w:line="240" w:lineRule="auto"/>
        <w:rPr>
          <w:rFonts w:ascii="Times" w:eastAsia="Aptos" w:hAnsi="Times" w:cs="Times"/>
          <w:color w:val="000000"/>
          <w:kern w:val="0"/>
          <w:sz w:val="28"/>
          <w:szCs w:val="28"/>
          <w14:ligatures w14:val="none"/>
        </w:rPr>
      </w:pPr>
      <w:r w:rsidRPr="009D385D">
        <w:rPr>
          <w:rFonts w:ascii="Times" w:eastAsia="Aptos" w:hAnsi="Times" w:cs="Times"/>
          <w:color w:val="000000"/>
          <w:kern w:val="0"/>
          <w:sz w:val="28"/>
          <w:szCs w:val="28"/>
          <w14:ligatures w14:val="none"/>
        </w:rPr>
        <w:t xml:space="preserve"> </w:t>
      </w:r>
    </w:p>
    <w:p w14:paraId="6652A920" w14:textId="77777777" w:rsidR="00B335E1" w:rsidRPr="009D385D" w:rsidRDefault="00B335E1" w:rsidP="00B335E1">
      <w:pPr>
        <w:autoSpaceDE w:val="0"/>
        <w:autoSpaceDN w:val="0"/>
        <w:adjustRightInd w:val="0"/>
        <w:spacing w:after="0" w:line="240" w:lineRule="auto"/>
        <w:rPr>
          <w:rFonts w:ascii="Times" w:eastAsia="Aptos" w:hAnsi="Times" w:cs="Times"/>
          <w:color w:val="000000"/>
          <w:kern w:val="0"/>
          <w:sz w:val="28"/>
          <w:szCs w:val="28"/>
          <w14:ligatures w14:val="none"/>
        </w:rPr>
      </w:pPr>
      <w:r w:rsidRPr="009D385D">
        <w:rPr>
          <w:rFonts w:ascii="Times New Roman" w:eastAsia="Times New Roman" w:hAnsi="Times New Roman" w:cs="Times New Roman"/>
          <w:color w:val="000000"/>
          <w:kern w:val="0"/>
          <w:sz w:val="28"/>
          <w:szCs w:val="28"/>
          <w14:ligatures w14:val="none"/>
        </w:rPr>
        <w:t>The Prophetic Tradition emphasizes that each person’s singular death is a universal Sign of the Last Day and humanity’s ultimate meeting with God—whether that death is now, in the ancient past, or in the distant future. For—as noted above—serial time ends with the coming of death. Thus, of all</w:t>
      </w:r>
      <w:r w:rsidRPr="009D385D">
        <w:rPr>
          <w:rFonts w:ascii="Times New Roman" w:eastAsia="Times New Roman" w:hAnsi="Times New Roman" w:cs="Times New Roman"/>
          <w:kern w:val="0"/>
          <w:sz w:val="28"/>
          <w:szCs w:val="28"/>
          <w14:ligatures w14:val="none"/>
        </w:rPr>
        <w:t xml:space="preserve"> </w:t>
      </w:r>
      <w:r w:rsidRPr="009D385D">
        <w:rPr>
          <w:rFonts w:ascii="Times New Roman" w:eastAsia="Aptos" w:hAnsi="Times New Roman" w:cs="Times New Roman"/>
          <w:color w:val="262626"/>
          <w:kern w:val="0"/>
          <w:sz w:val="28"/>
          <w:szCs w:val="28"/>
          <w14:ligatures w14:val="none"/>
        </w:rPr>
        <w:t>the Signs of the End of Time—which we will discuss in Volume Seven—personal death is by far the most recurrent and common of them all. At the individual level, it is the beginning of the human story and its end.</w:t>
      </w:r>
    </w:p>
    <w:p w14:paraId="0C2F2C09" w14:textId="77777777" w:rsidR="00B335E1" w:rsidRPr="009D385D" w:rsidRDefault="00B335E1" w:rsidP="00B335E1">
      <w:pPr>
        <w:autoSpaceDE w:val="0"/>
        <w:autoSpaceDN w:val="0"/>
        <w:adjustRightInd w:val="0"/>
        <w:spacing w:after="0" w:line="240" w:lineRule="auto"/>
        <w:rPr>
          <w:rFonts w:ascii="Times" w:eastAsia="Aptos" w:hAnsi="Times" w:cs="Times"/>
          <w:color w:val="000000"/>
          <w:kern w:val="0"/>
          <w:sz w:val="28"/>
          <w:szCs w:val="28"/>
          <w14:ligatures w14:val="none"/>
        </w:rPr>
      </w:pPr>
    </w:p>
    <w:p w14:paraId="08B90EF8"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r w:rsidRPr="009D385D">
        <w:rPr>
          <w:rFonts w:ascii="Times" w:eastAsia="Aptos" w:hAnsi="Times" w:cs="Times"/>
          <w:color w:val="000000"/>
          <w:kern w:val="0"/>
          <w:sz w:val="28"/>
          <w:szCs w:val="28"/>
          <w14:ligatures w14:val="none"/>
        </w:rPr>
        <w:t xml:space="preserve">In authentic </w:t>
      </w:r>
      <w:r w:rsidRPr="009D385D">
        <w:rPr>
          <w:rFonts w:ascii="Times New Roman" w:eastAsia="Times New Roman" w:hAnsi="Times New Roman" w:cs="Times New Roman"/>
          <w:i/>
          <w:iCs/>
          <w:kern w:val="0"/>
          <w:sz w:val="28"/>
          <w:szCs w:val="28"/>
          <w14:ligatures w14:val="none"/>
        </w:rPr>
        <w:t>Ḥadīth</w:t>
      </w:r>
      <w:r w:rsidRPr="009D385D">
        <w:rPr>
          <w:rFonts w:ascii="Times" w:eastAsia="Aptos" w:hAnsi="Times" w:cs="Times"/>
          <w:color w:val="000000"/>
          <w:kern w:val="0"/>
          <w:sz w:val="28"/>
          <w:szCs w:val="28"/>
          <w14:ligatures w14:val="none"/>
        </w:rPr>
        <w:t xml:space="preserve"> pertaining to the End of Time, the Prophet refers to personal death as “the special little affair of any single one of you” (</w:t>
      </w:r>
      <w:r w:rsidRPr="009D385D">
        <w:rPr>
          <w:rFonts w:ascii="Times" w:eastAsia="Aptos" w:hAnsi="Times" w:cs="Times"/>
          <w:i/>
          <w:iCs/>
          <w:color w:val="000000"/>
          <w:kern w:val="0"/>
          <w:sz w:val="28"/>
          <w:szCs w:val="28"/>
          <w14:ligatures w14:val="none"/>
        </w:rPr>
        <w:t>khuwayṣṣat aḥadikum</w:t>
      </w:r>
      <w:r w:rsidRPr="009D385D">
        <w:rPr>
          <w:rFonts w:ascii="Times" w:eastAsia="Aptos" w:hAnsi="Times" w:cs="Times"/>
          <w:color w:val="000000"/>
          <w:kern w:val="0"/>
          <w:sz w:val="28"/>
          <w:szCs w:val="28"/>
          <w14:ligatures w14:val="none"/>
        </w:rPr>
        <w:t>),” which—according to Islamic Scholars—refers to the occurrence of individual death (</w:t>
      </w:r>
      <w:r w:rsidRPr="009D385D">
        <w:rPr>
          <w:rFonts w:ascii="Times" w:eastAsia="Aptos" w:hAnsi="Times" w:cs="Times"/>
          <w:i/>
          <w:iCs/>
          <w:color w:val="000000"/>
          <w:kern w:val="0"/>
          <w:sz w:val="28"/>
          <w:szCs w:val="28"/>
          <w14:ligatures w14:val="none"/>
        </w:rPr>
        <w:t>ḥādithat al-mawt</w:t>
      </w:r>
      <w:r w:rsidRPr="009D385D">
        <w:rPr>
          <w:rFonts w:ascii="Times" w:eastAsia="Aptos" w:hAnsi="Times" w:cs="Times"/>
          <w:color w:val="000000"/>
          <w:kern w:val="0"/>
          <w:sz w:val="28"/>
          <w:szCs w:val="28"/>
          <w14:ligatures w14:val="none"/>
        </w:rPr>
        <w:t>). The expression is put in the diminutive form (</w:t>
      </w:r>
      <w:r w:rsidRPr="009D385D">
        <w:rPr>
          <w:rFonts w:ascii="Times" w:eastAsia="Aptos" w:hAnsi="Times" w:cs="Times"/>
          <w:i/>
          <w:iCs/>
          <w:color w:val="000000"/>
          <w:kern w:val="0"/>
          <w:sz w:val="28"/>
          <w:szCs w:val="28"/>
          <w14:ligatures w14:val="none"/>
        </w:rPr>
        <w:t>al-khuwayṣṣa</w:t>
      </w:r>
      <w:r w:rsidRPr="009D385D">
        <w:rPr>
          <w:rFonts w:ascii="Times" w:eastAsia="Aptos" w:hAnsi="Times" w:cs="Times"/>
          <w:color w:val="000000"/>
          <w:kern w:val="0"/>
          <w:sz w:val="28"/>
          <w:szCs w:val="28"/>
          <w14:ligatures w14:val="none"/>
        </w:rPr>
        <w:t xml:space="preserve">) as derived from the noun </w:t>
      </w:r>
      <w:r w:rsidRPr="009D385D">
        <w:rPr>
          <w:rFonts w:ascii="Times" w:eastAsia="Aptos" w:hAnsi="Times" w:cs="Times"/>
          <w:i/>
          <w:iCs/>
          <w:color w:val="000000"/>
          <w:kern w:val="0"/>
          <w:sz w:val="28"/>
          <w:szCs w:val="28"/>
          <w14:ligatures w14:val="none"/>
        </w:rPr>
        <w:t>al-khāṣṣa</w:t>
      </w:r>
      <w:r w:rsidRPr="009D385D">
        <w:rPr>
          <w:rFonts w:ascii="Times" w:eastAsia="Aptos" w:hAnsi="Times" w:cs="Times"/>
          <w:color w:val="000000"/>
          <w:kern w:val="0"/>
          <w:sz w:val="28"/>
          <w:szCs w:val="28"/>
          <w14:ligatures w14:val="none"/>
        </w:rPr>
        <w:t xml:space="preserve"> (that which exclusively pertains to someone), and this is because death is both special and specific to every human being. The semantic effect of the diminutive form is to also indicate the triviality and insignificance (</w:t>
      </w:r>
      <w:r w:rsidRPr="009D385D">
        <w:rPr>
          <w:rFonts w:ascii="Times" w:eastAsia="Aptos" w:hAnsi="Times" w:cs="Times"/>
          <w:i/>
          <w:iCs/>
          <w:color w:val="000000"/>
          <w:kern w:val="0"/>
          <w:sz w:val="28"/>
          <w:szCs w:val="28"/>
          <w14:ligatures w14:val="none"/>
        </w:rPr>
        <w:t>iḥtiqār</w:t>
      </w:r>
      <w:r w:rsidRPr="009D385D">
        <w:rPr>
          <w:rFonts w:ascii="Times" w:eastAsia="Aptos" w:hAnsi="Times" w:cs="Times"/>
          <w:color w:val="000000"/>
          <w:kern w:val="0"/>
          <w:sz w:val="28"/>
          <w:szCs w:val="28"/>
          <w14:ligatures w14:val="none"/>
        </w:rPr>
        <w:t>) of death when compared to the monumental events that come after it, especially the Resurrection, our Presentation before God (</w:t>
      </w:r>
      <w:r w:rsidRPr="009D385D">
        <w:rPr>
          <w:rFonts w:ascii="Times" w:eastAsia="Aptos" w:hAnsi="Times" w:cs="Times"/>
          <w:i/>
          <w:iCs/>
          <w:color w:val="000000"/>
          <w:kern w:val="0"/>
          <w:sz w:val="28"/>
          <w:szCs w:val="28"/>
          <w14:ligatures w14:val="none"/>
        </w:rPr>
        <w:t>al-‘Arḍ</w:t>
      </w:r>
      <w:r w:rsidRPr="009D385D">
        <w:rPr>
          <w:rFonts w:ascii="Times" w:eastAsia="Aptos" w:hAnsi="Times" w:cs="Times"/>
          <w:color w:val="000000"/>
          <w:kern w:val="0"/>
          <w:sz w:val="28"/>
          <w:szCs w:val="28"/>
          <w14:ligatures w14:val="none"/>
        </w:rPr>
        <w:t>), the Last Judgment, and each person’s ultimate destiny in Heaven or Hell.</w:t>
      </w:r>
      <w:r w:rsidRPr="009D385D">
        <w:rPr>
          <w:rFonts w:ascii="Times New Roman" w:eastAsia="Yu Gothic" w:hAnsi="Times New Roman" w:cs="Times New Roman"/>
          <w:color w:val="000000"/>
          <w:kern w:val="0"/>
          <w:sz w:val="28"/>
          <w:szCs w:val="28"/>
          <w14:ligatures w14:val="none"/>
        </w:rPr>
        <w:t xml:space="preserve"> Al-Rāghib</w:t>
      </w:r>
      <w:r w:rsidRPr="009D385D">
        <w:rPr>
          <w:rFonts w:ascii="Times" w:eastAsia="Aptos" w:hAnsi="Times" w:cs="Times"/>
          <w:color w:val="000000"/>
          <w:kern w:val="0"/>
          <w:sz w:val="28"/>
          <w:szCs w:val="28"/>
          <w14:ligatures w14:val="none"/>
        </w:rPr>
        <w:t xml:space="preserve"> al-Iṣfahānī</w:t>
      </w:r>
      <w:r w:rsidRPr="009D385D">
        <w:rPr>
          <w:rFonts w:ascii="Times New Roman" w:eastAsia="Yu Gothic" w:hAnsi="Times New Roman" w:cs="Times New Roman"/>
          <w:color w:val="000000"/>
          <w:kern w:val="0"/>
          <w:sz w:val="28"/>
          <w:szCs w:val="28"/>
          <w14:ligatures w14:val="none"/>
        </w:rPr>
        <w:t xml:space="preserve"> illustrates that the Qur’ān refers to individual death as “the Hour” in the following verse:</w:t>
      </w:r>
    </w:p>
    <w:p w14:paraId="3E7FEE53"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color w:val="000000"/>
          <w:kern w:val="0"/>
          <w:sz w:val="28"/>
          <w:szCs w:val="28"/>
          <w14:ligatures w14:val="none"/>
        </w:rPr>
      </w:pPr>
    </w:p>
    <w:p w14:paraId="4CE6C2C3" w14:textId="77777777" w:rsidR="00B335E1" w:rsidRPr="009D385D" w:rsidRDefault="00B335E1" w:rsidP="00B335E1">
      <w:pPr>
        <w:autoSpaceDE w:val="0"/>
        <w:autoSpaceDN w:val="0"/>
        <w:adjustRightInd w:val="0"/>
        <w:spacing w:after="0" w:line="240" w:lineRule="auto"/>
        <w:ind w:left="540" w:right="900"/>
        <w:rPr>
          <w:rFonts w:ascii="Times New Roman" w:eastAsia="Yu Gothic" w:hAnsi="Times New Roman" w:cs="Times New Roman"/>
          <w:color w:val="000000"/>
          <w:kern w:val="0"/>
          <w14:ligatures w14:val="none"/>
        </w:rPr>
      </w:pPr>
      <w:r w:rsidRPr="009D385D">
        <w:rPr>
          <w:rFonts w:ascii="Times New Roman" w:eastAsia="Yu Gothic" w:hAnsi="Times New Roman" w:cs="Times New Roman"/>
          <w:color w:val="000000"/>
          <w:kern w:val="0"/>
          <w14:ligatures w14:val="none"/>
        </w:rPr>
        <w:t>Lost indeed are those who deny the Meeting with God until, when the Hour comes upon them suddenly, they say: “Alas for us, that we took no heed of it!” They will bear their burdens upon their backs: How terrible the burdens they will bear! (The Cattle, 6:31).</w:t>
      </w:r>
    </w:p>
    <w:p w14:paraId="4BCAA029" w14:textId="77777777" w:rsidR="00B335E1" w:rsidRPr="009D385D" w:rsidRDefault="00B335E1" w:rsidP="00B335E1">
      <w:pPr>
        <w:autoSpaceDE w:val="0"/>
        <w:autoSpaceDN w:val="0"/>
        <w:adjustRightInd w:val="0"/>
        <w:spacing w:after="0" w:line="240" w:lineRule="auto"/>
        <w:rPr>
          <w:rFonts w:ascii="Helvetica" w:eastAsia="Aptos" w:hAnsi="Helvetica" w:cs="Helvetica"/>
          <w:color w:val="0F252D"/>
          <w:kern w:val="0"/>
          <w:sz w:val="20"/>
          <w:szCs w:val="20"/>
          <w14:ligatures w14:val="none"/>
        </w:rPr>
      </w:pPr>
    </w:p>
    <w:p w14:paraId="376F1F42" w14:textId="77777777" w:rsidR="00B335E1" w:rsidRPr="009D385D" w:rsidRDefault="00B335E1" w:rsidP="00B335E1">
      <w:pPr>
        <w:autoSpaceDE w:val="0"/>
        <w:autoSpaceDN w:val="0"/>
        <w:adjustRightInd w:val="0"/>
        <w:spacing w:after="0" w:line="240" w:lineRule="auto"/>
        <w:rPr>
          <w:rFonts w:ascii="Helvetica" w:eastAsia="Aptos" w:hAnsi="Helvetica" w:cs="Helvetica"/>
          <w:color w:val="0F252D"/>
          <w:kern w:val="0"/>
          <w:sz w:val="20"/>
          <w:szCs w:val="20"/>
          <w14:ligatures w14:val="none"/>
        </w:rPr>
      </w:pPr>
    </w:p>
    <w:p w14:paraId="3D0F0310"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00000"/>
          <w:kern w:val="0"/>
          <w14:ligatures w14:val="none"/>
        </w:rPr>
      </w:pPr>
      <w:r w:rsidRPr="009D385D">
        <w:rPr>
          <w:rFonts w:ascii="Times" w:eastAsia="Aptos" w:hAnsi="Times" w:cs="Times"/>
          <w:color w:val="000000"/>
          <w:kern w:val="0"/>
          <w:sz w:val="28"/>
          <w:szCs w:val="28"/>
          <w14:ligatures w14:val="none"/>
        </w:rPr>
        <w:t>Al-Rāghib al-Iṣfahānī states further that there are three “Last Hours.” The first is each person’s moment of death, which—for them—constitutes their immediate meeting with God and their facing the consequences of their life. Personal death, therefore, is called the “Lesser Hour” (</w:t>
      </w:r>
      <w:r w:rsidRPr="009D385D">
        <w:rPr>
          <w:rFonts w:ascii="Times" w:eastAsia="Aptos" w:hAnsi="Times" w:cs="Times"/>
          <w:i/>
          <w:iCs/>
          <w:color w:val="000000"/>
          <w:kern w:val="0"/>
          <w:sz w:val="28"/>
          <w:szCs w:val="28"/>
          <w14:ligatures w14:val="none"/>
        </w:rPr>
        <w:t>al-Sā‘a al-Ṣughrā</w:t>
      </w:r>
      <w:r w:rsidRPr="009D385D">
        <w:rPr>
          <w:rFonts w:ascii="Times" w:eastAsia="Aptos" w:hAnsi="Times" w:cs="Times"/>
          <w:color w:val="000000"/>
          <w:kern w:val="0"/>
          <w:sz w:val="28"/>
          <w:szCs w:val="28"/>
          <w14:ligatures w14:val="none"/>
        </w:rPr>
        <w:t>). The second is the end of each generation, which occurs when the last member of an entire generation passes. God has ordained the passing of each generation also to be a prototype of the Last Hour, and it is called a Middle Hour (</w:t>
      </w:r>
      <w:r w:rsidRPr="009D385D">
        <w:rPr>
          <w:rFonts w:ascii="Times" w:eastAsia="Aptos" w:hAnsi="Times" w:cs="Times"/>
          <w:i/>
          <w:iCs/>
          <w:color w:val="000000"/>
          <w:kern w:val="0"/>
          <w:sz w:val="28"/>
          <w:szCs w:val="28"/>
          <w14:ligatures w14:val="none"/>
        </w:rPr>
        <w:t>al-Sā‘a al-Wusṭā</w:t>
      </w:r>
      <w:r w:rsidRPr="009D385D">
        <w:rPr>
          <w:rFonts w:ascii="Times" w:eastAsia="Aptos" w:hAnsi="Times" w:cs="Times"/>
          <w:color w:val="000000"/>
          <w:kern w:val="0"/>
          <w:sz w:val="28"/>
          <w:szCs w:val="28"/>
          <w14:ligatures w14:val="none"/>
        </w:rPr>
        <w:t>). Third, there is the actual Day of Resurrection itself, which constitutes the “Major Hour” (</w:t>
      </w:r>
      <w:r w:rsidRPr="009D385D">
        <w:rPr>
          <w:rFonts w:ascii="Times" w:eastAsia="Aptos" w:hAnsi="Times" w:cs="Times"/>
          <w:i/>
          <w:iCs/>
          <w:color w:val="000000"/>
          <w:kern w:val="0"/>
          <w:sz w:val="28"/>
          <w:szCs w:val="28"/>
          <w14:ligatures w14:val="none"/>
        </w:rPr>
        <w:t>al-Sā‘a al-Kubrā</w:t>
      </w:r>
      <w:r w:rsidRPr="009D385D">
        <w:rPr>
          <w:rFonts w:ascii="Times" w:eastAsia="Aptos" w:hAnsi="Times" w:cs="Times"/>
          <w:color w:val="000000"/>
          <w:kern w:val="0"/>
          <w:sz w:val="28"/>
          <w:szCs w:val="28"/>
          <w14:ligatures w14:val="none"/>
        </w:rPr>
        <w:t>).</w:t>
      </w:r>
      <w:r w:rsidRPr="009D385D">
        <w:rPr>
          <w:rFonts w:ascii="Times New Roman" w:eastAsia="Aptos" w:hAnsi="Times New Roman" w:cs="Times New Roman"/>
          <w:color w:val="000000"/>
          <w:kern w:val="0"/>
          <w:sz w:val="28"/>
          <w:szCs w:val="28"/>
          <w14:ligatures w14:val="none"/>
        </w:rPr>
        <w:t xml:space="preserve"> This, in contrast to “the special little affair” (</w:t>
      </w:r>
      <w:r w:rsidRPr="009D385D">
        <w:rPr>
          <w:rFonts w:ascii="Times New Roman" w:eastAsia="Aptos" w:hAnsi="Times New Roman" w:cs="Times New Roman"/>
          <w:i/>
          <w:iCs/>
          <w:color w:val="000000"/>
          <w:kern w:val="0"/>
          <w:sz w:val="28"/>
          <w:szCs w:val="28"/>
          <w14:ligatures w14:val="none"/>
        </w:rPr>
        <w:t>khuwayṣṣat aḥadikum</w:t>
      </w:r>
      <w:r w:rsidRPr="009D385D">
        <w:rPr>
          <w:rFonts w:ascii="Times New Roman" w:eastAsia="Aptos" w:hAnsi="Times New Roman" w:cs="Times New Roman"/>
          <w:color w:val="000000"/>
          <w:kern w:val="0"/>
          <w:sz w:val="28"/>
          <w:szCs w:val="28"/>
          <w14:ligatures w14:val="none"/>
        </w:rPr>
        <w:t>) that each human being faces in personal death, the Prophet spoke of the “affair of all” or the “affair of the generality [of people] (</w:t>
      </w:r>
      <w:r w:rsidRPr="009D385D">
        <w:rPr>
          <w:rFonts w:ascii="Times New Roman" w:eastAsia="Aptos" w:hAnsi="Times New Roman" w:cs="Times New Roman"/>
          <w:i/>
          <w:iCs/>
          <w:color w:val="000000"/>
          <w:kern w:val="0"/>
          <w:sz w:val="28"/>
          <w:szCs w:val="28"/>
          <w14:ligatures w14:val="none"/>
        </w:rPr>
        <w:t>amr al-‘</w:t>
      </w:r>
      <w:r w:rsidRPr="009D385D">
        <w:rPr>
          <w:rFonts w:ascii="Times New Roman" w:eastAsia="Aptos" w:hAnsi="Times New Roman" w:cs="Times New Roman"/>
          <w:color w:val="000000"/>
          <w:kern w:val="0"/>
          <w:sz w:val="28"/>
          <w:szCs w:val="28"/>
          <w14:ligatures w14:val="none"/>
        </w:rPr>
        <w:t xml:space="preserve"> </w:t>
      </w:r>
      <w:r w:rsidRPr="009D385D">
        <w:rPr>
          <w:rFonts w:ascii="Times New Roman" w:eastAsia="Aptos" w:hAnsi="Times New Roman" w:cs="Times New Roman"/>
          <w:i/>
          <w:iCs/>
          <w:color w:val="000000"/>
          <w:kern w:val="0"/>
          <w:sz w:val="28"/>
          <w:szCs w:val="28"/>
          <w14:ligatures w14:val="none"/>
        </w:rPr>
        <w:t>āmma</w:t>
      </w:r>
      <w:r w:rsidRPr="009D385D">
        <w:rPr>
          <w:rFonts w:ascii="Times New Roman" w:eastAsia="Aptos" w:hAnsi="Times New Roman" w:cs="Times New Roman"/>
          <w:color w:val="000000"/>
          <w:kern w:val="0"/>
          <w:sz w:val="28"/>
          <w:szCs w:val="28"/>
          <w14:ligatures w14:val="none"/>
        </w:rPr>
        <w:t xml:space="preserve">),” by which he meant </w:t>
      </w:r>
      <w:r w:rsidRPr="009D385D">
        <w:rPr>
          <w:rFonts w:ascii="Times New Roman" w:eastAsia="Aptos" w:hAnsi="Times New Roman" w:cs="Times New Roman"/>
          <w:color w:val="000000"/>
          <w:kern w:val="0"/>
          <w:sz w:val="28"/>
          <w:szCs w:val="28"/>
          <w14:ligatures w14:val="none"/>
        </w:rPr>
        <w:lastRenderedPageBreak/>
        <w:t>the “matter of the Last Hour (</w:t>
      </w:r>
      <w:r w:rsidRPr="009D385D">
        <w:rPr>
          <w:rFonts w:ascii="Times New Roman" w:eastAsia="Aptos" w:hAnsi="Times New Roman" w:cs="Times New Roman"/>
          <w:i/>
          <w:iCs/>
          <w:color w:val="000000"/>
          <w:kern w:val="0"/>
          <w:sz w:val="28"/>
          <w:szCs w:val="28"/>
          <w14:ligatures w14:val="none"/>
        </w:rPr>
        <w:t>amr al-Sā‘a</w:t>
      </w:r>
      <w:r w:rsidRPr="009D385D">
        <w:rPr>
          <w:rFonts w:ascii="Times New Roman" w:eastAsia="Aptos" w:hAnsi="Times New Roman" w:cs="Times New Roman"/>
          <w:color w:val="000000"/>
          <w:kern w:val="0"/>
          <w:sz w:val="28"/>
          <w:szCs w:val="28"/>
          <w14:ligatures w14:val="none"/>
        </w:rPr>
        <w:t>) at the end of the world, because it takes in (</w:t>
      </w:r>
      <w:r w:rsidRPr="009D385D">
        <w:rPr>
          <w:rFonts w:ascii="Times New Roman" w:eastAsia="Aptos" w:hAnsi="Times New Roman" w:cs="Times New Roman"/>
          <w:i/>
          <w:iCs/>
          <w:color w:val="000000"/>
          <w:kern w:val="0"/>
          <w:sz w:val="28"/>
          <w:szCs w:val="28"/>
          <w14:ligatures w14:val="none"/>
        </w:rPr>
        <w:t>ta‘ummu</w:t>
      </w:r>
      <w:r w:rsidRPr="009D385D">
        <w:rPr>
          <w:rFonts w:ascii="Times New Roman" w:eastAsia="Aptos" w:hAnsi="Times New Roman" w:cs="Times New Roman"/>
          <w:color w:val="000000"/>
          <w:kern w:val="0"/>
          <w:sz w:val="28"/>
          <w:szCs w:val="28"/>
          <w14:ligatures w14:val="none"/>
        </w:rPr>
        <w:t>) all at once</w:t>
      </w:r>
      <w:r w:rsidRPr="009D385D">
        <w:rPr>
          <w:rFonts w:ascii="Times New Roman" w:eastAsia="Aptos" w:hAnsi="Times New Roman" w:cs="Times New Roman"/>
          <w:color w:val="000000"/>
          <w:kern w:val="0"/>
          <w14:ligatures w14:val="none"/>
        </w:rPr>
        <w:t xml:space="preserve"> </w:t>
      </w:r>
      <w:r w:rsidRPr="009D385D">
        <w:rPr>
          <w:rFonts w:ascii="Times New Roman" w:eastAsia="Aptos" w:hAnsi="Times New Roman" w:cs="Times New Roman"/>
          <w:color w:val="000000"/>
          <w:kern w:val="0"/>
          <w:sz w:val="28"/>
          <w:szCs w:val="28"/>
          <w14:ligatures w14:val="none"/>
        </w:rPr>
        <w:t xml:space="preserve">every single human being from the beginning of humanity until the end without exception. </w:t>
      </w:r>
    </w:p>
    <w:p w14:paraId="03F55FB9" w14:textId="77777777" w:rsidR="00B335E1" w:rsidRPr="009D385D" w:rsidRDefault="00B335E1" w:rsidP="00B335E1">
      <w:pPr>
        <w:autoSpaceDE w:val="0"/>
        <w:autoSpaceDN w:val="0"/>
        <w:adjustRightInd w:val="0"/>
        <w:spacing w:after="0" w:line="240" w:lineRule="auto"/>
        <w:rPr>
          <w:rFonts w:ascii="Aptos" w:eastAsia="Yu Gothic" w:hAnsi="Aptos" w:cs="Aptos"/>
          <w:b/>
          <w:bCs/>
          <w:color w:val="000000"/>
          <w:kern w:val="0"/>
          <w:sz w:val="28"/>
          <w:szCs w:val="28"/>
          <w14:ligatures w14:val="none"/>
        </w:rPr>
      </w:pPr>
    </w:p>
    <w:p w14:paraId="7765E6B0" w14:textId="77777777" w:rsidR="00B335E1" w:rsidRPr="009D385D" w:rsidRDefault="00B335E1" w:rsidP="00B335E1">
      <w:pPr>
        <w:autoSpaceDE w:val="0"/>
        <w:autoSpaceDN w:val="0"/>
        <w:adjustRightInd w:val="0"/>
        <w:spacing w:after="0" w:line="240" w:lineRule="auto"/>
        <w:rPr>
          <w:rFonts w:ascii="Aptos" w:eastAsia="Yu Gothic" w:hAnsi="Aptos" w:cs="Aptos"/>
          <w:b/>
          <w:bCs/>
          <w:color w:val="000000"/>
          <w:kern w:val="0"/>
          <w:sz w:val="28"/>
          <w:szCs w:val="28"/>
          <w14:ligatures w14:val="none"/>
        </w:rPr>
      </w:pPr>
    </w:p>
    <w:p w14:paraId="1B4FEDC5" w14:textId="77777777" w:rsidR="00B335E1" w:rsidRPr="009D385D" w:rsidRDefault="00B335E1" w:rsidP="00B335E1">
      <w:pPr>
        <w:spacing w:after="0" w:line="240" w:lineRule="auto"/>
        <w:rPr>
          <w:rFonts w:ascii="Times New Roman" w:eastAsia="Aptos" w:hAnsi="Times New Roman" w:cs="Times New Roman"/>
          <w:b/>
          <w:bCs/>
          <w:color w:val="000000"/>
          <w:kern w:val="0"/>
          <w:sz w:val="28"/>
          <w:szCs w:val="28"/>
          <w:u w:val="single"/>
          <w14:ligatures w14:val="none"/>
        </w:rPr>
      </w:pPr>
      <w:bookmarkStart w:id="3373" w:name="_Toc193364027"/>
      <w:r w:rsidRPr="009D385D">
        <w:rPr>
          <w:rFonts w:ascii="Times New Roman" w:eastAsia="Yu Gothic" w:hAnsi="Times New Roman" w:cs="Times New Roman"/>
          <w:b/>
          <w:bCs/>
          <w:kern w:val="0"/>
          <w:sz w:val="28"/>
          <w:szCs w:val="28"/>
          <w:u w:val="single"/>
          <w14:ligatures w14:val="none"/>
        </w:rPr>
        <w:t>Christ’s Miraculously Appointed First &amp; Single Death at the End of Time Is the Uniquely Last Decisive Sign Marking the Onslaught of the Day of Judgment</w:t>
      </w:r>
      <w:bookmarkEnd w:id="3373"/>
    </w:p>
    <w:p w14:paraId="64614D65"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00000"/>
          <w:kern w:val="0"/>
          <w:sz w:val="28"/>
          <w:szCs w:val="28"/>
          <w14:ligatures w14:val="none"/>
        </w:rPr>
      </w:pPr>
      <w:r w:rsidRPr="009D385D">
        <w:rPr>
          <w:rFonts w:ascii="Times New Roman" w:eastAsia="Yu Gothic" w:hAnsi="Times New Roman" w:cs="Times New Roman"/>
          <w:kern w:val="0"/>
          <w:sz w:val="28"/>
          <w:szCs w:val="28"/>
          <w14:ligatures w14:val="none"/>
        </w:rPr>
        <w:t xml:space="preserve">As we have seen, the one and only death of each individual human being—from the beginning to the end—begins their encounter with God and constitutes their initial Day of Judgment. The Prophet spoke of individual death as each person’s “own </w:t>
      </w:r>
      <w:r w:rsidRPr="009D385D">
        <w:rPr>
          <w:rFonts w:ascii="Times New Roman" w:eastAsia="Aptos" w:hAnsi="Times New Roman" w:cs="Times New Roman"/>
          <w:color w:val="000000"/>
          <w:kern w:val="0"/>
          <w:sz w:val="28"/>
          <w:szCs w:val="28"/>
          <w14:ligatures w14:val="none"/>
        </w:rPr>
        <w:t>little special affair” (</w:t>
      </w:r>
      <w:r w:rsidRPr="009D385D">
        <w:rPr>
          <w:rFonts w:ascii="Times New Roman" w:eastAsia="Aptos" w:hAnsi="Times New Roman" w:cs="Times New Roman"/>
          <w:i/>
          <w:iCs/>
          <w:color w:val="000000"/>
          <w:kern w:val="0"/>
          <w:sz w:val="28"/>
          <w:szCs w:val="28"/>
          <w14:ligatures w14:val="none"/>
        </w:rPr>
        <w:t>khuwayṣṣat aḥadikum</w:t>
      </w:r>
      <w:r w:rsidRPr="009D385D">
        <w:rPr>
          <w:rFonts w:ascii="Times New Roman" w:eastAsia="Aptos" w:hAnsi="Times New Roman" w:cs="Times New Roman"/>
          <w:color w:val="000000"/>
          <w:kern w:val="0"/>
          <w:sz w:val="28"/>
          <w:szCs w:val="28"/>
          <w14:ligatures w14:val="none"/>
        </w:rPr>
        <w:t xml:space="preserve">),” as we have just seen. The diminutive is used here—as noted—to indicate the triviality of personal death compared to the extreme profundity and immensity of everything that is to follow. In the case of Jesus Christ, however, his death after the Second Coming and at the End of Time cannot be spoken of in the diminutive. For God has ordained—as we shall now see—that the death of His Messiah Jesus Christ is uniquely special among all Mankind, just as was his Virgin Birth. Christ’s death after the Second Coming will come thousands of years after his Ascension, when he lived in body and Soul in the Second Heaven, and it will constitute a Major Sign, announcing the imminent Blast of the Trumpet, the Resurrection, and the onset of the Last Judgment. The death of the Prophet </w:t>
      </w:r>
      <w:r w:rsidRPr="009D385D">
        <w:rPr>
          <w:rFonts w:ascii="Times New Roman" w:eastAsia="Times New Roman" w:hAnsi="Times New Roman" w:cs="Times New Roman"/>
          <w:kern w:val="0"/>
          <w:sz w:val="28"/>
          <w:szCs w:val="28"/>
          <w14:ligatures w14:val="none"/>
        </w:rPr>
        <w:t>Muḥammad is also one of the Signs of the End of Days,</w:t>
      </w:r>
      <w:r w:rsidRPr="009D385D">
        <w:rPr>
          <w:rFonts w:ascii="Times New Roman" w:eastAsia="Times New Roman" w:hAnsi="Times New Roman" w:cs="Times New Roman"/>
          <w:kern w:val="0"/>
          <w:sz w:val="28"/>
          <w:szCs w:val="28"/>
          <w:vertAlign w:val="superscript"/>
          <w14:ligatures w14:val="none"/>
        </w:rPr>
        <w:footnoteReference w:id="133"/>
      </w:r>
      <w:r w:rsidRPr="009D385D">
        <w:rPr>
          <w:rFonts w:ascii="Times New Roman" w:eastAsia="Times New Roman" w:hAnsi="Times New Roman" w:cs="Times New Roman"/>
          <w:kern w:val="0"/>
          <w:sz w:val="28"/>
          <w:szCs w:val="28"/>
          <w14:ligatures w14:val="none"/>
        </w:rPr>
        <w:t xml:space="preserve"> but not with the same immediacy and unequivocal indication of the immediate onslaught of the Last Day as the death of Christ.</w:t>
      </w:r>
    </w:p>
    <w:p w14:paraId="03E309B1"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00000"/>
          <w:kern w:val="0"/>
          <w:sz w:val="28"/>
          <w:szCs w:val="28"/>
          <w14:ligatures w14:val="none"/>
        </w:rPr>
      </w:pPr>
    </w:p>
    <w:p w14:paraId="37F7714A"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00000"/>
          <w:kern w:val="0"/>
          <w14:ligatures w14:val="none"/>
        </w:rPr>
      </w:pPr>
      <w:r w:rsidRPr="009D385D">
        <w:rPr>
          <w:rFonts w:ascii="Times New Roman" w:eastAsia="Aptos" w:hAnsi="Times New Roman" w:cs="Times New Roman"/>
          <w:color w:val="000000"/>
          <w:kern w:val="0"/>
          <w:sz w:val="28"/>
          <w:szCs w:val="28"/>
          <w14:ligatures w14:val="none"/>
        </w:rPr>
        <w:t>It is in this sense that God ordained that His Messiah Jesus Christ be a Portent of the Last Day. The</w:t>
      </w:r>
      <w:r w:rsidRPr="009D385D">
        <w:rPr>
          <w:rFonts w:ascii="Times New Roman" w:eastAsia="Times New Roman" w:hAnsi="Times New Roman" w:cs="Times New Roman"/>
          <w:kern w:val="0"/>
          <w:sz w:val="28"/>
          <w:szCs w:val="28"/>
          <w14:ligatures w14:val="none"/>
        </w:rPr>
        <w:t xml:space="preserve"> Qur’ān states:</w:t>
      </w:r>
      <w:r w:rsidRPr="009D385D">
        <w:rPr>
          <w:rFonts w:ascii="Times New Roman" w:eastAsia="Aptos" w:hAnsi="Times New Roman" w:cs="Times New Roman"/>
          <w:color w:val="000000"/>
          <w:kern w:val="0"/>
          <w:sz w:val="28"/>
          <w:szCs w:val="28"/>
          <w14:ligatures w14:val="none"/>
        </w:rPr>
        <w:t xml:space="preserve"> “Indeed he [Jesus] will be a Portent of the Hour </w:t>
      </w:r>
      <w:r w:rsidRPr="009D385D">
        <w:rPr>
          <w:rFonts w:ascii="Times New Roman" w:eastAsia="Aptos" w:hAnsi="Times New Roman" w:cs="Times New Roman"/>
          <w:i/>
          <w:iCs/>
          <w:color w:val="000000"/>
          <w:kern w:val="0"/>
          <w:sz w:val="28"/>
          <w:szCs w:val="28"/>
          <w14:ligatures w14:val="none"/>
        </w:rPr>
        <w:t>‘ilm li-al-Sā‘a</w:t>
      </w:r>
      <w:r w:rsidRPr="009D385D">
        <w:rPr>
          <w:rFonts w:ascii="Times New Roman" w:eastAsia="Aptos" w:hAnsi="Times New Roman" w:cs="Times New Roman"/>
          <w:color w:val="000000"/>
          <w:kern w:val="0"/>
          <w:sz w:val="28"/>
          <w:szCs w:val="28"/>
          <w14:ligatures w14:val="none"/>
        </w:rPr>
        <w:t xml:space="preserve">)” (Gold Ornaments, 43:61). The pronoun “he” refers to Jesus Christ, as indicated by the earlier verse beginning the discussion of “the Son of Mary” </w:t>
      </w:r>
      <w:r w:rsidRPr="009D385D">
        <w:rPr>
          <w:rFonts w:ascii="Times New Roman" w:eastAsia="Aptos" w:hAnsi="Times New Roman" w:cs="Times New Roman"/>
          <w:color w:val="000000"/>
          <w:kern w:val="0"/>
          <w:sz w:val="28"/>
          <w:szCs w:val="28"/>
          <w14:ligatures w14:val="none"/>
        </w:rPr>
        <w:lastRenderedPageBreak/>
        <w:t>(</w:t>
      </w:r>
      <w:r w:rsidRPr="009D385D">
        <w:rPr>
          <w:rFonts w:ascii="Times New Roman" w:eastAsia="Times New Roman" w:hAnsi="Times New Roman" w:cs="Times New Roman"/>
          <w:kern w:val="0"/>
          <w:sz w:val="28"/>
          <w:szCs w:val="28"/>
          <w14:ligatures w14:val="none"/>
        </w:rPr>
        <w:t>Qur’ān</w:t>
      </w:r>
      <w:r w:rsidRPr="009D385D">
        <w:rPr>
          <w:rFonts w:ascii="Times New Roman" w:eastAsia="Aptos" w:hAnsi="Times New Roman" w:cs="Times New Roman"/>
          <w:color w:val="000000"/>
          <w:kern w:val="0"/>
          <w:sz w:val="28"/>
          <w:szCs w:val="28"/>
          <w14:ligatures w14:val="none"/>
        </w:rPr>
        <w:t>, 43:57). The noun “</w:t>
      </w:r>
      <w:r w:rsidRPr="009D385D">
        <w:rPr>
          <w:rFonts w:ascii="Times New Roman" w:eastAsia="Aptos" w:hAnsi="Times New Roman" w:cs="Times New Roman"/>
          <w:i/>
          <w:iCs/>
          <w:color w:val="000000"/>
          <w:kern w:val="0"/>
          <w:sz w:val="28"/>
          <w:szCs w:val="28"/>
          <w14:ligatures w14:val="none"/>
        </w:rPr>
        <w:t>‘ilm</w:t>
      </w:r>
      <w:r w:rsidRPr="009D385D">
        <w:rPr>
          <w:rFonts w:ascii="Times New Roman" w:eastAsia="Aptos" w:hAnsi="Times New Roman" w:cs="Times New Roman"/>
          <w:color w:val="000000"/>
          <w:kern w:val="0"/>
          <w:sz w:val="28"/>
          <w:szCs w:val="28"/>
          <w14:ligatures w14:val="none"/>
        </w:rPr>
        <w:t>” here literally means “true knowledge” based on evidence. That is, all people will know by virtue of Christ’s Second Coming and his death some time later that the Day of Judgment is finally at hand.</w:t>
      </w:r>
      <w:r w:rsidRPr="009D385D">
        <w:rPr>
          <w:rFonts w:ascii="Times New Roman" w:eastAsia="Aptos" w:hAnsi="Times New Roman" w:cs="Times New Roman"/>
          <w:color w:val="000000"/>
          <w:kern w:val="0"/>
          <w14:ligatures w14:val="none"/>
        </w:rPr>
        <w:t xml:space="preserve"> </w:t>
      </w:r>
      <w:r w:rsidRPr="009D385D">
        <w:rPr>
          <w:rFonts w:ascii="Times New Roman" w:eastAsia="Aptos" w:hAnsi="Times New Roman" w:cs="Times New Roman"/>
          <w:color w:val="000000"/>
          <w:kern w:val="0"/>
          <w:sz w:val="28"/>
          <w:szCs w:val="28"/>
          <w14:ligatures w14:val="none"/>
        </w:rPr>
        <w:t xml:space="preserve">Thus, Christ’s Second Coming and his death will be indisputable evidence conveying exact knowledge that the Last Hour is now at hand. Some authentic </w:t>
      </w:r>
      <w:r w:rsidRPr="009D385D">
        <w:rPr>
          <w:rFonts w:ascii="Times New Roman" w:eastAsia="Times New Roman" w:hAnsi="Times New Roman" w:cs="Times New Roman"/>
          <w:kern w:val="0"/>
          <w:sz w:val="28"/>
          <w:szCs w:val="28"/>
          <w14:ligatures w14:val="none"/>
        </w:rPr>
        <w:t xml:space="preserve">Qur’ānic recitations read the word </w:t>
      </w:r>
      <w:r w:rsidRPr="009D385D">
        <w:rPr>
          <w:rFonts w:ascii="Times New Roman" w:eastAsia="Aptos" w:hAnsi="Times New Roman" w:cs="Times New Roman"/>
          <w:color w:val="000000"/>
          <w:kern w:val="0"/>
          <w:sz w:val="28"/>
          <w:szCs w:val="28"/>
          <w14:ligatures w14:val="none"/>
        </w:rPr>
        <w:t>as “</w:t>
      </w:r>
      <w:r w:rsidRPr="009D385D">
        <w:rPr>
          <w:rFonts w:ascii="Times New Roman" w:eastAsia="Aptos" w:hAnsi="Times New Roman" w:cs="Times New Roman"/>
          <w:i/>
          <w:iCs/>
          <w:color w:val="000000"/>
          <w:kern w:val="0"/>
          <w:sz w:val="28"/>
          <w:szCs w:val="28"/>
          <w14:ligatures w14:val="none"/>
        </w:rPr>
        <w:t>‘alam</w:t>
      </w:r>
      <w:r w:rsidRPr="009D385D">
        <w:rPr>
          <w:rFonts w:ascii="Times New Roman" w:eastAsia="Aptos" w:hAnsi="Times New Roman" w:cs="Times New Roman"/>
          <w:color w:val="000000"/>
          <w:kern w:val="0"/>
          <w:sz w:val="28"/>
          <w:szCs w:val="28"/>
          <w14:ligatures w14:val="none"/>
        </w:rPr>
        <w:t>,” which literally means “Sign.” Thus, the Second Coming, the victorious rule of Jesus Christ, and his death constitute both a powerful Portent as well as conveying indubitable knowledge about the Hour’s imminence.</w:t>
      </w:r>
    </w:p>
    <w:p w14:paraId="2AC2013F" w14:textId="77777777" w:rsidR="00B335E1" w:rsidRPr="009D385D" w:rsidRDefault="00B335E1" w:rsidP="00B335E1">
      <w:pPr>
        <w:autoSpaceDE w:val="0"/>
        <w:autoSpaceDN w:val="0"/>
        <w:adjustRightInd w:val="0"/>
        <w:spacing w:after="0" w:line="240" w:lineRule="auto"/>
        <w:rPr>
          <w:rFonts w:ascii="Times New Roman" w:eastAsia="Yu Gothic" w:hAnsi="Times New Roman" w:cs="Times New Roman"/>
          <w:b/>
          <w:bCs/>
          <w:color w:val="000000"/>
          <w:kern w:val="0"/>
          <w:sz w:val="28"/>
          <w:szCs w:val="28"/>
          <w14:ligatures w14:val="none"/>
        </w:rPr>
      </w:pPr>
    </w:p>
    <w:p w14:paraId="6FB68DCC" w14:textId="77777777" w:rsidR="00B335E1" w:rsidRPr="009D385D" w:rsidRDefault="00B335E1" w:rsidP="00B335E1">
      <w:pPr>
        <w:autoSpaceDE w:val="0"/>
        <w:autoSpaceDN w:val="0"/>
        <w:adjustRightInd w:val="0"/>
        <w:spacing w:after="0" w:line="240" w:lineRule="auto"/>
        <w:rPr>
          <w:rFonts w:ascii="Times" w:eastAsia="Yu Gothic" w:hAnsi="Times" w:cs="Times"/>
          <w:color w:val="000000"/>
          <w:kern w:val="0"/>
          <w:sz w:val="28"/>
          <w:szCs w:val="28"/>
          <w14:ligatures w14:val="none"/>
        </w:rPr>
      </w:pPr>
      <w:r w:rsidRPr="009D385D">
        <w:rPr>
          <w:rFonts w:ascii="Times New Roman" w:eastAsia="Yu Gothic" w:hAnsi="Times New Roman" w:cs="Times New Roman"/>
          <w:color w:val="000000"/>
          <w:kern w:val="0"/>
          <w:sz w:val="28"/>
          <w:szCs w:val="28"/>
          <w14:ligatures w14:val="none"/>
        </w:rPr>
        <w:t xml:space="preserve">Every human Soul that God has created is given an appointed time (Arabic: </w:t>
      </w:r>
      <w:r w:rsidRPr="009D385D">
        <w:rPr>
          <w:rFonts w:ascii="Times New Roman" w:eastAsia="Yu Gothic" w:hAnsi="Times New Roman" w:cs="Times New Roman"/>
          <w:i/>
          <w:iCs/>
          <w:color w:val="000000"/>
          <w:kern w:val="0"/>
          <w:sz w:val="28"/>
          <w:szCs w:val="28"/>
          <w14:ligatures w14:val="none"/>
        </w:rPr>
        <w:t>ajal</w:t>
      </w:r>
      <w:r w:rsidRPr="009D385D">
        <w:rPr>
          <w:rFonts w:ascii="Times New Roman" w:eastAsia="Yu Gothic" w:hAnsi="Times New Roman" w:cs="Times New Roman"/>
          <w:color w:val="000000"/>
          <w:kern w:val="0"/>
          <w:sz w:val="28"/>
          <w:szCs w:val="28"/>
          <w14:ligatures w14:val="none"/>
        </w:rPr>
        <w:t xml:space="preserve">) in which to live, and belief in the </w:t>
      </w:r>
      <w:r w:rsidRPr="009D385D">
        <w:rPr>
          <w:rFonts w:ascii="Times New Roman" w:eastAsia="Yu Gothic" w:hAnsi="Times New Roman" w:cs="Times New Roman"/>
          <w:i/>
          <w:iCs/>
          <w:color w:val="000000"/>
          <w:kern w:val="0"/>
          <w:sz w:val="28"/>
          <w:szCs w:val="28"/>
          <w14:ligatures w14:val="none"/>
        </w:rPr>
        <w:t>ajal</w:t>
      </w:r>
      <w:r w:rsidRPr="009D385D">
        <w:rPr>
          <w:rFonts w:ascii="Times New Roman" w:eastAsia="Yu Gothic" w:hAnsi="Times New Roman" w:cs="Times New Roman"/>
          <w:color w:val="000000"/>
          <w:kern w:val="0"/>
          <w:sz w:val="28"/>
          <w:szCs w:val="28"/>
          <w14:ligatures w14:val="none"/>
        </w:rPr>
        <w:t xml:space="preserve"> is an obligatory Creedal tenet.</w:t>
      </w:r>
      <w:r w:rsidRPr="009D385D">
        <w:rPr>
          <w:rFonts w:ascii="Times New Roman" w:eastAsia="Yu Gothic" w:hAnsi="Times New Roman" w:cs="Times New Roman"/>
          <w:color w:val="000000"/>
          <w:kern w:val="0"/>
          <w:sz w:val="28"/>
          <w:szCs w:val="28"/>
          <w:vertAlign w:val="superscript"/>
          <w14:ligatures w14:val="none"/>
        </w:rPr>
        <w:footnoteReference w:id="134"/>
      </w:r>
      <w:r w:rsidRPr="009D385D">
        <w:rPr>
          <w:rFonts w:ascii="Times New Roman" w:eastAsia="Yu Gothic" w:hAnsi="Times New Roman" w:cs="Times New Roman"/>
          <w:color w:val="000000"/>
          <w:kern w:val="0"/>
          <w:sz w:val="28"/>
          <w:szCs w:val="28"/>
          <w14:ligatures w14:val="none"/>
        </w:rPr>
        <w:t xml:space="preserve"> The customary causal links (</w:t>
      </w:r>
      <w:r w:rsidRPr="009D385D">
        <w:rPr>
          <w:rFonts w:ascii="Times New Roman" w:eastAsia="Yu Gothic" w:hAnsi="Times New Roman" w:cs="Times New Roman"/>
          <w:i/>
          <w:iCs/>
          <w:color w:val="000000"/>
          <w:kern w:val="0"/>
          <w:sz w:val="28"/>
          <w:szCs w:val="28"/>
          <w14:ligatures w14:val="none"/>
        </w:rPr>
        <w:t>asbāb</w:t>
      </w:r>
      <w:r w:rsidRPr="009D385D">
        <w:rPr>
          <w:rFonts w:ascii="Times New Roman" w:eastAsia="Yu Gothic" w:hAnsi="Times New Roman" w:cs="Times New Roman"/>
          <w:color w:val="000000"/>
          <w:kern w:val="0"/>
          <w:sz w:val="28"/>
          <w:szCs w:val="28"/>
          <w14:ligatures w14:val="none"/>
        </w:rPr>
        <w:t>) associated with death are many—sickness, heart attacks, execution, poison, hunger, old age, fatal accidents, suicide, murder, war, and so fort</w:t>
      </w:r>
      <w:r w:rsidRPr="009D385D">
        <w:rPr>
          <w:rFonts w:ascii="Times" w:eastAsia="Yu Gothic" w:hAnsi="Times" w:cs="Times"/>
          <w:color w:val="000000"/>
          <w:kern w:val="0"/>
          <w:sz w:val="28"/>
          <w:szCs w:val="28"/>
          <w14:ligatures w14:val="none"/>
        </w:rPr>
        <w:t xml:space="preserve">h—but these too are ordained by God. As we will see later in our discussion of causality, they do not cause death independently but function in conjunction with God’s cosmic Knowledge and Will. They remain forever in His Hand and only bring about the effects we associate with them by God’s will at the appointed time. God made Jesus Son of Mary unique among human beings. His Virgin Birth was miraculous, but—in addition to it—God gave Christ an exceptionally long </w:t>
      </w:r>
      <w:r w:rsidRPr="009D385D">
        <w:rPr>
          <w:rFonts w:ascii="Times" w:eastAsia="Yu Gothic" w:hAnsi="Times" w:cs="Times"/>
          <w:i/>
          <w:iCs/>
          <w:color w:val="000000"/>
          <w:kern w:val="0"/>
          <w:sz w:val="28"/>
          <w:szCs w:val="28"/>
          <w14:ligatures w14:val="none"/>
        </w:rPr>
        <w:t>ajal</w:t>
      </w:r>
      <w:r w:rsidRPr="009D385D">
        <w:rPr>
          <w:rFonts w:ascii="Times" w:eastAsia="Yu Gothic" w:hAnsi="Times" w:cs="Times"/>
          <w:color w:val="000000"/>
          <w:kern w:val="0"/>
          <w:sz w:val="28"/>
          <w:szCs w:val="28"/>
          <w14:ligatures w14:val="none"/>
        </w:rPr>
        <w:t xml:space="preserve"> of thousands of years until the Eve of the Day of Judgment after his Second Coming. God did not permit Christ’s enemies during his time on earth to shorten his appointed time. Thus, God also delivered him miraculously from the evil plots of his enemies and saved him from Crucifixion and death on the Cross, although God also made it appear that Christ had been crucified. Thus, God at the time of the Crucifixion crisis, God said to his Messiah:</w:t>
      </w:r>
    </w:p>
    <w:p w14:paraId="496AC8FD" w14:textId="77777777" w:rsidR="00B335E1" w:rsidRPr="009D385D" w:rsidRDefault="00B335E1" w:rsidP="00B335E1">
      <w:pPr>
        <w:autoSpaceDE w:val="0"/>
        <w:autoSpaceDN w:val="0"/>
        <w:adjustRightInd w:val="0"/>
        <w:spacing w:after="0" w:line="240" w:lineRule="auto"/>
        <w:rPr>
          <w:rFonts w:ascii="Times" w:eastAsia="Yu Gothic" w:hAnsi="Times" w:cs="Times"/>
          <w:color w:val="000000"/>
          <w:kern w:val="0"/>
          <w:sz w:val="28"/>
          <w:szCs w:val="28"/>
          <w14:ligatures w14:val="none"/>
        </w:rPr>
      </w:pPr>
    </w:p>
    <w:p w14:paraId="20AD71BF" w14:textId="77777777" w:rsidR="00B335E1" w:rsidRPr="009D385D" w:rsidRDefault="00B335E1" w:rsidP="00B335E1">
      <w:pPr>
        <w:autoSpaceDE w:val="0"/>
        <w:autoSpaceDN w:val="0"/>
        <w:adjustRightInd w:val="0"/>
        <w:spacing w:after="0" w:line="240" w:lineRule="auto"/>
        <w:ind w:left="540" w:right="900"/>
        <w:rPr>
          <w:rFonts w:ascii="Times" w:eastAsia="Yu Gothic" w:hAnsi="Times" w:cs="Times"/>
          <w:color w:val="000000"/>
          <w:kern w:val="0"/>
          <w:sz w:val="28"/>
          <w:szCs w:val="28"/>
          <w14:ligatures w14:val="none"/>
        </w:rPr>
      </w:pPr>
      <w:r w:rsidRPr="009D385D">
        <w:rPr>
          <w:rFonts w:ascii="Times New Roman" w:eastAsia="Yu Gothic" w:hAnsi="Times New Roman" w:cs="Times New Roman"/>
          <w:color w:val="000000"/>
          <w:kern w:val="0"/>
          <w14:ligatures w14:val="none"/>
        </w:rPr>
        <w:t>“Jesus, I will call you back [for the fulfillment of your term] (</w:t>
      </w:r>
      <w:r w:rsidRPr="009D385D">
        <w:rPr>
          <w:rFonts w:ascii="Times New Roman" w:eastAsia="Yu Gothic" w:hAnsi="Times New Roman" w:cs="Times New Roman"/>
          <w:i/>
          <w:iCs/>
          <w:color w:val="000000"/>
          <w:kern w:val="0"/>
          <w14:ligatures w14:val="none"/>
        </w:rPr>
        <w:t>innī mutawaffīka</w:t>
      </w:r>
      <w:r w:rsidRPr="009D385D">
        <w:rPr>
          <w:rFonts w:ascii="Times New Roman" w:eastAsia="Yu Gothic" w:hAnsi="Times New Roman" w:cs="Times New Roman"/>
          <w:color w:val="000000"/>
          <w:kern w:val="0"/>
          <w14:ligatures w14:val="none"/>
        </w:rPr>
        <w:t>), and I will raise you up unto Me and purify you from those who disbelieve and place those who follow you above those who disbelieve until the Day of Resurrection: Unto Me is your return, and I will judge between concerning what you used to differ in” (The House of ‘Imr</w:t>
      </w:r>
      <w:r w:rsidRPr="009D385D">
        <w:rPr>
          <w:rFonts w:ascii="Times New Roman" w:eastAsia="Times New Roman" w:hAnsi="Times New Roman" w:cs="Times New Roman"/>
          <w:kern w:val="0"/>
          <w14:ligatures w14:val="none"/>
        </w:rPr>
        <w:t>ā</w:t>
      </w:r>
      <w:r w:rsidRPr="009D385D">
        <w:rPr>
          <w:rFonts w:ascii="Times New Roman" w:eastAsia="Yu Gothic" w:hAnsi="Times New Roman" w:cs="Times New Roman"/>
          <w:color w:val="000000"/>
          <w:kern w:val="0"/>
          <w14:ligatures w14:val="none"/>
        </w:rPr>
        <w:t>n, 3:54-55).</w:t>
      </w:r>
    </w:p>
    <w:p w14:paraId="38F16C14" w14:textId="77777777" w:rsidR="00B335E1" w:rsidRPr="009D385D" w:rsidRDefault="00B335E1" w:rsidP="00B335E1">
      <w:pPr>
        <w:autoSpaceDE w:val="0"/>
        <w:autoSpaceDN w:val="0"/>
        <w:adjustRightInd w:val="0"/>
        <w:spacing w:after="0" w:line="240" w:lineRule="auto"/>
        <w:rPr>
          <w:rFonts w:ascii="Times" w:eastAsia="Yu Gothic" w:hAnsi="Times" w:cs="Times"/>
          <w:color w:val="000000"/>
          <w:kern w:val="0"/>
          <w:sz w:val="28"/>
          <w:szCs w:val="28"/>
          <w14:ligatures w14:val="none"/>
        </w:rPr>
      </w:pPr>
      <w:r w:rsidRPr="009D385D">
        <w:rPr>
          <w:rFonts w:ascii="Helvetica" w:eastAsia="Yu Gothic" w:hAnsi="Helvetica" w:cs="Helvetica"/>
          <w:color w:val="000000"/>
          <w:kern w:val="0"/>
          <w14:ligatures w14:val="none"/>
        </w:rPr>
        <w:t xml:space="preserve"> </w:t>
      </w:r>
    </w:p>
    <w:p w14:paraId="20CBFDE1"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lastRenderedPageBreak/>
        <w:t>As we have shown in some detail earlier, the expression, “</w:t>
      </w:r>
      <w:r w:rsidRPr="009D385D">
        <w:rPr>
          <w:rFonts w:ascii="Times New Roman" w:eastAsia="Yu Gothic" w:hAnsi="Times New Roman" w:cs="Times New Roman"/>
          <w:i/>
          <w:iCs/>
          <w:color w:val="000000"/>
          <w:kern w:val="0"/>
          <w:sz w:val="28"/>
          <w:szCs w:val="28"/>
          <w14:ligatures w14:val="none"/>
        </w:rPr>
        <w:t>innī mutawaffīka</w:t>
      </w:r>
      <w:r w:rsidRPr="009D385D">
        <w:rPr>
          <w:rFonts w:ascii="Times New Roman" w:eastAsia="Yu Gothic" w:hAnsi="Times New Roman" w:cs="Times New Roman"/>
          <w:color w:val="000000"/>
          <w:kern w:val="0"/>
          <w:sz w:val="28"/>
          <w:szCs w:val="28"/>
          <w14:ligatures w14:val="none"/>
        </w:rPr>
        <w:t>”—I will call you back to Myself—does not convey its metaphorical meaning, “I will make you die,” as it would generally imply in Arabic. Rather, it is a literal usage, meaning, “I will make you fulfill your appointed time (</w:t>
      </w:r>
      <w:r w:rsidRPr="009D385D">
        <w:rPr>
          <w:rFonts w:ascii="Times New Roman" w:eastAsia="Yu Gothic" w:hAnsi="Times New Roman" w:cs="Times New Roman"/>
          <w:i/>
          <w:iCs/>
          <w:color w:val="000000"/>
          <w:kern w:val="0"/>
          <w:sz w:val="28"/>
          <w:szCs w:val="28"/>
          <w14:ligatures w14:val="none"/>
        </w:rPr>
        <w:t>ajal</w:t>
      </w:r>
      <w:r w:rsidRPr="009D385D">
        <w:rPr>
          <w:rFonts w:ascii="Times New Roman" w:eastAsia="Yu Gothic" w:hAnsi="Times New Roman" w:cs="Times New Roman"/>
          <w:color w:val="000000"/>
          <w:kern w:val="0"/>
          <w:sz w:val="28"/>
          <w:szCs w:val="28"/>
          <w14:ligatures w14:val="none"/>
        </w:rPr>
        <w:t xml:space="preserve">).” Death in Arabic is </w:t>
      </w:r>
      <w:r w:rsidRPr="009D385D">
        <w:rPr>
          <w:rFonts w:ascii="Times New Roman" w:eastAsia="Yu Gothic" w:hAnsi="Times New Roman" w:cs="Times New Roman"/>
          <w:i/>
          <w:iCs/>
          <w:color w:val="000000"/>
          <w:kern w:val="0"/>
          <w:sz w:val="28"/>
          <w:szCs w:val="28"/>
          <w14:ligatures w14:val="none"/>
        </w:rPr>
        <w:t>al-mawt</w:t>
      </w:r>
      <w:r w:rsidRPr="009D385D">
        <w:rPr>
          <w:rFonts w:ascii="Times New Roman" w:eastAsia="Yu Gothic" w:hAnsi="Times New Roman" w:cs="Times New Roman"/>
          <w:color w:val="000000"/>
          <w:kern w:val="0"/>
          <w:sz w:val="28"/>
          <w:szCs w:val="28"/>
          <w14:ligatures w14:val="none"/>
        </w:rPr>
        <w:t xml:space="preserve">, but it is often politely referred to by the metaphors </w:t>
      </w:r>
      <w:r w:rsidRPr="009D385D">
        <w:rPr>
          <w:rFonts w:ascii="Times New Roman" w:eastAsia="Yu Gothic" w:hAnsi="Times New Roman" w:cs="Times New Roman"/>
          <w:i/>
          <w:iCs/>
          <w:color w:val="000000"/>
          <w:kern w:val="0"/>
          <w:sz w:val="28"/>
          <w:szCs w:val="28"/>
          <w14:ligatures w14:val="none"/>
        </w:rPr>
        <w:t>al-waf</w:t>
      </w:r>
      <w:r w:rsidRPr="009D385D">
        <w:rPr>
          <w:rFonts w:ascii="Times New Roman" w:eastAsia="Times New Roman" w:hAnsi="Times New Roman" w:cs="Times New Roman"/>
          <w:i/>
          <w:iCs/>
          <w:kern w:val="0"/>
          <w:sz w:val="28"/>
          <w:szCs w:val="28"/>
          <w14:ligatures w14:val="none"/>
        </w:rPr>
        <w:t>ā</w:t>
      </w:r>
      <w:r w:rsidRPr="009D385D">
        <w:rPr>
          <w:rFonts w:ascii="Times New Roman" w:eastAsia="Yu Gothic" w:hAnsi="Times New Roman" w:cs="Times New Roman"/>
          <w:i/>
          <w:iCs/>
          <w:color w:val="000000"/>
          <w:kern w:val="0"/>
          <w:sz w:val="28"/>
          <w:szCs w:val="28"/>
          <w14:ligatures w14:val="none"/>
        </w:rPr>
        <w:t>h</w:t>
      </w:r>
      <w:r w:rsidRPr="009D385D">
        <w:rPr>
          <w:rFonts w:ascii="Times New Roman" w:eastAsia="Yu Gothic" w:hAnsi="Times New Roman" w:cs="Times New Roman"/>
          <w:color w:val="000000"/>
          <w:kern w:val="0"/>
          <w:sz w:val="28"/>
          <w:szCs w:val="28"/>
          <w14:ligatures w14:val="none"/>
        </w:rPr>
        <w:t xml:space="preserve"> and the verbal noun </w:t>
      </w:r>
      <w:r w:rsidRPr="009D385D">
        <w:rPr>
          <w:rFonts w:ascii="Times New Roman" w:eastAsia="Yu Gothic" w:hAnsi="Times New Roman" w:cs="Times New Roman"/>
          <w:i/>
          <w:iCs/>
          <w:color w:val="000000"/>
          <w:kern w:val="0"/>
          <w:sz w:val="28"/>
          <w:szCs w:val="28"/>
          <w14:ligatures w14:val="none"/>
        </w:rPr>
        <w:t>al-tawaff</w:t>
      </w:r>
      <w:r w:rsidRPr="009D385D">
        <w:rPr>
          <w:rFonts w:ascii="Times New Roman" w:eastAsia="Times New Roman" w:hAnsi="Times New Roman" w:cs="Times New Roman"/>
          <w:i/>
          <w:iCs/>
          <w:kern w:val="0"/>
          <w:sz w:val="28"/>
          <w:szCs w:val="28"/>
          <w14:ligatures w14:val="none"/>
        </w:rPr>
        <w:t>ī</w:t>
      </w:r>
      <w:r w:rsidRPr="009D385D">
        <w:rPr>
          <w:rFonts w:ascii="Times New Roman" w:eastAsia="Times New Roman" w:hAnsi="Times New Roman" w:cs="Times New Roman"/>
          <w:kern w:val="0"/>
          <w:sz w:val="28"/>
          <w:szCs w:val="28"/>
          <w14:ligatures w14:val="none"/>
        </w:rPr>
        <w:t>, all of which literally mean to bring a person’s appointed time (</w:t>
      </w:r>
      <w:r w:rsidRPr="009D385D">
        <w:rPr>
          <w:rFonts w:ascii="Times New Roman" w:eastAsia="Times New Roman" w:hAnsi="Times New Roman" w:cs="Times New Roman"/>
          <w:i/>
          <w:iCs/>
          <w:kern w:val="0"/>
          <w:sz w:val="28"/>
          <w:szCs w:val="28"/>
          <w14:ligatures w14:val="none"/>
        </w:rPr>
        <w:t>ajal</w:t>
      </w:r>
      <w:r w:rsidRPr="009D385D">
        <w:rPr>
          <w:rFonts w:ascii="Times New Roman" w:eastAsia="Times New Roman" w:hAnsi="Times New Roman" w:cs="Times New Roman"/>
          <w:kern w:val="0"/>
          <w:sz w:val="28"/>
          <w:szCs w:val="28"/>
          <w14:ligatures w14:val="none"/>
        </w:rPr>
        <w:t>) to completion, which is done with the advent of death at the ordained time.</w:t>
      </w:r>
    </w:p>
    <w:p w14:paraId="4CD76692"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7E86D3F7" w14:textId="77777777" w:rsidR="00B335E1" w:rsidRPr="009D385D" w:rsidRDefault="00B335E1" w:rsidP="00B335E1">
      <w:pPr>
        <w:autoSpaceDE w:val="0"/>
        <w:autoSpaceDN w:val="0"/>
        <w:adjustRightInd w:val="0"/>
        <w:spacing w:after="0" w:line="240" w:lineRule="auto"/>
        <w:rPr>
          <w:rFonts w:ascii="Times New Roman" w:eastAsia="Times New Roman" w:hAnsi="Times New Roman" w:cs="Times New Roman"/>
          <w:kern w:val="0"/>
          <w:sz w:val="28"/>
          <w:szCs w:val="28"/>
          <w14:ligatures w14:val="none"/>
        </w:rPr>
      </w:pPr>
    </w:p>
    <w:p w14:paraId="157E9E46" w14:textId="77777777" w:rsidR="00B335E1" w:rsidRPr="009D385D" w:rsidRDefault="00B335E1" w:rsidP="00B335E1">
      <w:pPr>
        <w:spacing w:after="0" w:line="240" w:lineRule="auto"/>
        <w:rPr>
          <w:rFonts w:ascii="Times New Roman" w:eastAsia="Times New Roman" w:hAnsi="Times New Roman" w:cs="Times New Roman"/>
          <w:b/>
          <w:bCs/>
          <w:kern w:val="0"/>
          <w:sz w:val="28"/>
          <w:szCs w:val="28"/>
          <w:u w:val="single"/>
          <w14:ligatures w14:val="none"/>
        </w:rPr>
      </w:pPr>
      <w:bookmarkStart w:id="3462" w:name="_Toc193364028"/>
      <w:r w:rsidRPr="009D385D">
        <w:rPr>
          <w:rFonts w:ascii="Times New Roman" w:eastAsia="Times New Roman" w:hAnsi="Times New Roman" w:cs="Times New Roman"/>
          <w:b/>
          <w:bCs/>
          <w:kern w:val="0"/>
          <w:sz w:val="28"/>
          <w:szCs w:val="28"/>
          <w:u w:val="single"/>
          <w14:ligatures w14:val="none"/>
        </w:rPr>
        <w:t xml:space="preserve">God’s Rightly-Guided </w:t>
      </w:r>
      <w:r w:rsidRPr="009D385D">
        <w:rPr>
          <w:rFonts w:ascii="Times New Roman" w:eastAsia="Aptos" w:hAnsi="Times New Roman" w:cs="Times New Roman"/>
          <w:b/>
          <w:bCs/>
          <w:kern w:val="0"/>
          <w:sz w:val="28"/>
          <w:szCs w:val="28"/>
          <w:u w:val="single"/>
          <w14:ligatures w14:val="none"/>
        </w:rPr>
        <w:t>Mahdī, the Antichrist, &amp; Christ’s Second Coming</w:t>
      </w:r>
      <w:bookmarkEnd w:id="3462"/>
    </w:p>
    <w:p w14:paraId="358A9A5A"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00000"/>
          <w:kern w:val="0"/>
          <w:sz w:val="28"/>
          <w:szCs w:val="28"/>
          <w14:ligatures w14:val="none"/>
        </w:rPr>
      </w:pPr>
      <w:r w:rsidRPr="009D385D">
        <w:rPr>
          <w:rFonts w:ascii="Times New Roman" w:eastAsia="Times New Roman" w:hAnsi="Times New Roman" w:cs="Times New Roman"/>
          <w:kern w:val="0"/>
          <w:sz w:val="28"/>
          <w:szCs w:val="28"/>
          <w14:ligatures w14:val="none"/>
        </w:rPr>
        <w:t xml:space="preserve">The Prophet spoke explicitly in several authentic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Times New Roman" w:hAnsi="Times New Roman" w:cs="Times New Roman"/>
          <w:kern w:val="0"/>
          <w:sz w:val="28"/>
          <w:szCs w:val="28"/>
          <w14:ligatures w14:val="none"/>
        </w:rPr>
        <w:t xml:space="preserve"> about the Second Coming of the Messiah Jesus Christ, which is an obligatory Creedal tenet of Islam. </w:t>
      </w:r>
      <w:r w:rsidRPr="009D385D">
        <w:rPr>
          <w:rFonts w:ascii="Times New Roman" w:eastAsia="Aptos" w:hAnsi="Times New Roman" w:cs="Times New Roman"/>
          <w:color w:val="000000"/>
          <w:kern w:val="0"/>
          <w:sz w:val="28"/>
          <w:szCs w:val="28"/>
          <w14:ligatures w14:val="none"/>
        </w:rPr>
        <w:t xml:space="preserve">The Imāms of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Aptos" w:hAnsi="Times New Roman" w:cs="Times New Roman"/>
          <w:color w:val="000000"/>
          <w:kern w:val="0"/>
          <w:sz w:val="28"/>
          <w:szCs w:val="28"/>
          <w14:ligatures w14:val="none"/>
        </w:rPr>
        <w:t xml:space="preserve"> al-Bukhārī, Muslim, al-Tirmidhī, Ibn Mājah, and Aḥmad transmit authentically that the Messenger of God said:</w:t>
      </w:r>
    </w:p>
    <w:p w14:paraId="21504E02"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00000"/>
          <w:kern w:val="0"/>
          <w:sz w:val="28"/>
          <w:szCs w:val="28"/>
          <w14:ligatures w14:val="none"/>
        </w:rPr>
      </w:pPr>
    </w:p>
    <w:p w14:paraId="20CD5801" w14:textId="77777777" w:rsidR="00B335E1" w:rsidRPr="009D385D" w:rsidRDefault="00B335E1" w:rsidP="00B335E1">
      <w:pPr>
        <w:autoSpaceDE w:val="0"/>
        <w:autoSpaceDN w:val="0"/>
        <w:adjustRightInd w:val="0"/>
        <w:spacing w:after="0" w:line="240" w:lineRule="auto"/>
        <w:ind w:left="630" w:right="900"/>
        <w:rPr>
          <w:rFonts w:ascii="Times New Roman" w:eastAsia="Aptos" w:hAnsi="Times New Roman" w:cs="Times New Roman"/>
          <w:color w:val="000000"/>
          <w:kern w:val="0"/>
          <w14:ligatures w14:val="none"/>
        </w:rPr>
      </w:pPr>
      <w:r w:rsidRPr="009D385D">
        <w:rPr>
          <w:rFonts w:ascii="Times New Roman" w:eastAsia="Aptos" w:hAnsi="Times New Roman" w:cs="Times New Roman"/>
          <w:color w:val="000000"/>
          <w:kern w:val="0"/>
          <w14:ligatures w14:val="none"/>
        </w:rPr>
        <w:t>By Him in Whose Hand is my Soul, truly, it will soon come to pass (</w:t>
      </w:r>
      <w:r w:rsidRPr="009D385D">
        <w:rPr>
          <w:rFonts w:ascii="Times New Roman" w:eastAsia="Aptos" w:hAnsi="Times New Roman" w:cs="Times New Roman"/>
          <w:i/>
          <w:iCs/>
          <w:color w:val="000000"/>
          <w:kern w:val="0"/>
          <w14:ligatures w14:val="none"/>
        </w:rPr>
        <w:t>la-yūshakanna</w:t>
      </w:r>
      <w:r w:rsidRPr="009D385D">
        <w:rPr>
          <w:rFonts w:ascii="Times New Roman" w:eastAsia="Aptos" w:hAnsi="Times New Roman" w:cs="Times New Roman"/>
          <w:color w:val="000000"/>
          <w:kern w:val="0"/>
          <w14:ligatures w14:val="none"/>
        </w:rPr>
        <w:t>) that the Son of Mary will descend among you as a just arbitrator (</w:t>
      </w:r>
      <w:r w:rsidRPr="009D385D">
        <w:rPr>
          <w:rFonts w:ascii="Times New Roman" w:eastAsia="Aptos" w:hAnsi="Times New Roman" w:cs="Times New Roman"/>
          <w:i/>
          <w:iCs/>
          <w:color w:val="000000"/>
          <w:kern w:val="0"/>
          <w14:ligatures w14:val="none"/>
        </w:rPr>
        <w:t>ḥakaman ‘adlan</w:t>
      </w:r>
      <w:r w:rsidRPr="009D385D">
        <w:rPr>
          <w:rFonts w:ascii="Times New Roman" w:eastAsia="Aptos" w:hAnsi="Times New Roman" w:cs="Times New Roman"/>
          <w:color w:val="000000"/>
          <w:kern w:val="0"/>
          <w14:ligatures w14:val="none"/>
        </w:rPr>
        <w:t xml:space="preserve">). Then he will break the Cross, kill the swine, and abolish the </w:t>
      </w:r>
      <w:r w:rsidRPr="009D385D">
        <w:rPr>
          <w:rFonts w:ascii="Times New Roman" w:eastAsia="Aptos" w:hAnsi="Times New Roman" w:cs="Times New Roman"/>
          <w:i/>
          <w:iCs/>
          <w:color w:val="000000"/>
          <w:kern w:val="0"/>
          <w14:ligatures w14:val="none"/>
        </w:rPr>
        <w:t>Jizya</w:t>
      </w:r>
      <w:r w:rsidRPr="009D385D">
        <w:rPr>
          <w:rFonts w:ascii="Times New Roman" w:eastAsia="Aptos" w:hAnsi="Times New Roman" w:cs="Times New Roman"/>
          <w:color w:val="000000"/>
          <w:kern w:val="0"/>
          <w14:ligatures w14:val="none"/>
        </w:rPr>
        <w:t>-Tribute (</w:t>
      </w:r>
      <w:r w:rsidRPr="009D385D">
        <w:rPr>
          <w:rFonts w:ascii="Times New Roman" w:eastAsia="Aptos" w:hAnsi="Times New Roman" w:cs="Times New Roman"/>
          <w:i/>
          <w:iCs/>
          <w:color w:val="000000"/>
          <w:kern w:val="0"/>
          <w14:ligatures w14:val="none"/>
        </w:rPr>
        <w:t>wa yaḍa‘u al-jizya</w:t>
      </w:r>
      <w:r w:rsidRPr="009D385D">
        <w:rPr>
          <w:rFonts w:ascii="Times New Roman" w:eastAsia="Aptos" w:hAnsi="Times New Roman" w:cs="Times New Roman"/>
          <w:color w:val="000000"/>
          <w:kern w:val="0"/>
          <w14:ligatures w14:val="none"/>
        </w:rPr>
        <w:t>). Wealth will abound profusely (</w:t>
      </w:r>
      <w:r w:rsidRPr="009D385D">
        <w:rPr>
          <w:rFonts w:ascii="Times New Roman" w:eastAsia="Aptos" w:hAnsi="Times New Roman" w:cs="Times New Roman"/>
          <w:i/>
          <w:iCs/>
          <w:color w:val="000000"/>
          <w:kern w:val="0"/>
          <w14:ligatures w14:val="none"/>
        </w:rPr>
        <w:t>wa yafīḍu al-māl</w:t>
      </w:r>
      <w:r w:rsidRPr="009D385D">
        <w:rPr>
          <w:rFonts w:ascii="Times New Roman" w:eastAsia="Aptos" w:hAnsi="Times New Roman" w:cs="Times New Roman"/>
          <w:color w:val="000000"/>
          <w:kern w:val="0"/>
          <w14:ligatures w14:val="none"/>
        </w:rPr>
        <w:t>) to the extent that no one will accept it and until a [single] prostration [in worship] will be better than the earth and all that is in it (</w:t>
      </w:r>
      <w:r w:rsidRPr="009D385D">
        <w:rPr>
          <w:rFonts w:ascii="Times New Roman" w:eastAsia="Aptos" w:hAnsi="Times New Roman" w:cs="Times New Roman"/>
          <w:i/>
          <w:iCs/>
          <w:color w:val="000000"/>
          <w:kern w:val="0"/>
          <w14:ligatures w14:val="none"/>
        </w:rPr>
        <w:t>ḥattā takūna al-sajda khayran min al-dunyā wa mā fīhā</w:t>
      </w:r>
      <w:r w:rsidRPr="009D385D">
        <w:rPr>
          <w:rFonts w:ascii="Times New Roman" w:eastAsia="Aptos" w:hAnsi="Times New Roman" w:cs="Times New Roman"/>
          <w:color w:val="000000"/>
          <w:kern w:val="0"/>
          <w14:ligatures w14:val="none"/>
        </w:rPr>
        <w:t>).</w:t>
      </w:r>
    </w:p>
    <w:p w14:paraId="00B5D776"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00000"/>
          <w:kern w:val="0"/>
          <w:sz w:val="28"/>
          <w:szCs w:val="28"/>
          <w14:ligatures w14:val="none"/>
        </w:rPr>
      </w:pPr>
    </w:p>
    <w:p w14:paraId="5B178D14"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00000"/>
          <w:kern w:val="0"/>
          <w:sz w:val="28"/>
          <w:szCs w:val="28"/>
          <w14:ligatures w14:val="none"/>
        </w:rPr>
      </w:pPr>
      <w:r w:rsidRPr="009D385D">
        <w:rPr>
          <w:rFonts w:ascii="Times New Roman" w:eastAsia="Aptos" w:hAnsi="Times New Roman" w:cs="Times New Roman"/>
          <w:color w:val="000000"/>
          <w:kern w:val="0"/>
          <w:sz w:val="28"/>
          <w:szCs w:val="28"/>
          <w14:ligatures w14:val="none"/>
        </w:rPr>
        <w:t>The Companion Ab</w:t>
      </w:r>
      <w:r w:rsidRPr="009D385D">
        <w:rPr>
          <w:rFonts w:ascii="Times New Roman" w:eastAsia="Times New Roman" w:hAnsi="Times New Roman" w:cs="Times New Roman"/>
          <w:kern w:val="0"/>
          <w:sz w:val="28"/>
          <w:szCs w:val="28"/>
          <w14:ligatures w14:val="none"/>
        </w:rPr>
        <w:t>ū</w:t>
      </w:r>
      <w:r w:rsidRPr="009D385D">
        <w:rPr>
          <w:rFonts w:ascii="Times New Roman" w:eastAsia="Aptos" w:hAnsi="Times New Roman" w:cs="Times New Roman"/>
          <w:color w:val="000000"/>
          <w:kern w:val="0"/>
          <w:sz w:val="28"/>
          <w:szCs w:val="28"/>
          <w14:ligatures w14:val="none"/>
        </w:rPr>
        <w:t xml:space="preserve"> Hurayra, who is the initial transmitter of the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Times New Roman" w:hAnsi="Times New Roman" w:cs="Times New Roman"/>
          <w:kern w:val="0"/>
          <w:sz w:val="28"/>
          <w:szCs w:val="28"/>
          <w14:ligatures w14:val="none"/>
        </w:rPr>
        <w:t>,</w:t>
      </w:r>
      <w:r w:rsidRPr="009D385D">
        <w:rPr>
          <w:rFonts w:ascii="Times New Roman" w:eastAsia="Aptos" w:hAnsi="Times New Roman" w:cs="Times New Roman"/>
          <w:color w:val="000000"/>
          <w:kern w:val="0"/>
          <w:sz w:val="28"/>
          <w:szCs w:val="28"/>
          <w14:ligatures w14:val="none"/>
        </w:rPr>
        <w:t xml:space="preserve"> then said in the same narration as further evidence of this truth: </w:t>
      </w:r>
    </w:p>
    <w:p w14:paraId="318C0F7C"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00000"/>
          <w:kern w:val="0"/>
          <w:sz w:val="28"/>
          <w:szCs w:val="28"/>
          <w14:ligatures w14:val="none"/>
        </w:rPr>
      </w:pPr>
    </w:p>
    <w:p w14:paraId="653AD778" w14:textId="77777777" w:rsidR="00B335E1" w:rsidRPr="009D385D" w:rsidRDefault="00B335E1" w:rsidP="00B335E1">
      <w:pPr>
        <w:autoSpaceDE w:val="0"/>
        <w:autoSpaceDN w:val="0"/>
        <w:adjustRightInd w:val="0"/>
        <w:spacing w:after="0" w:line="240" w:lineRule="auto"/>
        <w:ind w:left="540" w:right="810"/>
        <w:rPr>
          <w:rFonts w:ascii="Times New Roman" w:eastAsia="Aptos" w:hAnsi="Times New Roman" w:cs="Times New Roman"/>
          <w:color w:val="000000"/>
          <w:kern w:val="0"/>
          <w14:ligatures w14:val="none"/>
        </w:rPr>
      </w:pPr>
      <w:r w:rsidRPr="009D385D">
        <w:rPr>
          <w:rFonts w:ascii="Times New Roman" w:eastAsia="Aptos" w:hAnsi="Times New Roman" w:cs="Times New Roman"/>
          <w:color w:val="000000"/>
          <w:kern w:val="0"/>
          <w14:ligatures w14:val="none"/>
        </w:rPr>
        <w:t>Recite if you will (</w:t>
      </w:r>
      <w:r w:rsidRPr="009D385D">
        <w:rPr>
          <w:rFonts w:ascii="Times New Roman" w:eastAsia="Aptos" w:hAnsi="Times New Roman" w:cs="Times New Roman"/>
          <w:i/>
          <w:iCs/>
          <w:color w:val="000000"/>
          <w:kern w:val="0"/>
          <w14:ligatures w14:val="none"/>
        </w:rPr>
        <w:t>iqra’ū in shi’tum</w:t>
      </w:r>
      <w:r w:rsidRPr="009D385D">
        <w:rPr>
          <w:rFonts w:ascii="Times New Roman" w:eastAsia="Aptos" w:hAnsi="Times New Roman" w:cs="Times New Roman"/>
          <w:color w:val="000000"/>
          <w:kern w:val="0"/>
          <w14:ligatures w14:val="none"/>
        </w:rPr>
        <w:t xml:space="preserve">) [the </w:t>
      </w:r>
      <w:r w:rsidRPr="009D385D">
        <w:rPr>
          <w:rFonts w:ascii="Times New Roman" w:eastAsia="Times New Roman" w:hAnsi="Times New Roman" w:cs="Times New Roman"/>
          <w:kern w:val="0"/>
          <w14:ligatures w14:val="none"/>
        </w:rPr>
        <w:t>Qur’ānic</w:t>
      </w:r>
      <w:r w:rsidRPr="009D385D">
        <w:rPr>
          <w:rFonts w:ascii="Times New Roman" w:eastAsia="Aptos" w:hAnsi="Times New Roman" w:cs="Times New Roman"/>
          <w:color w:val="000000"/>
          <w:kern w:val="0"/>
          <w14:ligatures w14:val="none"/>
        </w:rPr>
        <w:t xml:space="preserve"> verse]: “There is not one of the People of the Book but that they will surely believe in him [Jesus] before his death, and on the Day of Resurrection he will be a witness against them (The Table Spread, 4:159).” </w:t>
      </w:r>
    </w:p>
    <w:p w14:paraId="1D69051E" w14:textId="77777777" w:rsidR="00B335E1" w:rsidRPr="009D385D" w:rsidRDefault="00B335E1" w:rsidP="00B335E1">
      <w:pPr>
        <w:autoSpaceDE w:val="0"/>
        <w:autoSpaceDN w:val="0"/>
        <w:adjustRightInd w:val="0"/>
        <w:spacing w:after="0" w:line="240" w:lineRule="auto"/>
        <w:ind w:right="810"/>
        <w:rPr>
          <w:rFonts w:ascii="Times New Roman" w:eastAsia="Aptos" w:hAnsi="Times New Roman" w:cs="Times New Roman"/>
          <w:color w:val="000000"/>
          <w:kern w:val="0"/>
          <w14:ligatures w14:val="none"/>
        </w:rPr>
      </w:pPr>
    </w:p>
    <w:p w14:paraId="60F6004D"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9D385D">
        <w:rPr>
          <w:rFonts w:ascii="Times New Roman" w:eastAsia="Times New Roman" w:hAnsi="Times New Roman" w:cs="Times New Roman"/>
          <w:kern w:val="0"/>
          <w:sz w:val="28"/>
          <w:szCs w:val="28"/>
          <w14:ligatures w14:val="none"/>
        </w:rPr>
        <w:t>Another transmission states with additional detail:</w:t>
      </w:r>
    </w:p>
    <w:p w14:paraId="587670D9"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ptos" w:hAnsi="Times New Roman" w:cs="Times New Roman"/>
          <w:color w:val="0F252D"/>
          <w:kern w:val="0"/>
          <w:sz w:val="28"/>
          <w:szCs w:val="28"/>
          <w14:ligatures w14:val="none"/>
        </w:rPr>
      </w:pPr>
    </w:p>
    <w:p w14:paraId="52D41DBB" w14:textId="77777777" w:rsidR="00B335E1" w:rsidRPr="009D385D" w:rsidRDefault="00B335E1" w:rsidP="00B335E1">
      <w:pPr>
        <w:autoSpaceDE w:val="0"/>
        <w:autoSpaceDN w:val="0"/>
        <w:adjustRightInd w:val="0"/>
        <w:spacing w:after="0" w:line="240" w:lineRule="auto"/>
        <w:ind w:left="630" w:right="1530"/>
        <w:rPr>
          <w:rFonts w:ascii="Times New Roman" w:eastAsia="Aptos" w:hAnsi="Times New Roman" w:cs="Times New Roman"/>
          <w:color w:val="000000"/>
          <w:kern w:val="0"/>
          <w14:ligatures w14:val="none"/>
        </w:rPr>
      </w:pPr>
      <w:r w:rsidRPr="009D385D">
        <w:rPr>
          <w:rFonts w:ascii="Times New Roman" w:eastAsia="Aptos" w:hAnsi="Times New Roman" w:cs="Times New Roman"/>
          <w:color w:val="000000"/>
          <w:kern w:val="0"/>
          <w14:ligatures w14:val="none"/>
        </w:rPr>
        <w:t>Thus, while the Muslims are preparing themselves for the prayer, and they are straightening the lines [for prayer] once the directive to stand up for prayer (</w:t>
      </w:r>
      <w:r w:rsidRPr="009D385D">
        <w:rPr>
          <w:rFonts w:ascii="Times New Roman" w:eastAsia="Aptos" w:hAnsi="Times New Roman" w:cs="Times New Roman"/>
          <w:i/>
          <w:iCs/>
          <w:color w:val="000000"/>
          <w:kern w:val="0"/>
          <w14:ligatures w14:val="none"/>
        </w:rPr>
        <w:t>al-Iqāma</w:t>
      </w:r>
      <w:r w:rsidRPr="009D385D">
        <w:rPr>
          <w:rFonts w:ascii="Times New Roman" w:eastAsia="Aptos" w:hAnsi="Times New Roman" w:cs="Times New Roman"/>
          <w:color w:val="000000"/>
          <w:kern w:val="0"/>
          <w14:ligatures w14:val="none"/>
        </w:rPr>
        <w:t>) has been given, Jesus will come down on the wings of two Angels at the white minaret (</w:t>
      </w:r>
      <w:r w:rsidRPr="009D385D">
        <w:rPr>
          <w:rFonts w:ascii="Times New Roman" w:eastAsia="Aptos" w:hAnsi="Times New Roman" w:cs="Times New Roman"/>
          <w:i/>
          <w:iCs/>
          <w:color w:val="000000"/>
          <w:kern w:val="0"/>
          <w14:ligatures w14:val="none"/>
        </w:rPr>
        <w:t>al-manāra</w:t>
      </w:r>
      <w:r w:rsidRPr="009D385D">
        <w:rPr>
          <w:rFonts w:ascii="Times New Roman" w:eastAsia="Aptos" w:hAnsi="Times New Roman" w:cs="Times New Roman"/>
          <w:color w:val="000000"/>
          <w:kern w:val="0"/>
          <w14:ligatures w14:val="none"/>
        </w:rPr>
        <w:t xml:space="preserve">) in east Damascus. When the Enemy of God [the Antichrist] sees [Christ], he will melt like the melting of salt in water. If [Christ] would leave him alone, he would melt away, but [Christ] will seek him out until he meets with him at the Gate of Ludd [in present-day Israel], and he will kill him with his [own] hand and kill </w:t>
      </w:r>
      <w:r w:rsidRPr="009D385D">
        <w:rPr>
          <w:rFonts w:ascii="Times New Roman" w:eastAsia="Aptos" w:hAnsi="Times New Roman" w:cs="Times New Roman"/>
          <w:color w:val="000000"/>
          <w:kern w:val="0"/>
          <w14:ligatures w14:val="none"/>
        </w:rPr>
        <w:lastRenderedPageBreak/>
        <w:t xml:space="preserve">those who follow him. Jesus will [then] rule by the </w:t>
      </w:r>
      <w:r w:rsidRPr="009D385D">
        <w:rPr>
          <w:rFonts w:ascii="Times New Roman" w:eastAsia="Aptos" w:hAnsi="Times New Roman" w:cs="Times New Roman"/>
          <w:i/>
          <w:iCs/>
          <w:color w:val="000000"/>
          <w:kern w:val="0"/>
          <w14:ligatures w14:val="none"/>
        </w:rPr>
        <w:t>Sharī‘a</w:t>
      </w:r>
      <w:r w:rsidRPr="009D385D">
        <w:rPr>
          <w:rFonts w:ascii="Times New Roman" w:eastAsia="Aptos" w:hAnsi="Times New Roman" w:cs="Times New Roman"/>
          <w:color w:val="000000"/>
          <w:kern w:val="0"/>
          <w14:ligatures w14:val="none"/>
        </w:rPr>
        <w:t xml:space="preserve"> of our Prophet until he dies and is buried in the Prophet’s Chamber (</w:t>
      </w:r>
      <w:r w:rsidRPr="009D385D">
        <w:rPr>
          <w:rFonts w:ascii="Times New Roman" w:eastAsia="Aptos" w:hAnsi="Times New Roman" w:cs="Times New Roman"/>
          <w:i/>
          <w:iCs/>
          <w:color w:val="000000"/>
          <w:kern w:val="0"/>
          <w14:ligatures w14:val="none"/>
        </w:rPr>
        <w:t>Ḥujra</w:t>
      </w:r>
      <w:r w:rsidRPr="009D385D">
        <w:rPr>
          <w:rFonts w:ascii="Times New Roman" w:eastAsia="Aptos" w:hAnsi="Times New Roman" w:cs="Times New Roman"/>
          <w:color w:val="000000"/>
          <w:kern w:val="0"/>
          <w14:ligatures w14:val="none"/>
        </w:rPr>
        <w:t>) in Medina.</w:t>
      </w:r>
    </w:p>
    <w:p w14:paraId="2E85742A"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00000"/>
          <w:kern w:val="0"/>
          <w:sz w:val="28"/>
          <w:szCs w:val="28"/>
          <w14:ligatures w14:val="none"/>
        </w:rPr>
      </w:pPr>
    </w:p>
    <w:p w14:paraId="50C631F1"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F252D"/>
          <w:kern w:val="0"/>
          <w:sz w:val="28"/>
          <w:szCs w:val="28"/>
          <w14:ligatures w14:val="none"/>
        </w:rPr>
      </w:pPr>
      <w:r w:rsidRPr="009D385D">
        <w:rPr>
          <w:rFonts w:ascii="Times New Roman" w:eastAsia="Aptos" w:hAnsi="Times New Roman" w:cs="Times New Roman"/>
          <w:color w:val="0F252D"/>
          <w:kern w:val="0"/>
          <w:sz w:val="28"/>
          <w:szCs w:val="28"/>
          <w14:ligatures w14:val="none"/>
        </w:rPr>
        <w:t xml:space="preserve">This and other </w:t>
      </w:r>
      <w:r w:rsidRPr="009D385D">
        <w:rPr>
          <w:rFonts w:ascii="Times New Roman" w:eastAsia="Times New Roman" w:hAnsi="Times New Roman" w:cs="Times New Roman"/>
          <w:i/>
          <w:iCs/>
          <w:kern w:val="0"/>
          <w:sz w:val="28"/>
          <w:szCs w:val="28"/>
          <w14:ligatures w14:val="none"/>
        </w:rPr>
        <w:t>Ḥadīth</w:t>
      </w:r>
      <w:r w:rsidRPr="009D385D">
        <w:rPr>
          <w:rFonts w:ascii="Times New Roman" w:eastAsia="Aptos" w:hAnsi="Times New Roman" w:cs="Times New Roman"/>
          <w:color w:val="0F252D"/>
          <w:kern w:val="0"/>
          <w:sz w:val="28"/>
          <w:szCs w:val="28"/>
          <w14:ligatures w14:val="none"/>
        </w:rPr>
        <w:t xml:space="preserve"> narrations, some of which are given below, bring fully to light that one of the manifest dimensions of God’s Wisdom in delivering Christ from his enemies at the time of Crucifixion, delaying his single earthly death for thousands of years, and keeping him invulnerable in the Second Heaven after the Ascension was to fulfill one of the ultimate Missions of Christ on earth, which was to utterly destroy the Antichrist and uproot his followers forever, which is a matter we will discuss more fully in Volume Seven. Jesus Son of Mary—he was falsely said to be a God for millennia—will then kill the Antichrist—who falsely called himself God, and Christ will then rectify the truth of his authentic teaching of pure Monotheism and Islam. In light of this reality, it is valid to say that one of the chief Wisdoms of God in delivering Christ from the Cross and taking him up to the Second Heaven in the Ascension was because the failure of the Jews to receive their “warrior” Messiah properly at the beginning of the Common Era, which meant that he had to be taken away and sent back at a future time, when his Messianic Mission could be properly and fully fulfilled, which was in his confrontation with the Antichrist himself—the greatest tribulation ever sent to Humankind.</w:t>
      </w:r>
    </w:p>
    <w:p w14:paraId="5E76DDB7"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00000"/>
          <w:kern w:val="0"/>
          <w:sz w:val="28"/>
          <w:szCs w:val="28"/>
          <w14:ligatures w14:val="none"/>
        </w:rPr>
      </w:pPr>
    </w:p>
    <w:p w14:paraId="1124964A" w14:textId="77777777" w:rsidR="00B335E1" w:rsidRPr="009D385D" w:rsidRDefault="00B335E1" w:rsidP="00B335E1">
      <w:pPr>
        <w:autoSpaceDE w:val="0"/>
        <w:autoSpaceDN w:val="0"/>
        <w:adjustRightInd w:val="0"/>
        <w:spacing w:after="0" w:line="240" w:lineRule="auto"/>
        <w:ind w:right="810"/>
        <w:rPr>
          <w:rFonts w:ascii="Times New Roman" w:eastAsia="Aptos" w:hAnsi="Times New Roman" w:cs="Times New Roman"/>
          <w:color w:val="000000"/>
          <w:kern w:val="0"/>
          <w:sz w:val="28"/>
          <w:szCs w:val="28"/>
          <w14:ligatures w14:val="none"/>
        </w:rPr>
      </w:pPr>
      <w:r w:rsidRPr="009D385D">
        <w:rPr>
          <w:rFonts w:ascii="Times New Roman" w:eastAsia="Aptos" w:hAnsi="Times New Roman" w:cs="Times New Roman"/>
          <w:color w:val="000000"/>
          <w:kern w:val="0"/>
          <w:sz w:val="28"/>
          <w:szCs w:val="28"/>
          <w14:ligatures w14:val="none"/>
        </w:rPr>
        <w:t>In the first narration, Ab</w:t>
      </w:r>
      <w:r w:rsidRPr="009D385D">
        <w:rPr>
          <w:rFonts w:ascii="Times New Roman" w:eastAsia="Times New Roman" w:hAnsi="Times New Roman" w:cs="Times New Roman"/>
          <w:kern w:val="0"/>
          <w:sz w:val="28"/>
          <w:szCs w:val="28"/>
          <w14:ligatures w14:val="none"/>
        </w:rPr>
        <w:t>ū</w:t>
      </w:r>
      <w:r w:rsidRPr="009D385D">
        <w:rPr>
          <w:rFonts w:ascii="Times New Roman" w:eastAsia="Aptos" w:hAnsi="Times New Roman" w:cs="Times New Roman"/>
          <w:color w:val="000000"/>
          <w:kern w:val="0"/>
          <w:sz w:val="28"/>
          <w:szCs w:val="28"/>
          <w14:ligatures w14:val="none"/>
        </w:rPr>
        <w:t xml:space="preserve"> Hurayra refers to the</w:t>
      </w:r>
      <w:r w:rsidRPr="009D385D">
        <w:rPr>
          <w:rFonts w:ascii="Times New Roman" w:eastAsia="Times New Roman" w:hAnsi="Times New Roman" w:cs="Times New Roman"/>
          <w:kern w:val="0"/>
          <w:sz w:val="28"/>
          <w:szCs w:val="28"/>
          <w14:ligatures w14:val="none"/>
        </w:rPr>
        <w:t xml:space="preserve"> Qur’ānic verse: </w:t>
      </w:r>
      <w:r w:rsidRPr="009D385D">
        <w:rPr>
          <w:rFonts w:ascii="Times New Roman" w:eastAsia="Aptos" w:hAnsi="Times New Roman" w:cs="Times New Roman"/>
          <w:color w:val="000000"/>
          <w:kern w:val="0"/>
          <w:sz w:val="28"/>
          <w:szCs w:val="28"/>
          <w14:ligatures w14:val="none"/>
        </w:rPr>
        <w:t xml:space="preserve">“There is not one of the People of the Book but that they will surely believe in him [Jesus] before his death. (The Table Spread, 4:159).” This verse has several valid readings, depending largely on whether “his death” refers to the Messiah Jesus Christ or to individual people among “the People of the Book” who are experiencing death. “The People of the Book,” in this context, refers first and foremost to the Jews, who rejected Christ but will believe in him prior to his Divinely ordained earthly death after he returns at the End of Time in the Second Coming and destroys the Antichrist. But the same meaning pertains to Christians as well, because they will come to believe in Christ authentically after learning the truth about him, his deliverance from the Cross, and the meaning of his Ascension and Return. </w:t>
      </w:r>
    </w:p>
    <w:p w14:paraId="43A6626F" w14:textId="77777777" w:rsidR="00B335E1" w:rsidRPr="009D385D" w:rsidRDefault="00B335E1" w:rsidP="00B335E1">
      <w:pPr>
        <w:autoSpaceDE w:val="0"/>
        <w:autoSpaceDN w:val="0"/>
        <w:adjustRightInd w:val="0"/>
        <w:spacing w:after="0" w:line="240" w:lineRule="auto"/>
        <w:ind w:right="810"/>
        <w:rPr>
          <w:rFonts w:ascii="Times New Roman" w:eastAsia="Aptos" w:hAnsi="Times New Roman" w:cs="Times New Roman"/>
          <w:color w:val="000000"/>
          <w:kern w:val="0"/>
          <w:sz w:val="28"/>
          <w:szCs w:val="28"/>
          <w14:ligatures w14:val="none"/>
        </w:rPr>
      </w:pPr>
    </w:p>
    <w:p w14:paraId="611B1616" w14:textId="77777777" w:rsidR="00B335E1" w:rsidRPr="009D385D" w:rsidRDefault="00B335E1" w:rsidP="00B335E1">
      <w:pPr>
        <w:autoSpaceDE w:val="0"/>
        <w:autoSpaceDN w:val="0"/>
        <w:adjustRightInd w:val="0"/>
        <w:spacing w:after="0" w:line="240" w:lineRule="auto"/>
        <w:ind w:right="810"/>
        <w:rPr>
          <w:rFonts w:ascii="Times New Roman" w:eastAsia="Aptos" w:hAnsi="Times New Roman" w:cs="Times New Roman"/>
          <w:color w:val="000000"/>
          <w:kern w:val="0"/>
          <w14:ligatures w14:val="none"/>
        </w:rPr>
      </w:pPr>
      <w:r w:rsidRPr="009D385D">
        <w:rPr>
          <w:rFonts w:ascii="Times New Roman" w:eastAsia="Aptos" w:hAnsi="Times New Roman" w:cs="Times New Roman"/>
          <w:color w:val="000000"/>
          <w:kern w:val="0"/>
          <w:sz w:val="28"/>
          <w:szCs w:val="28"/>
          <w14:ligatures w14:val="none"/>
        </w:rPr>
        <w:t xml:space="preserve">Another less explicit but implied reading is that sincere Jews and Christians will believe in Jesus and his true teaching prior to their individual deaths in this world. Many Traditional Scholars hold that Jesus Son of Mary appears to the Jew or Christian in the Unseen shortly before they enter the throes of death and informs them of his authentic teaching. Those among them who were sincere Jews or Christians, accept this truth and die believers. Those </w:t>
      </w:r>
      <w:r w:rsidRPr="009D385D">
        <w:rPr>
          <w:rFonts w:ascii="Times New Roman" w:eastAsia="Aptos" w:hAnsi="Times New Roman" w:cs="Times New Roman"/>
          <w:color w:val="000000"/>
          <w:kern w:val="0"/>
          <w:sz w:val="28"/>
          <w:szCs w:val="28"/>
          <w14:ligatures w14:val="none"/>
        </w:rPr>
        <w:lastRenderedPageBreak/>
        <w:t>who were insincere or hypocritical, hesitate until they are caught up in the throes of death, and it is too late. As for Jesus’ bearing witness “against them” on the Day of Resurrection, commentators often state that it means that Jesus will bear witness to the People of the Book on that Day that he delivered God’s message to them faithfully, affirmed his status as a Divine Messenger and Messiah, and did not make any claims to Divinity.</w:t>
      </w:r>
      <w:r w:rsidRPr="009D385D">
        <w:rPr>
          <w:rFonts w:ascii="Times New Roman" w:eastAsia="Aptos" w:hAnsi="Times New Roman" w:cs="Times New Roman"/>
          <w:color w:val="000000"/>
          <w:kern w:val="0"/>
          <w14:ligatures w14:val="none"/>
        </w:rPr>
        <w:t xml:space="preserve"> </w:t>
      </w:r>
    </w:p>
    <w:p w14:paraId="672B3B0F" w14:textId="77777777" w:rsidR="00B335E1" w:rsidRPr="009D385D" w:rsidRDefault="00B335E1" w:rsidP="00B335E1">
      <w:pPr>
        <w:autoSpaceDE w:val="0"/>
        <w:autoSpaceDN w:val="0"/>
        <w:adjustRightInd w:val="0"/>
        <w:spacing w:after="0" w:line="240" w:lineRule="auto"/>
        <w:ind w:right="810"/>
        <w:rPr>
          <w:rFonts w:ascii="Times New Roman" w:eastAsia="Aptos" w:hAnsi="Times New Roman" w:cs="Times New Roman"/>
          <w:color w:val="000000"/>
          <w:kern w:val="0"/>
          <w:sz w:val="28"/>
          <w:szCs w:val="28"/>
          <w14:ligatures w14:val="none"/>
        </w:rPr>
      </w:pPr>
    </w:p>
    <w:p w14:paraId="00858BF7" w14:textId="77777777" w:rsidR="00B335E1" w:rsidRPr="009D385D" w:rsidRDefault="00B335E1" w:rsidP="00B335E1">
      <w:pPr>
        <w:autoSpaceDE w:val="0"/>
        <w:autoSpaceDN w:val="0"/>
        <w:adjustRightInd w:val="0"/>
        <w:spacing w:after="0" w:line="240" w:lineRule="auto"/>
        <w:ind w:right="810"/>
        <w:rPr>
          <w:rFonts w:ascii="Times New Roman" w:eastAsia="Aptos" w:hAnsi="Times New Roman" w:cs="Times New Roman"/>
          <w:color w:val="000000"/>
          <w:kern w:val="0"/>
          <w:sz w:val="28"/>
          <w:szCs w:val="28"/>
          <w14:ligatures w14:val="none"/>
        </w:rPr>
      </w:pPr>
      <w:r w:rsidRPr="009D385D">
        <w:rPr>
          <w:rFonts w:ascii="Times New Roman" w:eastAsia="Aptos" w:hAnsi="Times New Roman" w:cs="Times New Roman"/>
          <w:color w:val="000000"/>
          <w:kern w:val="0"/>
          <w:sz w:val="28"/>
          <w:szCs w:val="28"/>
          <w14:ligatures w14:val="none"/>
        </w:rPr>
        <w:t>When Christ descends from the Heavens, his Ascension comes to an end. He then comes down in the midst of the believers in Damascus, where they will have gathered with the Mahdī</w:t>
      </w:r>
      <w:r w:rsidRPr="009D385D">
        <w:rPr>
          <w:rFonts w:ascii="Times New Roman" w:eastAsia="Aptos" w:hAnsi="Times New Roman" w:cs="Times New Roman"/>
          <w:i/>
          <w:iCs/>
          <w:color w:val="000000"/>
          <w:kern w:val="0"/>
          <w:sz w:val="28"/>
          <w:szCs w:val="28"/>
          <w14:ligatures w14:val="none"/>
        </w:rPr>
        <w:t xml:space="preserve"> </w:t>
      </w:r>
      <w:r w:rsidRPr="009D385D">
        <w:rPr>
          <w:rFonts w:ascii="Times New Roman" w:eastAsia="Aptos" w:hAnsi="Times New Roman" w:cs="Times New Roman"/>
          <w:color w:val="000000"/>
          <w:kern w:val="0"/>
          <w:sz w:val="28"/>
          <w:szCs w:val="28"/>
          <w14:ligatures w14:val="none"/>
        </w:rPr>
        <w:t>but are under siege from the Antichrist and his forces. In the last third of the night after Christ has joined the forces of the Mahdī in Damascus, he will say to the believers:</w:t>
      </w:r>
    </w:p>
    <w:p w14:paraId="1E572A38" w14:textId="77777777" w:rsidR="00B335E1" w:rsidRPr="009D385D" w:rsidRDefault="00B335E1" w:rsidP="00B335E1">
      <w:pPr>
        <w:autoSpaceDE w:val="0"/>
        <w:autoSpaceDN w:val="0"/>
        <w:adjustRightInd w:val="0"/>
        <w:spacing w:after="0" w:line="240" w:lineRule="auto"/>
        <w:ind w:right="810"/>
        <w:rPr>
          <w:rFonts w:ascii="Times New Roman" w:eastAsia="Aptos" w:hAnsi="Times New Roman" w:cs="Times New Roman"/>
          <w:color w:val="000000"/>
          <w:kern w:val="0"/>
          <w:sz w:val="28"/>
          <w:szCs w:val="28"/>
          <w14:ligatures w14:val="none"/>
        </w:rPr>
      </w:pPr>
    </w:p>
    <w:p w14:paraId="10FB759F" w14:textId="77777777" w:rsidR="00B335E1" w:rsidRPr="009D385D" w:rsidRDefault="00B335E1" w:rsidP="00B335E1">
      <w:pPr>
        <w:autoSpaceDE w:val="0"/>
        <w:autoSpaceDN w:val="0"/>
        <w:adjustRightInd w:val="0"/>
        <w:spacing w:after="0" w:line="240" w:lineRule="auto"/>
        <w:ind w:left="540" w:right="1530"/>
        <w:rPr>
          <w:rFonts w:ascii="Times New Roman" w:eastAsia="Aptos" w:hAnsi="Times New Roman" w:cs="Times New Roman"/>
          <w:color w:val="000000"/>
          <w:kern w:val="0"/>
          <w14:ligatures w14:val="none"/>
        </w:rPr>
      </w:pPr>
      <w:r w:rsidRPr="009D385D">
        <w:rPr>
          <w:rFonts w:ascii="Times New Roman" w:eastAsia="Aptos" w:hAnsi="Times New Roman" w:cs="Times New Roman"/>
          <w:color w:val="000000"/>
          <w:kern w:val="0"/>
          <w14:ligatures w14:val="none"/>
        </w:rPr>
        <w:t xml:space="preserve">“People, what holds you back from going out to [confront] this wicked liar [in battle]?” As they begin to set out, the call for the dawn prayer will be made. The Muslims will say to Jesus, peace be upon him, him: “Come forward and lead us in prayer, O Spirit of God.” Jesus will answer: “Let your own leader [the Mahdī] come forward [and lead].” </w:t>
      </w:r>
    </w:p>
    <w:p w14:paraId="19DC1A7C" w14:textId="77777777" w:rsidR="00B335E1" w:rsidRPr="009D385D" w:rsidRDefault="00B335E1" w:rsidP="00B335E1">
      <w:pPr>
        <w:autoSpaceDE w:val="0"/>
        <w:autoSpaceDN w:val="0"/>
        <w:adjustRightInd w:val="0"/>
        <w:spacing w:after="0" w:line="240" w:lineRule="auto"/>
        <w:ind w:right="810"/>
        <w:rPr>
          <w:rFonts w:ascii="Times New Roman" w:eastAsia="Aptos" w:hAnsi="Times New Roman" w:cs="Times New Roman"/>
          <w:color w:val="000000"/>
          <w:kern w:val="0"/>
          <w:sz w:val="28"/>
          <w:szCs w:val="28"/>
          <w14:ligatures w14:val="none"/>
        </w:rPr>
      </w:pPr>
    </w:p>
    <w:p w14:paraId="2BF0CE58" w14:textId="77777777" w:rsidR="00B335E1" w:rsidRPr="009D385D" w:rsidRDefault="00B335E1" w:rsidP="00B335E1">
      <w:pPr>
        <w:autoSpaceDE w:val="0"/>
        <w:autoSpaceDN w:val="0"/>
        <w:adjustRightInd w:val="0"/>
        <w:spacing w:after="0" w:line="240" w:lineRule="auto"/>
        <w:ind w:right="810"/>
        <w:rPr>
          <w:rFonts w:ascii="Times New Roman" w:eastAsia="Aptos" w:hAnsi="Times New Roman" w:cs="Times New Roman"/>
          <w:color w:val="000000"/>
          <w:kern w:val="0"/>
          <w14:ligatures w14:val="none"/>
        </w:rPr>
      </w:pPr>
      <w:r w:rsidRPr="009D385D">
        <w:rPr>
          <w:rFonts w:ascii="Times New Roman" w:eastAsia="Aptos" w:hAnsi="Times New Roman" w:cs="Times New Roman"/>
          <w:color w:val="000000"/>
          <w:kern w:val="0"/>
          <w:sz w:val="28"/>
          <w:szCs w:val="28"/>
          <w14:ligatures w14:val="none"/>
        </w:rPr>
        <w:t>After the prayer, they will set forth to fight the Antichrist. When he sees Jesus Son of Mary, [the Antichrist] will take flight, melting like salt in water. Jesus will pursue him into Palestine and kill him with a lance in the city of Ludd. Then, however, Gog (</w:t>
      </w:r>
      <w:r w:rsidRPr="009D385D">
        <w:rPr>
          <w:rFonts w:ascii="Times New Roman" w:eastAsia="Aptos" w:hAnsi="Times New Roman" w:cs="Times New Roman"/>
          <w:i/>
          <w:iCs/>
          <w:color w:val="000000"/>
          <w:kern w:val="0"/>
          <w:sz w:val="28"/>
          <w:szCs w:val="28"/>
          <w14:ligatures w14:val="none"/>
        </w:rPr>
        <w:t>J</w:t>
      </w:r>
      <w:r w:rsidRPr="009D385D">
        <w:rPr>
          <w:rFonts w:ascii="Times New Roman" w:eastAsia="Times New Roman" w:hAnsi="Times New Roman" w:cs="Times New Roman"/>
          <w:i/>
          <w:iCs/>
          <w:kern w:val="0"/>
          <w:sz w:val="28"/>
          <w:szCs w:val="28"/>
          <w14:ligatures w14:val="none"/>
        </w:rPr>
        <w:t>ū</w:t>
      </w:r>
      <w:r w:rsidRPr="009D385D">
        <w:rPr>
          <w:rFonts w:ascii="Times New Roman" w:eastAsia="Aptos" w:hAnsi="Times New Roman" w:cs="Times New Roman"/>
          <w:i/>
          <w:iCs/>
          <w:color w:val="000000"/>
          <w:kern w:val="0"/>
          <w:sz w:val="28"/>
          <w:szCs w:val="28"/>
          <w14:ligatures w14:val="none"/>
        </w:rPr>
        <w:t>j</w:t>
      </w:r>
      <w:r w:rsidRPr="009D385D">
        <w:rPr>
          <w:rFonts w:ascii="Times New Roman" w:eastAsia="Aptos" w:hAnsi="Times New Roman" w:cs="Times New Roman"/>
          <w:color w:val="000000"/>
          <w:kern w:val="0"/>
          <w:sz w:val="28"/>
          <w:szCs w:val="28"/>
          <w14:ligatures w14:val="none"/>
        </w:rPr>
        <w:t>) and Magog (</w:t>
      </w:r>
      <w:r w:rsidRPr="009D385D">
        <w:rPr>
          <w:rFonts w:ascii="Times New Roman" w:eastAsia="Aptos" w:hAnsi="Times New Roman" w:cs="Times New Roman"/>
          <w:i/>
          <w:iCs/>
          <w:color w:val="000000"/>
          <w:kern w:val="0"/>
          <w:sz w:val="28"/>
          <w:szCs w:val="28"/>
          <w14:ligatures w14:val="none"/>
        </w:rPr>
        <w:t>M</w:t>
      </w:r>
      <w:r w:rsidRPr="009D385D">
        <w:rPr>
          <w:rFonts w:ascii="Times New Roman" w:eastAsia="Times New Roman" w:hAnsi="Times New Roman" w:cs="Times New Roman"/>
          <w:i/>
          <w:iCs/>
          <w:kern w:val="0"/>
          <w:sz w:val="28"/>
          <w:szCs w:val="28"/>
          <w14:ligatures w14:val="none"/>
        </w:rPr>
        <w:t>ā</w:t>
      </w:r>
      <w:r w:rsidRPr="009D385D">
        <w:rPr>
          <w:rFonts w:ascii="Times New Roman" w:eastAsia="Aptos" w:hAnsi="Times New Roman" w:cs="Times New Roman"/>
          <w:i/>
          <w:iCs/>
          <w:color w:val="000000"/>
          <w:kern w:val="0"/>
          <w:sz w:val="28"/>
          <w:szCs w:val="28"/>
          <w14:ligatures w14:val="none"/>
        </w:rPr>
        <w:t>’j</w:t>
      </w:r>
      <w:r w:rsidRPr="009D385D">
        <w:rPr>
          <w:rFonts w:ascii="Times New Roman" w:eastAsia="Times New Roman" w:hAnsi="Times New Roman" w:cs="Times New Roman"/>
          <w:i/>
          <w:iCs/>
          <w:kern w:val="0"/>
          <w:sz w:val="28"/>
          <w:szCs w:val="28"/>
          <w14:ligatures w14:val="none"/>
        </w:rPr>
        <w:t>ūj</w:t>
      </w:r>
      <w:r w:rsidRPr="009D385D">
        <w:rPr>
          <w:rFonts w:ascii="Times New Roman" w:eastAsia="Aptos" w:hAnsi="Times New Roman" w:cs="Times New Roman"/>
          <w:color w:val="000000"/>
          <w:kern w:val="0"/>
          <w:sz w:val="28"/>
          <w:szCs w:val="28"/>
          <w14:ligatures w14:val="none"/>
        </w:rPr>
        <w:t>) will pour forth by the millions in the days of Jesus after he kills the Antichrist. They will wreak terrible havoc. Christ will protect the believers from them, but they will utterly annihilate the last followers of the Antichrist. Then God will destroy God and Magog in a single night by the great blessing (</w:t>
      </w:r>
      <w:r w:rsidRPr="009D385D">
        <w:rPr>
          <w:rFonts w:ascii="Times New Roman" w:eastAsia="Aptos" w:hAnsi="Times New Roman" w:cs="Times New Roman"/>
          <w:i/>
          <w:iCs/>
          <w:color w:val="000000"/>
          <w:kern w:val="0"/>
          <w:sz w:val="28"/>
          <w:szCs w:val="28"/>
          <w14:ligatures w14:val="none"/>
        </w:rPr>
        <w:t>baraka</w:t>
      </w:r>
      <w:r w:rsidRPr="009D385D">
        <w:rPr>
          <w:rFonts w:ascii="Times New Roman" w:eastAsia="Aptos" w:hAnsi="Times New Roman" w:cs="Times New Roman"/>
          <w:color w:val="000000"/>
          <w:kern w:val="0"/>
          <w:sz w:val="28"/>
          <w:szCs w:val="28"/>
          <w14:ligatures w14:val="none"/>
        </w:rPr>
        <w:t>) of the supplication of Jesus Christ (</w:t>
      </w:r>
      <w:r w:rsidRPr="009D385D">
        <w:rPr>
          <w:rFonts w:ascii="Times New Roman" w:eastAsia="Aptos" w:hAnsi="Times New Roman" w:cs="Times New Roman"/>
          <w:i/>
          <w:iCs/>
          <w:color w:val="000000"/>
          <w:kern w:val="0"/>
          <w:sz w:val="28"/>
          <w:szCs w:val="28"/>
          <w14:ligatures w14:val="none"/>
        </w:rPr>
        <w:t>du‘ā’</w:t>
      </w:r>
      <w:r w:rsidRPr="009D385D">
        <w:rPr>
          <w:rFonts w:ascii="Times New Roman" w:eastAsia="Aptos" w:hAnsi="Times New Roman" w:cs="Times New Roman"/>
          <w:color w:val="000000"/>
          <w:kern w:val="0"/>
          <w:sz w:val="28"/>
          <w:szCs w:val="28"/>
          <w14:ligatures w14:val="none"/>
        </w:rPr>
        <w:t>) against them.</w:t>
      </w:r>
      <w:r w:rsidRPr="009D385D">
        <w:rPr>
          <w:rFonts w:ascii="Times New Roman" w:eastAsia="Aptos" w:hAnsi="Times New Roman" w:cs="Times New Roman"/>
          <w:color w:val="000000"/>
          <w:kern w:val="0"/>
          <w14:ligatures w14:val="none"/>
        </w:rPr>
        <w:t xml:space="preserve"> </w:t>
      </w:r>
    </w:p>
    <w:p w14:paraId="5028C625" w14:textId="77777777" w:rsidR="00B335E1" w:rsidRPr="009D385D" w:rsidRDefault="00B335E1" w:rsidP="00B335E1">
      <w:pPr>
        <w:autoSpaceDE w:val="0"/>
        <w:autoSpaceDN w:val="0"/>
        <w:adjustRightInd w:val="0"/>
        <w:spacing w:after="0" w:line="240" w:lineRule="auto"/>
        <w:ind w:right="810"/>
        <w:rPr>
          <w:rFonts w:ascii="Times New Roman" w:eastAsia="Aptos" w:hAnsi="Times New Roman" w:cs="Times New Roman"/>
          <w:color w:val="000000"/>
          <w:kern w:val="0"/>
          <w14:ligatures w14:val="none"/>
        </w:rPr>
      </w:pPr>
    </w:p>
    <w:p w14:paraId="4746562A" w14:textId="77777777" w:rsidR="00B335E1" w:rsidRPr="009D385D" w:rsidRDefault="00B335E1" w:rsidP="00B335E1">
      <w:pPr>
        <w:autoSpaceDE w:val="0"/>
        <w:autoSpaceDN w:val="0"/>
        <w:adjustRightInd w:val="0"/>
        <w:spacing w:after="0" w:line="240" w:lineRule="auto"/>
        <w:ind w:right="810"/>
        <w:rPr>
          <w:rFonts w:ascii="Times New Roman" w:eastAsia="Aptos" w:hAnsi="Times New Roman" w:cs="Times New Roman"/>
          <w:color w:val="000000"/>
          <w:kern w:val="0"/>
          <w14:ligatures w14:val="none"/>
        </w:rPr>
      </w:pPr>
    </w:p>
    <w:p w14:paraId="70646DE2" w14:textId="77777777" w:rsidR="00B335E1" w:rsidRPr="009D385D" w:rsidRDefault="00B335E1" w:rsidP="00B335E1">
      <w:pPr>
        <w:autoSpaceDE w:val="0"/>
        <w:autoSpaceDN w:val="0"/>
        <w:adjustRightInd w:val="0"/>
        <w:spacing w:after="0" w:line="240" w:lineRule="auto"/>
        <w:ind w:right="810"/>
        <w:rPr>
          <w:rFonts w:ascii="Times New Roman" w:eastAsia="Aptos" w:hAnsi="Times New Roman" w:cs="Times New Roman"/>
          <w:color w:val="000000"/>
          <w:kern w:val="0"/>
          <w14:ligatures w14:val="none"/>
        </w:rPr>
      </w:pPr>
    </w:p>
    <w:p w14:paraId="57D87521" w14:textId="77777777" w:rsidR="00B335E1" w:rsidRPr="009D385D" w:rsidRDefault="00B335E1" w:rsidP="00B335E1">
      <w:pPr>
        <w:spacing w:after="0" w:line="240" w:lineRule="auto"/>
        <w:rPr>
          <w:rFonts w:ascii="Times New Roman" w:eastAsia="Aptos" w:hAnsi="Times New Roman" w:cs="Times New Roman"/>
          <w:b/>
          <w:bCs/>
          <w:kern w:val="0"/>
          <w:sz w:val="28"/>
          <w:szCs w:val="28"/>
          <w:u w:val="single"/>
          <w14:ligatures w14:val="none"/>
        </w:rPr>
      </w:pPr>
      <w:bookmarkStart w:id="3463" w:name="_Toc193364029"/>
      <w:r w:rsidRPr="009D385D">
        <w:rPr>
          <w:rFonts w:ascii="Times New Roman" w:eastAsia="Aptos" w:hAnsi="Times New Roman" w:cs="Times New Roman"/>
          <w:b/>
          <w:bCs/>
          <w:kern w:val="0"/>
          <w:sz w:val="28"/>
          <w:szCs w:val="28"/>
          <w:u w:val="single"/>
          <w14:ligatures w14:val="none"/>
        </w:rPr>
        <w:t>Christ’s Last Days on Earth, His Marriage, Death, &amp; Burial in Medina Next to the Prophet</w:t>
      </w:r>
      <w:r w:rsidRPr="009D385D">
        <w:rPr>
          <w:rFonts w:ascii="Times New Roman" w:eastAsia="Times New Roman" w:hAnsi="Times New Roman" w:cs="Times New Roman"/>
          <w:b/>
          <w:bCs/>
          <w:kern w:val="0"/>
          <w:sz w:val="28"/>
          <w:szCs w:val="28"/>
          <w:u w:val="single"/>
          <w14:ligatures w14:val="none"/>
        </w:rPr>
        <w:t xml:space="preserve"> Muḥammad</w:t>
      </w:r>
      <w:bookmarkEnd w:id="3463"/>
    </w:p>
    <w:p w14:paraId="261260C3" w14:textId="77777777" w:rsidR="00B335E1" w:rsidRPr="009D385D" w:rsidRDefault="00B335E1" w:rsidP="00B335E1">
      <w:pPr>
        <w:autoSpaceDE w:val="0"/>
        <w:autoSpaceDN w:val="0"/>
        <w:adjustRightInd w:val="0"/>
        <w:spacing w:after="0" w:line="240" w:lineRule="auto"/>
        <w:ind w:right="810"/>
        <w:rPr>
          <w:rFonts w:ascii="Times New Roman" w:eastAsia="Aptos" w:hAnsi="Times New Roman" w:cs="Times New Roman"/>
          <w:color w:val="000000"/>
          <w:kern w:val="0"/>
          <w:sz w:val="28"/>
          <w:szCs w:val="28"/>
          <w14:ligatures w14:val="none"/>
        </w:rPr>
      </w:pPr>
      <w:r w:rsidRPr="009D385D">
        <w:rPr>
          <w:rFonts w:ascii="Times New Roman" w:eastAsia="Aptos" w:hAnsi="Times New Roman" w:cs="Times New Roman"/>
          <w:color w:val="000000"/>
          <w:kern w:val="0"/>
          <w:sz w:val="28"/>
          <w:szCs w:val="28"/>
          <w14:ligatures w14:val="none"/>
        </w:rPr>
        <w:t xml:space="preserve">Christ’s compact with the Mahdī and the Muslims, followed by complete victory over the Antichrist and the defeat of Gog and Magog, will then usher in a last Golden Age for all humanity, the earth, its plants and animals, and the environment. Everything will be set right. There will be universal good, prosperity, and stability. One of the secrets of this amazing transformation is that they will reestablish the sanctity of religious immutables—supreme moral and ethical principles—that human being will have long violated and the violation of which is the main motor driving </w:t>
      </w:r>
      <w:r w:rsidRPr="009D385D">
        <w:rPr>
          <w:rFonts w:ascii="Times New Roman" w:eastAsia="Aptos" w:hAnsi="Times New Roman" w:cs="Times New Roman"/>
          <w:color w:val="000000"/>
          <w:kern w:val="0"/>
          <w:sz w:val="28"/>
          <w:szCs w:val="28"/>
          <w14:ligatures w14:val="none"/>
        </w:rPr>
        <w:lastRenderedPageBreak/>
        <w:t>humanity to its destruction at the End of Time. But after Christ’s victory over the Antichrist, God will take the Mahdī back to Himself “pure and purified” (</w:t>
      </w:r>
      <w:r w:rsidRPr="009D385D">
        <w:rPr>
          <w:rFonts w:ascii="Times New Roman" w:eastAsia="Aptos" w:hAnsi="Times New Roman" w:cs="Times New Roman"/>
          <w:i/>
          <w:iCs/>
          <w:color w:val="000000"/>
          <w:kern w:val="0"/>
          <w:sz w:val="28"/>
          <w:szCs w:val="28"/>
          <w14:ligatures w14:val="none"/>
        </w:rPr>
        <w:t>ṭāhiran muṭahharan</w:t>
      </w:r>
      <w:r w:rsidRPr="009D385D">
        <w:rPr>
          <w:rFonts w:ascii="Times New Roman" w:eastAsia="Aptos" w:hAnsi="Times New Roman" w:cs="Times New Roman"/>
          <w:color w:val="000000"/>
          <w:kern w:val="0"/>
          <w:sz w:val="28"/>
          <w:szCs w:val="28"/>
          <w14:ligatures w14:val="none"/>
        </w:rPr>
        <w:t xml:space="preserve">). Thus, the Mahdī will not live long after Christ’s Second Coming. </w:t>
      </w:r>
    </w:p>
    <w:p w14:paraId="2A16D04A" w14:textId="77777777" w:rsidR="00B335E1" w:rsidRPr="009D385D" w:rsidRDefault="00B335E1" w:rsidP="00B335E1">
      <w:pPr>
        <w:autoSpaceDE w:val="0"/>
        <w:autoSpaceDN w:val="0"/>
        <w:adjustRightInd w:val="0"/>
        <w:spacing w:after="0" w:line="240" w:lineRule="auto"/>
        <w:ind w:right="810"/>
        <w:rPr>
          <w:rFonts w:ascii="Times New Roman" w:eastAsia="Aptos" w:hAnsi="Times New Roman" w:cs="Times New Roman"/>
          <w:color w:val="000000"/>
          <w:kern w:val="0"/>
          <w:sz w:val="28"/>
          <w:szCs w:val="28"/>
          <w14:ligatures w14:val="none"/>
        </w:rPr>
      </w:pPr>
    </w:p>
    <w:p w14:paraId="48416A3E" w14:textId="77777777" w:rsidR="00B335E1" w:rsidRPr="009D385D" w:rsidRDefault="00B335E1" w:rsidP="00B335E1">
      <w:pPr>
        <w:autoSpaceDE w:val="0"/>
        <w:autoSpaceDN w:val="0"/>
        <w:adjustRightInd w:val="0"/>
        <w:spacing w:after="0" w:line="240" w:lineRule="auto"/>
        <w:ind w:right="810"/>
        <w:rPr>
          <w:rFonts w:ascii="Times New Roman" w:eastAsia="Aptos" w:hAnsi="Times New Roman" w:cs="Times New Roman"/>
          <w:b/>
          <w:bCs/>
          <w:color w:val="000000"/>
          <w:kern w:val="0"/>
          <w:sz w:val="28"/>
          <w:szCs w:val="28"/>
          <w14:ligatures w14:val="none"/>
        </w:rPr>
      </w:pPr>
      <w:r w:rsidRPr="009D385D">
        <w:rPr>
          <w:rFonts w:ascii="Times New Roman" w:eastAsia="Aptos" w:hAnsi="Times New Roman" w:cs="Times New Roman"/>
          <w:color w:val="000000"/>
          <w:kern w:val="0"/>
          <w:sz w:val="28"/>
          <w:szCs w:val="28"/>
          <w14:ligatures w14:val="none"/>
        </w:rPr>
        <w:t>Then Jesus Christ will remain among the believers as their Supreme Ruler, comforting and guiding them, until the very end. It is transmitted that Jesus will marry and have children and remain on earth presiding over the believers for forty-five years. Some narrations, however, say forty years, while others say only seven. The strongest opinion is seven years. It is also in harmony with the fact that the events of the Major Portents of the End of Time come in rapid succession after the Second Coming. In his last years, Jesus will continue to fill the earth with justice and security (</w:t>
      </w:r>
      <w:r w:rsidRPr="009D385D">
        <w:rPr>
          <w:rFonts w:ascii="Times New Roman" w:eastAsia="Aptos" w:hAnsi="Times New Roman" w:cs="Times New Roman"/>
          <w:i/>
          <w:iCs/>
          <w:color w:val="000000"/>
          <w:kern w:val="0"/>
          <w:sz w:val="28"/>
          <w:szCs w:val="28"/>
          <w14:ligatures w14:val="none"/>
        </w:rPr>
        <w:t>al-amn</w:t>
      </w:r>
      <w:r w:rsidRPr="009D385D">
        <w:rPr>
          <w:rFonts w:ascii="Times New Roman" w:eastAsia="Aptos" w:hAnsi="Times New Roman" w:cs="Times New Roman"/>
          <w:color w:val="000000"/>
          <w:kern w:val="0"/>
          <w:sz w:val="28"/>
          <w:szCs w:val="28"/>
          <w14:ligatures w14:val="none"/>
        </w:rPr>
        <w:t>) until the lions graze with the camels, the leopards with the cattle, the wolves with the sheep, and little children play safely with poisonous snakes. There will remain no one from the People of the Book but that they will believe in Jesus and his Islamic call. There will be only one large Dispensation (</w:t>
      </w:r>
      <w:r w:rsidRPr="009D385D">
        <w:rPr>
          <w:rFonts w:ascii="Times New Roman" w:eastAsia="Aptos" w:hAnsi="Times New Roman" w:cs="Times New Roman"/>
          <w:i/>
          <w:iCs/>
          <w:color w:val="000000"/>
          <w:kern w:val="0"/>
          <w:sz w:val="28"/>
          <w:szCs w:val="28"/>
          <w14:ligatures w14:val="none"/>
        </w:rPr>
        <w:t>Milla</w:t>
      </w:r>
      <w:r w:rsidRPr="009D385D">
        <w:rPr>
          <w:rFonts w:ascii="Times New Roman" w:eastAsia="Aptos" w:hAnsi="Times New Roman" w:cs="Times New Roman"/>
          <w:color w:val="000000"/>
          <w:kern w:val="0"/>
          <w:sz w:val="28"/>
          <w:szCs w:val="28"/>
          <w14:ligatures w14:val="none"/>
        </w:rPr>
        <w:t>) in the world, which will be Islam.</w:t>
      </w:r>
      <w:r w:rsidRPr="009D385D">
        <w:rPr>
          <w:rFonts w:ascii="Times New Roman" w:eastAsia="Aptos" w:hAnsi="Times New Roman" w:cs="Times New Roman"/>
          <w:color w:val="000000"/>
          <w:kern w:val="0"/>
          <w:sz w:val="28"/>
          <w:szCs w:val="28"/>
          <w:vertAlign w:val="superscript"/>
          <w14:ligatures w14:val="none"/>
        </w:rPr>
        <w:footnoteReference w:id="135"/>
      </w:r>
      <w:r w:rsidRPr="009D385D">
        <w:rPr>
          <w:rFonts w:ascii="Times New Roman" w:eastAsia="Aptos" w:hAnsi="Times New Roman" w:cs="Times New Roman"/>
          <w:color w:val="000000"/>
          <w:kern w:val="0"/>
          <w:sz w:val="28"/>
          <w:szCs w:val="28"/>
          <w14:ligatures w14:val="none"/>
        </w:rPr>
        <w:t xml:space="preserve"> Mutual jealousies (</w:t>
      </w:r>
      <w:r w:rsidRPr="009D385D">
        <w:rPr>
          <w:rFonts w:ascii="Times New Roman" w:eastAsia="Aptos" w:hAnsi="Times New Roman" w:cs="Times New Roman"/>
          <w:i/>
          <w:iCs/>
          <w:color w:val="000000"/>
          <w:kern w:val="0"/>
          <w:sz w:val="28"/>
          <w:szCs w:val="28"/>
          <w14:ligatures w14:val="none"/>
        </w:rPr>
        <w:t>al-taḥāsud</w:t>
      </w:r>
      <w:r w:rsidRPr="009D385D">
        <w:rPr>
          <w:rFonts w:ascii="Times New Roman" w:eastAsia="Aptos" w:hAnsi="Times New Roman" w:cs="Times New Roman"/>
          <w:color w:val="000000"/>
          <w:kern w:val="0"/>
          <w:sz w:val="28"/>
          <w:szCs w:val="28"/>
          <w14:ligatures w14:val="none"/>
        </w:rPr>
        <w:t>) and shared hatreds (</w:t>
      </w:r>
      <w:r w:rsidRPr="009D385D">
        <w:rPr>
          <w:rFonts w:ascii="Times New Roman" w:eastAsia="Aptos" w:hAnsi="Times New Roman" w:cs="Times New Roman"/>
          <w:i/>
          <w:iCs/>
          <w:color w:val="000000"/>
          <w:kern w:val="0"/>
          <w:sz w:val="28"/>
          <w:szCs w:val="28"/>
          <w14:ligatures w14:val="none"/>
        </w:rPr>
        <w:t>al-tabāghuḍ</w:t>
      </w:r>
      <w:r w:rsidRPr="009D385D">
        <w:rPr>
          <w:rFonts w:ascii="Times New Roman" w:eastAsia="Aptos" w:hAnsi="Times New Roman" w:cs="Times New Roman"/>
          <w:color w:val="000000"/>
          <w:kern w:val="0"/>
          <w:sz w:val="28"/>
          <w:szCs w:val="28"/>
          <w14:ligatures w14:val="none"/>
        </w:rPr>
        <w:t>) will be gone. The world will be brought to life (</w:t>
      </w:r>
      <w:r w:rsidRPr="009D385D">
        <w:rPr>
          <w:rFonts w:ascii="Times New Roman" w:eastAsia="Aptos" w:hAnsi="Times New Roman" w:cs="Times New Roman"/>
          <w:i/>
          <w:iCs/>
          <w:color w:val="000000"/>
          <w:kern w:val="0"/>
          <w:sz w:val="28"/>
          <w:szCs w:val="28"/>
          <w14:ligatures w14:val="none"/>
        </w:rPr>
        <w:t>tu‘mar</w:t>
      </w:r>
      <w:r w:rsidRPr="009D385D">
        <w:rPr>
          <w:rFonts w:ascii="Times New Roman" w:eastAsia="Aptos" w:hAnsi="Times New Roman" w:cs="Times New Roman"/>
          <w:color w:val="000000"/>
          <w:kern w:val="0"/>
          <w:sz w:val="28"/>
          <w:szCs w:val="28"/>
          <w14:ligatures w14:val="none"/>
        </w:rPr>
        <w:t>), and there will be so much wealth and great well-being that no one will be qualified to receive obligatory Alms (</w:t>
      </w:r>
      <w:r w:rsidRPr="009D385D">
        <w:rPr>
          <w:rFonts w:ascii="Times New Roman" w:eastAsia="Aptos" w:hAnsi="Times New Roman" w:cs="Times New Roman"/>
          <w:i/>
          <w:iCs/>
          <w:color w:val="000000"/>
          <w:kern w:val="0"/>
          <w:sz w:val="28"/>
          <w:szCs w:val="28"/>
          <w14:ligatures w14:val="none"/>
        </w:rPr>
        <w:t>al-Zakāh</w:t>
      </w:r>
      <w:r w:rsidRPr="009D385D">
        <w:rPr>
          <w:rFonts w:ascii="Times New Roman" w:eastAsia="Aptos" w:hAnsi="Times New Roman" w:cs="Times New Roman"/>
          <w:color w:val="000000"/>
          <w:kern w:val="0"/>
          <w:sz w:val="28"/>
          <w:szCs w:val="28"/>
          <w14:ligatures w14:val="none"/>
        </w:rPr>
        <w:t>).</w:t>
      </w:r>
      <w:r w:rsidRPr="009D385D">
        <w:rPr>
          <w:rFonts w:ascii="Times New Roman" w:eastAsia="Aptos" w:hAnsi="Times New Roman" w:cs="Times New Roman"/>
          <w:color w:val="000000"/>
          <w:kern w:val="0"/>
          <w14:ligatures w14:val="none"/>
        </w:rPr>
        <w:t xml:space="preserve"> </w:t>
      </w:r>
      <w:r w:rsidRPr="009D385D">
        <w:rPr>
          <w:rFonts w:ascii="Times New Roman" w:eastAsia="Aptos" w:hAnsi="Times New Roman" w:cs="Times New Roman"/>
          <w:color w:val="000000"/>
          <w:kern w:val="0"/>
          <w:sz w:val="28"/>
          <w:szCs w:val="28"/>
          <w14:ligatures w14:val="none"/>
        </w:rPr>
        <w:t>Then Jesus Son of Mary will die. The funeral prayer will be performed for him in Medina, and he will be buried in the blessed “Garden” (</w:t>
      </w:r>
      <w:r w:rsidRPr="009D385D">
        <w:rPr>
          <w:rFonts w:ascii="Times New Roman" w:eastAsia="Aptos" w:hAnsi="Times New Roman" w:cs="Times New Roman"/>
          <w:i/>
          <w:iCs/>
          <w:color w:val="000000"/>
          <w:kern w:val="0"/>
          <w:sz w:val="28"/>
          <w:szCs w:val="28"/>
          <w14:ligatures w14:val="none"/>
        </w:rPr>
        <w:t>al-Rawḍa</w:t>
      </w:r>
      <w:r w:rsidRPr="009D385D">
        <w:rPr>
          <w:rFonts w:ascii="Times New Roman" w:eastAsia="Aptos" w:hAnsi="Times New Roman" w:cs="Times New Roman"/>
          <w:color w:val="000000"/>
          <w:kern w:val="0"/>
          <w:sz w:val="28"/>
          <w:szCs w:val="28"/>
          <w14:ligatures w14:val="none"/>
        </w:rPr>
        <w:t>), which iz in the front of the Prophet’s Mosque and includes his Chamber (</w:t>
      </w:r>
      <w:r w:rsidRPr="009D385D">
        <w:rPr>
          <w:rFonts w:ascii="Times New Roman" w:eastAsia="Aptos" w:hAnsi="Times New Roman" w:cs="Times New Roman"/>
          <w:i/>
          <w:iCs/>
          <w:color w:val="000000"/>
          <w:kern w:val="0"/>
          <w:sz w:val="28"/>
          <w:szCs w:val="28"/>
          <w14:ligatures w14:val="none"/>
        </w:rPr>
        <w:t>al-</w:t>
      </w:r>
      <w:r w:rsidRPr="009D385D">
        <w:rPr>
          <w:rFonts w:ascii="Times New Roman" w:eastAsia="Times New Roman" w:hAnsi="Times New Roman" w:cs="Times New Roman"/>
          <w:i/>
          <w:iCs/>
          <w:kern w:val="0"/>
          <w:sz w:val="28"/>
          <w:szCs w:val="28"/>
          <w14:ligatures w14:val="none"/>
        </w:rPr>
        <w:t>Ḥujra al-Sharīfa</w:t>
      </w:r>
      <w:r w:rsidRPr="009D385D">
        <w:rPr>
          <w:rFonts w:ascii="Times New Roman" w:eastAsia="Aptos" w:hAnsi="Times New Roman" w:cs="Times New Roman"/>
          <w:color w:val="000000"/>
          <w:kern w:val="0"/>
          <w:sz w:val="28"/>
          <w:szCs w:val="28"/>
          <w14:ligatures w14:val="none"/>
        </w:rPr>
        <w:t>) and his tomb.</w:t>
      </w:r>
    </w:p>
    <w:p w14:paraId="1095B1AE" w14:textId="77777777" w:rsidR="00B335E1" w:rsidRPr="009D385D" w:rsidRDefault="00B335E1" w:rsidP="00B335E1">
      <w:pPr>
        <w:autoSpaceDE w:val="0"/>
        <w:autoSpaceDN w:val="0"/>
        <w:adjustRightInd w:val="0"/>
        <w:spacing w:after="0" w:line="240" w:lineRule="auto"/>
        <w:rPr>
          <w:rFonts w:ascii="Helvetica" w:eastAsia="Aptos" w:hAnsi="Helvetica" w:cs="Helvetica"/>
          <w:color w:val="000000"/>
          <w:kern w:val="0"/>
          <w14:ligatures w14:val="none"/>
        </w:rPr>
      </w:pPr>
    </w:p>
    <w:p w14:paraId="59CE1BED" w14:textId="77777777" w:rsidR="00B335E1" w:rsidRPr="009D385D" w:rsidRDefault="00B335E1" w:rsidP="00B335E1">
      <w:pPr>
        <w:autoSpaceDE w:val="0"/>
        <w:autoSpaceDN w:val="0"/>
        <w:adjustRightInd w:val="0"/>
        <w:spacing w:after="0" w:line="240" w:lineRule="auto"/>
        <w:ind w:right="810"/>
        <w:rPr>
          <w:rFonts w:ascii="Times New Roman" w:eastAsia="Times New Roman" w:hAnsi="Times New Roman" w:cs="Times New Roman"/>
          <w:kern w:val="0"/>
          <w:sz w:val="28"/>
          <w:szCs w:val="28"/>
          <w14:ligatures w14:val="none"/>
        </w:rPr>
      </w:pPr>
      <w:r w:rsidRPr="009D385D">
        <w:rPr>
          <w:rFonts w:ascii="Times New Roman" w:eastAsia="Aptos" w:hAnsi="Times New Roman" w:cs="Times New Roman"/>
          <w:color w:val="000000"/>
          <w:kern w:val="0"/>
          <w:sz w:val="28"/>
          <w:szCs w:val="28"/>
          <w14:ligatures w14:val="none"/>
        </w:rPr>
        <w:lastRenderedPageBreak/>
        <w:t xml:space="preserve">Ibn </w:t>
      </w:r>
      <w:r w:rsidRPr="009D385D">
        <w:rPr>
          <w:rFonts w:ascii="Times New Roman" w:eastAsia="Times New Roman" w:hAnsi="Times New Roman" w:cs="Times New Roman"/>
          <w:kern w:val="0"/>
          <w:sz w:val="28"/>
          <w:szCs w:val="28"/>
          <w14:ligatures w14:val="none"/>
        </w:rPr>
        <w:t xml:space="preserve">Ḥajar al-‘Asqilānī and other prominent Islamic Scholars hold that the death of Jesus Christ in Medina at the End of Time after his Second Coming will be among the very last of the multitude of Signs of the End of Time. Jesus Christ will rule by the </w:t>
      </w:r>
      <w:r w:rsidRPr="009D385D">
        <w:rPr>
          <w:rFonts w:ascii="Times New Roman" w:eastAsia="Aptos" w:hAnsi="Times New Roman" w:cs="Times New Roman"/>
          <w:i/>
          <w:iCs/>
          <w:color w:val="000000"/>
          <w:kern w:val="0"/>
          <w:sz w:val="28"/>
          <w:szCs w:val="28"/>
          <w14:ligatures w14:val="none"/>
        </w:rPr>
        <w:t>Sharī‘a</w:t>
      </w:r>
      <w:r w:rsidRPr="009D385D">
        <w:rPr>
          <w:rFonts w:ascii="Times New Roman" w:eastAsia="Aptos" w:hAnsi="Times New Roman" w:cs="Times New Roman"/>
          <w:color w:val="000000"/>
          <w:kern w:val="0"/>
          <w:sz w:val="28"/>
          <w:szCs w:val="28"/>
          <w14:ligatures w14:val="none"/>
        </w:rPr>
        <w:t xml:space="preserve"> of the Prophet </w:t>
      </w:r>
      <w:r w:rsidRPr="009D385D">
        <w:rPr>
          <w:rFonts w:ascii="Times New Roman" w:eastAsia="Times New Roman" w:hAnsi="Times New Roman" w:cs="Times New Roman"/>
          <w:kern w:val="0"/>
          <w:sz w:val="28"/>
          <w:szCs w:val="28"/>
          <w14:ligatures w14:val="none"/>
        </w:rPr>
        <w:t>Muḥammad. There will be great prosperity and peace. Christ will marry, and—after his death—be buried next to the Prophet in Medina. After the death of Jesus Christ, the Day of Judgment will approach with extreme rapidity.</w:t>
      </w:r>
    </w:p>
    <w:p w14:paraId="53124A62" w14:textId="77777777" w:rsidR="00B335E1" w:rsidRPr="009D385D" w:rsidRDefault="00B335E1" w:rsidP="00B335E1">
      <w:pPr>
        <w:autoSpaceDE w:val="0"/>
        <w:autoSpaceDN w:val="0"/>
        <w:adjustRightInd w:val="0"/>
        <w:spacing w:after="0" w:line="240" w:lineRule="auto"/>
        <w:ind w:right="810"/>
        <w:rPr>
          <w:rFonts w:ascii="Times New Roman" w:eastAsia="Times New Roman" w:hAnsi="Times New Roman" w:cs="Times New Roman"/>
          <w:kern w:val="0"/>
          <w:sz w:val="28"/>
          <w:szCs w:val="28"/>
          <w14:ligatures w14:val="none"/>
        </w:rPr>
      </w:pPr>
    </w:p>
    <w:p w14:paraId="7FBC7208" w14:textId="77777777" w:rsidR="00B335E1" w:rsidRPr="009D385D" w:rsidRDefault="00B335E1" w:rsidP="00B335E1">
      <w:pPr>
        <w:autoSpaceDE w:val="0"/>
        <w:autoSpaceDN w:val="0"/>
        <w:adjustRightInd w:val="0"/>
        <w:spacing w:after="0" w:line="240" w:lineRule="auto"/>
        <w:ind w:right="810"/>
        <w:rPr>
          <w:rFonts w:ascii="Times" w:eastAsia="Aptos" w:hAnsi="Times" w:cs="Times"/>
          <w:color w:val="000000"/>
          <w:kern w:val="0"/>
          <w:sz w:val="28"/>
          <w:szCs w:val="28"/>
          <w14:ligatures w14:val="none"/>
        </w:rPr>
      </w:pPr>
      <w:r w:rsidRPr="009D385D">
        <w:rPr>
          <w:rFonts w:ascii="Times New Roman" w:eastAsia="Times New Roman" w:hAnsi="Times New Roman" w:cs="Times New Roman"/>
          <w:kern w:val="0"/>
          <w:sz w:val="28"/>
          <w:szCs w:val="28"/>
          <w14:ligatures w14:val="none"/>
        </w:rPr>
        <w:t>Al-Imām</w:t>
      </w:r>
      <w:r w:rsidRPr="009D385D">
        <w:rPr>
          <w:rFonts w:ascii="Times" w:eastAsia="Aptos" w:hAnsi="Times" w:cs="Times"/>
          <w:color w:val="000000"/>
          <w:kern w:val="0"/>
          <w:sz w:val="28"/>
          <w:szCs w:val="28"/>
          <w14:ligatures w14:val="none"/>
        </w:rPr>
        <w:t xml:space="preserve"> Muslim transmits authentically: </w:t>
      </w:r>
    </w:p>
    <w:p w14:paraId="7B6F9457" w14:textId="77777777" w:rsidR="00B335E1" w:rsidRPr="009D385D" w:rsidRDefault="00B335E1" w:rsidP="00B335E1">
      <w:pPr>
        <w:autoSpaceDE w:val="0"/>
        <w:autoSpaceDN w:val="0"/>
        <w:adjustRightInd w:val="0"/>
        <w:spacing w:after="0" w:line="240" w:lineRule="auto"/>
        <w:ind w:right="810"/>
        <w:rPr>
          <w:rFonts w:ascii="Times" w:eastAsia="Aptos" w:hAnsi="Times" w:cs="Times"/>
          <w:color w:val="000000"/>
          <w:kern w:val="0"/>
          <w:sz w:val="28"/>
          <w:szCs w:val="28"/>
          <w14:ligatures w14:val="none"/>
        </w:rPr>
      </w:pPr>
    </w:p>
    <w:p w14:paraId="029ABBFB" w14:textId="77777777" w:rsidR="00B335E1" w:rsidRPr="009D385D" w:rsidRDefault="00B335E1" w:rsidP="00B335E1">
      <w:pPr>
        <w:autoSpaceDE w:val="0"/>
        <w:autoSpaceDN w:val="0"/>
        <w:adjustRightInd w:val="0"/>
        <w:spacing w:after="0" w:line="240" w:lineRule="auto"/>
        <w:ind w:left="540" w:right="1800"/>
        <w:rPr>
          <w:rFonts w:ascii="Times New Roman" w:eastAsia="Aptos" w:hAnsi="Times New Roman" w:cs="Times New Roman"/>
          <w:color w:val="000000"/>
          <w:kern w:val="0"/>
          <w14:ligatures w14:val="none"/>
        </w:rPr>
      </w:pPr>
      <w:r w:rsidRPr="009D385D">
        <w:rPr>
          <w:rFonts w:ascii="Times New Roman" w:eastAsia="Aptos" w:hAnsi="Times New Roman" w:cs="Times New Roman"/>
          <w:color w:val="000000"/>
          <w:kern w:val="0"/>
          <w14:ligatures w14:val="none"/>
        </w:rPr>
        <w:t>Then [after the death of Jesus], God will send a cool wind (</w:t>
      </w:r>
      <w:r w:rsidRPr="009D385D">
        <w:rPr>
          <w:rFonts w:ascii="Times New Roman" w:eastAsia="Aptos" w:hAnsi="Times New Roman" w:cs="Times New Roman"/>
          <w:i/>
          <w:iCs/>
          <w:color w:val="000000"/>
          <w:kern w:val="0"/>
          <w14:ligatures w14:val="none"/>
        </w:rPr>
        <w:t>r</w:t>
      </w:r>
      <w:r w:rsidRPr="009D385D">
        <w:rPr>
          <w:rFonts w:ascii="Times New Roman" w:eastAsia="Times New Roman" w:hAnsi="Times New Roman" w:cs="Times New Roman"/>
          <w:i/>
          <w:iCs/>
          <w:kern w:val="0"/>
          <w14:ligatures w14:val="none"/>
        </w:rPr>
        <w:t>īḥ</w:t>
      </w:r>
      <w:r w:rsidRPr="009D385D">
        <w:rPr>
          <w:rFonts w:ascii="Times New Roman" w:eastAsia="Aptos" w:hAnsi="Times New Roman" w:cs="Times New Roman"/>
          <w:i/>
          <w:iCs/>
          <w:color w:val="000000"/>
          <w:kern w:val="0"/>
          <w14:ligatures w14:val="none"/>
        </w:rPr>
        <w:t>an b</w:t>
      </w:r>
      <w:r w:rsidRPr="009D385D">
        <w:rPr>
          <w:rFonts w:ascii="Times New Roman" w:eastAsia="Times New Roman" w:hAnsi="Times New Roman" w:cs="Times New Roman"/>
          <w:i/>
          <w:iCs/>
          <w:kern w:val="0"/>
          <w14:ligatures w14:val="none"/>
        </w:rPr>
        <w:t>ā</w:t>
      </w:r>
      <w:r w:rsidRPr="009D385D">
        <w:rPr>
          <w:rFonts w:ascii="Times New Roman" w:eastAsia="Aptos" w:hAnsi="Times New Roman" w:cs="Times New Roman"/>
          <w:i/>
          <w:iCs/>
          <w:color w:val="000000"/>
          <w:kern w:val="0"/>
          <w14:ligatures w14:val="none"/>
        </w:rPr>
        <w:t>rida</w:t>
      </w:r>
      <w:r w:rsidRPr="009D385D">
        <w:rPr>
          <w:rFonts w:ascii="Times New Roman" w:eastAsia="Aptos" w:hAnsi="Times New Roman" w:cs="Times New Roman"/>
          <w:color w:val="000000"/>
          <w:kern w:val="0"/>
          <w14:ligatures w14:val="none"/>
        </w:rPr>
        <w:t>) from the [direction] of Greater Syria (</w:t>
      </w:r>
      <w:r w:rsidRPr="009D385D">
        <w:rPr>
          <w:rFonts w:ascii="Times New Roman" w:eastAsia="Aptos" w:hAnsi="Times New Roman" w:cs="Times New Roman"/>
          <w:i/>
          <w:iCs/>
          <w:color w:val="000000"/>
          <w:kern w:val="0"/>
          <w14:ligatures w14:val="none"/>
        </w:rPr>
        <w:t>al-Sh</w:t>
      </w:r>
      <w:r w:rsidRPr="009D385D">
        <w:rPr>
          <w:rFonts w:ascii="Times New Roman" w:eastAsia="Times New Roman" w:hAnsi="Times New Roman" w:cs="Times New Roman"/>
          <w:i/>
          <w:iCs/>
          <w:kern w:val="0"/>
          <w14:ligatures w14:val="none"/>
        </w:rPr>
        <w:t>ā</w:t>
      </w:r>
      <w:r w:rsidRPr="009D385D">
        <w:rPr>
          <w:rFonts w:ascii="Times New Roman" w:eastAsia="Aptos" w:hAnsi="Times New Roman" w:cs="Times New Roman"/>
          <w:i/>
          <w:iCs/>
          <w:color w:val="000000"/>
          <w:kern w:val="0"/>
          <w14:ligatures w14:val="none"/>
        </w:rPr>
        <w:t>m</w:t>
      </w:r>
      <w:r w:rsidRPr="009D385D">
        <w:rPr>
          <w:rFonts w:ascii="Times New Roman" w:eastAsia="Aptos" w:hAnsi="Times New Roman" w:cs="Times New Roman"/>
          <w:color w:val="000000"/>
          <w:kern w:val="0"/>
          <w14:ligatures w14:val="none"/>
        </w:rPr>
        <w:t>).</w:t>
      </w:r>
      <w:r w:rsidRPr="009D385D">
        <w:rPr>
          <w:rFonts w:ascii="Times New Roman" w:eastAsia="Aptos" w:hAnsi="Times New Roman" w:cs="Times New Roman"/>
          <w:color w:val="000000"/>
          <w:kern w:val="0"/>
          <w:vertAlign w:val="superscript"/>
          <w14:ligatures w14:val="none"/>
        </w:rPr>
        <w:footnoteReference w:id="136"/>
      </w:r>
      <w:r w:rsidRPr="009D385D">
        <w:rPr>
          <w:rFonts w:ascii="Times New Roman" w:eastAsia="Aptos" w:hAnsi="Times New Roman" w:cs="Times New Roman"/>
          <w:color w:val="000000"/>
          <w:kern w:val="0"/>
          <w14:ligatures w14:val="none"/>
        </w:rPr>
        <w:t xml:space="preserve"> So that there shall not remain upon the face of the earth anyone in whose heart there is the weight of a grain (</w:t>
      </w:r>
      <w:r w:rsidRPr="009D385D">
        <w:rPr>
          <w:rFonts w:ascii="Times New Roman" w:eastAsia="Aptos" w:hAnsi="Times New Roman" w:cs="Times New Roman"/>
          <w:i/>
          <w:iCs/>
          <w:color w:val="000000"/>
          <w:kern w:val="0"/>
          <w14:ligatures w14:val="none"/>
        </w:rPr>
        <w:t>dharra</w:t>
      </w:r>
      <w:r w:rsidRPr="009D385D">
        <w:rPr>
          <w:rFonts w:ascii="Times New Roman" w:eastAsia="Aptos" w:hAnsi="Times New Roman" w:cs="Times New Roman"/>
          <w:color w:val="000000"/>
          <w:kern w:val="0"/>
          <w14:ligatures w14:val="none"/>
        </w:rPr>
        <w:t>) of good or faith, but that it will take it away. Even if one of them were to enter deep into the interior of a mountain (</w:t>
      </w:r>
      <w:r w:rsidRPr="009D385D">
        <w:rPr>
          <w:rFonts w:ascii="Times New Roman" w:eastAsia="Aptos" w:hAnsi="Times New Roman" w:cs="Times New Roman"/>
          <w:i/>
          <w:iCs/>
          <w:color w:val="000000"/>
          <w:kern w:val="0"/>
          <w14:ligatures w14:val="none"/>
        </w:rPr>
        <w:t>f</w:t>
      </w:r>
      <w:r w:rsidRPr="009D385D">
        <w:rPr>
          <w:rFonts w:ascii="Times New Roman" w:eastAsia="Times New Roman" w:hAnsi="Times New Roman" w:cs="Times New Roman"/>
          <w:i/>
          <w:iCs/>
          <w:kern w:val="0"/>
          <w14:ligatures w14:val="none"/>
        </w:rPr>
        <w:t>ī</w:t>
      </w:r>
      <w:r w:rsidRPr="009D385D">
        <w:rPr>
          <w:rFonts w:ascii="Times New Roman" w:eastAsia="Aptos" w:hAnsi="Times New Roman" w:cs="Times New Roman"/>
          <w:i/>
          <w:iCs/>
          <w:color w:val="000000"/>
          <w:kern w:val="0"/>
          <w14:ligatures w14:val="none"/>
        </w:rPr>
        <w:t xml:space="preserve"> kabidi jabal</w:t>
      </w:r>
      <w:r w:rsidRPr="009D385D">
        <w:rPr>
          <w:rFonts w:ascii="Times New Roman" w:eastAsia="Aptos" w:hAnsi="Times New Roman" w:cs="Times New Roman"/>
          <w:color w:val="000000"/>
          <w:kern w:val="0"/>
          <w14:ligatures w14:val="none"/>
        </w:rPr>
        <w:t>, literally, “the liver of a mountain”), [the wind] would enter in upon him so that it takes him [too].</w:t>
      </w:r>
    </w:p>
    <w:p w14:paraId="052A2EBB" w14:textId="77777777" w:rsidR="00B335E1" w:rsidRPr="009D385D" w:rsidRDefault="00B335E1" w:rsidP="00B33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40" w:right="1800"/>
        <w:rPr>
          <w:rFonts w:ascii="Times New Roman" w:eastAsia="Yu Gothic" w:hAnsi="Times New Roman" w:cs="Times New Roman"/>
          <w:color w:val="000000"/>
          <w:kern w:val="0"/>
          <w14:ligatures w14:val="none"/>
        </w:rPr>
      </w:pPr>
    </w:p>
    <w:p w14:paraId="3E4F654C" w14:textId="77777777" w:rsidR="00B335E1" w:rsidRPr="009D385D" w:rsidRDefault="00B335E1" w:rsidP="00B335E1">
      <w:pPr>
        <w:autoSpaceDE w:val="0"/>
        <w:autoSpaceDN w:val="0"/>
        <w:adjustRightInd w:val="0"/>
        <w:spacing w:after="0" w:line="240" w:lineRule="auto"/>
        <w:rPr>
          <w:rFonts w:ascii="Helvetica" w:eastAsia="Aptos" w:hAnsi="Helvetica" w:cs="Helvetica"/>
          <w:color w:val="000000"/>
          <w:kern w:val="0"/>
          <w14:ligatures w14:val="none"/>
        </w:rPr>
      </w:pPr>
    </w:p>
    <w:p w14:paraId="06EDE947" w14:textId="77777777" w:rsidR="00B335E1" w:rsidRPr="009D385D" w:rsidRDefault="00B335E1" w:rsidP="00B335E1">
      <w:pPr>
        <w:autoSpaceDE w:val="0"/>
        <w:autoSpaceDN w:val="0"/>
        <w:adjustRightInd w:val="0"/>
        <w:spacing w:after="0" w:line="240" w:lineRule="auto"/>
        <w:rPr>
          <w:rFonts w:ascii="Times New Roman" w:eastAsia="Aptos" w:hAnsi="Times New Roman" w:cs="Times New Roman"/>
          <w:color w:val="0F252D"/>
          <w:kern w:val="0"/>
          <w:sz w:val="28"/>
          <w:szCs w:val="28"/>
          <w14:ligatures w14:val="none"/>
        </w:rPr>
      </w:pPr>
      <w:r w:rsidRPr="009D385D">
        <w:rPr>
          <w:rFonts w:ascii="Times New Roman" w:eastAsia="Aptos" w:hAnsi="Times New Roman" w:cs="Times New Roman"/>
          <w:color w:val="000000"/>
          <w:kern w:val="0"/>
          <w:sz w:val="28"/>
          <w:szCs w:val="28"/>
          <w14:ligatures w14:val="none"/>
        </w:rPr>
        <w:t>The coming of the “cool wind” or the “good wind” marks the very end before the culmination of the events of the End of Time and the first Blast of the Trumpet. The “cool wind” is also called a “good wind” (</w:t>
      </w:r>
      <w:r w:rsidRPr="009D385D">
        <w:rPr>
          <w:rFonts w:ascii="Times New Roman" w:eastAsia="Aptos" w:hAnsi="Times New Roman" w:cs="Times New Roman"/>
          <w:i/>
          <w:iCs/>
          <w:color w:val="000000"/>
          <w:kern w:val="0"/>
          <w:sz w:val="28"/>
          <w:szCs w:val="28"/>
          <w14:ligatures w14:val="none"/>
        </w:rPr>
        <w:t>rīḥ ṭayyiba</w:t>
      </w:r>
      <w:r w:rsidRPr="009D385D">
        <w:rPr>
          <w:rFonts w:ascii="Times New Roman" w:eastAsia="Aptos" w:hAnsi="Times New Roman" w:cs="Times New Roman"/>
          <w:color w:val="000000"/>
          <w:kern w:val="0"/>
          <w:sz w:val="28"/>
          <w:szCs w:val="28"/>
          <w14:ligatures w14:val="none"/>
        </w:rPr>
        <w:t>), meaning that it has in it sweetness (</w:t>
      </w:r>
      <w:r w:rsidRPr="009D385D">
        <w:rPr>
          <w:rFonts w:ascii="Times New Roman" w:eastAsia="Aptos" w:hAnsi="Times New Roman" w:cs="Times New Roman"/>
          <w:i/>
          <w:iCs/>
          <w:color w:val="000000"/>
          <w:kern w:val="0"/>
          <w:sz w:val="28"/>
          <w:szCs w:val="28"/>
          <w14:ligatures w14:val="none"/>
        </w:rPr>
        <w:t>ḥilāwa</w:t>
      </w:r>
      <w:r w:rsidRPr="009D385D">
        <w:rPr>
          <w:rFonts w:ascii="Times New Roman" w:eastAsia="Aptos" w:hAnsi="Times New Roman" w:cs="Times New Roman"/>
          <w:color w:val="000000"/>
          <w:kern w:val="0"/>
          <w:sz w:val="28"/>
          <w:szCs w:val="28"/>
          <w14:ligatures w14:val="none"/>
        </w:rPr>
        <w:t xml:space="preserve">). The “good wind” will give the last believers inestimable and unspeakable pleasure in death, sparing them from death’s throes, which are the lot of most human beings—believers and disbelievers alike. </w:t>
      </w:r>
      <w:r w:rsidRPr="009D385D">
        <w:rPr>
          <w:rFonts w:ascii="Times New Roman" w:eastAsia="Aptos" w:hAnsi="Times New Roman" w:cs="Times New Roman"/>
          <w:color w:val="0F252D"/>
          <w:kern w:val="0"/>
          <w:sz w:val="28"/>
          <w:szCs w:val="28"/>
          <w14:ligatures w14:val="none"/>
        </w:rPr>
        <w:t>After the good wind no believers or good people will be left on earth, only the very worst of people—leaders like the dross on the top of the rain flow and animals (</w:t>
      </w:r>
      <w:r w:rsidRPr="009D385D">
        <w:rPr>
          <w:rFonts w:ascii="Times New Roman" w:eastAsia="Aptos" w:hAnsi="Times New Roman" w:cs="Times New Roman"/>
          <w:i/>
          <w:iCs/>
          <w:color w:val="000000"/>
          <w:kern w:val="0"/>
          <w:sz w:val="28"/>
          <w:szCs w:val="28"/>
          <w14:ligatures w14:val="none"/>
        </w:rPr>
        <w:t>ri‘ā‘</w:t>
      </w:r>
      <w:r w:rsidRPr="009D385D">
        <w:rPr>
          <w:rFonts w:ascii="Times New Roman" w:eastAsia="Aptos" w:hAnsi="Times New Roman" w:cs="Times New Roman"/>
          <w:color w:val="000000"/>
          <w:kern w:val="0"/>
          <w:sz w:val="28"/>
          <w:szCs w:val="28"/>
          <w14:ligatures w14:val="none"/>
        </w:rPr>
        <w:t xml:space="preserve"> </w:t>
      </w:r>
      <w:r w:rsidRPr="009D385D">
        <w:rPr>
          <w:rFonts w:ascii="Times New Roman" w:eastAsia="Aptos" w:hAnsi="Times New Roman" w:cs="Times New Roman"/>
          <w:i/>
          <w:iCs/>
          <w:color w:val="000000"/>
          <w:kern w:val="0"/>
          <w:sz w:val="28"/>
          <w:szCs w:val="28"/>
          <w14:ligatures w14:val="none"/>
        </w:rPr>
        <w:t>ka-ghuthā’ al-sayl wa</w:t>
      </w:r>
      <w:r w:rsidRPr="009D385D">
        <w:rPr>
          <w:rFonts w:ascii="Times New Roman" w:eastAsia="Aptos" w:hAnsi="Times New Roman" w:cs="Times New Roman"/>
          <w:color w:val="000000"/>
          <w:kern w:val="0"/>
          <w:sz w:val="28"/>
          <w:szCs w:val="28"/>
          <w14:ligatures w14:val="none"/>
        </w:rPr>
        <w:t xml:space="preserve"> </w:t>
      </w:r>
      <w:r w:rsidRPr="009D385D">
        <w:rPr>
          <w:rFonts w:ascii="Times New Roman" w:eastAsia="Aptos" w:hAnsi="Times New Roman" w:cs="Times New Roman"/>
          <w:i/>
          <w:iCs/>
          <w:color w:val="000000"/>
          <w:kern w:val="0"/>
          <w:sz w:val="28"/>
          <w:szCs w:val="28"/>
          <w14:ligatures w14:val="none"/>
        </w:rPr>
        <w:t>al-bahā’im</w:t>
      </w:r>
      <w:r w:rsidRPr="009D385D">
        <w:rPr>
          <w:rFonts w:ascii="Times New Roman" w:eastAsia="Aptos" w:hAnsi="Times New Roman" w:cs="Times New Roman"/>
          <w:color w:val="000000"/>
          <w:kern w:val="0"/>
          <w:sz w:val="28"/>
          <w:szCs w:val="28"/>
          <w14:ligatures w14:val="none"/>
        </w:rPr>
        <w:t>—</w:t>
      </w:r>
      <w:r w:rsidRPr="009D385D">
        <w:rPr>
          <w:rFonts w:ascii="Times New Roman" w:eastAsia="Aptos" w:hAnsi="Times New Roman" w:cs="Times New Roman"/>
          <w:color w:val="0F252D"/>
          <w:kern w:val="0"/>
          <w:sz w:val="28"/>
          <w:szCs w:val="28"/>
          <w14:ligatures w14:val="none"/>
        </w:rPr>
        <w:t>idolatry (</w:t>
      </w:r>
      <w:r w:rsidRPr="009D385D">
        <w:rPr>
          <w:rFonts w:ascii="Times New Roman" w:eastAsia="Aptos" w:hAnsi="Times New Roman" w:cs="Times New Roman"/>
          <w:i/>
          <w:iCs/>
          <w:color w:val="0F252D"/>
          <w:kern w:val="0"/>
          <w:sz w:val="28"/>
          <w:szCs w:val="28"/>
          <w14:ligatures w14:val="none"/>
        </w:rPr>
        <w:t>shirk</w:t>
      </w:r>
      <w:r w:rsidRPr="009D385D">
        <w:rPr>
          <w:rFonts w:ascii="Times New Roman" w:eastAsia="Aptos" w:hAnsi="Times New Roman" w:cs="Times New Roman"/>
          <w:color w:val="0F252D"/>
          <w:kern w:val="0"/>
          <w:sz w:val="28"/>
          <w:szCs w:val="28"/>
          <w14:ligatures w14:val="none"/>
        </w:rPr>
        <w:t xml:space="preserve">) and idol worship will appear again. </w:t>
      </w:r>
      <w:r w:rsidRPr="009D385D">
        <w:rPr>
          <w:rFonts w:ascii="Times New Roman" w:eastAsia="Aptos" w:hAnsi="Times New Roman" w:cs="Times New Roman"/>
          <w:color w:val="000000"/>
          <w:kern w:val="0"/>
          <w:sz w:val="28"/>
          <w:szCs w:val="28"/>
          <w14:ligatures w14:val="none"/>
        </w:rPr>
        <w:t>According to al-</w:t>
      </w:r>
      <w:r w:rsidRPr="009D385D">
        <w:rPr>
          <w:rFonts w:ascii="Times New Roman" w:eastAsia="Times New Roman" w:hAnsi="Times New Roman" w:cs="Times New Roman"/>
          <w:kern w:val="0"/>
          <w:sz w:val="28"/>
          <w:szCs w:val="28"/>
          <w14:ligatures w14:val="none"/>
        </w:rPr>
        <w:t>Imām</w:t>
      </w:r>
      <w:r w:rsidRPr="009D385D">
        <w:rPr>
          <w:rFonts w:ascii="Times New Roman" w:eastAsia="Aptos" w:hAnsi="Times New Roman" w:cs="Times New Roman"/>
          <w:color w:val="000000"/>
          <w:kern w:val="0"/>
          <w:sz w:val="28"/>
          <w:szCs w:val="28"/>
          <w14:ligatures w14:val="none"/>
        </w:rPr>
        <w:t xml:space="preserve"> al-Qurṭubī and others it is after the death of Jesus Christ and the coming of the good wind that the Qur’ān and authentic knowledge will be taken up. The House of Abraham in Mecca (</w:t>
      </w:r>
      <w:r w:rsidRPr="009D385D">
        <w:rPr>
          <w:rFonts w:ascii="Times New Roman" w:eastAsia="Aptos" w:hAnsi="Times New Roman" w:cs="Times New Roman"/>
          <w:i/>
          <w:iCs/>
          <w:color w:val="000000"/>
          <w:kern w:val="0"/>
          <w:sz w:val="28"/>
          <w:szCs w:val="28"/>
          <w14:ligatures w14:val="none"/>
        </w:rPr>
        <w:t>al-Ka‘ba</w:t>
      </w:r>
      <w:r w:rsidRPr="009D385D">
        <w:rPr>
          <w:rFonts w:ascii="Times New Roman" w:eastAsia="Aptos" w:hAnsi="Times New Roman" w:cs="Times New Roman"/>
          <w:color w:val="000000"/>
          <w:kern w:val="0"/>
          <w:sz w:val="28"/>
          <w:szCs w:val="28"/>
          <w14:ligatures w14:val="none"/>
        </w:rPr>
        <w:t>) will be destroyed at the hands of evil Abyssinians (</w:t>
      </w:r>
      <w:r w:rsidRPr="009D385D">
        <w:rPr>
          <w:rFonts w:ascii="Times New Roman" w:eastAsia="Aptos" w:hAnsi="Times New Roman" w:cs="Times New Roman"/>
          <w:i/>
          <w:iCs/>
          <w:color w:val="000000"/>
          <w:kern w:val="0"/>
          <w:sz w:val="28"/>
          <w:szCs w:val="28"/>
          <w14:ligatures w14:val="none"/>
        </w:rPr>
        <w:t>al-Ḥabasha</w:t>
      </w:r>
      <w:r w:rsidRPr="009D385D">
        <w:rPr>
          <w:rFonts w:ascii="Times New Roman" w:eastAsia="Aptos" w:hAnsi="Times New Roman" w:cs="Times New Roman"/>
          <w:color w:val="000000"/>
          <w:kern w:val="0"/>
          <w:sz w:val="28"/>
          <w:szCs w:val="28"/>
          <w14:ligatures w14:val="none"/>
        </w:rPr>
        <w:t xml:space="preserve">)—searching for the gold buried underneath it—and </w:t>
      </w:r>
      <w:r w:rsidRPr="009D385D">
        <w:rPr>
          <w:rFonts w:ascii="Times New Roman" w:eastAsia="Aptos" w:hAnsi="Times New Roman" w:cs="Times New Roman"/>
          <w:color w:val="0F252D"/>
          <w:kern w:val="0"/>
          <w:sz w:val="28"/>
          <w:szCs w:val="28"/>
          <w14:ligatures w14:val="none"/>
        </w:rPr>
        <w:t xml:space="preserve">it will be in the midst of this last evil generation that the Trumpet is blown and the Day of Judgment begins. </w:t>
      </w:r>
    </w:p>
    <w:p w14:paraId="701AFE5D" w14:textId="77777777" w:rsidR="00B335E1" w:rsidRPr="009D385D" w:rsidRDefault="00B335E1" w:rsidP="00B335E1">
      <w:pPr>
        <w:autoSpaceDE w:val="0"/>
        <w:autoSpaceDN w:val="0"/>
        <w:adjustRightInd w:val="0"/>
        <w:spacing w:after="0" w:line="240" w:lineRule="auto"/>
        <w:rPr>
          <w:rFonts w:ascii="Helvetica" w:eastAsia="Aptos" w:hAnsi="Helvetica" w:cs="Helvetica"/>
          <w:color w:val="0F252D"/>
          <w:kern w:val="0"/>
          <w14:ligatures w14:val="none"/>
        </w:rPr>
      </w:pPr>
    </w:p>
    <w:p w14:paraId="569D311E" w14:textId="77777777" w:rsidR="00B335E1" w:rsidRPr="009D385D" w:rsidRDefault="00B335E1" w:rsidP="00B335E1">
      <w:pPr>
        <w:spacing w:after="0" w:line="240" w:lineRule="auto"/>
        <w:rPr>
          <w:rFonts w:ascii="Times New Roman" w:eastAsia="Aptos" w:hAnsi="Times New Roman" w:cs="Times New Roman"/>
          <w:color w:val="000000"/>
          <w:kern w:val="0"/>
          <w:sz w:val="28"/>
          <w:szCs w:val="28"/>
          <w14:ligatures w14:val="none"/>
        </w:rPr>
      </w:pPr>
      <w:r w:rsidRPr="009D385D">
        <w:rPr>
          <w:rFonts w:ascii="Times New Roman" w:eastAsia="Aptos" w:hAnsi="Times New Roman" w:cs="Times New Roman"/>
          <w:color w:val="0F252D"/>
          <w:kern w:val="0"/>
          <w:sz w:val="28"/>
          <w:szCs w:val="28"/>
          <w14:ligatures w14:val="none"/>
        </w:rPr>
        <w:t xml:space="preserve">Thus, the death of Jesus Christ and his burial announce the Eve of Destruction. Some Islamic Scholars say </w:t>
      </w:r>
      <w:r w:rsidRPr="009D385D">
        <w:rPr>
          <w:rFonts w:ascii="Times New Roman" w:eastAsia="Aptos" w:hAnsi="Times New Roman" w:cs="Times New Roman"/>
          <w:color w:val="000000"/>
          <w:kern w:val="0"/>
          <w:sz w:val="28"/>
          <w:szCs w:val="28"/>
          <w14:ligatures w14:val="none"/>
        </w:rPr>
        <w:t xml:space="preserve">that the time between the descent of Jesus and the first </w:t>
      </w:r>
      <w:r w:rsidRPr="009D385D">
        <w:rPr>
          <w:rFonts w:ascii="Times New Roman" w:eastAsia="Aptos" w:hAnsi="Times New Roman" w:cs="Times New Roman"/>
          <w:color w:val="000000"/>
          <w:kern w:val="0"/>
          <w:sz w:val="28"/>
          <w:szCs w:val="28"/>
          <w14:ligatures w14:val="none"/>
        </w:rPr>
        <w:lastRenderedPageBreak/>
        <w:t>Blast of the Trumpet is one hundred and twenty years. But each year is like a month, each month is like a Friday (</w:t>
      </w:r>
      <w:r w:rsidRPr="009D385D">
        <w:rPr>
          <w:rFonts w:ascii="Times New Roman" w:eastAsia="Aptos" w:hAnsi="Times New Roman" w:cs="Times New Roman"/>
          <w:i/>
          <w:iCs/>
          <w:color w:val="000000"/>
          <w:kern w:val="0"/>
          <w:sz w:val="28"/>
          <w:szCs w:val="28"/>
          <w14:ligatures w14:val="none"/>
        </w:rPr>
        <w:t>Jumu’a</w:t>
      </w:r>
      <w:r w:rsidRPr="009D385D">
        <w:rPr>
          <w:rFonts w:ascii="Times New Roman" w:eastAsia="Aptos" w:hAnsi="Times New Roman" w:cs="Times New Roman"/>
          <w:color w:val="000000"/>
          <w:kern w:val="0"/>
          <w:sz w:val="28"/>
          <w:szCs w:val="28"/>
          <w14:ligatures w14:val="none"/>
        </w:rPr>
        <w:t>), each Friday is like an ordinary day, each ordinary day is like an hour. Thus, the actual experience of serial time in those last years will be like twelve years of our time.</w:t>
      </w:r>
    </w:p>
    <w:p w14:paraId="677224FC" w14:textId="77777777" w:rsidR="00B335E1" w:rsidRDefault="00B335E1"/>
    <w:sectPr w:rsidR="00B335E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3" w:author="Windows User" w:date="2021-09-23T17:42:00Z" w:initials="WU">
    <w:p w14:paraId="0C526719" w14:textId="77777777" w:rsidR="00B335E1" w:rsidRDefault="00B335E1" w:rsidP="00B335E1">
      <w:pPr>
        <w:pStyle w:val="CommentText"/>
        <w:rPr>
          <w:rtl/>
          <w:lang w:bidi="ar-AE"/>
        </w:rPr>
      </w:pPr>
      <w:r>
        <w:rPr>
          <w:rStyle w:val="CommentReference"/>
        </w:rPr>
        <w:annotationRef/>
      </w:r>
      <w:r>
        <w:t xml:space="preserve">I think in the contest </w:t>
      </w:r>
      <w:r>
        <w:rPr>
          <w:rFonts w:hint="cs"/>
          <w:rtl/>
          <w:lang w:bidi="ar-AE"/>
        </w:rPr>
        <w:t>أصحاب الأعراف</w:t>
      </w:r>
    </w:p>
    <w:p w14:paraId="5049E68C" w14:textId="77777777" w:rsidR="00B335E1" w:rsidRDefault="00B335E1" w:rsidP="00B335E1">
      <w:pPr>
        <w:pStyle w:val="CommentText"/>
        <w:rPr>
          <w:lang w:bidi="ar-AE"/>
        </w:rPr>
      </w:pPr>
      <w:r>
        <w:rPr>
          <w:lang w:bidi="ar-AE"/>
        </w:rPr>
        <w:t>Means the people of the Heights not the companions</w:t>
      </w:r>
    </w:p>
    <w:p w14:paraId="3E1E791A" w14:textId="77777777" w:rsidR="00B335E1" w:rsidRDefault="00B335E1" w:rsidP="00B335E1">
      <w:pPr>
        <w:pStyle w:val="CommentText"/>
        <w:rPr>
          <w:rtl/>
          <w:lang w:bidi="ar-AE"/>
        </w:rPr>
      </w:pPr>
      <w:r>
        <w:rPr>
          <w:lang w:bidi="ar-AE"/>
        </w:rPr>
        <w:t xml:space="preserve">Just like </w:t>
      </w:r>
      <w:r>
        <w:rPr>
          <w:rFonts w:hint="cs"/>
          <w:rtl/>
          <w:lang w:bidi="ar-AE"/>
        </w:rPr>
        <w:t>أهل الكتاب</w:t>
      </w:r>
    </w:p>
    <w:p w14:paraId="3218B808" w14:textId="77777777" w:rsidR="00B335E1" w:rsidRDefault="00B335E1" w:rsidP="00B335E1">
      <w:pPr>
        <w:pStyle w:val="CommentText"/>
        <w:rPr>
          <w:lang w:bidi="ar-AE"/>
        </w:rPr>
      </w:pPr>
      <w:r>
        <w:rPr>
          <w:lang w:bidi="ar-AE"/>
        </w:rPr>
        <w:t>Doesn’t mean the family of the book</w:t>
      </w:r>
    </w:p>
    <w:p w14:paraId="7958DFB9" w14:textId="77777777" w:rsidR="00B335E1" w:rsidRDefault="00B335E1" w:rsidP="00B335E1">
      <w:pPr>
        <w:pStyle w:val="CommentText"/>
        <w:rPr>
          <w:rtl/>
          <w:lang w:bidi="ar-AE"/>
        </w:rPr>
      </w:pPr>
      <w:r>
        <w:rPr>
          <w:rFonts w:hint="cs"/>
          <w:rtl/>
          <w:lang w:bidi="ar-AE"/>
        </w:rPr>
        <w:t>والله أعلم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58DFB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58DFB9" w16cid:durableId="24FD38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4D449" w14:textId="77777777" w:rsidR="000823CF" w:rsidRDefault="000823CF" w:rsidP="00B335E1">
      <w:pPr>
        <w:spacing w:after="0" w:line="240" w:lineRule="auto"/>
      </w:pPr>
      <w:r>
        <w:separator/>
      </w:r>
    </w:p>
  </w:endnote>
  <w:endnote w:type="continuationSeparator" w:id="0">
    <w:p w14:paraId="5701B56F" w14:textId="77777777" w:rsidR="000823CF" w:rsidRDefault="000823CF" w:rsidP="00B33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altName w:val="Times New Roman"/>
    <w:panose1 w:val="020B0604020202020204"/>
    <w:charset w:val="00"/>
    <w:family w:val="roman"/>
    <w:pitch w:val="variable"/>
    <w:sig w:usb0="E0002AFF" w:usb1="C0007841" w:usb2="00000009" w:usb3="00000000" w:csb0="000001FF" w:csb1="00000000"/>
  </w:font>
  <w:font w:name="SabondiacriticRoman">
    <w:altName w:val="Calibri"/>
    <w:panose1 w:val="020B06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ourceSansPro-Regular">
    <w:altName w:val="Calibri"/>
    <w:panose1 w:val="020B0604020202020204"/>
    <w:charset w:val="00"/>
    <w:family w:val="auto"/>
    <w:notTrueType/>
    <w:pitch w:val="default"/>
    <w:sig w:usb0="00000003" w:usb1="00000000" w:usb2="00000000" w:usb3="00000000" w:csb0="00000001" w:csb1="00000000"/>
  </w:font>
  <w:font w:name="DecoType Naskh">
    <w:panose1 w:val="00000400000000000000"/>
    <w:charset w:val="B2"/>
    <w:family w:val="auto"/>
    <w:pitch w:val="variable"/>
    <w:sig w:usb0="80002001" w:usb1="80000000" w:usb2="00000008" w:usb3="00000000" w:csb0="00000040" w:csb1="00000000"/>
  </w:font>
  <w:font w:name="-apple-system">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5778D" w14:textId="77777777" w:rsidR="000823CF" w:rsidRDefault="000823CF" w:rsidP="00B335E1">
      <w:pPr>
        <w:spacing w:after="0" w:line="240" w:lineRule="auto"/>
      </w:pPr>
      <w:r>
        <w:separator/>
      </w:r>
    </w:p>
  </w:footnote>
  <w:footnote w:type="continuationSeparator" w:id="0">
    <w:p w14:paraId="6670EC6E" w14:textId="77777777" w:rsidR="000823CF" w:rsidRDefault="000823CF" w:rsidP="00B335E1">
      <w:pPr>
        <w:spacing w:after="0" w:line="240" w:lineRule="auto"/>
      </w:pPr>
      <w:r>
        <w:continuationSeparator/>
      </w:r>
    </w:p>
  </w:footnote>
  <w:footnote w:id="1">
    <w:p w14:paraId="10AEFB2C"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8"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9"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0"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11" w:author="Zahid Syed" w:date="2025-09-24T13:00:00Z" w16du:dateUtc="2025-09-24T04:00:00Z">
            <w:rPr>
              <w:rFonts w:ascii="Times New Roman" w:hAnsi="Times New Roman" w:cs="Times New Roman"/>
              <w:b/>
              <w:bCs/>
              <w:sz w:val="20"/>
              <w:szCs w:val="20"/>
            </w:rPr>
          </w:rPrChange>
        </w:rPr>
        <w:t>Abū-al-Ḥasan al-‘Āmirī</w:t>
      </w:r>
      <w:r w:rsidRPr="00E13F4E">
        <w:rPr>
          <w:rFonts w:ascii="Times New Roman" w:hAnsi="Times New Roman" w:cs="Times New Roman"/>
          <w:color w:val="000000" w:themeColor="text1"/>
          <w:sz w:val="20"/>
          <w:szCs w:val="20"/>
          <w:rPrChange w:id="12" w:author="Zahid Syed" w:date="2025-09-24T13:00:00Z" w16du:dateUtc="2025-09-24T04:00:00Z">
            <w:rPr>
              <w:rFonts w:ascii="Times New Roman" w:hAnsi="Times New Roman" w:cs="Times New Roman"/>
              <w:sz w:val="20"/>
              <w:szCs w:val="20"/>
            </w:rPr>
          </w:rPrChange>
        </w:rPr>
        <w:t xml:space="preserve"> (d. 381/992) or, more fully, Abū al-Ḥasan Muḥammad ibn Yūsuf al-‘Āmirī was a brilliant Khorasanian polymath, Scholar of Divinity, Philosopher, and Sufi with Arab roots. Al-‘Āmirī wrote on Logic, Ethics, medicine, psychology, the interpretation of dreams, physics, and biology. He also wrote on comparative religion and consistently sought to find areas of agreement and synthesis between different sects and religions. In Philosophy, al-‘Āmirī followed in the footsteps of </w:t>
      </w:r>
      <w:r w:rsidRPr="00E13F4E">
        <w:rPr>
          <w:rFonts w:ascii="Times New Roman" w:hAnsi="Times New Roman" w:cs="Times New Roman"/>
          <w:color w:val="000000" w:themeColor="text1"/>
          <w:sz w:val="20"/>
          <w:szCs w:val="20"/>
          <w:rPrChange w:id="13" w:author="Zahid Syed" w:date="2025-09-24T13:00:00Z" w16du:dateUtc="2025-09-24T04:00:00Z">
            <w:rPr>
              <w:rFonts w:ascii="Times New Roman" w:hAnsi="Times New Roman" w:cs="Times New Roman"/>
              <w:color w:val="202122"/>
              <w:sz w:val="20"/>
              <w:szCs w:val="20"/>
            </w:rPr>
          </w:rPrChange>
        </w:rPr>
        <w:t>Abu Yūsuf Yaʻqūb ibn ʼIsḥāq al-Kindī (d. 259/873), who is sometimes called the “father of Arab philosophy” and whose Philosophy attempted consciously to respect the parameters of Sunn</w:t>
      </w:r>
      <w:r w:rsidRPr="00E13F4E">
        <w:rPr>
          <w:rFonts w:ascii="Times New Roman" w:hAnsi="Times New Roman" w:cs="Times New Roman"/>
          <w:color w:val="000000" w:themeColor="text1"/>
          <w:sz w:val="20"/>
          <w:szCs w:val="20"/>
          <w:rPrChange w:id="14" w:author="Zahid Syed" w:date="2025-09-24T13:00:00Z" w16du:dateUtc="2025-09-24T04:00:00Z">
            <w:rPr>
              <w:rFonts w:ascii="Times New Roman" w:hAnsi="Times New Roman" w:cs="Times New Roman"/>
              <w:sz w:val="20"/>
              <w:szCs w:val="20"/>
            </w:rPr>
          </w:rPrChange>
        </w:rPr>
        <w:t>ī</w:t>
      </w:r>
      <w:r w:rsidRPr="00E13F4E">
        <w:rPr>
          <w:rFonts w:ascii="Times New Roman" w:hAnsi="Times New Roman" w:cs="Times New Roman"/>
          <w:color w:val="000000" w:themeColor="text1"/>
          <w:sz w:val="20"/>
          <w:szCs w:val="20"/>
          <w:rPrChange w:id="15" w:author="Zahid Syed" w:date="2025-09-24T13:00:00Z" w16du:dateUtc="2025-09-24T04:00:00Z">
            <w:rPr>
              <w:rFonts w:ascii="Times New Roman" w:hAnsi="Times New Roman" w:cs="Times New Roman"/>
              <w:color w:val="202122"/>
              <w:sz w:val="20"/>
              <w:szCs w:val="20"/>
            </w:rPr>
          </w:rPrChange>
        </w:rPr>
        <w:t xml:space="preserve"> Orthodoxy.</w:t>
      </w:r>
      <w:r w:rsidRPr="00E13F4E">
        <w:rPr>
          <w:rStyle w:val="apple-converted-space"/>
          <w:rFonts w:ascii="Times New Roman" w:eastAsia="Yu Gothic Light" w:hAnsi="Times New Roman" w:cs="Times New Roman"/>
          <w:color w:val="000000" w:themeColor="text1"/>
          <w:sz w:val="20"/>
          <w:szCs w:val="20"/>
          <w:shd w:val="clear" w:color="auto" w:fill="FFFFFF"/>
          <w:rPrChange w:id="16" w:author="Zahid Syed" w:date="2025-09-24T13:00:00Z" w16du:dateUtc="2025-09-24T04:00:00Z">
            <w:rPr>
              <w:rStyle w:val="apple-converted-space"/>
              <w:rFonts w:ascii="Times New Roman" w:eastAsia="Yu Gothic Light" w:hAnsi="Times New Roman" w:cs="Times New Roman"/>
              <w:color w:val="202122"/>
              <w:sz w:val="20"/>
              <w:szCs w:val="20"/>
              <w:shd w:val="clear" w:color="auto" w:fill="FFFFFF"/>
            </w:rPr>
          </w:rPrChange>
        </w:rPr>
        <w:t> </w:t>
      </w:r>
      <w:r w:rsidRPr="00E13F4E">
        <w:rPr>
          <w:rFonts w:ascii="Times New Roman" w:hAnsi="Times New Roman" w:cs="Times New Roman"/>
          <w:color w:val="000000" w:themeColor="text1"/>
          <w:sz w:val="20"/>
          <w:szCs w:val="20"/>
          <w:rPrChange w:id="17" w:author="Zahid Syed" w:date="2025-09-24T13:00:00Z" w16du:dateUtc="2025-09-24T04:00:00Z">
            <w:rPr>
              <w:rFonts w:ascii="Times New Roman" w:hAnsi="Times New Roman" w:cs="Times New Roman"/>
              <w:sz w:val="20"/>
              <w:szCs w:val="20"/>
            </w:rPr>
          </w:rPrChange>
        </w:rPr>
        <w:t>Al-‘Āmirī held that Revealed Prophetic Truth is always superior to discursive Philosophy, although—in fact—the two should never contradict each other. He also was noted for his defense of authentic Sufism as an essential part of Islam. He was an older contemporary and friend of</w:t>
      </w:r>
      <w:r w:rsidRPr="00E13F4E">
        <w:rPr>
          <w:rFonts w:ascii="Times New Roman" w:hAnsi="Times New Roman" w:cs="Times New Roman"/>
          <w:color w:val="000000" w:themeColor="text1"/>
          <w:sz w:val="20"/>
          <w:szCs w:val="20"/>
          <w:rPrChange w:id="18" w:author="Zahid Syed" w:date="2025-09-24T13:00:00Z" w16du:dateUtc="2025-09-24T04:00:00Z">
            <w:rPr>
              <w:rFonts w:ascii="Times New Roman" w:hAnsi="Times New Roman" w:cs="Times New Roman"/>
              <w:color w:val="202122"/>
              <w:sz w:val="20"/>
              <w:szCs w:val="20"/>
            </w:rPr>
          </w:rPrChange>
        </w:rPr>
        <w:t xml:space="preserve"> the Philosopher Abū ‘Alī Aḥmad ibn Muḥammad ibn Yaʿqūb ibn Miskawayh (d. 421/1030), who is noted for his exploration of the Principles of Ethics. </w:t>
      </w:r>
      <w:r w:rsidRPr="00E13F4E">
        <w:rPr>
          <w:rFonts w:ascii="Times New Roman" w:hAnsi="Times New Roman" w:cs="Times New Roman"/>
          <w:color w:val="000000" w:themeColor="text1"/>
          <w:sz w:val="20"/>
          <w:szCs w:val="20"/>
          <w:rPrChange w:id="19" w:author="Zahid Syed" w:date="2025-09-24T13:00:00Z" w16du:dateUtc="2025-09-24T04:00:00Z">
            <w:rPr>
              <w:rFonts w:ascii="Times New Roman" w:hAnsi="Times New Roman" w:cs="Times New Roman"/>
              <w:sz w:val="20"/>
              <w:szCs w:val="20"/>
            </w:rPr>
          </w:rPrChange>
        </w:rPr>
        <w:t>Al-‘Āmirī lived about fifty years prior to Ibn S</w:t>
      </w:r>
      <w:r w:rsidRPr="00E13F4E">
        <w:rPr>
          <w:rFonts w:ascii="Times New Roman" w:hAnsi="Times New Roman" w:cs="Times New Roman"/>
          <w:color w:val="000000" w:themeColor="text1"/>
          <w:sz w:val="20"/>
          <w:szCs w:val="20"/>
          <w:rPrChange w:id="20" w:author="Zahid Syed" w:date="2025-09-24T13:00:00Z" w16du:dateUtc="2025-09-24T04:00:00Z">
            <w:rPr>
              <w:rFonts w:ascii="Times New Roman" w:hAnsi="Times New Roman" w:cs="Times New Roman"/>
              <w:color w:val="202122"/>
              <w:sz w:val="20"/>
              <w:szCs w:val="20"/>
            </w:rPr>
          </w:rPrChange>
        </w:rPr>
        <w:t>ī</w:t>
      </w:r>
      <w:r w:rsidRPr="00E13F4E">
        <w:rPr>
          <w:rFonts w:ascii="Times New Roman" w:hAnsi="Times New Roman" w:cs="Times New Roman"/>
          <w:color w:val="000000" w:themeColor="text1"/>
          <w:sz w:val="20"/>
          <w:szCs w:val="20"/>
          <w:rPrChange w:id="21" w:author="Zahid Syed" w:date="2025-09-24T13:00:00Z" w16du:dateUtc="2025-09-24T04:00:00Z">
            <w:rPr>
              <w:rFonts w:ascii="Times New Roman" w:hAnsi="Times New Roman" w:cs="Times New Roman"/>
              <w:sz w:val="20"/>
              <w:szCs w:val="20"/>
            </w:rPr>
          </w:rPrChange>
        </w:rPr>
        <w:t>n</w:t>
      </w:r>
      <w:r w:rsidRPr="00E13F4E">
        <w:rPr>
          <w:rFonts w:ascii="Times New Roman" w:hAnsi="Times New Roman" w:cs="Times New Roman"/>
          <w:color w:val="000000" w:themeColor="text1"/>
          <w:sz w:val="20"/>
          <w:szCs w:val="20"/>
          <w:rPrChange w:id="22" w:author="Zahid Syed" w:date="2025-09-24T13:00:00Z" w16du:dateUtc="2025-09-24T04:00:00Z">
            <w:rPr>
              <w:rFonts w:ascii="Times New Roman" w:hAnsi="Times New Roman" w:cs="Times New Roman"/>
              <w:color w:val="202122"/>
              <w:sz w:val="20"/>
              <w:szCs w:val="20"/>
            </w:rPr>
          </w:rPrChange>
        </w:rPr>
        <w:t xml:space="preserve">ā </w:t>
      </w:r>
      <w:r w:rsidRPr="00E13F4E">
        <w:rPr>
          <w:rFonts w:ascii="Times New Roman" w:eastAsia="Yu Gothic" w:hAnsi="Times New Roman" w:cs="Times New Roman"/>
          <w:color w:val="000000" w:themeColor="text1"/>
          <w:sz w:val="20"/>
          <w:szCs w:val="20"/>
          <w:rPrChange w:id="23" w:author="Zahid Syed" w:date="2025-09-24T13:00:00Z" w16du:dateUtc="2025-09-24T04:00:00Z">
            <w:rPr>
              <w:rFonts w:ascii="Times New Roman" w:eastAsia="Yu Gothic" w:hAnsi="Times New Roman" w:cs="Times New Roman"/>
              <w:color w:val="0F252D"/>
              <w:sz w:val="20"/>
              <w:szCs w:val="20"/>
            </w:rPr>
          </w:rPrChange>
        </w:rPr>
        <w:t xml:space="preserve">(Latin: </w:t>
      </w:r>
      <w:r w:rsidRPr="00E13F4E">
        <w:rPr>
          <w:rFonts w:ascii="Times New Roman" w:eastAsia="Yu Gothic" w:hAnsi="Times New Roman" w:cs="Times New Roman"/>
          <w:i/>
          <w:iCs/>
          <w:color w:val="000000" w:themeColor="text1"/>
          <w:sz w:val="20"/>
          <w:szCs w:val="20"/>
          <w:rPrChange w:id="24" w:author="Zahid Syed" w:date="2025-09-24T13:00:00Z" w16du:dateUtc="2025-09-24T04:00:00Z">
            <w:rPr>
              <w:rFonts w:ascii="Times New Roman" w:eastAsia="Yu Gothic" w:hAnsi="Times New Roman" w:cs="Times New Roman"/>
              <w:i/>
              <w:iCs/>
              <w:color w:val="0F252D"/>
              <w:sz w:val="20"/>
              <w:szCs w:val="20"/>
            </w:rPr>
          </w:rPrChange>
        </w:rPr>
        <w:t>Avicenna</w:t>
      </w:r>
      <w:r w:rsidRPr="00E13F4E">
        <w:rPr>
          <w:rFonts w:ascii="Times New Roman" w:eastAsia="Yu Gothic" w:hAnsi="Times New Roman" w:cs="Times New Roman"/>
          <w:color w:val="000000" w:themeColor="text1"/>
          <w:sz w:val="20"/>
          <w:szCs w:val="20"/>
          <w:rPrChange w:id="25" w:author="Zahid Syed" w:date="2025-09-24T13:00:00Z" w16du:dateUtc="2025-09-24T04:00:00Z">
            <w:rPr>
              <w:rFonts w:ascii="Times New Roman" w:eastAsia="Yu Gothic" w:hAnsi="Times New Roman" w:cs="Times New Roman"/>
              <w:color w:val="0F252D"/>
              <w:sz w:val="20"/>
              <w:szCs w:val="20"/>
            </w:rPr>
          </w:rPrChange>
        </w:rPr>
        <w:t xml:space="preserve">) </w:t>
      </w:r>
      <w:r w:rsidRPr="00E13F4E">
        <w:rPr>
          <w:rFonts w:ascii="Times New Roman" w:hAnsi="Times New Roman" w:cs="Times New Roman"/>
          <w:color w:val="000000" w:themeColor="text1"/>
          <w:sz w:val="20"/>
          <w:szCs w:val="20"/>
          <w:lang w:val="en"/>
          <w:rPrChange w:id="26" w:author="Zahid Syed" w:date="2025-09-24T13:00:00Z" w16du:dateUtc="2025-09-24T04:00:00Z">
            <w:rPr>
              <w:rFonts w:ascii="Times New Roman" w:hAnsi="Times New Roman" w:cs="Times New Roman"/>
              <w:color w:val="202122"/>
              <w:sz w:val="20"/>
              <w:szCs w:val="20"/>
              <w:lang w:val="en"/>
            </w:rPr>
          </w:rPrChange>
        </w:rPr>
        <w:t>(d. 428/1037)</w:t>
      </w:r>
      <w:r w:rsidRPr="00E13F4E">
        <w:rPr>
          <w:rFonts w:ascii="Times New Roman" w:hAnsi="Times New Roman" w:cs="Times New Roman"/>
          <w:color w:val="000000" w:themeColor="text1"/>
          <w:sz w:val="20"/>
          <w:szCs w:val="20"/>
          <w:rPrChange w:id="27" w:author="Zahid Syed" w:date="2025-09-24T13:00:00Z" w16du:dateUtc="2025-09-24T04:00:00Z">
            <w:rPr>
              <w:rFonts w:ascii="Times New Roman" w:hAnsi="Times New Roman" w:cs="Times New Roman"/>
              <w:sz w:val="20"/>
              <w:szCs w:val="20"/>
            </w:rPr>
          </w:rPrChange>
        </w:rPr>
        <w:t>. Al-‘Āmirī died and was buried in Baghdad.</w:t>
      </w:r>
    </w:p>
  </w:footnote>
  <w:footnote w:id="2">
    <w:p w14:paraId="23E67CAC" w14:textId="77777777" w:rsidR="00B335E1" w:rsidRPr="00E13F4E" w:rsidRDefault="00B335E1" w:rsidP="005D5C5B">
      <w:pPr>
        <w:spacing w:after="0" w:line="240" w:lineRule="auto"/>
        <w:rPr>
          <w:rFonts w:ascii="Times New Roman" w:hAnsi="Times New Roman" w:cs="Times New Roman"/>
          <w:color w:val="000000" w:themeColor="text1"/>
          <w:sz w:val="20"/>
          <w:szCs w:val="20"/>
          <w:shd w:val="clear" w:color="auto" w:fill="FFFFFF"/>
          <w:rPrChange w:id="28" w:author="Zahid Syed" w:date="2025-09-24T13:00:00Z" w16du:dateUtc="2025-09-24T04:00:00Z">
            <w:rPr>
              <w:rFonts w:ascii="Times New Roman" w:hAnsi="Times New Roman" w:cs="Times New Roman"/>
              <w:color w:val="1A1A1A"/>
              <w:sz w:val="20"/>
              <w:szCs w:val="20"/>
              <w:shd w:val="clear" w:color="auto" w:fill="FFFFFF"/>
            </w:rPr>
          </w:rPrChange>
        </w:rPr>
      </w:pPr>
      <w:r w:rsidRPr="00E13F4E">
        <w:rPr>
          <w:rStyle w:val="FootnoteReference"/>
          <w:rFonts w:ascii="Times New Roman" w:hAnsi="Times New Roman" w:cs="Times New Roman"/>
          <w:color w:val="000000" w:themeColor="text1"/>
          <w:sz w:val="20"/>
          <w:szCs w:val="20"/>
          <w:rPrChange w:id="29"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30"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31" w:author="Zahid Syed" w:date="2025-09-24T13:00:00Z" w16du:dateUtc="2025-09-24T04:00:00Z">
            <w:rPr>
              <w:rFonts w:ascii="Times New Roman" w:hAnsi="Times New Roman" w:cs="Times New Roman"/>
              <w:b/>
              <w:bCs/>
              <w:sz w:val="20"/>
              <w:szCs w:val="20"/>
            </w:rPr>
          </w:rPrChange>
        </w:rPr>
        <w:t>Blaise Pascal</w:t>
      </w:r>
      <w:r w:rsidRPr="00E13F4E">
        <w:rPr>
          <w:rFonts w:ascii="Times New Roman" w:hAnsi="Times New Roman" w:cs="Times New Roman"/>
          <w:color w:val="000000" w:themeColor="text1"/>
          <w:sz w:val="20"/>
          <w:szCs w:val="20"/>
          <w:rPrChange w:id="32" w:author="Zahid Syed" w:date="2025-09-24T13:00:00Z" w16du:dateUtc="2025-09-24T04:00:00Z">
            <w:rPr>
              <w:rFonts w:ascii="Times New Roman" w:hAnsi="Times New Roman" w:cs="Times New Roman"/>
              <w:sz w:val="20"/>
              <w:szCs w:val="20"/>
            </w:rPr>
          </w:rPrChange>
        </w:rPr>
        <w:t xml:space="preserve"> (d. 1073/1662) was a great French mathematician, physicist, inventor, Philosopher, and Theologian.</w:t>
      </w:r>
      <w:r w:rsidRPr="00E13F4E">
        <w:rPr>
          <w:rFonts w:ascii="Times New Roman" w:hAnsi="Times New Roman" w:cs="Times New Roman"/>
          <w:color w:val="000000" w:themeColor="text1"/>
          <w:sz w:val="20"/>
          <w:szCs w:val="20"/>
          <w:shd w:val="clear" w:color="auto" w:fill="FFFFFF"/>
          <w:rPrChange w:id="33" w:author="Zahid Syed" w:date="2025-09-24T13:00:00Z" w16du:dateUtc="2025-09-24T04:00:00Z">
            <w:rPr>
              <w:rFonts w:ascii="Times New Roman" w:hAnsi="Times New Roman" w:cs="Times New Roman"/>
              <w:color w:val="000000"/>
              <w:sz w:val="20"/>
              <w:szCs w:val="20"/>
              <w:shd w:val="clear" w:color="auto" w:fill="FFFFFF"/>
            </w:rPr>
          </w:rPrChange>
        </w:rPr>
        <w:t xml:space="preserve"> In mathematics, he was an early pioneer in game theory and probability theory, which affected the development of modern economics and sociology. </w:t>
      </w:r>
      <w:r w:rsidRPr="00E13F4E">
        <w:rPr>
          <w:rFonts w:ascii="Times New Roman" w:hAnsi="Times New Roman" w:cs="Times New Roman"/>
          <w:color w:val="000000" w:themeColor="text1"/>
          <w:sz w:val="20"/>
          <w:szCs w:val="20"/>
          <w:shd w:val="clear" w:color="auto" w:fill="FFFFFF"/>
          <w:rPrChange w:id="34" w:author="Zahid Syed" w:date="2025-09-24T13:00:00Z" w16du:dateUtc="2025-09-24T04:00:00Z">
            <w:rPr>
              <w:rFonts w:ascii="Times New Roman" w:hAnsi="Times New Roman" w:cs="Times New Roman"/>
              <w:color w:val="1A1A1A"/>
              <w:sz w:val="20"/>
              <w:szCs w:val="20"/>
              <w:shd w:val="clear" w:color="auto" w:fill="FFFFFF"/>
            </w:rPr>
          </w:rPrChange>
        </w:rPr>
        <w:t xml:space="preserve">Between the years 1052/1642 and 1054/1644, Pascal conceived and constructed a digital calculator, which he designed to help his father with tax calculations as the local administrator of Rouen in France. He was a younger contemporary of </w:t>
      </w:r>
      <w:r w:rsidRPr="00E13F4E">
        <w:rPr>
          <w:rFonts w:ascii="Times New Roman" w:hAnsi="Times New Roman" w:cs="Times New Roman"/>
          <w:color w:val="000000" w:themeColor="text1"/>
          <w:sz w:val="20"/>
          <w:szCs w:val="20"/>
          <w:shd w:val="clear" w:color="auto" w:fill="FFFFFF"/>
          <w:rPrChange w:id="35" w:author="Zahid Syed" w:date="2025-09-24T13:00:00Z" w16du:dateUtc="2025-09-24T04:00:00Z">
            <w:rPr>
              <w:rFonts w:ascii="Times New Roman" w:hAnsi="Times New Roman" w:cs="Times New Roman"/>
              <w:color w:val="4D5156"/>
              <w:sz w:val="20"/>
              <w:szCs w:val="20"/>
              <w:shd w:val="clear" w:color="auto" w:fill="FFFFFF"/>
            </w:rPr>
          </w:rPrChange>
        </w:rPr>
        <w:t>René</w:t>
      </w:r>
      <w:r w:rsidRPr="00E13F4E">
        <w:rPr>
          <w:rStyle w:val="apple-converted-space"/>
          <w:rFonts w:ascii="Times New Roman" w:eastAsia="Yu Gothic Light" w:hAnsi="Times New Roman" w:cs="Times New Roman"/>
          <w:color w:val="000000" w:themeColor="text1"/>
          <w:sz w:val="20"/>
          <w:szCs w:val="20"/>
          <w:shd w:val="clear" w:color="auto" w:fill="FFFFFF"/>
          <w:rPrChange w:id="36" w:author="Zahid Syed" w:date="2025-09-24T13:00:00Z" w16du:dateUtc="2025-09-24T04:00:00Z">
            <w:rPr>
              <w:rStyle w:val="apple-converted-space"/>
              <w:rFonts w:ascii="Times New Roman" w:eastAsia="Yu Gothic Light" w:hAnsi="Times New Roman" w:cs="Times New Roman"/>
              <w:color w:val="4D5156"/>
              <w:sz w:val="20"/>
              <w:szCs w:val="20"/>
              <w:shd w:val="clear" w:color="auto" w:fill="FFFFFF"/>
            </w:rPr>
          </w:rPrChange>
        </w:rPr>
        <w:t> </w:t>
      </w:r>
      <w:r w:rsidRPr="00E13F4E">
        <w:rPr>
          <w:rFonts w:ascii="Times New Roman" w:hAnsi="Times New Roman" w:cs="Times New Roman"/>
          <w:color w:val="000000" w:themeColor="text1"/>
          <w:sz w:val="20"/>
          <w:szCs w:val="20"/>
          <w:shd w:val="clear" w:color="auto" w:fill="FFFFFF"/>
          <w:rPrChange w:id="37" w:author="Zahid Syed" w:date="2025-09-24T13:00:00Z" w16du:dateUtc="2025-09-24T04:00:00Z">
            <w:rPr>
              <w:rFonts w:ascii="Times New Roman" w:hAnsi="Times New Roman" w:cs="Times New Roman"/>
              <w:color w:val="1A1A1A"/>
              <w:sz w:val="20"/>
              <w:szCs w:val="20"/>
              <w:shd w:val="clear" w:color="auto" w:fill="FFFFFF"/>
            </w:rPr>
          </w:rPrChange>
        </w:rPr>
        <w:t xml:space="preserve">Descartes (d. </w:t>
      </w:r>
      <w:r w:rsidRPr="00E13F4E">
        <w:rPr>
          <w:rStyle w:val="lrzxr"/>
          <w:rFonts w:ascii="Times New Roman" w:eastAsia="Yu Gothic Light" w:hAnsi="Times New Roman" w:cs="Times New Roman"/>
          <w:color w:val="000000" w:themeColor="text1"/>
          <w:sz w:val="20"/>
          <w:szCs w:val="20"/>
          <w:rPrChange w:id="38" w:author="Zahid Syed" w:date="2025-09-24T13:00:00Z" w16du:dateUtc="2025-09-24T04:00:00Z">
            <w:rPr>
              <w:rStyle w:val="lrzxr"/>
              <w:rFonts w:ascii="Times New Roman" w:eastAsia="Yu Gothic Light" w:hAnsi="Times New Roman" w:cs="Times New Roman"/>
              <w:color w:val="202124"/>
              <w:sz w:val="20"/>
              <w:szCs w:val="20"/>
            </w:rPr>
          </w:rPrChange>
        </w:rPr>
        <w:t>1060/1650</w:t>
      </w:r>
      <w:r w:rsidRPr="00E13F4E">
        <w:rPr>
          <w:rFonts w:ascii="Times New Roman" w:hAnsi="Times New Roman" w:cs="Times New Roman"/>
          <w:color w:val="000000" w:themeColor="text1"/>
          <w:sz w:val="20"/>
          <w:szCs w:val="20"/>
          <w:shd w:val="clear" w:color="auto" w:fill="FFFFFF"/>
          <w:rPrChange w:id="39" w:author="Zahid Syed" w:date="2025-09-24T13:00:00Z" w16du:dateUtc="2025-09-24T04:00:00Z">
            <w:rPr>
              <w:rFonts w:ascii="Times New Roman" w:hAnsi="Times New Roman" w:cs="Times New Roman"/>
              <w:color w:val="1A1A1A"/>
              <w:sz w:val="20"/>
              <w:szCs w:val="20"/>
              <w:shd w:val="clear" w:color="auto" w:fill="FFFFFF"/>
            </w:rPr>
          </w:rPrChange>
        </w:rPr>
        <w:t xml:space="preserve">) and wrote in defense of scientific method. Eight years before his death, Pascal underwent a profound religious experience which he called his “Night of Fire.” In remembrance of it, he wrote on a note to himself which he kept penned within his coat until he died: “Fire. God of Abraham, God of Isaac, God of Jacob, not of the philosophers and the scholars.” The note ended with a quotation from the Psalms: “I will not forget Your word” (Psalm, 119:16). </w:t>
      </w:r>
    </w:p>
  </w:footnote>
  <w:footnote w:id="3">
    <w:p w14:paraId="5C499EB9" w14:textId="77777777" w:rsidR="00B335E1" w:rsidRPr="00E13F4E" w:rsidRDefault="00B335E1" w:rsidP="005D5C5B">
      <w:pPr>
        <w:pStyle w:val="FootnoteText1"/>
        <w:rPr>
          <w:color w:val="000000" w:themeColor="text1"/>
          <w:rPrChange w:id="40" w:author="Zahid Syed" w:date="2025-09-24T13:00:00Z" w16du:dateUtc="2025-09-24T04:00:00Z">
            <w:rPr/>
          </w:rPrChange>
        </w:rPr>
      </w:pPr>
      <w:r w:rsidRPr="00E13F4E">
        <w:rPr>
          <w:rStyle w:val="FootnoteReference"/>
          <w:color w:val="000000" w:themeColor="text1"/>
          <w:rPrChange w:id="41" w:author="Zahid Syed" w:date="2025-09-24T13:00:00Z" w16du:dateUtc="2025-09-24T04:00:00Z">
            <w:rPr>
              <w:rStyle w:val="FootnoteReference"/>
            </w:rPr>
          </w:rPrChange>
        </w:rPr>
        <w:footnoteRef/>
      </w:r>
      <w:r w:rsidRPr="00E13F4E">
        <w:rPr>
          <w:color w:val="000000" w:themeColor="text1"/>
          <w:rPrChange w:id="42" w:author="Zahid Syed" w:date="2025-09-24T13:00:00Z" w16du:dateUtc="2025-09-24T04:00:00Z">
            <w:rPr/>
          </w:rPrChange>
        </w:rPr>
        <w:t xml:space="preserve"> </w:t>
      </w:r>
      <w:r w:rsidRPr="00E13F4E">
        <w:rPr>
          <w:rFonts w:eastAsia="Yu Gothic"/>
          <w:b/>
          <w:bCs/>
          <w:color w:val="000000" w:themeColor="text1"/>
          <w:rPrChange w:id="43" w:author="Zahid Syed" w:date="2025-09-24T13:00:00Z" w16du:dateUtc="2025-09-24T04:00:00Z">
            <w:rPr>
              <w:rFonts w:eastAsia="Yu Gothic"/>
              <w:b/>
              <w:bCs/>
              <w:color w:val="1A1A1A"/>
            </w:rPr>
          </w:rPrChange>
        </w:rPr>
        <w:t xml:space="preserve">Kurt Friedrich Gödel </w:t>
      </w:r>
      <w:r w:rsidRPr="00E13F4E">
        <w:rPr>
          <w:rFonts w:eastAsia="Yu Gothic"/>
          <w:color w:val="000000" w:themeColor="text1"/>
          <w:rPrChange w:id="44" w:author="Zahid Syed" w:date="2025-09-24T13:00:00Z" w16du:dateUtc="2025-09-24T04:00:00Z">
            <w:rPr>
              <w:rFonts w:eastAsia="Yu Gothic"/>
              <w:color w:val="1A1A1A"/>
            </w:rPr>
          </w:rPrChange>
        </w:rPr>
        <w:t xml:space="preserve">(d. 1398/1978) was a </w:t>
      </w:r>
      <w:r w:rsidRPr="00E13F4E">
        <w:rPr>
          <w:rFonts w:eastAsia="Yu Gothic"/>
          <w:color w:val="000000" w:themeColor="text1"/>
          <w:rPrChange w:id="45" w:author="Zahid Syed" w:date="2025-09-24T13:00:00Z" w16du:dateUtc="2025-09-24T04:00:00Z">
            <w:rPr>
              <w:rFonts w:eastAsia="Yu Gothic"/>
              <w:color w:val="000000"/>
            </w:rPr>
          </w:rPrChange>
        </w:rPr>
        <w:t xml:space="preserve">brilliant Austrian-American mathematician, Logician, and Philosopher. He was a close associate of Albert Einstein (d. 1374/1955). Later, we will speak of </w:t>
      </w:r>
      <w:r w:rsidRPr="00E13F4E">
        <w:rPr>
          <w:rFonts w:eastAsia="Yu Gothic"/>
          <w:color w:val="000000" w:themeColor="text1"/>
          <w:rPrChange w:id="46" w:author="Zahid Syed" w:date="2025-09-24T13:00:00Z" w16du:dateUtc="2025-09-24T04:00:00Z">
            <w:rPr>
              <w:rFonts w:eastAsia="Yu Gothic"/>
              <w:color w:val="1A1A1A"/>
            </w:rPr>
          </w:rPrChange>
        </w:rPr>
        <w:t>Gödel’s Ontological proof of God’s Self-Necessity as well as his Theorems of Incompleteness, which indicate that no Science or system can establish its veracity internally and without going outside of itself.</w:t>
      </w:r>
    </w:p>
  </w:footnote>
  <w:footnote w:id="4">
    <w:p w14:paraId="0F5B054D" w14:textId="77777777" w:rsidR="00B335E1" w:rsidRPr="00E13F4E" w:rsidRDefault="00B335E1" w:rsidP="005D5C5B">
      <w:pPr>
        <w:pStyle w:val="FootnoteText1"/>
        <w:rPr>
          <w:color w:val="000000" w:themeColor="text1"/>
          <w:rPrChange w:id="47" w:author="Zahid Syed" w:date="2025-09-24T13:00:00Z" w16du:dateUtc="2025-09-24T04:00:00Z">
            <w:rPr/>
          </w:rPrChange>
        </w:rPr>
      </w:pPr>
      <w:r w:rsidRPr="00E13F4E">
        <w:rPr>
          <w:rStyle w:val="FootnoteReference"/>
          <w:color w:val="000000" w:themeColor="text1"/>
          <w:rPrChange w:id="48" w:author="Zahid Syed" w:date="2025-09-24T13:00:00Z" w16du:dateUtc="2025-09-24T04:00:00Z">
            <w:rPr>
              <w:rStyle w:val="FootnoteReference"/>
            </w:rPr>
          </w:rPrChange>
        </w:rPr>
        <w:footnoteRef/>
      </w:r>
      <w:r w:rsidRPr="00E13F4E">
        <w:rPr>
          <w:color w:val="000000" w:themeColor="text1"/>
          <w:rPrChange w:id="49" w:author="Zahid Syed" w:date="2025-09-24T13:00:00Z" w16du:dateUtc="2025-09-24T04:00:00Z">
            <w:rPr/>
          </w:rPrChange>
        </w:rPr>
        <w:t xml:space="preserve"> </w:t>
      </w:r>
      <w:r w:rsidRPr="00E13F4E">
        <w:rPr>
          <w:rFonts w:eastAsia="Yu Gothic"/>
          <w:b/>
          <w:bCs/>
          <w:color w:val="000000" w:themeColor="text1"/>
          <w:rPrChange w:id="50" w:author="Zahid Syed" w:date="2025-09-24T13:00:00Z" w16du:dateUtc="2025-09-24T04:00:00Z">
            <w:rPr>
              <w:rFonts w:eastAsia="Yu Gothic"/>
              <w:b/>
              <w:bCs/>
              <w:color w:val="000000"/>
            </w:rPr>
          </w:rPrChange>
        </w:rPr>
        <w:t xml:space="preserve">Jean-Jacques Rousseau </w:t>
      </w:r>
      <w:r w:rsidRPr="00E13F4E">
        <w:rPr>
          <w:rFonts w:eastAsia="Yu Gothic"/>
          <w:color w:val="000000" w:themeColor="text1"/>
          <w:rPrChange w:id="51" w:author="Zahid Syed" w:date="2025-09-24T13:00:00Z" w16du:dateUtc="2025-09-24T04:00:00Z">
            <w:rPr>
              <w:rFonts w:eastAsia="Yu Gothic"/>
              <w:color w:val="000000"/>
            </w:rPr>
          </w:rPrChange>
        </w:rPr>
        <w:t>(d. 1192/1778) was a highly influential French-Swiss thinker and writer. He was a major proponent of democratic ideals as well as a leader of the movement of French Romanticism in literature. Rousseau stands out in the history of Western ideas as one of the early formulators of the Modernist self-expressive Ego that finds its “Truth” in its most profound feelings—as opposed to objective standards—and its “truthfulness” in their expression, as unconventional as they may be.</w:t>
      </w:r>
    </w:p>
  </w:footnote>
  <w:footnote w:id="5">
    <w:p w14:paraId="31E70DED" w14:textId="77777777" w:rsidR="00B335E1" w:rsidRPr="00E13F4E" w:rsidRDefault="00B335E1" w:rsidP="005D5C5B">
      <w:pPr>
        <w:pStyle w:val="FootnoteText1"/>
        <w:rPr>
          <w:color w:val="000000" w:themeColor="text1"/>
          <w:rPrChange w:id="52" w:author="Zahid Syed" w:date="2025-09-24T13:00:00Z" w16du:dateUtc="2025-09-24T04:00:00Z">
            <w:rPr>
              <w:color w:val="131314"/>
            </w:rPr>
          </w:rPrChange>
        </w:rPr>
      </w:pPr>
      <w:r w:rsidRPr="00E13F4E">
        <w:rPr>
          <w:rStyle w:val="FootnoteReference"/>
          <w:color w:val="000000" w:themeColor="text1"/>
          <w:rPrChange w:id="53" w:author="Zahid Syed" w:date="2025-09-24T13:00:00Z" w16du:dateUtc="2025-09-24T04:00:00Z">
            <w:rPr>
              <w:rStyle w:val="FootnoteReference"/>
            </w:rPr>
          </w:rPrChange>
        </w:rPr>
        <w:footnoteRef/>
      </w:r>
      <w:r w:rsidRPr="00E13F4E">
        <w:rPr>
          <w:color w:val="000000" w:themeColor="text1"/>
          <w:rPrChange w:id="54" w:author="Zahid Syed" w:date="2025-09-24T13:00:00Z" w16du:dateUtc="2025-09-24T04:00:00Z">
            <w:rPr/>
          </w:rPrChange>
        </w:rPr>
        <w:t xml:space="preserve"> </w:t>
      </w:r>
      <w:r w:rsidRPr="00E13F4E">
        <w:rPr>
          <w:b/>
          <w:bCs/>
          <w:color w:val="000000" w:themeColor="text1"/>
          <w:rPrChange w:id="55" w:author="Zahid Syed" w:date="2025-09-24T13:00:00Z" w16du:dateUtc="2025-09-24T04:00:00Z">
            <w:rPr>
              <w:b/>
              <w:bCs/>
            </w:rPr>
          </w:rPrChange>
        </w:rPr>
        <w:t>Al-</w:t>
      </w:r>
      <w:r w:rsidRPr="00E13F4E">
        <w:rPr>
          <w:rFonts w:eastAsia="Yu Gothic"/>
          <w:b/>
          <w:bCs/>
          <w:color w:val="000000" w:themeColor="text1"/>
          <w:rPrChange w:id="56" w:author="Zahid Syed" w:date="2025-09-24T13:00:00Z" w16du:dateUtc="2025-09-24T04:00:00Z">
            <w:rPr>
              <w:rFonts w:eastAsia="Yu Gothic"/>
              <w:b/>
              <w:bCs/>
              <w:color w:val="000000"/>
            </w:rPr>
          </w:rPrChange>
        </w:rPr>
        <w:t>Im</w:t>
      </w:r>
      <w:r w:rsidRPr="00E13F4E">
        <w:rPr>
          <w:b/>
          <w:bCs/>
          <w:color w:val="000000" w:themeColor="text1"/>
          <w:rPrChange w:id="57" w:author="Zahid Syed" w:date="2025-09-24T13:00:00Z" w16du:dateUtc="2025-09-24T04:00:00Z">
            <w:rPr>
              <w:b/>
              <w:bCs/>
            </w:rPr>
          </w:rPrChange>
        </w:rPr>
        <w:t>ā</w:t>
      </w:r>
      <w:r w:rsidRPr="00E13F4E">
        <w:rPr>
          <w:rFonts w:eastAsia="Yu Gothic"/>
          <w:b/>
          <w:bCs/>
          <w:color w:val="000000" w:themeColor="text1"/>
          <w:rPrChange w:id="58" w:author="Zahid Syed" w:date="2025-09-24T13:00:00Z" w16du:dateUtc="2025-09-24T04:00:00Z">
            <w:rPr>
              <w:rFonts w:eastAsia="Yu Gothic"/>
              <w:b/>
              <w:bCs/>
              <w:color w:val="000000"/>
            </w:rPr>
          </w:rPrChange>
        </w:rPr>
        <w:t>m al-Tirmidh</w:t>
      </w:r>
      <w:r w:rsidRPr="00E13F4E">
        <w:rPr>
          <w:b/>
          <w:bCs/>
          <w:color w:val="000000" w:themeColor="text1"/>
          <w:rPrChange w:id="59" w:author="Zahid Syed" w:date="2025-09-24T13:00:00Z" w16du:dateUtc="2025-09-24T04:00:00Z">
            <w:rPr>
              <w:b/>
              <w:bCs/>
            </w:rPr>
          </w:rPrChange>
        </w:rPr>
        <w:t xml:space="preserve">ī </w:t>
      </w:r>
      <w:r w:rsidRPr="00E13F4E">
        <w:rPr>
          <w:color w:val="000000" w:themeColor="text1"/>
          <w:rPrChange w:id="60" w:author="Zahid Syed" w:date="2025-09-24T13:00:00Z" w16du:dateUtc="2025-09-24T04:00:00Z">
            <w:rPr/>
          </w:rPrChange>
        </w:rPr>
        <w:t>(d. 279/892) or, more fully, al-</w:t>
      </w:r>
      <w:r w:rsidRPr="00E13F4E">
        <w:rPr>
          <w:rFonts w:eastAsia="Yu Gothic"/>
          <w:color w:val="000000" w:themeColor="text1"/>
          <w:rPrChange w:id="61" w:author="Zahid Syed" w:date="2025-09-24T13:00:00Z" w16du:dateUtc="2025-09-24T04:00:00Z">
            <w:rPr>
              <w:rFonts w:eastAsia="Yu Gothic"/>
              <w:color w:val="000000"/>
            </w:rPr>
          </w:rPrChange>
        </w:rPr>
        <w:t>Im</w:t>
      </w:r>
      <w:r w:rsidRPr="00E13F4E">
        <w:rPr>
          <w:color w:val="000000" w:themeColor="text1"/>
          <w:rPrChange w:id="62" w:author="Zahid Syed" w:date="2025-09-24T13:00:00Z" w16du:dateUtc="2025-09-24T04:00:00Z">
            <w:rPr/>
          </w:rPrChange>
        </w:rPr>
        <w:t>ā</w:t>
      </w:r>
      <w:r w:rsidRPr="00E13F4E">
        <w:rPr>
          <w:rFonts w:eastAsia="Yu Gothic"/>
          <w:color w:val="000000" w:themeColor="text1"/>
          <w:rPrChange w:id="63" w:author="Zahid Syed" w:date="2025-09-24T13:00:00Z" w16du:dateUtc="2025-09-24T04:00:00Z">
            <w:rPr>
              <w:rFonts w:eastAsia="Yu Gothic"/>
              <w:color w:val="000000"/>
            </w:rPr>
          </w:rPrChange>
        </w:rPr>
        <w:t xml:space="preserve">m </w:t>
      </w:r>
      <w:r w:rsidRPr="00E13F4E">
        <w:rPr>
          <w:color w:val="000000" w:themeColor="text1"/>
          <w:rPrChange w:id="64" w:author="Zahid Syed" w:date="2025-09-24T13:00:00Z" w16du:dateUtc="2025-09-24T04:00:00Z">
            <w:rPr>
              <w:color w:val="131314"/>
            </w:rPr>
          </w:rPrChange>
        </w:rPr>
        <w:t>Abū ‘Īsā Muḥammad ibn ‘Īsā as-Sulamī al-Tirmidhī hailed from the Persian-speaking city of Tirmidh in Khorasan and present-day Uzbekistan. It is not clear whether al-Tirmidhī</w:t>
      </w:r>
      <w:r w:rsidRPr="00E13F4E">
        <w:rPr>
          <w:color w:val="000000" w:themeColor="text1"/>
          <w:rPrChange w:id="65" w:author="Zahid Syed" w:date="2025-09-24T13:00:00Z" w16du:dateUtc="2025-09-24T04:00:00Z">
            <w:rPr/>
          </w:rPrChange>
        </w:rPr>
        <w:t xml:space="preserve"> was of Arab or Persian descent. Al-</w:t>
      </w:r>
      <w:r w:rsidRPr="00E13F4E">
        <w:rPr>
          <w:rFonts w:eastAsia="Yu Gothic"/>
          <w:color w:val="000000" w:themeColor="text1"/>
          <w:rPrChange w:id="66" w:author="Zahid Syed" w:date="2025-09-24T13:00:00Z" w16du:dateUtc="2025-09-24T04:00:00Z">
            <w:rPr>
              <w:rFonts w:eastAsia="Yu Gothic"/>
              <w:color w:val="000000"/>
            </w:rPr>
          </w:rPrChange>
        </w:rPr>
        <w:t>Im</w:t>
      </w:r>
      <w:r w:rsidRPr="00E13F4E">
        <w:rPr>
          <w:color w:val="000000" w:themeColor="text1"/>
          <w:rPrChange w:id="67" w:author="Zahid Syed" w:date="2025-09-24T13:00:00Z" w16du:dateUtc="2025-09-24T04:00:00Z">
            <w:rPr/>
          </w:rPrChange>
        </w:rPr>
        <w:t>ā</w:t>
      </w:r>
      <w:r w:rsidRPr="00E13F4E">
        <w:rPr>
          <w:rFonts w:eastAsia="Yu Gothic"/>
          <w:color w:val="000000" w:themeColor="text1"/>
          <w:rPrChange w:id="68" w:author="Zahid Syed" w:date="2025-09-24T13:00:00Z" w16du:dateUtc="2025-09-24T04:00:00Z">
            <w:rPr>
              <w:rFonts w:eastAsia="Yu Gothic"/>
              <w:color w:val="000000"/>
            </w:rPr>
          </w:rPrChange>
        </w:rPr>
        <w:t>m al-Tirmidh</w:t>
      </w:r>
      <w:r w:rsidRPr="00E13F4E">
        <w:rPr>
          <w:color w:val="000000" w:themeColor="text1"/>
          <w:rPrChange w:id="69" w:author="Zahid Syed" w:date="2025-09-24T13:00:00Z" w16du:dateUtc="2025-09-24T04:00:00Z">
            <w:rPr/>
          </w:rPrChange>
        </w:rPr>
        <w:t>ī</w:t>
      </w:r>
      <w:r w:rsidRPr="00E13F4E">
        <w:rPr>
          <w:color w:val="000000" w:themeColor="text1"/>
          <w:rPrChange w:id="70" w:author="Zahid Syed" w:date="2025-09-24T13:00:00Z" w16du:dateUtc="2025-09-24T04:00:00Z">
            <w:rPr>
              <w:color w:val="131314"/>
            </w:rPr>
          </w:rPrChange>
        </w:rPr>
        <w:t xml:space="preserve"> was one of the greatest masters of </w:t>
      </w:r>
      <w:r w:rsidRPr="00E13F4E">
        <w:rPr>
          <w:i/>
          <w:iCs/>
          <w:color w:val="000000" w:themeColor="text1"/>
          <w:rPrChange w:id="71" w:author="Zahid Syed" w:date="2025-09-24T13:00:00Z" w16du:dateUtc="2025-09-24T04:00:00Z">
            <w:rPr>
              <w:i/>
              <w:iCs/>
            </w:rPr>
          </w:rPrChange>
        </w:rPr>
        <w:t>Ḥadīth</w:t>
      </w:r>
      <w:r w:rsidRPr="00E13F4E">
        <w:rPr>
          <w:color w:val="000000" w:themeColor="text1"/>
          <w:rPrChange w:id="72" w:author="Zahid Syed" w:date="2025-09-24T13:00:00Z" w16du:dateUtc="2025-09-24T04:00:00Z">
            <w:rPr/>
          </w:rPrChange>
        </w:rPr>
        <w:t xml:space="preserve"> in Islamic history and is known for his </w:t>
      </w:r>
      <w:r w:rsidRPr="00E13F4E">
        <w:rPr>
          <w:i/>
          <w:iCs/>
          <w:color w:val="000000" w:themeColor="text1"/>
          <w:rPrChange w:id="73" w:author="Zahid Syed" w:date="2025-09-24T13:00:00Z" w16du:dateUtc="2025-09-24T04:00:00Z">
            <w:rPr>
              <w:i/>
              <w:iCs/>
            </w:rPr>
          </w:rPrChange>
        </w:rPr>
        <w:t xml:space="preserve">Authentic Compendium </w:t>
      </w:r>
      <w:r w:rsidRPr="00E13F4E">
        <w:rPr>
          <w:color w:val="000000" w:themeColor="text1"/>
          <w:rPrChange w:id="74" w:author="Zahid Syed" w:date="2025-09-24T13:00:00Z" w16du:dateUtc="2025-09-24T04:00:00Z">
            <w:rPr/>
          </w:rPrChange>
        </w:rPr>
        <w:t>(</w:t>
      </w:r>
      <w:r w:rsidRPr="00E13F4E">
        <w:rPr>
          <w:i/>
          <w:iCs/>
          <w:color w:val="000000" w:themeColor="text1"/>
          <w:rPrChange w:id="75" w:author="Zahid Syed" w:date="2025-09-24T13:00:00Z" w16du:dateUtc="2025-09-24T04:00:00Z">
            <w:rPr>
              <w:i/>
              <w:iCs/>
            </w:rPr>
          </w:rPrChange>
        </w:rPr>
        <w:t>al-Jāmi‘ al-Ṣaḥīḥ</w:t>
      </w:r>
      <w:r w:rsidRPr="00E13F4E">
        <w:rPr>
          <w:color w:val="000000" w:themeColor="text1"/>
          <w:rPrChange w:id="76" w:author="Zahid Syed" w:date="2025-09-24T13:00:00Z" w16du:dateUtc="2025-09-24T04:00:00Z">
            <w:rPr/>
          </w:rPrChange>
        </w:rPr>
        <w:t xml:space="preserve">), which is also acclaimed simply as </w:t>
      </w:r>
      <w:r w:rsidRPr="00E13F4E">
        <w:rPr>
          <w:i/>
          <w:iCs/>
          <w:color w:val="000000" w:themeColor="text1"/>
          <w:rPrChange w:id="77" w:author="Zahid Syed" w:date="2025-09-24T13:00:00Z" w16du:dateUtc="2025-09-24T04:00:00Z">
            <w:rPr>
              <w:i/>
              <w:iCs/>
            </w:rPr>
          </w:rPrChange>
        </w:rPr>
        <w:t>The Compendium</w:t>
      </w:r>
      <w:r w:rsidRPr="00E13F4E">
        <w:rPr>
          <w:color w:val="000000" w:themeColor="text1"/>
          <w:rPrChange w:id="78" w:author="Zahid Syed" w:date="2025-09-24T13:00:00Z" w16du:dateUtc="2025-09-24T04:00:00Z">
            <w:rPr/>
          </w:rPrChange>
        </w:rPr>
        <w:t xml:space="preserve"> </w:t>
      </w:r>
      <w:r w:rsidRPr="00E13F4E">
        <w:rPr>
          <w:i/>
          <w:iCs/>
          <w:color w:val="000000" w:themeColor="text1"/>
          <w:rPrChange w:id="79" w:author="Zahid Syed" w:date="2025-09-24T13:00:00Z" w16du:dateUtc="2025-09-24T04:00:00Z">
            <w:rPr>
              <w:i/>
              <w:iCs/>
            </w:rPr>
          </w:rPrChange>
        </w:rPr>
        <w:t>of al-Tirmidhī</w:t>
      </w:r>
      <w:r w:rsidRPr="00E13F4E">
        <w:rPr>
          <w:color w:val="000000" w:themeColor="text1"/>
          <w:rPrChange w:id="80" w:author="Zahid Syed" w:date="2025-09-24T13:00:00Z" w16du:dateUtc="2025-09-24T04:00:00Z">
            <w:rPr/>
          </w:rPrChange>
        </w:rPr>
        <w:t xml:space="preserve"> (</w:t>
      </w:r>
      <w:r w:rsidRPr="00E13F4E">
        <w:rPr>
          <w:i/>
          <w:iCs/>
          <w:color w:val="000000" w:themeColor="text1"/>
          <w:rPrChange w:id="81" w:author="Zahid Syed" w:date="2025-09-24T13:00:00Z" w16du:dateUtc="2025-09-24T04:00:00Z">
            <w:rPr>
              <w:i/>
              <w:iCs/>
            </w:rPr>
          </w:rPrChange>
        </w:rPr>
        <w:t>Jāmi‘ al-Tirmidhī</w:t>
      </w:r>
      <w:r w:rsidRPr="00E13F4E">
        <w:rPr>
          <w:color w:val="000000" w:themeColor="text1"/>
          <w:rPrChange w:id="82" w:author="Zahid Syed" w:date="2025-09-24T13:00:00Z" w16du:dateUtc="2025-09-24T04:00:00Z">
            <w:rPr/>
          </w:rPrChange>
        </w:rPr>
        <w:t xml:space="preserve">) and is deemed as one of “the six authoritative books” of </w:t>
      </w:r>
      <w:r w:rsidRPr="00E13F4E">
        <w:rPr>
          <w:i/>
          <w:iCs/>
          <w:color w:val="000000" w:themeColor="text1"/>
          <w:rPrChange w:id="83" w:author="Zahid Syed" w:date="2025-09-24T13:00:00Z" w16du:dateUtc="2025-09-24T04:00:00Z">
            <w:rPr>
              <w:i/>
              <w:iCs/>
            </w:rPr>
          </w:rPrChange>
        </w:rPr>
        <w:t>Ḥadīth</w:t>
      </w:r>
      <w:r w:rsidRPr="00E13F4E">
        <w:rPr>
          <w:color w:val="000000" w:themeColor="text1"/>
          <w:rPrChange w:id="84" w:author="Zahid Syed" w:date="2025-09-24T13:00:00Z" w16du:dateUtc="2025-09-24T04:00:00Z">
            <w:rPr/>
          </w:rPrChange>
        </w:rPr>
        <w:t xml:space="preserve"> in the Islamic Tradition. He was one of the students of al-Imām al-Bukhārī (d. 256/870), upon whom he relied heavily and who also held </w:t>
      </w:r>
      <w:r w:rsidRPr="00E13F4E">
        <w:rPr>
          <w:rFonts w:eastAsia="Yu Gothic"/>
          <w:color w:val="000000" w:themeColor="text1"/>
          <w:rPrChange w:id="85" w:author="Zahid Syed" w:date="2025-09-24T13:00:00Z" w16du:dateUtc="2025-09-24T04:00:00Z">
            <w:rPr>
              <w:rFonts w:eastAsia="Yu Gothic"/>
              <w:color w:val="000000"/>
            </w:rPr>
          </w:rPrChange>
        </w:rPr>
        <w:t>al-Tirmidh</w:t>
      </w:r>
      <w:r w:rsidRPr="00E13F4E">
        <w:rPr>
          <w:color w:val="000000" w:themeColor="text1"/>
          <w:rPrChange w:id="86" w:author="Zahid Syed" w:date="2025-09-24T13:00:00Z" w16du:dateUtc="2025-09-24T04:00:00Z">
            <w:rPr/>
          </w:rPrChange>
        </w:rPr>
        <w:t>ī in great esteem. He also studied with many other great Scholars of his time.</w:t>
      </w:r>
      <w:r w:rsidRPr="00E13F4E">
        <w:rPr>
          <w:color w:val="000000" w:themeColor="text1"/>
          <w:rPrChange w:id="87" w:author="Zahid Syed" w:date="2025-09-24T13:00:00Z" w16du:dateUtc="2025-09-24T04:00:00Z">
            <w:rPr>
              <w:color w:val="131314"/>
            </w:rPr>
          </w:rPrChange>
        </w:rPr>
        <w:t xml:space="preserve"> Al-Tirmidhī</w:t>
      </w:r>
      <w:r w:rsidRPr="00E13F4E">
        <w:rPr>
          <w:color w:val="000000" w:themeColor="text1"/>
          <w:rPrChange w:id="88" w:author="Zahid Syed" w:date="2025-09-24T13:00:00Z" w16du:dateUtc="2025-09-24T04:00:00Z">
            <w:rPr/>
          </w:rPrChange>
        </w:rPr>
        <w:t xml:space="preserve"> also compiled </w:t>
      </w:r>
      <w:r w:rsidRPr="00E13F4E">
        <w:rPr>
          <w:i/>
          <w:iCs/>
          <w:color w:val="000000" w:themeColor="text1"/>
          <w:rPrChange w:id="89" w:author="Zahid Syed" w:date="2025-09-24T13:00:00Z" w16du:dateUtc="2025-09-24T04:00:00Z">
            <w:rPr>
              <w:i/>
              <w:iCs/>
            </w:rPr>
          </w:rPrChange>
        </w:rPr>
        <w:t>The Muḥammad Perfections of Character</w:t>
      </w:r>
      <w:r w:rsidRPr="00E13F4E">
        <w:rPr>
          <w:color w:val="000000" w:themeColor="text1"/>
          <w:rPrChange w:id="90" w:author="Zahid Syed" w:date="2025-09-24T13:00:00Z" w16du:dateUtc="2025-09-24T04:00:00Z">
            <w:rPr/>
          </w:rPrChange>
        </w:rPr>
        <w:t xml:space="preserve"> (</w:t>
      </w:r>
      <w:r w:rsidRPr="00E13F4E">
        <w:rPr>
          <w:i/>
          <w:iCs/>
          <w:color w:val="000000" w:themeColor="text1"/>
          <w:rPrChange w:id="91" w:author="Zahid Syed" w:date="2025-09-24T13:00:00Z" w16du:dateUtc="2025-09-24T04:00:00Z">
            <w:rPr>
              <w:i/>
              <w:iCs/>
            </w:rPr>
          </w:rPrChange>
        </w:rPr>
        <w:t>al-Shamā’il al-Muḥammadiyya</w:t>
      </w:r>
      <w:r w:rsidRPr="00E13F4E">
        <w:rPr>
          <w:color w:val="000000" w:themeColor="text1"/>
          <w:rPrChange w:id="92" w:author="Zahid Syed" w:date="2025-09-24T13:00:00Z" w16du:dateUtc="2025-09-24T04:00:00Z">
            <w:rPr/>
          </w:rPrChange>
        </w:rPr>
        <w:t xml:space="preserve">), in which he compiled </w:t>
      </w:r>
      <w:r w:rsidRPr="00E13F4E">
        <w:rPr>
          <w:i/>
          <w:iCs/>
          <w:color w:val="000000" w:themeColor="text1"/>
          <w:rPrChange w:id="93" w:author="Zahid Syed" w:date="2025-09-24T13:00:00Z" w16du:dateUtc="2025-09-24T04:00:00Z">
            <w:rPr>
              <w:i/>
              <w:iCs/>
            </w:rPr>
          </w:rPrChange>
        </w:rPr>
        <w:t>Ḥadīth</w:t>
      </w:r>
      <w:r w:rsidRPr="00E13F4E">
        <w:rPr>
          <w:color w:val="000000" w:themeColor="text1"/>
          <w:rPrChange w:id="94" w:author="Zahid Syed" w:date="2025-09-24T13:00:00Z" w16du:dateUtc="2025-09-24T04:00:00Z">
            <w:rPr/>
          </w:rPrChange>
        </w:rPr>
        <w:t xml:space="preserve"> about the excellence of the Prophet’s character. Al-</w:t>
      </w:r>
      <w:r w:rsidRPr="00E13F4E">
        <w:rPr>
          <w:rFonts w:eastAsia="Yu Gothic"/>
          <w:color w:val="000000" w:themeColor="text1"/>
          <w:rPrChange w:id="95" w:author="Zahid Syed" w:date="2025-09-24T13:00:00Z" w16du:dateUtc="2025-09-24T04:00:00Z">
            <w:rPr>
              <w:rFonts w:eastAsia="Yu Gothic"/>
              <w:color w:val="000000"/>
            </w:rPr>
          </w:rPrChange>
        </w:rPr>
        <w:t>Im</w:t>
      </w:r>
      <w:r w:rsidRPr="00E13F4E">
        <w:rPr>
          <w:color w:val="000000" w:themeColor="text1"/>
          <w:rPrChange w:id="96" w:author="Zahid Syed" w:date="2025-09-24T13:00:00Z" w16du:dateUtc="2025-09-24T04:00:00Z">
            <w:rPr/>
          </w:rPrChange>
        </w:rPr>
        <w:t>ā</w:t>
      </w:r>
      <w:r w:rsidRPr="00E13F4E">
        <w:rPr>
          <w:rFonts w:eastAsia="Yu Gothic"/>
          <w:color w:val="000000" w:themeColor="text1"/>
          <w:rPrChange w:id="97" w:author="Zahid Syed" w:date="2025-09-24T13:00:00Z" w16du:dateUtc="2025-09-24T04:00:00Z">
            <w:rPr>
              <w:rFonts w:eastAsia="Yu Gothic"/>
              <w:color w:val="000000"/>
            </w:rPr>
          </w:rPrChange>
        </w:rPr>
        <w:t>m al-Tirmidh</w:t>
      </w:r>
      <w:r w:rsidRPr="00E13F4E">
        <w:rPr>
          <w:color w:val="000000" w:themeColor="text1"/>
          <w:rPrChange w:id="98" w:author="Zahid Syed" w:date="2025-09-24T13:00:00Z" w16du:dateUtc="2025-09-24T04:00:00Z">
            <w:rPr/>
          </w:rPrChange>
        </w:rPr>
        <w:t>ī was also a master of Arabic grammar and carefully preserved much Arabic poetry from the early period. He died and was buried in Sherobad about thirty-seven miles (sixty kilometers) North of Tirmidh in present-day Ukbekistan.</w:t>
      </w:r>
    </w:p>
  </w:footnote>
  <w:footnote w:id="6">
    <w:p w14:paraId="080E045C" w14:textId="77777777" w:rsidR="00B335E1" w:rsidRPr="00E13F4E" w:rsidRDefault="00B335E1" w:rsidP="005D5C5B">
      <w:pPr>
        <w:pStyle w:val="FootnoteText1"/>
        <w:rPr>
          <w:color w:val="000000" w:themeColor="text1"/>
          <w:rPrChange w:id="99" w:author="Zahid Syed" w:date="2025-09-24T13:00:00Z" w16du:dateUtc="2025-09-24T04:00:00Z">
            <w:rPr/>
          </w:rPrChange>
        </w:rPr>
      </w:pPr>
      <w:r w:rsidRPr="00E13F4E">
        <w:rPr>
          <w:rStyle w:val="FootnoteReference"/>
          <w:color w:val="000000" w:themeColor="text1"/>
          <w:rPrChange w:id="100" w:author="Zahid Syed" w:date="2025-09-24T13:00:00Z" w16du:dateUtc="2025-09-24T04:00:00Z">
            <w:rPr>
              <w:rStyle w:val="FootnoteReference"/>
            </w:rPr>
          </w:rPrChange>
        </w:rPr>
        <w:footnoteRef/>
      </w:r>
      <w:r w:rsidRPr="00E13F4E">
        <w:rPr>
          <w:color w:val="000000" w:themeColor="text1"/>
          <w:rPrChange w:id="101" w:author="Zahid Syed" w:date="2025-09-24T13:00:00Z" w16du:dateUtc="2025-09-24T04:00:00Z">
            <w:rPr/>
          </w:rPrChange>
        </w:rPr>
        <w:t xml:space="preserve"> </w:t>
      </w:r>
      <w:r w:rsidRPr="00E13F4E">
        <w:rPr>
          <w:b/>
          <w:bCs/>
          <w:color w:val="000000" w:themeColor="text1"/>
          <w:rPrChange w:id="102" w:author="Zahid Syed" w:date="2025-09-24T13:00:00Z" w16du:dateUtc="2025-09-24T04:00:00Z">
            <w:rPr>
              <w:b/>
              <w:bCs/>
            </w:rPr>
          </w:rPrChange>
        </w:rPr>
        <w:t>Al-</w:t>
      </w:r>
      <w:r w:rsidRPr="00E13F4E">
        <w:rPr>
          <w:rFonts w:eastAsia="Yu Gothic"/>
          <w:b/>
          <w:bCs/>
          <w:color w:val="000000" w:themeColor="text1"/>
          <w:rPrChange w:id="103" w:author="Zahid Syed" w:date="2025-09-24T13:00:00Z" w16du:dateUtc="2025-09-24T04:00:00Z">
            <w:rPr>
              <w:rFonts w:eastAsia="Yu Gothic"/>
              <w:b/>
              <w:bCs/>
              <w:color w:val="000000"/>
            </w:rPr>
          </w:rPrChange>
        </w:rPr>
        <w:t>Im</w:t>
      </w:r>
      <w:r w:rsidRPr="00E13F4E">
        <w:rPr>
          <w:b/>
          <w:bCs/>
          <w:color w:val="000000" w:themeColor="text1"/>
          <w:rPrChange w:id="104" w:author="Zahid Syed" w:date="2025-09-24T13:00:00Z" w16du:dateUtc="2025-09-24T04:00:00Z">
            <w:rPr>
              <w:b/>
              <w:bCs/>
            </w:rPr>
          </w:rPrChange>
        </w:rPr>
        <w:t>ā</w:t>
      </w:r>
      <w:r w:rsidRPr="00E13F4E">
        <w:rPr>
          <w:rFonts w:eastAsia="Yu Gothic"/>
          <w:b/>
          <w:bCs/>
          <w:color w:val="000000" w:themeColor="text1"/>
          <w:rPrChange w:id="105" w:author="Zahid Syed" w:date="2025-09-24T13:00:00Z" w16du:dateUtc="2025-09-24T04:00:00Z">
            <w:rPr>
              <w:rFonts w:eastAsia="Yu Gothic"/>
              <w:b/>
              <w:bCs/>
              <w:color w:val="000000"/>
            </w:rPr>
          </w:rPrChange>
        </w:rPr>
        <w:t>m Ibn M</w:t>
      </w:r>
      <w:r w:rsidRPr="00E13F4E">
        <w:rPr>
          <w:b/>
          <w:bCs/>
          <w:color w:val="000000" w:themeColor="text1"/>
          <w:rPrChange w:id="106" w:author="Zahid Syed" w:date="2025-09-24T13:00:00Z" w16du:dateUtc="2025-09-24T04:00:00Z">
            <w:rPr>
              <w:b/>
              <w:bCs/>
            </w:rPr>
          </w:rPrChange>
        </w:rPr>
        <w:t>ā</w:t>
      </w:r>
      <w:r w:rsidRPr="00E13F4E">
        <w:rPr>
          <w:rFonts w:eastAsia="Yu Gothic"/>
          <w:b/>
          <w:bCs/>
          <w:color w:val="000000" w:themeColor="text1"/>
          <w:rPrChange w:id="107" w:author="Zahid Syed" w:date="2025-09-24T13:00:00Z" w16du:dateUtc="2025-09-24T04:00:00Z">
            <w:rPr>
              <w:rFonts w:eastAsia="Yu Gothic"/>
              <w:b/>
              <w:bCs/>
              <w:color w:val="000000"/>
            </w:rPr>
          </w:rPrChange>
        </w:rPr>
        <w:t>jah</w:t>
      </w:r>
      <w:r w:rsidRPr="00E13F4E">
        <w:rPr>
          <w:color w:val="000000" w:themeColor="text1"/>
          <w:rPrChange w:id="108" w:author="Zahid Syed" w:date="2025-09-24T13:00:00Z" w16du:dateUtc="2025-09-24T04:00:00Z">
            <w:rPr/>
          </w:rPrChange>
        </w:rPr>
        <w:t xml:space="preserve"> (d. 273/887) refers to Abū ‘Abd-Allāh Muḥammad ibn Yazīd ibn Mājah al-Qazwīnī, who is commonly known as Ibn Mājah and was a great scholar of </w:t>
      </w:r>
      <w:r w:rsidRPr="00E13F4E">
        <w:rPr>
          <w:i/>
          <w:iCs/>
          <w:color w:val="000000" w:themeColor="text1"/>
          <w:rPrChange w:id="109" w:author="Zahid Syed" w:date="2025-09-24T13:00:00Z" w16du:dateUtc="2025-09-24T04:00:00Z">
            <w:rPr>
              <w:i/>
              <w:iCs/>
            </w:rPr>
          </w:rPrChange>
        </w:rPr>
        <w:t>Ḥadīth</w:t>
      </w:r>
      <w:r w:rsidRPr="00E13F4E">
        <w:rPr>
          <w:color w:val="000000" w:themeColor="text1"/>
          <w:rPrChange w:id="110" w:author="Zahid Syed" w:date="2025-09-24T13:00:00Z" w16du:dateUtc="2025-09-24T04:00:00Z">
            <w:rPr/>
          </w:rPrChange>
        </w:rPr>
        <w:t xml:space="preserve">, whose </w:t>
      </w:r>
      <w:r w:rsidRPr="00E13F4E">
        <w:rPr>
          <w:i/>
          <w:iCs/>
          <w:color w:val="000000" w:themeColor="text1"/>
          <w:rPrChange w:id="111" w:author="Zahid Syed" w:date="2025-09-24T13:00:00Z" w16du:dateUtc="2025-09-24T04:00:00Z">
            <w:rPr>
              <w:i/>
              <w:iCs/>
            </w:rPr>
          </w:rPrChange>
        </w:rPr>
        <w:t>The Sunnas of</w:t>
      </w:r>
      <w:r w:rsidRPr="00E13F4E">
        <w:rPr>
          <w:color w:val="000000" w:themeColor="text1"/>
          <w:rPrChange w:id="112" w:author="Zahid Syed" w:date="2025-09-24T13:00:00Z" w16du:dateUtc="2025-09-24T04:00:00Z">
            <w:rPr/>
          </w:rPrChange>
        </w:rPr>
        <w:t xml:space="preserve"> </w:t>
      </w:r>
      <w:r w:rsidRPr="00E13F4E">
        <w:rPr>
          <w:i/>
          <w:iCs/>
          <w:color w:val="000000" w:themeColor="text1"/>
          <w:rPrChange w:id="113" w:author="Zahid Syed" w:date="2025-09-24T13:00:00Z" w16du:dateUtc="2025-09-24T04:00:00Z">
            <w:rPr>
              <w:i/>
              <w:iCs/>
            </w:rPr>
          </w:rPrChange>
        </w:rPr>
        <w:t>Ibn Mājah</w:t>
      </w:r>
      <w:r w:rsidRPr="00E13F4E">
        <w:rPr>
          <w:color w:val="000000" w:themeColor="text1"/>
          <w:rPrChange w:id="114" w:author="Zahid Syed" w:date="2025-09-24T13:00:00Z" w16du:dateUtc="2025-09-24T04:00:00Z">
            <w:rPr/>
          </w:rPrChange>
        </w:rPr>
        <w:t xml:space="preserve"> (</w:t>
      </w:r>
      <w:r w:rsidRPr="00E13F4E">
        <w:rPr>
          <w:i/>
          <w:iCs/>
          <w:color w:val="000000" w:themeColor="text1"/>
          <w:rPrChange w:id="115" w:author="Zahid Syed" w:date="2025-09-24T13:00:00Z" w16du:dateUtc="2025-09-24T04:00:00Z">
            <w:rPr>
              <w:i/>
              <w:iCs/>
            </w:rPr>
          </w:rPrChange>
        </w:rPr>
        <w:t>Sunan Ibn Māja</w:t>
      </w:r>
      <w:r w:rsidRPr="00E13F4E">
        <w:rPr>
          <w:color w:val="000000" w:themeColor="text1"/>
          <w:rPrChange w:id="116" w:author="Zahid Syed" w:date="2025-09-24T13:00:00Z" w16du:dateUtc="2025-09-24T04:00:00Z">
            <w:rPr/>
          </w:rPrChange>
        </w:rPr>
        <w:t xml:space="preserve">) counts as one of the six principal collections of Prophetic </w:t>
      </w:r>
      <w:r w:rsidRPr="00E13F4E">
        <w:rPr>
          <w:i/>
          <w:iCs/>
          <w:color w:val="000000" w:themeColor="text1"/>
          <w:rPrChange w:id="117" w:author="Zahid Syed" w:date="2025-09-24T13:00:00Z" w16du:dateUtc="2025-09-24T04:00:00Z">
            <w:rPr>
              <w:i/>
              <w:iCs/>
            </w:rPr>
          </w:rPrChange>
        </w:rPr>
        <w:t>Ḥadīth</w:t>
      </w:r>
      <w:r w:rsidRPr="00E13F4E">
        <w:rPr>
          <w:color w:val="000000" w:themeColor="text1"/>
          <w:rPrChange w:id="118" w:author="Zahid Syed" w:date="2025-09-24T13:00:00Z" w16du:dateUtc="2025-09-24T04:00:00Z">
            <w:rPr/>
          </w:rPrChange>
        </w:rPr>
        <w:t xml:space="preserve"> in the Islamic Tradition. Ibn Mājah was of Persian origin and hailed from the city of Qazwīn in modern-day Iran, where he was born, died, and was buried. </w:t>
      </w:r>
    </w:p>
  </w:footnote>
  <w:footnote w:id="7">
    <w:p w14:paraId="1CC9E6EF" w14:textId="77777777" w:rsidR="00B335E1" w:rsidRPr="00E13F4E" w:rsidRDefault="00B335E1" w:rsidP="005D5C5B">
      <w:pPr>
        <w:pStyle w:val="FootnoteText1"/>
        <w:rPr>
          <w:color w:val="000000" w:themeColor="text1"/>
          <w:rPrChange w:id="119" w:author="Zahid Syed" w:date="2025-09-24T13:00:00Z" w16du:dateUtc="2025-09-24T04:00:00Z">
            <w:rPr/>
          </w:rPrChange>
        </w:rPr>
      </w:pPr>
      <w:r w:rsidRPr="00E13F4E">
        <w:rPr>
          <w:rStyle w:val="FootnoteReference"/>
          <w:color w:val="000000" w:themeColor="text1"/>
          <w:rPrChange w:id="120" w:author="Zahid Syed" w:date="2025-09-24T13:00:00Z" w16du:dateUtc="2025-09-24T04:00:00Z">
            <w:rPr>
              <w:rStyle w:val="FootnoteReference"/>
            </w:rPr>
          </w:rPrChange>
        </w:rPr>
        <w:footnoteRef/>
      </w:r>
      <w:r w:rsidRPr="00E13F4E">
        <w:rPr>
          <w:color w:val="000000" w:themeColor="text1"/>
          <w:rPrChange w:id="121" w:author="Zahid Syed" w:date="2025-09-24T13:00:00Z" w16du:dateUtc="2025-09-24T04:00:00Z">
            <w:rPr/>
          </w:rPrChange>
        </w:rPr>
        <w:t xml:space="preserve"> </w:t>
      </w:r>
      <w:r w:rsidRPr="00E13F4E">
        <w:rPr>
          <w:b/>
          <w:bCs/>
          <w:color w:val="000000" w:themeColor="text1"/>
          <w:rPrChange w:id="122" w:author="Zahid Syed" w:date="2025-09-24T13:00:00Z" w16du:dateUtc="2025-09-24T04:00:00Z">
            <w:rPr>
              <w:b/>
              <w:bCs/>
            </w:rPr>
          </w:rPrChange>
        </w:rPr>
        <w:t>Al-</w:t>
      </w:r>
      <w:r w:rsidRPr="00E13F4E">
        <w:rPr>
          <w:rFonts w:eastAsia="Yu Gothic"/>
          <w:b/>
          <w:bCs/>
          <w:color w:val="000000" w:themeColor="text1"/>
          <w:rPrChange w:id="123" w:author="Zahid Syed" w:date="2025-09-24T13:00:00Z" w16du:dateUtc="2025-09-24T04:00:00Z">
            <w:rPr>
              <w:rFonts w:eastAsia="Yu Gothic"/>
              <w:b/>
              <w:bCs/>
              <w:color w:val="000000"/>
            </w:rPr>
          </w:rPrChange>
        </w:rPr>
        <w:t>Im</w:t>
      </w:r>
      <w:r w:rsidRPr="00E13F4E">
        <w:rPr>
          <w:b/>
          <w:bCs/>
          <w:color w:val="000000" w:themeColor="text1"/>
          <w:rPrChange w:id="124" w:author="Zahid Syed" w:date="2025-09-24T13:00:00Z" w16du:dateUtc="2025-09-24T04:00:00Z">
            <w:rPr>
              <w:b/>
              <w:bCs/>
            </w:rPr>
          </w:rPrChange>
        </w:rPr>
        <w:t>ā</w:t>
      </w:r>
      <w:r w:rsidRPr="00E13F4E">
        <w:rPr>
          <w:rFonts w:eastAsia="Yu Gothic"/>
          <w:b/>
          <w:bCs/>
          <w:color w:val="000000" w:themeColor="text1"/>
          <w:rPrChange w:id="125" w:author="Zahid Syed" w:date="2025-09-24T13:00:00Z" w16du:dateUtc="2025-09-24T04:00:00Z">
            <w:rPr>
              <w:rFonts w:eastAsia="Yu Gothic"/>
              <w:b/>
              <w:bCs/>
              <w:color w:val="000000"/>
            </w:rPr>
          </w:rPrChange>
        </w:rPr>
        <w:t>m al-</w:t>
      </w:r>
      <w:r w:rsidRPr="00E13F4E">
        <w:rPr>
          <w:b/>
          <w:bCs/>
          <w:color w:val="000000" w:themeColor="text1"/>
          <w:rPrChange w:id="126" w:author="Zahid Syed" w:date="2025-09-24T13:00:00Z" w16du:dateUtc="2025-09-24T04:00:00Z">
            <w:rPr>
              <w:b/>
              <w:bCs/>
            </w:rPr>
          </w:rPrChange>
        </w:rPr>
        <w:t>Ḥ</w:t>
      </w:r>
      <w:r w:rsidRPr="00E13F4E">
        <w:rPr>
          <w:rFonts w:eastAsia="Yu Gothic"/>
          <w:b/>
          <w:bCs/>
          <w:color w:val="000000" w:themeColor="text1"/>
          <w:rPrChange w:id="127" w:author="Zahid Syed" w:date="2025-09-24T13:00:00Z" w16du:dateUtc="2025-09-24T04:00:00Z">
            <w:rPr>
              <w:rFonts w:eastAsia="Yu Gothic"/>
              <w:b/>
              <w:bCs/>
              <w:color w:val="000000"/>
            </w:rPr>
          </w:rPrChange>
        </w:rPr>
        <w:t>ākim</w:t>
      </w:r>
      <w:r w:rsidRPr="00E13F4E">
        <w:rPr>
          <w:color w:val="000000" w:themeColor="text1"/>
          <w:rPrChange w:id="128" w:author="Zahid Syed" w:date="2025-09-24T13:00:00Z" w16du:dateUtc="2025-09-24T04:00:00Z">
            <w:rPr/>
          </w:rPrChange>
        </w:rPr>
        <w:t xml:space="preserve"> (d. 405/1014) refers to Abū ‘Abd-Allāh Muḥammad ibn ‘Abd-Allāh </w:t>
      </w:r>
      <w:r w:rsidRPr="00E13F4E">
        <w:rPr>
          <w:rFonts w:eastAsia="Yu Gothic"/>
          <w:color w:val="000000" w:themeColor="text1"/>
          <w:rPrChange w:id="129" w:author="Zahid Syed" w:date="2025-09-24T13:00:00Z" w16du:dateUtc="2025-09-24T04:00:00Z">
            <w:rPr>
              <w:rFonts w:eastAsia="Yu Gothic"/>
              <w:color w:val="000000"/>
            </w:rPr>
          </w:rPrChange>
        </w:rPr>
        <w:t>al-</w:t>
      </w:r>
      <w:r w:rsidRPr="00E13F4E">
        <w:rPr>
          <w:color w:val="000000" w:themeColor="text1"/>
          <w:rPrChange w:id="130" w:author="Zahid Syed" w:date="2025-09-24T13:00:00Z" w16du:dateUtc="2025-09-24T04:00:00Z">
            <w:rPr/>
          </w:rPrChange>
        </w:rPr>
        <w:t>Ḥ</w:t>
      </w:r>
      <w:r w:rsidRPr="00E13F4E">
        <w:rPr>
          <w:rFonts w:eastAsia="Yu Gothic"/>
          <w:color w:val="000000" w:themeColor="text1"/>
          <w:rPrChange w:id="131" w:author="Zahid Syed" w:date="2025-09-24T13:00:00Z" w16du:dateUtc="2025-09-24T04:00:00Z">
            <w:rPr>
              <w:rFonts w:eastAsia="Yu Gothic"/>
              <w:color w:val="000000"/>
            </w:rPr>
          </w:rPrChange>
        </w:rPr>
        <w:t>ākim</w:t>
      </w:r>
      <w:r w:rsidRPr="00E13F4E">
        <w:rPr>
          <w:color w:val="000000" w:themeColor="text1"/>
          <w:rPrChange w:id="132" w:author="Zahid Syed" w:date="2025-09-24T13:00:00Z" w16du:dateUtc="2025-09-24T04:00:00Z">
            <w:rPr/>
          </w:rPrChange>
        </w:rPr>
        <w:t xml:space="preserve"> al-Naysabūrī, who was a great scholar of </w:t>
      </w:r>
      <w:r w:rsidRPr="00E13F4E">
        <w:rPr>
          <w:i/>
          <w:iCs/>
          <w:color w:val="000000" w:themeColor="text1"/>
          <w:rPrChange w:id="133" w:author="Zahid Syed" w:date="2025-09-24T13:00:00Z" w16du:dateUtc="2025-09-24T04:00:00Z">
            <w:rPr>
              <w:i/>
              <w:iCs/>
            </w:rPr>
          </w:rPrChange>
        </w:rPr>
        <w:t>Ḥadīth</w:t>
      </w:r>
      <w:r w:rsidRPr="00E13F4E">
        <w:rPr>
          <w:color w:val="000000" w:themeColor="text1"/>
          <w:rPrChange w:id="134" w:author="Zahid Syed" w:date="2025-09-24T13:00:00Z" w16du:dateUtc="2025-09-24T04:00:00Z">
            <w:rPr/>
          </w:rPrChange>
        </w:rPr>
        <w:t>. Al-</w:t>
      </w:r>
      <w:r w:rsidRPr="00E13F4E">
        <w:rPr>
          <w:rFonts w:eastAsia="Yu Gothic"/>
          <w:color w:val="000000" w:themeColor="text1"/>
          <w:rPrChange w:id="135" w:author="Zahid Syed" w:date="2025-09-24T13:00:00Z" w16du:dateUtc="2025-09-24T04:00:00Z">
            <w:rPr>
              <w:rFonts w:eastAsia="Yu Gothic"/>
              <w:color w:val="000000"/>
            </w:rPr>
          </w:rPrChange>
        </w:rPr>
        <w:t>Im</w:t>
      </w:r>
      <w:r w:rsidRPr="00E13F4E">
        <w:rPr>
          <w:color w:val="000000" w:themeColor="text1"/>
          <w:rPrChange w:id="136" w:author="Zahid Syed" w:date="2025-09-24T13:00:00Z" w16du:dateUtc="2025-09-24T04:00:00Z">
            <w:rPr/>
          </w:rPrChange>
        </w:rPr>
        <w:t>ā</w:t>
      </w:r>
      <w:r w:rsidRPr="00E13F4E">
        <w:rPr>
          <w:rFonts w:eastAsia="Yu Gothic"/>
          <w:color w:val="000000" w:themeColor="text1"/>
          <w:rPrChange w:id="137" w:author="Zahid Syed" w:date="2025-09-24T13:00:00Z" w16du:dateUtc="2025-09-24T04:00:00Z">
            <w:rPr>
              <w:rFonts w:eastAsia="Yu Gothic"/>
              <w:color w:val="000000"/>
            </w:rPr>
          </w:rPrChange>
        </w:rPr>
        <w:t>m al-</w:t>
      </w:r>
      <w:r w:rsidRPr="00E13F4E">
        <w:rPr>
          <w:color w:val="000000" w:themeColor="text1"/>
          <w:rPrChange w:id="138" w:author="Zahid Syed" w:date="2025-09-24T13:00:00Z" w16du:dateUtc="2025-09-24T04:00:00Z">
            <w:rPr/>
          </w:rPrChange>
        </w:rPr>
        <w:t>Ḥ</w:t>
      </w:r>
      <w:r w:rsidRPr="00E13F4E">
        <w:rPr>
          <w:rFonts w:eastAsia="Yu Gothic"/>
          <w:color w:val="000000" w:themeColor="text1"/>
          <w:rPrChange w:id="139" w:author="Zahid Syed" w:date="2025-09-24T13:00:00Z" w16du:dateUtc="2025-09-24T04:00:00Z">
            <w:rPr>
              <w:rFonts w:eastAsia="Yu Gothic"/>
              <w:color w:val="000000"/>
            </w:rPr>
          </w:rPrChange>
        </w:rPr>
        <w:t xml:space="preserve">ākim was of Persian origin, hailing from Nisapur in Muslim Khorasan. He was regarded among the greatest masters of the </w:t>
      </w:r>
      <w:r w:rsidRPr="00E13F4E">
        <w:rPr>
          <w:i/>
          <w:iCs/>
          <w:color w:val="000000" w:themeColor="text1"/>
          <w:rPrChange w:id="140" w:author="Zahid Syed" w:date="2025-09-24T13:00:00Z" w16du:dateUtc="2025-09-24T04:00:00Z">
            <w:rPr>
              <w:i/>
              <w:iCs/>
            </w:rPr>
          </w:rPrChange>
        </w:rPr>
        <w:t>Ḥadīth</w:t>
      </w:r>
      <w:r w:rsidRPr="00E13F4E">
        <w:rPr>
          <w:color w:val="000000" w:themeColor="text1"/>
          <w:rPrChange w:id="141" w:author="Zahid Syed" w:date="2025-09-24T13:00:00Z" w16du:dateUtc="2025-09-24T04:00:00Z">
            <w:rPr/>
          </w:rPrChange>
        </w:rPr>
        <w:t xml:space="preserve"> Sciences in his time. He died and was buried in Nisapur.</w:t>
      </w:r>
    </w:p>
  </w:footnote>
  <w:footnote w:id="8">
    <w:p w14:paraId="08AD2A6E" w14:textId="77777777" w:rsidR="00B335E1" w:rsidRPr="00E13F4E" w:rsidRDefault="00B335E1" w:rsidP="005D5C5B">
      <w:pPr>
        <w:pStyle w:val="FootnoteText1"/>
        <w:rPr>
          <w:i/>
          <w:iCs/>
          <w:color w:val="000000" w:themeColor="text1"/>
          <w:rPrChange w:id="142" w:author="Zahid Syed" w:date="2025-09-24T13:00:00Z" w16du:dateUtc="2025-09-24T04:00:00Z">
            <w:rPr>
              <w:i/>
              <w:iCs/>
            </w:rPr>
          </w:rPrChange>
        </w:rPr>
      </w:pPr>
      <w:r w:rsidRPr="00E13F4E">
        <w:rPr>
          <w:rStyle w:val="FootnoteReference"/>
          <w:color w:val="000000" w:themeColor="text1"/>
          <w:rPrChange w:id="143" w:author="Zahid Syed" w:date="2025-09-24T13:00:00Z" w16du:dateUtc="2025-09-24T04:00:00Z">
            <w:rPr>
              <w:rStyle w:val="FootnoteReference"/>
            </w:rPr>
          </w:rPrChange>
        </w:rPr>
        <w:footnoteRef/>
      </w:r>
      <w:r w:rsidRPr="00E13F4E">
        <w:rPr>
          <w:b/>
          <w:bCs/>
          <w:color w:val="000000" w:themeColor="text1"/>
          <w:rPrChange w:id="144" w:author="Zahid Syed" w:date="2025-09-24T13:00:00Z" w16du:dateUtc="2025-09-24T04:00:00Z">
            <w:rPr>
              <w:b/>
              <w:bCs/>
            </w:rPr>
          </w:rPrChange>
        </w:rPr>
        <w:t xml:space="preserve"> Al-</w:t>
      </w:r>
      <w:r w:rsidRPr="00E13F4E">
        <w:rPr>
          <w:rFonts w:eastAsia="Yu Gothic"/>
          <w:b/>
          <w:bCs/>
          <w:color w:val="000000" w:themeColor="text1"/>
          <w:rPrChange w:id="145" w:author="Zahid Syed" w:date="2025-09-24T13:00:00Z" w16du:dateUtc="2025-09-24T04:00:00Z">
            <w:rPr>
              <w:rFonts w:eastAsia="Yu Gothic"/>
              <w:b/>
              <w:bCs/>
              <w:color w:val="000000"/>
            </w:rPr>
          </w:rPrChange>
        </w:rPr>
        <w:t>Im</w:t>
      </w:r>
      <w:r w:rsidRPr="00E13F4E">
        <w:rPr>
          <w:b/>
          <w:bCs/>
          <w:color w:val="000000" w:themeColor="text1"/>
          <w:rPrChange w:id="146" w:author="Zahid Syed" w:date="2025-09-24T13:00:00Z" w16du:dateUtc="2025-09-24T04:00:00Z">
            <w:rPr>
              <w:b/>
              <w:bCs/>
            </w:rPr>
          </w:rPrChange>
        </w:rPr>
        <w:t>ā</w:t>
      </w:r>
      <w:r w:rsidRPr="00E13F4E">
        <w:rPr>
          <w:rFonts w:eastAsia="Yu Gothic"/>
          <w:b/>
          <w:bCs/>
          <w:color w:val="000000" w:themeColor="text1"/>
          <w:rPrChange w:id="147" w:author="Zahid Syed" w:date="2025-09-24T13:00:00Z" w16du:dateUtc="2025-09-24T04:00:00Z">
            <w:rPr>
              <w:rFonts w:eastAsia="Yu Gothic"/>
              <w:b/>
              <w:bCs/>
              <w:color w:val="000000"/>
            </w:rPr>
          </w:rPrChange>
        </w:rPr>
        <w:t>m al-Dārimī</w:t>
      </w:r>
      <w:r w:rsidRPr="00E13F4E">
        <w:rPr>
          <w:color w:val="000000" w:themeColor="text1"/>
          <w:rPrChange w:id="148" w:author="Zahid Syed" w:date="2025-09-24T13:00:00Z" w16du:dateUtc="2025-09-24T04:00:00Z">
            <w:rPr/>
          </w:rPrChange>
        </w:rPr>
        <w:t xml:space="preserve"> (255/869) refers to Abū Muḥammad ‘Abd-Allāh ibn ‘Abd-al-Raḥmān ibn Faḍl</w:t>
      </w:r>
      <w:r w:rsidRPr="00E13F4E">
        <w:rPr>
          <w:rFonts w:eastAsia="Yu Gothic"/>
          <w:color w:val="000000" w:themeColor="text1"/>
          <w:rPrChange w:id="149" w:author="Zahid Syed" w:date="2025-09-24T13:00:00Z" w16du:dateUtc="2025-09-24T04:00:00Z">
            <w:rPr>
              <w:rFonts w:eastAsia="Yu Gothic"/>
              <w:color w:val="000000"/>
            </w:rPr>
          </w:rPrChange>
        </w:rPr>
        <w:t xml:space="preserve"> al-Dārimī al-Tamīmī al-Samarqandī. </w:t>
      </w:r>
      <w:r w:rsidRPr="00E13F4E">
        <w:rPr>
          <w:color w:val="000000" w:themeColor="text1"/>
          <w:rPrChange w:id="150" w:author="Zahid Syed" w:date="2025-09-24T13:00:00Z" w16du:dateUtc="2025-09-24T04:00:00Z">
            <w:rPr/>
          </w:rPrChange>
        </w:rPr>
        <w:t>Al-</w:t>
      </w:r>
      <w:r w:rsidRPr="00E13F4E">
        <w:rPr>
          <w:rFonts w:eastAsia="Yu Gothic"/>
          <w:color w:val="000000" w:themeColor="text1"/>
          <w:rPrChange w:id="151" w:author="Zahid Syed" w:date="2025-09-24T13:00:00Z" w16du:dateUtc="2025-09-24T04:00:00Z">
            <w:rPr>
              <w:rFonts w:eastAsia="Yu Gothic"/>
              <w:color w:val="000000"/>
            </w:rPr>
          </w:rPrChange>
        </w:rPr>
        <w:t>Im</w:t>
      </w:r>
      <w:r w:rsidRPr="00E13F4E">
        <w:rPr>
          <w:color w:val="000000" w:themeColor="text1"/>
          <w:rPrChange w:id="152" w:author="Zahid Syed" w:date="2025-09-24T13:00:00Z" w16du:dateUtc="2025-09-24T04:00:00Z">
            <w:rPr/>
          </w:rPrChange>
        </w:rPr>
        <w:t>ā</w:t>
      </w:r>
      <w:r w:rsidRPr="00E13F4E">
        <w:rPr>
          <w:rFonts w:eastAsia="Yu Gothic"/>
          <w:color w:val="000000" w:themeColor="text1"/>
          <w:rPrChange w:id="153" w:author="Zahid Syed" w:date="2025-09-24T13:00:00Z" w16du:dateUtc="2025-09-24T04:00:00Z">
            <w:rPr>
              <w:rFonts w:eastAsia="Yu Gothic"/>
              <w:color w:val="000000"/>
            </w:rPr>
          </w:rPrChange>
        </w:rPr>
        <w:t xml:space="preserve">m al-Dārimī was of Arab background from the tribe of Tamīm. He is best known for his collection of </w:t>
      </w:r>
      <w:r w:rsidRPr="00E13F4E">
        <w:rPr>
          <w:i/>
          <w:iCs/>
          <w:color w:val="000000" w:themeColor="text1"/>
          <w:rPrChange w:id="154" w:author="Zahid Syed" w:date="2025-09-24T13:00:00Z" w16du:dateUtc="2025-09-24T04:00:00Z">
            <w:rPr>
              <w:i/>
              <w:iCs/>
            </w:rPr>
          </w:rPrChange>
        </w:rPr>
        <w:t>Ḥadīth</w:t>
      </w:r>
      <w:r w:rsidRPr="00E13F4E">
        <w:rPr>
          <w:color w:val="000000" w:themeColor="text1"/>
          <w:rPrChange w:id="155" w:author="Zahid Syed" w:date="2025-09-24T13:00:00Z" w16du:dateUtc="2025-09-24T04:00:00Z">
            <w:rPr/>
          </w:rPrChange>
        </w:rPr>
        <w:t xml:space="preserve"> called </w:t>
      </w:r>
      <w:r w:rsidRPr="00E13F4E">
        <w:rPr>
          <w:i/>
          <w:iCs/>
          <w:color w:val="000000" w:themeColor="text1"/>
          <w:rPrChange w:id="156" w:author="Zahid Syed" w:date="2025-09-24T13:00:00Z" w16du:dateUtc="2025-09-24T04:00:00Z">
            <w:rPr>
              <w:i/>
              <w:iCs/>
            </w:rPr>
          </w:rPrChange>
        </w:rPr>
        <w:t xml:space="preserve">The Sunnas of </w:t>
      </w:r>
      <w:r w:rsidRPr="00E13F4E">
        <w:rPr>
          <w:rFonts w:eastAsia="Yu Gothic"/>
          <w:i/>
          <w:iCs/>
          <w:color w:val="000000" w:themeColor="text1"/>
          <w:rPrChange w:id="157" w:author="Zahid Syed" w:date="2025-09-24T13:00:00Z" w16du:dateUtc="2025-09-24T04:00:00Z">
            <w:rPr>
              <w:rFonts w:eastAsia="Yu Gothic"/>
              <w:i/>
              <w:iCs/>
              <w:color w:val="000000"/>
            </w:rPr>
          </w:rPrChange>
        </w:rPr>
        <w:t>al-Dārimī</w:t>
      </w:r>
      <w:r w:rsidRPr="00E13F4E">
        <w:rPr>
          <w:rFonts w:eastAsia="Yu Gothic"/>
          <w:color w:val="000000" w:themeColor="text1"/>
          <w:rPrChange w:id="158" w:author="Zahid Syed" w:date="2025-09-24T13:00:00Z" w16du:dateUtc="2025-09-24T04:00:00Z">
            <w:rPr>
              <w:rFonts w:eastAsia="Yu Gothic"/>
              <w:color w:val="000000"/>
            </w:rPr>
          </w:rPrChange>
        </w:rPr>
        <w:t xml:space="preserve"> (</w:t>
      </w:r>
      <w:r w:rsidRPr="00E13F4E">
        <w:rPr>
          <w:rFonts w:eastAsia="Yu Gothic"/>
          <w:i/>
          <w:iCs/>
          <w:color w:val="000000" w:themeColor="text1"/>
          <w:rPrChange w:id="159" w:author="Zahid Syed" w:date="2025-09-24T13:00:00Z" w16du:dateUtc="2025-09-24T04:00:00Z">
            <w:rPr>
              <w:rFonts w:eastAsia="Yu Gothic"/>
              <w:i/>
              <w:iCs/>
              <w:color w:val="000000"/>
            </w:rPr>
          </w:rPrChange>
        </w:rPr>
        <w:t>Sunan al-Dārimī</w:t>
      </w:r>
      <w:r w:rsidRPr="00E13F4E">
        <w:rPr>
          <w:rFonts w:eastAsia="Yu Gothic"/>
          <w:color w:val="000000" w:themeColor="text1"/>
          <w:rPrChange w:id="160" w:author="Zahid Syed" w:date="2025-09-24T13:00:00Z" w16du:dateUtc="2025-09-24T04:00:00Z">
            <w:rPr>
              <w:rFonts w:eastAsia="Yu Gothic"/>
              <w:color w:val="000000"/>
            </w:rPr>
          </w:rPrChange>
        </w:rPr>
        <w:t xml:space="preserve">). He hailed from the Central Asian city of Samarqand in what is today Uzbekistan. He died and was buried in Muscat (Arabic: </w:t>
      </w:r>
      <w:r w:rsidRPr="00E13F4E">
        <w:rPr>
          <w:i/>
          <w:iCs/>
          <w:color w:val="000000" w:themeColor="text1"/>
          <w:lang w:bidi="ar"/>
          <w:rPrChange w:id="161" w:author="Zahid Syed" w:date="2025-09-24T13:00:00Z" w16du:dateUtc="2025-09-24T04:00:00Z">
            <w:rPr>
              <w:i/>
              <w:iCs/>
              <w:color w:val="202122"/>
              <w:lang w:bidi="ar"/>
            </w:rPr>
          </w:rPrChange>
        </w:rPr>
        <w:t>Masqaṭ</w:t>
      </w:r>
      <w:r w:rsidRPr="00E13F4E">
        <w:rPr>
          <w:rStyle w:val="apple-converted-space"/>
          <w:color w:val="000000" w:themeColor="text1"/>
          <w:shd w:val="clear" w:color="auto" w:fill="FFFFFF"/>
          <w:rPrChange w:id="162" w:author="Zahid Syed" w:date="2025-09-24T13:00:00Z" w16du:dateUtc="2025-09-24T04:00:00Z">
            <w:rPr>
              <w:rStyle w:val="apple-converted-space"/>
              <w:color w:val="202122"/>
              <w:shd w:val="clear" w:color="auto" w:fill="FFFFFF"/>
            </w:rPr>
          </w:rPrChange>
        </w:rPr>
        <w:t>), the capital and largest city of modern-day Oman.</w:t>
      </w:r>
    </w:p>
  </w:footnote>
  <w:footnote w:id="9">
    <w:p w14:paraId="76417C00" w14:textId="77777777" w:rsidR="00B335E1" w:rsidRPr="00E13F4E" w:rsidRDefault="00B335E1" w:rsidP="005D5C5B">
      <w:pPr>
        <w:pStyle w:val="FootnoteText1"/>
        <w:rPr>
          <w:rFonts w:eastAsia="Yu Gothic"/>
          <w:color w:val="000000" w:themeColor="text1"/>
          <w:rPrChange w:id="163" w:author="Zahid Syed" w:date="2025-09-24T13:00:00Z" w16du:dateUtc="2025-09-24T04:00:00Z">
            <w:rPr>
              <w:rFonts w:eastAsia="Yu Gothic"/>
              <w:color w:val="000000"/>
            </w:rPr>
          </w:rPrChange>
        </w:rPr>
      </w:pPr>
      <w:r w:rsidRPr="00E13F4E">
        <w:rPr>
          <w:rStyle w:val="FootnoteReference"/>
          <w:color w:val="000000" w:themeColor="text1"/>
          <w:rPrChange w:id="164" w:author="Zahid Syed" w:date="2025-09-24T13:00:00Z" w16du:dateUtc="2025-09-24T04:00:00Z">
            <w:rPr>
              <w:rStyle w:val="FootnoteReference"/>
            </w:rPr>
          </w:rPrChange>
        </w:rPr>
        <w:footnoteRef/>
      </w:r>
      <w:r w:rsidRPr="00E13F4E">
        <w:rPr>
          <w:color w:val="000000" w:themeColor="text1"/>
          <w:rPrChange w:id="165" w:author="Zahid Syed" w:date="2025-09-24T13:00:00Z" w16du:dateUtc="2025-09-24T04:00:00Z">
            <w:rPr/>
          </w:rPrChange>
        </w:rPr>
        <w:t xml:space="preserve"> </w:t>
      </w:r>
      <w:r w:rsidRPr="00E13F4E">
        <w:rPr>
          <w:rFonts w:eastAsia="Yu Gothic"/>
          <w:b/>
          <w:bCs/>
          <w:color w:val="000000" w:themeColor="text1"/>
          <w:rPrChange w:id="166" w:author="Zahid Syed" w:date="2025-09-24T13:00:00Z" w16du:dateUtc="2025-09-24T04:00:00Z">
            <w:rPr>
              <w:rFonts w:eastAsia="Yu Gothic"/>
              <w:b/>
              <w:bCs/>
              <w:color w:val="000000"/>
            </w:rPr>
          </w:rPrChange>
        </w:rPr>
        <w:t>Al-Im</w:t>
      </w:r>
      <w:r w:rsidRPr="00E13F4E">
        <w:rPr>
          <w:b/>
          <w:bCs/>
          <w:color w:val="000000" w:themeColor="text1"/>
          <w:rPrChange w:id="167" w:author="Zahid Syed" w:date="2025-09-24T13:00:00Z" w16du:dateUtc="2025-09-24T04:00:00Z">
            <w:rPr>
              <w:b/>
              <w:bCs/>
            </w:rPr>
          </w:rPrChange>
        </w:rPr>
        <w:t>ā</w:t>
      </w:r>
      <w:r w:rsidRPr="00E13F4E">
        <w:rPr>
          <w:rFonts w:eastAsia="Yu Gothic"/>
          <w:b/>
          <w:bCs/>
          <w:color w:val="000000" w:themeColor="text1"/>
          <w:rPrChange w:id="168" w:author="Zahid Syed" w:date="2025-09-24T13:00:00Z" w16du:dateUtc="2025-09-24T04:00:00Z">
            <w:rPr>
              <w:rFonts w:eastAsia="Yu Gothic"/>
              <w:b/>
              <w:bCs/>
              <w:color w:val="000000"/>
            </w:rPr>
          </w:rPrChange>
        </w:rPr>
        <w:t xml:space="preserve">m Aḥmad ibn </w:t>
      </w:r>
      <w:r w:rsidRPr="00E13F4E">
        <w:rPr>
          <w:b/>
          <w:bCs/>
          <w:color w:val="000000" w:themeColor="text1"/>
          <w:rPrChange w:id="169" w:author="Zahid Syed" w:date="2025-09-24T13:00:00Z" w16du:dateUtc="2025-09-24T04:00:00Z">
            <w:rPr>
              <w:b/>
              <w:bCs/>
            </w:rPr>
          </w:rPrChange>
        </w:rPr>
        <w:t>Ḥ</w:t>
      </w:r>
      <w:r w:rsidRPr="00E13F4E">
        <w:rPr>
          <w:rFonts w:eastAsia="Yu Gothic"/>
          <w:b/>
          <w:bCs/>
          <w:color w:val="000000" w:themeColor="text1"/>
          <w:rPrChange w:id="170" w:author="Zahid Syed" w:date="2025-09-24T13:00:00Z" w16du:dateUtc="2025-09-24T04:00:00Z">
            <w:rPr>
              <w:rFonts w:eastAsia="Yu Gothic"/>
              <w:b/>
              <w:bCs/>
              <w:color w:val="000000"/>
            </w:rPr>
          </w:rPrChange>
        </w:rPr>
        <w:t xml:space="preserve">anbal </w:t>
      </w:r>
      <w:r w:rsidRPr="00E13F4E">
        <w:rPr>
          <w:rFonts w:eastAsia="Yu Gothic"/>
          <w:color w:val="000000" w:themeColor="text1"/>
          <w:rPrChange w:id="171" w:author="Zahid Syed" w:date="2025-09-24T13:00:00Z" w16du:dateUtc="2025-09-24T04:00:00Z">
            <w:rPr>
              <w:rFonts w:eastAsia="Yu Gothic"/>
              <w:color w:val="000000"/>
            </w:rPr>
          </w:rPrChange>
        </w:rPr>
        <w:t>(d. 855/241) or, more fully, al-Im</w:t>
      </w:r>
      <w:r w:rsidRPr="00E13F4E">
        <w:rPr>
          <w:color w:val="000000" w:themeColor="text1"/>
          <w:rPrChange w:id="172" w:author="Zahid Syed" w:date="2025-09-24T13:00:00Z" w16du:dateUtc="2025-09-24T04:00:00Z">
            <w:rPr/>
          </w:rPrChange>
        </w:rPr>
        <w:t>ā</w:t>
      </w:r>
      <w:r w:rsidRPr="00E13F4E">
        <w:rPr>
          <w:rFonts w:eastAsia="Yu Gothic"/>
          <w:color w:val="000000" w:themeColor="text1"/>
          <w:rPrChange w:id="173" w:author="Zahid Syed" w:date="2025-09-24T13:00:00Z" w16du:dateUtc="2025-09-24T04:00:00Z">
            <w:rPr>
              <w:rFonts w:eastAsia="Yu Gothic"/>
              <w:color w:val="000000"/>
            </w:rPr>
          </w:rPrChange>
        </w:rPr>
        <w:t xml:space="preserve">m Aḥmad ibn </w:t>
      </w:r>
      <w:r w:rsidRPr="00E13F4E">
        <w:rPr>
          <w:color w:val="000000" w:themeColor="text1"/>
          <w:rPrChange w:id="174" w:author="Zahid Syed" w:date="2025-09-24T13:00:00Z" w16du:dateUtc="2025-09-24T04:00:00Z">
            <w:rPr/>
          </w:rPrChange>
        </w:rPr>
        <w:t>Ḥ</w:t>
      </w:r>
      <w:r w:rsidRPr="00E13F4E">
        <w:rPr>
          <w:rFonts w:eastAsia="Yu Gothic"/>
          <w:color w:val="000000" w:themeColor="text1"/>
          <w:rPrChange w:id="175" w:author="Zahid Syed" w:date="2025-09-24T13:00:00Z" w16du:dateUtc="2025-09-24T04:00:00Z">
            <w:rPr>
              <w:rFonts w:eastAsia="Yu Gothic"/>
              <w:color w:val="000000"/>
            </w:rPr>
          </w:rPrChange>
        </w:rPr>
        <w:t>anbal al-Dhuhl</w:t>
      </w:r>
      <w:r w:rsidRPr="00E13F4E">
        <w:rPr>
          <w:color w:val="000000" w:themeColor="text1"/>
          <w:rPrChange w:id="176" w:author="Zahid Syed" w:date="2025-09-24T13:00:00Z" w16du:dateUtc="2025-09-24T04:00:00Z">
            <w:rPr/>
          </w:rPrChange>
        </w:rPr>
        <w:t>ī</w:t>
      </w:r>
      <w:r w:rsidRPr="00E13F4E">
        <w:rPr>
          <w:rFonts w:eastAsia="Yu Gothic"/>
          <w:color w:val="000000" w:themeColor="text1"/>
          <w:rPrChange w:id="177" w:author="Zahid Syed" w:date="2025-09-24T13:00:00Z" w16du:dateUtc="2025-09-24T04:00:00Z">
            <w:rPr>
              <w:rFonts w:eastAsia="Yu Gothic"/>
              <w:color w:val="000000"/>
            </w:rPr>
          </w:rPrChange>
        </w:rPr>
        <w:t xml:space="preserve"> </w:t>
      </w:r>
      <w:r w:rsidRPr="00E13F4E">
        <w:rPr>
          <w:color w:val="000000" w:themeColor="text1"/>
          <w:rPrChange w:id="178" w:author="Zahid Syed" w:date="2025-09-24T13:00:00Z" w16du:dateUtc="2025-09-24T04:00:00Z">
            <w:rPr/>
          </w:rPrChange>
        </w:rPr>
        <w:t xml:space="preserve">was one of the greatest scholars and transmitters of </w:t>
      </w:r>
      <w:r w:rsidRPr="00E13F4E">
        <w:rPr>
          <w:i/>
          <w:iCs/>
          <w:color w:val="000000" w:themeColor="text1"/>
          <w:rPrChange w:id="179" w:author="Zahid Syed" w:date="2025-09-24T13:00:00Z" w16du:dateUtc="2025-09-24T04:00:00Z">
            <w:rPr>
              <w:i/>
              <w:iCs/>
            </w:rPr>
          </w:rPrChange>
        </w:rPr>
        <w:t xml:space="preserve">Ḥadīth </w:t>
      </w:r>
      <w:r w:rsidRPr="00E13F4E">
        <w:rPr>
          <w:color w:val="000000" w:themeColor="text1"/>
          <w:rPrChange w:id="180" w:author="Zahid Syed" w:date="2025-09-24T13:00:00Z" w16du:dateUtc="2025-09-24T04:00:00Z">
            <w:rPr/>
          </w:rPrChange>
        </w:rPr>
        <w:t xml:space="preserve">and </w:t>
      </w:r>
      <w:r w:rsidRPr="00E13F4E">
        <w:rPr>
          <w:rFonts w:eastAsia="Yu Gothic"/>
          <w:color w:val="000000" w:themeColor="text1"/>
          <w:rPrChange w:id="181" w:author="Zahid Syed" w:date="2025-09-24T13:00:00Z" w16du:dateUtc="2025-09-24T04:00:00Z">
            <w:rPr>
              <w:rFonts w:eastAsia="Yu Gothic"/>
              <w:color w:val="000000"/>
            </w:rPr>
          </w:rPrChange>
        </w:rPr>
        <w:t xml:space="preserve">is the namesake of the </w:t>
      </w:r>
      <w:r w:rsidRPr="00E13F4E">
        <w:rPr>
          <w:color w:val="000000" w:themeColor="text1"/>
          <w:rPrChange w:id="182" w:author="Zahid Syed" w:date="2025-09-24T13:00:00Z" w16du:dateUtc="2025-09-24T04:00:00Z">
            <w:rPr/>
          </w:rPrChange>
        </w:rPr>
        <w:t>Ḥ</w:t>
      </w:r>
      <w:r w:rsidRPr="00E13F4E">
        <w:rPr>
          <w:rFonts w:eastAsia="Yu Gothic"/>
          <w:color w:val="000000" w:themeColor="text1"/>
          <w:rPrChange w:id="183" w:author="Zahid Syed" w:date="2025-09-24T13:00:00Z" w16du:dateUtc="2025-09-24T04:00:00Z">
            <w:rPr>
              <w:rFonts w:eastAsia="Yu Gothic"/>
              <w:color w:val="000000"/>
            </w:rPr>
          </w:rPrChange>
        </w:rPr>
        <w:t>anbal</w:t>
      </w:r>
      <w:r w:rsidRPr="00E13F4E">
        <w:rPr>
          <w:color w:val="000000" w:themeColor="text1"/>
          <w:rPrChange w:id="184" w:author="Zahid Syed" w:date="2025-09-24T13:00:00Z" w16du:dateUtc="2025-09-24T04:00:00Z">
            <w:rPr/>
          </w:rPrChange>
        </w:rPr>
        <w:t xml:space="preserve">ī School of the Islamic </w:t>
      </w:r>
      <w:r w:rsidRPr="00E13F4E">
        <w:rPr>
          <w:i/>
          <w:iCs/>
          <w:color w:val="000000" w:themeColor="text1"/>
          <w:rPrChange w:id="185" w:author="Zahid Syed" w:date="2025-09-24T13:00:00Z" w16du:dateUtc="2025-09-24T04:00:00Z">
            <w:rPr>
              <w:i/>
              <w:iCs/>
            </w:rPr>
          </w:rPrChange>
        </w:rPr>
        <w:t>Sharī‘a</w:t>
      </w:r>
      <w:r w:rsidRPr="00E13F4E">
        <w:rPr>
          <w:color w:val="000000" w:themeColor="text1"/>
          <w:rPrChange w:id="186" w:author="Zahid Syed" w:date="2025-09-24T13:00:00Z" w16du:dateUtc="2025-09-24T04:00:00Z">
            <w:rPr/>
          </w:rPrChange>
        </w:rPr>
        <w:t xml:space="preserve"> Sciences. He is often referred to simply as</w:t>
      </w:r>
      <w:r w:rsidRPr="00E13F4E">
        <w:rPr>
          <w:rFonts w:eastAsia="Yu Gothic"/>
          <w:color w:val="000000" w:themeColor="text1"/>
          <w:rPrChange w:id="187" w:author="Zahid Syed" w:date="2025-09-24T13:00:00Z" w16du:dateUtc="2025-09-24T04:00:00Z">
            <w:rPr>
              <w:rFonts w:eastAsia="Yu Gothic"/>
              <w:color w:val="000000"/>
            </w:rPr>
          </w:rPrChange>
        </w:rPr>
        <w:t xml:space="preserve"> al-Im</w:t>
      </w:r>
      <w:r w:rsidRPr="00E13F4E">
        <w:rPr>
          <w:color w:val="000000" w:themeColor="text1"/>
          <w:rPrChange w:id="188" w:author="Zahid Syed" w:date="2025-09-24T13:00:00Z" w16du:dateUtc="2025-09-24T04:00:00Z">
            <w:rPr/>
          </w:rPrChange>
        </w:rPr>
        <w:t>ā</w:t>
      </w:r>
      <w:r w:rsidRPr="00E13F4E">
        <w:rPr>
          <w:rFonts w:eastAsia="Yu Gothic"/>
          <w:color w:val="000000" w:themeColor="text1"/>
          <w:rPrChange w:id="189" w:author="Zahid Syed" w:date="2025-09-24T13:00:00Z" w16du:dateUtc="2025-09-24T04:00:00Z">
            <w:rPr>
              <w:rFonts w:eastAsia="Yu Gothic"/>
              <w:color w:val="000000"/>
            </w:rPr>
          </w:rPrChange>
        </w:rPr>
        <w:t>m Aḥmad.</w:t>
      </w:r>
      <w:r w:rsidRPr="00E13F4E">
        <w:rPr>
          <w:color w:val="000000" w:themeColor="text1"/>
          <w:rPrChange w:id="190" w:author="Zahid Syed" w:date="2025-09-24T13:00:00Z" w16du:dateUtc="2025-09-24T04:00:00Z">
            <w:rPr/>
          </w:rPrChange>
        </w:rPr>
        <w:t xml:space="preserve"> </w:t>
      </w:r>
      <w:r w:rsidRPr="00E13F4E">
        <w:rPr>
          <w:rFonts w:eastAsia="Yu Gothic"/>
          <w:color w:val="000000" w:themeColor="text1"/>
          <w:rPrChange w:id="191" w:author="Zahid Syed" w:date="2025-09-24T13:00:00Z" w16du:dateUtc="2025-09-24T04:00:00Z">
            <w:rPr>
              <w:rFonts w:eastAsia="Yu Gothic"/>
              <w:color w:val="000000"/>
            </w:rPr>
          </w:rPrChange>
        </w:rPr>
        <w:t xml:space="preserve">Aḥmad ibn </w:t>
      </w:r>
      <w:r w:rsidRPr="00E13F4E">
        <w:rPr>
          <w:color w:val="000000" w:themeColor="text1"/>
          <w:rPrChange w:id="192" w:author="Zahid Syed" w:date="2025-09-24T13:00:00Z" w16du:dateUtc="2025-09-24T04:00:00Z">
            <w:rPr/>
          </w:rPrChange>
        </w:rPr>
        <w:t>Ḥ</w:t>
      </w:r>
      <w:r w:rsidRPr="00E13F4E">
        <w:rPr>
          <w:rFonts w:eastAsia="Yu Gothic"/>
          <w:color w:val="000000" w:themeColor="text1"/>
          <w:rPrChange w:id="193" w:author="Zahid Syed" w:date="2025-09-24T13:00:00Z" w16du:dateUtc="2025-09-24T04:00:00Z">
            <w:rPr>
              <w:rFonts w:eastAsia="Yu Gothic"/>
              <w:color w:val="000000"/>
            </w:rPr>
          </w:rPrChange>
        </w:rPr>
        <w:t>anbal</w:t>
      </w:r>
      <w:r w:rsidRPr="00E13F4E">
        <w:rPr>
          <w:color w:val="000000" w:themeColor="text1"/>
          <w:rPrChange w:id="194" w:author="Zahid Syed" w:date="2025-09-24T13:00:00Z" w16du:dateUtc="2025-09-24T04:00:00Z">
            <w:rPr/>
          </w:rPrChange>
        </w:rPr>
        <w:t xml:space="preserve"> is primarily known for his immensely large and comprehensive collection of </w:t>
      </w:r>
      <w:r w:rsidRPr="00E13F4E">
        <w:rPr>
          <w:i/>
          <w:iCs/>
          <w:color w:val="000000" w:themeColor="text1"/>
          <w:rPrChange w:id="195" w:author="Zahid Syed" w:date="2025-09-24T13:00:00Z" w16du:dateUtc="2025-09-24T04:00:00Z">
            <w:rPr>
              <w:i/>
              <w:iCs/>
            </w:rPr>
          </w:rPrChange>
        </w:rPr>
        <w:t>Ḥadīth</w:t>
      </w:r>
      <w:r w:rsidRPr="00E13F4E">
        <w:rPr>
          <w:color w:val="000000" w:themeColor="text1"/>
          <w:rPrChange w:id="196" w:author="Zahid Syed" w:date="2025-09-24T13:00:00Z" w16du:dateUtc="2025-09-24T04:00:00Z">
            <w:rPr/>
          </w:rPrChange>
        </w:rPr>
        <w:t xml:space="preserve">: </w:t>
      </w:r>
      <w:r w:rsidRPr="00E13F4E">
        <w:rPr>
          <w:i/>
          <w:iCs/>
          <w:color w:val="000000" w:themeColor="text1"/>
          <w:rPrChange w:id="197" w:author="Zahid Syed" w:date="2025-09-24T13:00:00Z" w16du:dateUtc="2025-09-24T04:00:00Z">
            <w:rPr>
              <w:i/>
              <w:iCs/>
            </w:rPr>
          </w:rPrChange>
        </w:rPr>
        <w:t xml:space="preserve">The Musnad of </w:t>
      </w:r>
      <w:r w:rsidRPr="00E13F4E">
        <w:rPr>
          <w:rFonts w:eastAsia="Yu Gothic"/>
          <w:i/>
          <w:iCs/>
          <w:color w:val="000000" w:themeColor="text1"/>
          <w:rPrChange w:id="198" w:author="Zahid Syed" w:date="2025-09-24T13:00:00Z" w16du:dateUtc="2025-09-24T04:00:00Z">
            <w:rPr>
              <w:rFonts w:eastAsia="Yu Gothic"/>
              <w:i/>
              <w:iCs/>
              <w:color w:val="000000"/>
            </w:rPr>
          </w:rPrChange>
        </w:rPr>
        <w:t>Al-Im</w:t>
      </w:r>
      <w:r w:rsidRPr="00E13F4E">
        <w:rPr>
          <w:i/>
          <w:iCs/>
          <w:color w:val="000000" w:themeColor="text1"/>
          <w:rPrChange w:id="199" w:author="Zahid Syed" w:date="2025-09-24T13:00:00Z" w16du:dateUtc="2025-09-24T04:00:00Z">
            <w:rPr>
              <w:i/>
              <w:iCs/>
            </w:rPr>
          </w:rPrChange>
        </w:rPr>
        <w:t>ā</w:t>
      </w:r>
      <w:r w:rsidRPr="00E13F4E">
        <w:rPr>
          <w:rFonts w:eastAsia="Yu Gothic"/>
          <w:i/>
          <w:iCs/>
          <w:color w:val="000000" w:themeColor="text1"/>
          <w:rPrChange w:id="200" w:author="Zahid Syed" w:date="2025-09-24T13:00:00Z" w16du:dateUtc="2025-09-24T04:00:00Z">
            <w:rPr>
              <w:rFonts w:eastAsia="Yu Gothic"/>
              <w:i/>
              <w:iCs/>
              <w:color w:val="000000"/>
            </w:rPr>
          </w:rPrChange>
        </w:rPr>
        <w:t xml:space="preserve">m Aḥmad ibn </w:t>
      </w:r>
      <w:r w:rsidRPr="00E13F4E">
        <w:rPr>
          <w:i/>
          <w:iCs/>
          <w:color w:val="000000" w:themeColor="text1"/>
          <w:rPrChange w:id="201" w:author="Zahid Syed" w:date="2025-09-24T13:00:00Z" w16du:dateUtc="2025-09-24T04:00:00Z">
            <w:rPr>
              <w:i/>
              <w:iCs/>
            </w:rPr>
          </w:rPrChange>
        </w:rPr>
        <w:t>Ḥ</w:t>
      </w:r>
      <w:r w:rsidRPr="00E13F4E">
        <w:rPr>
          <w:rFonts w:eastAsia="Yu Gothic"/>
          <w:i/>
          <w:iCs/>
          <w:color w:val="000000" w:themeColor="text1"/>
          <w:rPrChange w:id="202" w:author="Zahid Syed" w:date="2025-09-24T13:00:00Z" w16du:dateUtc="2025-09-24T04:00:00Z">
            <w:rPr>
              <w:rFonts w:eastAsia="Yu Gothic"/>
              <w:i/>
              <w:iCs/>
              <w:color w:val="000000"/>
            </w:rPr>
          </w:rPrChange>
        </w:rPr>
        <w:t>anbal</w:t>
      </w:r>
      <w:r w:rsidRPr="00E13F4E">
        <w:rPr>
          <w:rFonts w:eastAsia="Yu Gothic"/>
          <w:color w:val="000000" w:themeColor="text1"/>
          <w:rPrChange w:id="203" w:author="Zahid Syed" w:date="2025-09-24T13:00:00Z" w16du:dateUtc="2025-09-24T04:00:00Z">
            <w:rPr>
              <w:rFonts w:eastAsia="Yu Gothic"/>
              <w:color w:val="000000"/>
            </w:rPr>
          </w:rPrChange>
        </w:rPr>
        <w:t xml:space="preserve"> (</w:t>
      </w:r>
      <w:r w:rsidRPr="00E13F4E">
        <w:rPr>
          <w:rFonts w:eastAsia="Yu Gothic"/>
          <w:i/>
          <w:iCs/>
          <w:color w:val="000000" w:themeColor="text1"/>
          <w:rPrChange w:id="204" w:author="Zahid Syed" w:date="2025-09-24T13:00:00Z" w16du:dateUtc="2025-09-24T04:00:00Z">
            <w:rPr>
              <w:rFonts w:eastAsia="Yu Gothic"/>
              <w:i/>
              <w:iCs/>
              <w:color w:val="000000"/>
            </w:rPr>
          </w:rPrChange>
        </w:rPr>
        <w:t>Musnad Al-Im</w:t>
      </w:r>
      <w:r w:rsidRPr="00E13F4E">
        <w:rPr>
          <w:i/>
          <w:iCs/>
          <w:color w:val="000000" w:themeColor="text1"/>
          <w:rPrChange w:id="205" w:author="Zahid Syed" w:date="2025-09-24T13:00:00Z" w16du:dateUtc="2025-09-24T04:00:00Z">
            <w:rPr>
              <w:i/>
              <w:iCs/>
            </w:rPr>
          </w:rPrChange>
        </w:rPr>
        <w:t>ā</w:t>
      </w:r>
      <w:r w:rsidRPr="00E13F4E">
        <w:rPr>
          <w:rFonts w:eastAsia="Yu Gothic"/>
          <w:i/>
          <w:iCs/>
          <w:color w:val="000000" w:themeColor="text1"/>
          <w:rPrChange w:id="206" w:author="Zahid Syed" w:date="2025-09-24T13:00:00Z" w16du:dateUtc="2025-09-24T04:00:00Z">
            <w:rPr>
              <w:rFonts w:eastAsia="Yu Gothic"/>
              <w:i/>
              <w:iCs/>
              <w:color w:val="000000"/>
            </w:rPr>
          </w:rPrChange>
        </w:rPr>
        <w:t xml:space="preserve">m Aḥmad ibn </w:t>
      </w:r>
      <w:r w:rsidRPr="00E13F4E">
        <w:rPr>
          <w:i/>
          <w:iCs/>
          <w:color w:val="000000" w:themeColor="text1"/>
          <w:rPrChange w:id="207" w:author="Zahid Syed" w:date="2025-09-24T13:00:00Z" w16du:dateUtc="2025-09-24T04:00:00Z">
            <w:rPr>
              <w:i/>
              <w:iCs/>
            </w:rPr>
          </w:rPrChange>
        </w:rPr>
        <w:t>Ḥ</w:t>
      </w:r>
      <w:r w:rsidRPr="00E13F4E">
        <w:rPr>
          <w:rFonts w:eastAsia="Yu Gothic"/>
          <w:i/>
          <w:iCs/>
          <w:color w:val="000000" w:themeColor="text1"/>
          <w:rPrChange w:id="208" w:author="Zahid Syed" w:date="2025-09-24T13:00:00Z" w16du:dateUtc="2025-09-24T04:00:00Z">
            <w:rPr>
              <w:rFonts w:eastAsia="Yu Gothic"/>
              <w:i/>
              <w:iCs/>
              <w:color w:val="000000"/>
            </w:rPr>
          </w:rPrChange>
        </w:rPr>
        <w:t>anbal</w:t>
      </w:r>
      <w:r w:rsidRPr="00E13F4E">
        <w:rPr>
          <w:rFonts w:eastAsia="Yu Gothic"/>
          <w:color w:val="000000" w:themeColor="text1"/>
          <w:rPrChange w:id="209" w:author="Zahid Syed" w:date="2025-09-24T13:00:00Z" w16du:dateUtc="2025-09-24T04:00:00Z">
            <w:rPr>
              <w:rFonts w:eastAsia="Yu Gothic"/>
              <w:color w:val="000000"/>
            </w:rPr>
          </w:rPrChange>
        </w:rPr>
        <w:t>). The word Arabic word “</w:t>
      </w:r>
      <w:r w:rsidRPr="00E13F4E">
        <w:rPr>
          <w:rFonts w:eastAsia="Yu Gothic"/>
          <w:i/>
          <w:iCs/>
          <w:color w:val="000000" w:themeColor="text1"/>
          <w:rPrChange w:id="210" w:author="Zahid Syed" w:date="2025-09-24T13:00:00Z" w16du:dateUtc="2025-09-24T04:00:00Z">
            <w:rPr>
              <w:rFonts w:eastAsia="Yu Gothic"/>
              <w:i/>
              <w:iCs/>
              <w:color w:val="000000"/>
            </w:rPr>
          </w:rPrChange>
        </w:rPr>
        <w:t>musnad</w:t>
      </w:r>
      <w:r w:rsidRPr="00E13F4E">
        <w:rPr>
          <w:rFonts w:eastAsia="Yu Gothic"/>
          <w:color w:val="000000" w:themeColor="text1"/>
          <w:rPrChange w:id="211" w:author="Zahid Syed" w:date="2025-09-24T13:00:00Z" w16du:dateUtc="2025-09-24T04:00:00Z">
            <w:rPr>
              <w:rFonts w:eastAsia="Yu Gothic"/>
              <w:color w:val="000000"/>
            </w:rPr>
          </w:rPrChange>
        </w:rPr>
        <w:t xml:space="preserve">” refers to a particular genre of </w:t>
      </w:r>
      <w:r w:rsidRPr="00E13F4E">
        <w:rPr>
          <w:i/>
          <w:iCs/>
          <w:color w:val="000000" w:themeColor="text1"/>
          <w:rPrChange w:id="212" w:author="Zahid Syed" w:date="2025-09-24T13:00:00Z" w16du:dateUtc="2025-09-24T04:00:00Z">
            <w:rPr>
              <w:i/>
              <w:iCs/>
            </w:rPr>
          </w:rPrChange>
        </w:rPr>
        <w:t xml:space="preserve">Ḥadīth </w:t>
      </w:r>
      <w:r w:rsidRPr="00E13F4E">
        <w:rPr>
          <w:color w:val="000000" w:themeColor="text1"/>
          <w:rPrChange w:id="213" w:author="Zahid Syed" w:date="2025-09-24T13:00:00Z" w16du:dateUtc="2025-09-24T04:00:00Z">
            <w:rPr/>
          </w:rPrChange>
        </w:rPr>
        <w:t xml:space="preserve">literature, which compiled </w:t>
      </w:r>
      <w:r w:rsidRPr="00E13F4E">
        <w:rPr>
          <w:i/>
          <w:iCs/>
          <w:color w:val="000000" w:themeColor="text1"/>
          <w:rPrChange w:id="214" w:author="Zahid Syed" w:date="2025-09-24T13:00:00Z" w16du:dateUtc="2025-09-24T04:00:00Z">
            <w:rPr>
              <w:i/>
              <w:iCs/>
            </w:rPr>
          </w:rPrChange>
        </w:rPr>
        <w:t>Ḥadīth</w:t>
      </w:r>
      <w:r w:rsidRPr="00E13F4E">
        <w:rPr>
          <w:color w:val="000000" w:themeColor="text1"/>
          <w:rPrChange w:id="215" w:author="Zahid Syed" w:date="2025-09-24T13:00:00Z" w16du:dateUtc="2025-09-24T04:00:00Z">
            <w:rPr/>
          </w:rPrChange>
        </w:rPr>
        <w:t xml:space="preserve"> according to the name of the first Companion mentioned in the Chain of Transmission (</w:t>
      </w:r>
      <w:r w:rsidRPr="00E13F4E">
        <w:rPr>
          <w:i/>
          <w:iCs/>
          <w:color w:val="000000" w:themeColor="text1"/>
          <w:rPrChange w:id="216" w:author="Zahid Syed" w:date="2025-09-24T13:00:00Z" w16du:dateUtc="2025-09-24T04:00:00Z">
            <w:rPr>
              <w:i/>
              <w:iCs/>
            </w:rPr>
          </w:rPrChange>
        </w:rPr>
        <w:t>al-Isnād</w:t>
      </w:r>
      <w:r w:rsidRPr="00E13F4E">
        <w:rPr>
          <w:color w:val="000000" w:themeColor="text1"/>
          <w:rPrChange w:id="217" w:author="Zahid Syed" w:date="2025-09-24T13:00:00Z" w16du:dateUtc="2025-09-24T04:00:00Z">
            <w:rPr/>
          </w:rPrChange>
        </w:rPr>
        <w:t xml:space="preserve">). It is said in the </w:t>
      </w:r>
      <w:r w:rsidRPr="00E13F4E">
        <w:rPr>
          <w:i/>
          <w:iCs/>
          <w:color w:val="000000" w:themeColor="text1"/>
          <w:rPrChange w:id="218" w:author="Zahid Syed" w:date="2025-09-24T13:00:00Z" w16du:dateUtc="2025-09-24T04:00:00Z">
            <w:rPr>
              <w:i/>
              <w:iCs/>
            </w:rPr>
          </w:rPrChange>
        </w:rPr>
        <w:t>Ḥadīth</w:t>
      </w:r>
      <w:r w:rsidRPr="00E13F4E">
        <w:rPr>
          <w:color w:val="000000" w:themeColor="text1"/>
          <w:rPrChange w:id="219" w:author="Zahid Syed" w:date="2025-09-24T13:00:00Z" w16du:dateUtc="2025-09-24T04:00:00Z">
            <w:rPr/>
          </w:rPrChange>
        </w:rPr>
        <w:t xml:space="preserve"> sciences, that any </w:t>
      </w:r>
      <w:r w:rsidRPr="00E13F4E">
        <w:rPr>
          <w:i/>
          <w:iCs/>
          <w:color w:val="000000" w:themeColor="text1"/>
          <w:rPrChange w:id="220" w:author="Zahid Syed" w:date="2025-09-24T13:00:00Z" w16du:dateUtc="2025-09-24T04:00:00Z">
            <w:rPr>
              <w:i/>
              <w:iCs/>
            </w:rPr>
          </w:rPrChange>
        </w:rPr>
        <w:t>Ḥadīth</w:t>
      </w:r>
      <w:r w:rsidRPr="00E13F4E">
        <w:rPr>
          <w:color w:val="000000" w:themeColor="text1"/>
          <w:rPrChange w:id="221" w:author="Zahid Syed" w:date="2025-09-24T13:00:00Z" w16du:dateUtc="2025-09-24T04:00:00Z">
            <w:rPr/>
          </w:rPrChange>
        </w:rPr>
        <w:t xml:space="preserve"> which is not represented in the </w:t>
      </w:r>
      <w:r w:rsidRPr="00E13F4E">
        <w:rPr>
          <w:i/>
          <w:iCs/>
          <w:color w:val="000000" w:themeColor="text1"/>
          <w:rPrChange w:id="222" w:author="Zahid Syed" w:date="2025-09-24T13:00:00Z" w16du:dateUtc="2025-09-24T04:00:00Z">
            <w:rPr>
              <w:i/>
              <w:iCs/>
            </w:rPr>
          </w:rPrChange>
        </w:rPr>
        <w:t>Musnad</w:t>
      </w:r>
      <w:r w:rsidRPr="00E13F4E">
        <w:rPr>
          <w:color w:val="000000" w:themeColor="text1"/>
          <w:rPrChange w:id="223" w:author="Zahid Syed" w:date="2025-09-24T13:00:00Z" w16du:dateUtc="2025-09-24T04:00:00Z">
            <w:rPr/>
          </w:rPrChange>
        </w:rPr>
        <w:t xml:space="preserve"> of </w:t>
      </w:r>
      <w:r w:rsidRPr="00E13F4E">
        <w:rPr>
          <w:rFonts w:eastAsia="Yu Gothic"/>
          <w:color w:val="000000" w:themeColor="text1"/>
          <w:rPrChange w:id="224" w:author="Zahid Syed" w:date="2025-09-24T13:00:00Z" w16du:dateUtc="2025-09-24T04:00:00Z">
            <w:rPr>
              <w:rFonts w:eastAsia="Yu Gothic"/>
              <w:color w:val="000000"/>
            </w:rPr>
          </w:rPrChange>
        </w:rPr>
        <w:t xml:space="preserve">Ibn </w:t>
      </w:r>
      <w:r w:rsidRPr="00E13F4E">
        <w:rPr>
          <w:color w:val="000000" w:themeColor="text1"/>
          <w:rPrChange w:id="225" w:author="Zahid Syed" w:date="2025-09-24T13:00:00Z" w16du:dateUtc="2025-09-24T04:00:00Z">
            <w:rPr/>
          </w:rPrChange>
        </w:rPr>
        <w:t>Ḥ</w:t>
      </w:r>
      <w:r w:rsidRPr="00E13F4E">
        <w:rPr>
          <w:rFonts w:eastAsia="Yu Gothic"/>
          <w:color w:val="000000" w:themeColor="text1"/>
          <w:rPrChange w:id="226" w:author="Zahid Syed" w:date="2025-09-24T13:00:00Z" w16du:dateUtc="2025-09-24T04:00:00Z">
            <w:rPr>
              <w:rFonts w:eastAsia="Yu Gothic"/>
              <w:color w:val="000000"/>
            </w:rPr>
          </w:rPrChange>
        </w:rPr>
        <w:t>anbal likely lacks validity. As we will see, al-Im</w:t>
      </w:r>
      <w:r w:rsidRPr="00E13F4E">
        <w:rPr>
          <w:color w:val="000000" w:themeColor="text1"/>
          <w:rPrChange w:id="227" w:author="Zahid Syed" w:date="2025-09-24T13:00:00Z" w16du:dateUtc="2025-09-24T04:00:00Z">
            <w:rPr/>
          </w:rPrChange>
        </w:rPr>
        <w:t>ā</w:t>
      </w:r>
      <w:r w:rsidRPr="00E13F4E">
        <w:rPr>
          <w:rFonts w:eastAsia="Yu Gothic"/>
          <w:color w:val="000000" w:themeColor="text1"/>
          <w:rPrChange w:id="228" w:author="Zahid Syed" w:date="2025-09-24T13:00:00Z" w16du:dateUtc="2025-09-24T04:00:00Z">
            <w:rPr>
              <w:rFonts w:eastAsia="Yu Gothic"/>
              <w:color w:val="000000"/>
            </w:rPr>
          </w:rPrChange>
        </w:rPr>
        <w:t>m Aḥmad is especially renowned for his courageous stand against the imposition of Mu‘tazilite doctrine during the ‘Abb</w:t>
      </w:r>
      <w:r w:rsidRPr="00E13F4E">
        <w:rPr>
          <w:color w:val="000000" w:themeColor="text1"/>
          <w:rPrChange w:id="229" w:author="Zahid Syed" w:date="2025-09-24T13:00:00Z" w16du:dateUtc="2025-09-24T04:00:00Z">
            <w:rPr/>
          </w:rPrChange>
        </w:rPr>
        <w:t>ā</w:t>
      </w:r>
      <w:r w:rsidRPr="00E13F4E">
        <w:rPr>
          <w:rFonts w:eastAsia="Yu Gothic"/>
          <w:color w:val="000000" w:themeColor="text1"/>
          <w:rPrChange w:id="230" w:author="Zahid Syed" w:date="2025-09-24T13:00:00Z" w16du:dateUtc="2025-09-24T04:00:00Z">
            <w:rPr>
              <w:rFonts w:eastAsia="Yu Gothic"/>
              <w:color w:val="000000"/>
            </w:rPr>
          </w:rPrChange>
        </w:rPr>
        <w:t>sid Inquistion (</w:t>
      </w:r>
      <w:r w:rsidRPr="00E13F4E">
        <w:rPr>
          <w:rFonts w:eastAsia="Yu Gothic"/>
          <w:i/>
          <w:iCs/>
          <w:color w:val="000000" w:themeColor="text1"/>
          <w:rPrChange w:id="231" w:author="Zahid Syed" w:date="2025-09-24T13:00:00Z" w16du:dateUtc="2025-09-24T04:00:00Z">
            <w:rPr>
              <w:rFonts w:eastAsia="Yu Gothic"/>
              <w:i/>
              <w:iCs/>
              <w:color w:val="000000"/>
            </w:rPr>
          </w:rPrChange>
        </w:rPr>
        <w:t>al-Mi</w:t>
      </w:r>
      <w:r w:rsidRPr="00E13F4E">
        <w:rPr>
          <w:i/>
          <w:iCs/>
          <w:color w:val="000000" w:themeColor="text1"/>
          <w:rPrChange w:id="232" w:author="Zahid Syed" w:date="2025-09-24T13:00:00Z" w16du:dateUtc="2025-09-24T04:00:00Z">
            <w:rPr>
              <w:i/>
              <w:iCs/>
            </w:rPr>
          </w:rPrChange>
        </w:rPr>
        <w:t>ḥ</w:t>
      </w:r>
      <w:r w:rsidRPr="00E13F4E">
        <w:rPr>
          <w:rFonts w:eastAsia="Yu Gothic"/>
          <w:i/>
          <w:iCs/>
          <w:color w:val="000000" w:themeColor="text1"/>
          <w:rPrChange w:id="233" w:author="Zahid Syed" w:date="2025-09-24T13:00:00Z" w16du:dateUtc="2025-09-24T04:00:00Z">
            <w:rPr>
              <w:rFonts w:eastAsia="Yu Gothic"/>
              <w:i/>
              <w:iCs/>
              <w:color w:val="000000"/>
            </w:rPr>
          </w:rPrChange>
        </w:rPr>
        <w:t>na</w:t>
      </w:r>
      <w:r w:rsidRPr="00E13F4E">
        <w:rPr>
          <w:rFonts w:eastAsia="Yu Gothic"/>
          <w:color w:val="000000" w:themeColor="text1"/>
          <w:rPrChange w:id="234" w:author="Zahid Syed" w:date="2025-09-24T13:00:00Z" w16du:dateUtc="2025-09-24T04:00:00Z">
            <w:rPr>
              <w:rFonts w:eastAsia="Yu Gothic"/>
              <w:color w:val="000000"/>
            </w:rPr>
          </w:rPrChange>
        </w:rPr>
        <w:t xml:space="preserve">) concerning the question of whether or not the </w:t>
      </w:r>
      <w:r w:rsidRPr="00E13F4E">
        <w:rPr>
          <w:color w:val="000000" w:themeColor="text1"/>
          <w:rPrChange w:id="235" w:author="Zahid Syed" w:date="2025-09-24T13:00:00Z" w16du:dateUtc="2025-09-24T04:00:00Z">
            <w:rPr/>
          </w:rPrChange>
        </w:rPr>
        <w:t xml:space="preserve">Qur’ān is created. We will discuss the eighteen-year </w:t>
      </w:r>
      <w:r w:rsidRPr="00E13F4E">
        <w:rPr>
          <w:rFonts w:eastAsia="Yu Gothic"/>
          <w:color w:val="000000" w:themeColor="text1"/>
          <w:rPrChange w:id="236" w:author="Zahid Syed" w:date="2025-09-24T13:00:00Z" w16du:dateUtc="2025-09-24T04:00:00Z">
            <w:rPr>
              <w:rFonts w:eastAsia="Yu Gothic"/>
              <w:color w:val="000000"/>
            </w:rPr>
          </w:rPrChange>
        </w:rPr>
        <w:t>‘Abb</w:t>
      </w:r>
      <w:r w:rsidRPr="00E13F4E">
        <w:rPr>
          <w:color w:val="000000" w:themeColor="text1"/>
          <w:rPrChange w:id="237" w:author="Zahid Syed" w:date="2025-09-24T13:00:00Z" w16du:dateUtc="2025-09-24T04:00:00Z">
            <w:rPr/>
          </w:rPrChange>
        </w:rPr>
        <w:t>ā</w:t>
      </w:r>
      <w:r w:rsidRPr="00E13F4E">
        <w:rPr>
          <w:rFonts w:eastAsia="Yu Gothic"/>
          <w:color w:val="000000" w:themeColor="text1"/>
          <w:rPrChange w:id="238" w:author="Zahid Syed" w:date="2025-09-24T13:00:00Z" w16du:dateUtc="2025-09-24T04:00:00Z">
            <w:rPr>
              <w:rFonts w:eastAsia="Yu Gothic"/>
              <w:color w:val="000000"/>
            </w:rPr>
          </w:rPrChange>
        </w:rPr>
        <w:t>sid Inquisition (</w:t>
      </w:r>
      <w:r w:rsidRPr="00E13F4E">
        <w:rPr>
          <w:rFonts w:eastAsia="Yu Gothic"/>
          <w:i/>
          <w:iCs/>
          <w:color w:val="000000" w:themeColor="text1"/>
          <w:rPrChange w:id="239" w:author="Zahid Syed" w:date="2025-09-24T13:00:00Z" w16du:dateUtc="2025-09-24T04:00:00Z">
            <w:rPr>
              <w:rFonts w:eastAsia="Yu Gothic"/>
              <w:i/>
              <w:iCs/>
              <w:color w:val="000000"/>
            </w:rPr>
          </w:rPrChange>
        </w:rPr>
        <w:t>al-Mi</w:t>
      </w:r>
      <w:r w:rsidRPr="00E13F4E">
        <w:rPr>
          <w:i/>
          <w:iCs/>
          <w:color w:val="000000" w:themeColor="text1"/>
          <w:rPrChange w:id="240" w:author="Zahid Syed" w:date="2025-09-24T13:00:00Z" w16du:dateUtc="2025-09-24T04:00:00Z">
            <w:rPr>
              <w:i/>
              <w:iCs/>
            </w:rPr>
          </w:rPrChange>
        </w:rPr>
        <w:t>ḥ</w:t>
      </w:r>
      <w:r w:rsidRPr="00E13F4E">
        <w:rPr>
          <w:rFonts w:eastAsia="Yu Gothic"/>
          <w:i/>
          <w:iCs/>
          <w:color w:val="000000" w:themeColor="text1"/>
          <w:rPrChange w:id="241" w:author="Zahid Syed" w:date="2025-09-24T13:00:00Z" w16du:dateUtc="2025-09-24T04:00:00Z">
            <w:rPr>
              <w:rFonts w:eastAsia="Yu Gothic"/>
              <w:i/>
              <w:iCs/>
              <w:color w:val="000000"/>
            </w:rPr>
          </w:rPrChange>
        </w:rPr>
        <w:t>na</w:t>
      </w:r>
      <w:r w:rsidRPr="00E13F4E">
        <w:rPr>
          <w:rFonts w:eastAsia="Yu Gothic"/>
          <w:color w:val="000000" w:themeColor="text1"/>
          <w:rPrChange w:id="242" w:author="Zahid Syed" w:date="2025-09-24T13:00:00Z" w16du:dateUtc="2025-09-24T04:00:00Z">
            <w:rPr>
              <w:rFonts w:eastAsia="Yu Gothic"/>
              <w:color w:val="000000"/>
            </w:rPr>
          </w:rPrChange>
        </w:rPr>
        <w:t xml:space="preserve">) of the third/ninth century in greater detail in Volume Four. Some Western Scholars have termed an Islamic “reign of terror.” Yet—as we will see in Volume Four—it set firmly the </w:t>
      </w:r>
      <w:r w:rsidRPr="00E13F4E">
        <w:rPr>
          <w:color w:val="000000" w:themeColor="text1"/>
          <w:rPrChange w:id="243" w:author="Zahid Syed" w:date="2025-09-24T13:00:00Z" w16du:dateUtc="2025-09-24T04:00:00Z">
            <w:rPr/>
          </w:rPrChange>
        </w:rPr>
        <w:t>Sunnī Tradition of the division of the powers of the State from religious authority and affirmed the status of non-Magisterial Religion in Sunnī Islam.</w:t>
      </w:r>
    </w:p>
  </w:footnote>
  <w:footnote w:id="10">
    <w:p w14:paraId="493EF520" w14:textId="77777777" w:rsidR="00B335E1" w:rsidRPr="00E13F4E" w:rsidRDefault="00B335E1" w:rsidP="005D5C5B">
      <w:pPr>
        <w:pStyle w:val="FootnoteText1"/>
        <w:rPr>
          <w:color w:val="000000" w:themeColor="text1"/>
          <w:rPrChange w:id="244" w:author="Zahid Syed" w:date="2025-09-24T13:00:00Z" w16du:dateUtc="2025-09-24T04:00:00Z">
            <w:rPr/>
          </w:rPrChange>
        </w:rPr>
      </w:pPr>
      <w:r w:rsidRPr="00E13F4E">
        <w:rPr>
          <w:rStyle w:val="FootnoteReference"/>
          <w:color w:val="000000" w:themeColor="text1"/>
          <w:rPrChange w:id="245" w:author="Zahid Syed" w:date="2025-09-24T13:00:00Z" w16du:dateUtc="2025-09-24T04:00:00Z">
            <w:rPr>
              <w:rStyle w:val="FootnoteReference"/>
            </w:rPr>
          </w:rPrChange>
        </w:rPr>
        <w:footnoteRef/>
      </w:r>
      <w:r w:rsidRPr="00E13F4E">
        <w:rPr>
          <w:color w:val="000000" w:themeColor="text1"/>
          <w:rPrChange w:id="246" w:author="Zahid Syed" w:date="2025-09-24T13:00:00Z" w16du:dateUtc="2025-09-24T04:00:00Z">
            <w:rPr/>
          </w:rPrChange>
        </w:rPr>
        <w:t xml:space="preserve"> The transmissions of this </w:t>
      </w:r>
      <w:r w:rsidRPr="00E13F4E">
        <w:rPr>
          <w:i/>
          <w:iCs/>
          <w:color w:val="000000" w:themeColor="text1"/>
          <w:rPrChange w:id="247" w:author="Zahid Syed" w:date="2025-09-24T13:00:00Z" w16du:dateUtc="2025-09-24T04:00:00Z">
            <w:rPr>
              <w:i/>
              <w:iCs/>
            </w:rPr>
          </w:rPrChange>
        </w:rPr>
        <w:t xml:space="preserve">Ḥadīth </w:t>
      </w:r>
      <w:r w:rsidRPr="00E13F4E">
        <w:rPr>
          <w:color w:val="000000" w:themeColor="text1"/>
          <w:rPrChange w:id="248" w:author="Zahid Syed" w:date="2025-09-24T13:00:00Z" w16du:dateUtc="2025-09-24T04:00:00Z">
            <w:rPr/>
          </w:rPrChange>
        </w:rPr>
        <w:t xml:space="preserve">by </w:t>
      </w:r>
      <w:r w:rsidRPr="00E13F4E">
        <w:rPr>
          <w:rFonts w:eastAsia="Yu Gothic"/>
          <w:color w:val="000000" w:themeColor="text1"/>
          <w:rPrChange w:id="249" w:author="Zahid Syed" w:date="2025-09-24T13:00:00Z" w16du:dateUtc="2025-09-24T04:00:00Z">
            <w:rPr>
              <w:rFonts w:eastAsia="Yu Gothic"/>
              <w:color w:val="000000"/>
            </w:rPr>
          </w:rPrChange>
        </w:rPr>
        <w:t>al-Tirmidh</w:t>
      </w:r>
      <w:r w:rsidRPr="00E13F4E">
        <w:rPr>
          <w:color w:val="000000" w:themeColor="text1"/>
          <w:rPrChange w:id="250" w:author="Zahid Syed" w:date="2025-09-24T13:00:00Z" w16du:dateUtc="2025-09-24T04:00:00Z">
            <w:rPr/>
          </w:rPrChange>
        </w:rPr>
        <w:t>ī</w:t>
      </w:r>
      <w:r w:rsidRPr="00E13F4E">
        <w:rPr>
          <w:rFonts w:eastAsia="Yu Gothic"/>
          <w:color w:val="000000" w:themeColor="text1"/>
          <w:rPrChange w:id="251" w:author="Zahid Syed" w:date="2025-09-24T13:00:00Z" w16du:dateUtc="2025-09-24T04:00:00Z">
            <w:rPr>
              <w:rFonts w:eastAsia="Yu Gothic"/>
              <w:color w:val="000000"/>
            </w:rPr>
          </w:rPrChange>
        </w:rPr>
        <w:t xml:space="preserve"> and Ibn M</w:t>
      </w:r>
      <w:r w:rsidRPr="00E13F4E">
        <w:rPr>
          <w:color w:val="000000" w:themeColor="text1"/>
          <w:rPrChange w:id="252" w:author="Zahid Syed" w:date="2025-09-24T13:00:00Z" w16du:dateUtc="2025-09-24T04:00:00Z">
            <w:rPr/>
          </w:rPrChange>
        </w:rPr>
        <w:t>ā</w:t>
      </w:r>
      <w:r w:rsidRPr="00E13F4E">
        <w:rPr>
          <w:rFonts w:eastAsia="Yu Gothic"/>
          <w:color w:val="000000" w:themeColor="text1"/>
          <w:rPrChange w:id="253" w:author="Zahid Syed" w:date="2025-09-24T13:00:00Z" w16du:dateUtc="2025-09-24T04:00:00Z">
            <w:rPr>
              <w:rFonts w:eastAsia="Yu Gothic"/>
              <w:color w:val="000000"/>
            </w:rPr>
          </w:rPrChange>
        </w:rPr>
        <w:t>jah have actually been given the positive classification of being of “good (</w:t>
      </w:r>
      <w:r w:rsidRPr="00E13F4E">
        <w:rPr>
          <w:i/>
          <w:iCs/>
          <w:color w:val="000000" w:themeColor="text1"/>
          <w:rPrChange w:id="254" w:author="Zahid Syed" w:date="2025-09-24T13:00:00Z" w16du:dateUtc="2025-09-24T04:00:00Z">
            <w:rPr>
              <w:i/>
              <w:iCs/>
            </w:rPr>
          </w:rPrChange>
        </w:rPr>
        <w:t>ḥ</w:t>
      </w:r>
      <w:r w:rsidRPr="00E13F4E">
        <w:rPr>
          <w:rFonts w:eastAsia="Yu Gothic"/>
          <w:i/>
          <w:iCs/>
          <w:color w:val="000000" w:themeColor="text1"/>
          <w:rPrChange w:id="255" w:author="Zahid Syed" w:date="2025-09-24T13:00:00Z" w16du:dateUtc="2025-09-24T04:00:00Z">
            <w:rPr>
              <w:rFonts w:eastAsia="Yu Gothic"/>
              <w:i/>
              <w:iCs/>
              <w:color w:val="000000"/>
            </w:rPr>
          </w:rPrChange>
        </w:rPr>
        <w:t>asan</w:t>
      </w:r>
      <w:r w:rsidRPr="00E13F4E">
        <w:rPr>
          <w:rFonts w:eastAsia="Yu Gothic"/>
          <w:color w:val="000000" w:themeColor="text1"/>
          <w:rPrChange w:id="256" w:author="Zahid Syed" w:date="2025-09-24T13:00:00Z" w16du:dateUtc="2025-09-24T04:00:00Z">
            <w:rPr>
              <w:rFonts w:eastAsia="Yu Gothic"/>
              <w:color w:val="000000"/>
            </w:rPr>
          </w:rPrChange>
        </w:rPr>
        <w:t>)” but not categorical authenticity. Still, these transmissions are strengthened by the narrations of al-</w:t>
      </w:r>
      <w:r w:rsidRPr="00E13F4E">
        <w:rPr>
          <w:color w:val="000000" w:themeColor="text1"/>
          <w:rPrChange w:id="257" w:author="Zahid Syed" w:date="2025-09-24T13:00:00Z" w16du:dateUtc="2025-09-24T04:00:00Z">
            <w:rPr/>
          </w:rPrChange>
        </w:rPr>
        <w:t>Ḥ</w:t>
      </w:r>
      <w:r w:rsidRPr="00E13F4E">
        <w:rPr>
          <w:rFonts w:eastAsia="Yu Gothic"/>
          <w:color w:val="000000" w:themeColor="text1"/>
          <w:rPrChange w:id="258" w:author="Zahid Syed" w:date="2025-09-24T13:00:00Z" w16du:dateUtc="2025-09-24T04:00:00Z">
            <w:rPr>
              <w:rFonts w:eastAsia="Yu Gothic"/>
              <w:color w:val="000000"/>
            </w:rPr>
          </w:rPrChange>
        </w:rPr>
        <w:t>ākim, al-Dārim</w:t>
      </w:r>
      <w:r w:rsidRPr="00E13F4E">
        <w:rPr>
          <w:color w:val="000000" w:themeColor="text1"/>
          <w:rPrChange w:id="259" w:author="Zahid Syed" w:date="2025-09-24T13:00:00Z" w16du:dateUtc="2025-09-24T04:00:00Z">
            <w:rPr/>
          </w:rPrChange>
        </w:rPr>
        <w:t>ī, and al-</w:t>
      </w:r>
      <w:r w:rsidRPr="00E13F4E">
        <w:rPr>
          <w:rFonts w:eastAsia="Yu Gothic"/>
          <w:color w:val="000000" w:themeColor="text1"/>
          <w:rPrChange w:id="260" w:author="Zahid Syed" w:date="2025-09-24T13:00:00Z" w16du:dateUtc="2025-09-24T04:00:00Z">
            <w:rPr>
              <w:rFonts w:eastAsia="Yu Gothic"/>
              <w:color w:val="000000"/>
            </w:rPr>
          </w:rPrChange>
        </w:rPr>
        <w:t>Im</w:t>
      </w:r>
      <w:r w:rsidRPr="00E13F4E">
        <w:rPr>
          <w:color w:val="000000" w:themeColor="text1"/>
          <w:rPrChange w:id="261" w:author="Zahid Syed" w:date="2025-09-24T13:00:00Z" w16du:dateUtc="2025-09-24T04:00:00Z">
            <w:rPr/>
          </w:rPrChange>
        </w:rPr>
        <w:t>ā</w:t>
      </w:r>
      <w:r w:rsidRPr="00E13F4E">
        <w:rPr>
          <w:rFonts w:eastAsia="Yu Gothic"/>
          <w:color w:val="000000" w:themeColor="text1"/>
          <w:rPrChange w:id="262" w:author="Zahid Syed" w:date="2025-09-24T13:00:00Z" w16du:dateUtc="2025-09-24T04:00:00Z">
            <w:rPr>
              <w:rFonts w:eastAsia="Yu Gothic"/>
              <w:color w:val="000000"/>
            </w:rPr>
          </w:rPrChange>
        </w:rPr>
        <w:t>m Aḥmad, which are judged to be fully authentic (</w:t>
      </w:r>
      <w:r w:rsidRPr="00E13F4E">
        <w:rPr>
          <w:rFonts w:eastAsia="Yu Gothic"/>
          <w:i/>
          <w:iCs/>
          <w:color w:val="000000" w:themeColor="text1"/>
          <w:rPrChange w:id="263" w:author="Zahid Syed" w:date="2025-09-24T13:00:00Z" w16du:dateUtc="2025-09-24T04:00:00Z">
            <w:rPr>
              <w:rFonts w:eastAsia="Yu Gothic"/>
              <w:i/>
              <w:iCs/>
              <w:color w:val="000000"/>
            </w:rPr>
          </w:rPrChange>
        </w:rPr>
        <w:t>ṣa</w:t>
      </w:r>
      <w:r w:rsidRPr="00E13F4E">
        <w:rPr>
          <w:i/>
          <w:iCs/>
          <w:color w:val="000000" w:themeColor="text1"/>
          <w:rPrChange w:id="264" w:author="Zahid Syed" w:date="2025-09-24T13:00:00Z" w16du:dateUtc="2025-09-24T04:00:00Z">
            <w:rPr>
              <w:i/>
              <w:iCs/>
            </w:rPr>
          </w:rPrChange>
        </w:rPr>
        <w:t>ḥīḥ</w:t>
      </w:r>
      <w:r w:rsidRPr="00E13F4E">
        <w:rPr>
          <w:rFonts w:eastAsia="Yu Gothic"/>
          <w:color w:val="000000" w:themeColor="text1"/>
          <w:rPrChange w:id="265" w:author="Zahid Syed" w:date="2025-09-24T13:00:00Z" w16du:dateUtc="2025-09-24T04:00:00Z">
            <w:rPr>
              <w:rFonts w:eastAsia="Yu Gothic"/>
              <w:color w:val="000000"/>
            </w:rPr>
          </w:rPrChange>
        </w:rPr>
        <w:t>) and, thus, to belong to the highest rank of authenticity.</w:t>
      </w:r>
    </w:p>
  </w:footnote>
  <w:footnote w:id="11">
    <w:p w14:paraId="0F4EA079"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266"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267"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68"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69" w:author="Zahid Syed" w:date="2025-09-24T13:00:00Z" w16du:dateUtc="2025-09-24T04:00:00Z">
            <w:rPr>
              <w:rFonts w:ascii="Times New Roman" w:hAnsi="Times New Roman" w:cs="Times New Roman"/>
              <w:b/>
              <w:bCs/>
              <w:sz w:val="20"/>
              <w:szCs w:val="20"/>
            </w:rPr>
          </w:rPrChange>
        </w:rPr>
        <w:t xml:space="preserve">Al-Imām Mālik </w:t>
      </w:r>
      <w:r w:rsidRPr="00E13F4E">
        <w:rPr>
          <w:rFonts w:ascii="Times New Roman" w:hAnsi="Times New Roman" w:cs="Times New Roman"/>
          <w:color w:val="000000" w:themeColor="text1"/>
          <w:sz w:val="20"/>
          <w:szCs w:val="20"/>
          <w:rPrChange w:id="270" w:author="Zahid Syed" w:date="2025-09-24T13:00:00Z" w16du:dateUtc="2025-09-24T04:00:00Z">
            <w:rPr>
              <w:rFonts w:ascii="Times New Roman" w:hAnsi="Times New Roman" w:cs="Times New Roman"/>
              <w:sz w:val="20"/>
              <w:szCs w:val="20"/>
            </w:rPr>
          </w:rPrChange>
        </w:rPr>
        <w:t xml:space="preserve">(d. 179/796) refers to Mālik ibn Anas ibn Mālik al-Aṣbaḥī al-Ḥumyarī al-Madanī. He was born and raised in Medina and became one of the most prominent authorities in the Islamic </w:t>
      </w:r>
      <w:r w:rsidRPr="00E13F4E">
        <w:rPr>
          <w:rFonts w:ascii="Times New Roman" w:hAnsi="Times New Roman" w:cs="Times New Roman"/>
          <w:i/>
          <w:iCs/>
          <w:color w:val="000000" w:themeColor="text1"/>
          <w:sz w:val="20"/>
          <w:szCs w:val="20"/>
          <w:rPrChange w:id="271" w:author="Zahid Syed" w:date="2025-09-24T13:00:00Z" w16du:dateUtc="2025-09-24T04:00:00Z">
            <w:rPr>
              <w:rFonts w:ascii="Times New Roman" w:hAnsi="Times New Roman" w:cs="Times New Roman"/>
              <w:i/>
              <w:iCs/>
              <w:sz w:val="20"/>
              <w:szCs w:val="20"/>
            </w:rPr>
          </w:rPrChange>
        </w:rPr>
        <w:t>Sharī‘a</w:t>
      </w:r>
      <w:r w:rsidRPr="00E13F4E">
        <w:rPr>
          <w:rFonts w:ascii="Times New Roman" w:hAnsi="Times New Roman" w:cs="Times New Roman"/>
          <w:color w:val="000000" w:themeColor="text1"/>
          <w:sz w:val="20"/>
          <w:szCs w:val="20"/>
          <w:rPrChange w:id="272" w:author="Zahid Syed" w:date="2025-09-24T13:00:00Z" w16du:dateUtc="2025-09-24T04:00:00Z">
            <w:rPr>
              <w:rFonts w:ascii="Times New Roman" w:hAnsi="Times New Roman" w:cs="Times New Roman"/>
              <w:sz w:val="20"/>
              <w:szCs w:val="20"/>
            </w:rPr>
          </w:rPrChange>
        </w:rPr>
        <w:t xml:space="preserve"> Sciences and Divinity as well as attaining a degree of authority in the science of </w:t>
      </w:r>
      <w:r w:rsidRPr="00E13F4E">
        <w:rPr>
          <w:rFonts w:ascii="Times New Roman" w:hAnsi="Times New Roman" w:cs="Times New Roman"/>
          <w:i/>
          <w:iCs/>
          <w:color w:val="000000" w:themeColor="text1"/>
          <w:sz w:val="20"/>
          <w:szCs w:val="20"/>
          <w:rPrChange w:id="273" w:author="Zahid Syed" w:date="2025-09-24T13:00:00Z" w16du:dateUtc="2025-09-24T04:00:00Z">
            <w:rPr>
              <w:rFonts w:ascii="Times New Roman" w:hAnsi="Times New Roman" w:cs="Times New Roman"/>
              <w:i/>
              <w:iCs/>
              <w:sz w:val="20"/>
              <w:szCs w:val="20"/>
            </w:rPr>
          </w:rPrChange>
        </w:rPr>
        <w:t>Ḥadīth</w:t>
      </w:r>
      <w:r w:rsidRPr="00E13F4E">
        <w:rPr>
          <w:rFonts w:ascii="Times New Roman" w:hAnsi="Times New Roman" w:cs="Times New Roman"/>
          <w:color w:val="000000" w:themeColor="text1"/>
          <w:sz w:val="20"/>
          <w:szCs w:val="20"/>
          <w:rPrChange w:id="274" w:author="Zahid Syed" w:date="2025-09-24T13:00:00Z" w16du:dateUtc="2025-09-24T04:00:00Z">
            <w:rPr>
              <w:rFonts w:ascii="Times New Roman" w:hAnsi="Times New Roman" w:cs="Times New Roman"/>
              <w:sz w:val="20"/>
              <w:szCs w:val="20"/>
            </w:rPr>
          </w:rPrChange>
        </w:rPr>
        <w:t>, which in later times was only rivaled by the likes of al-Imām al-Bukhārī (d. d. 256/870) and Muslim (</w:t>
      </w:r>
      <w:r w:rsidRPr="00E13F4E">
        <w:rPr>
          <w:rFonts w:ascii="Times New Roman" w:hAnsi="Times New Roman" w:cs="Times New Roman"/>
          <w:color w:val="000000" w:themeColor="text1"/>
          <w:sz w:val="20"/>
          <w:szCs w:val="20"/>
          <w:rPrChange w:id="275" w:author="Zahid Syed" w:date="2025-09-24T13:00:00Z" w16du:dateUtc="2025-09-24T04:00:00Z">
            <w:rPr>
              <w:rFonts w:ascii="Times New Roman" w:hAnsi="Times New Roman" w:cs="Times New Roman"/>
              <w:color w:val="202122"/>
              <w:sz w:val="20"/>
              <w:szCs w:val="20"/>
            </w:rPr>
          </w:rPrChange>
        </w:rPr>
        <w:t>d. 261/875</w:t>
      </w:r>
      <w:r w:rsidRPr="00E13F4E">
        <w:rPr>
          <w:rFonts w:ascii="Times New Roman" w:hAnsi="Times New Roman" w:cs="Times New Roman"/>
          <w:color w:val="000000" w:themeColor="text1"/>
          <w:sz w:val="20"/>
          <w:szCs w:val="20"/>
          <w:rPrChange w:id="276" w:author="Zahid Syed" w:date="2025-09-24T13:00:00Z" w16du:dateUtc="2025-09-24T04:00:00Z">
            <w:rPr>
              <w:rFonts w:ascii="Times New Roman" w:hAnsi="Times New Roman" w:cs="Times New Roman"/>
              <w:sz w:val="20"/>
              <w:szCs w:val="20"/>
            </w:rPr>
          </w:rPrChange>
        </w:rPr>
        <w:t>). He is the namesake of the Mālikī School of</w:t>
      </w:r>
      <w:r w:rsidRPr="00E13F4E">
        <w:rPr>
          <w:rFonts w:ascii="Times New Roman" w:hAnsi="Times New Roman" w:cs="Times New Roman"/>
          <w:i/>
          <w:iCs/>
          <w:color w:val="000000" w:themeColor="text1"/>
          <w:sz w:val="20"/>
          <w:szCs w:val="20"/>
          <w:rPrChange w:id="277" w:author="Zahid Syed" w:date="2025-09-24T13:00:00Z" w16du:dateUtc="2025-09-24T04:00:00Z">
            <w:rPr>
              <w:rFonts w:ascii="Times New Roman" w:hAnsi="Times New Roman" w:cs="Times New Roman"/>
              <w:i/>
              <w:iCs/>
              <w:sz w:val="20"/>
              <w:szCs w:val="20"/>
            </w:rPr>
          </w:rPrChange>
        </w:rPr>
        <w:t xml:space="preserve"> Sharī‘a</w:t>
      </w:r>
      <w:r w:rsidRPr="00E13F4E">
        <w:rPr>
          <w:rFonts w:ascii="Times New Roman" w:hAnsi="Times New Roman" w:cs="Times New Roman"/>
          <w:color w:val="000000" w:themeColor="text1"/>
          <w:sz w:val="20"/>
          <w:szCs w:val="20"/>
          <w:rPrChange w:id="278" w:author="Zahid Syed" w:date="2025-09-24T13:00:00Z" w16du:dateUtc="2025-09-24T04:00:00Z">
            <w:rPr>
              <w:rFonts w:ascii="Times New Roman" w:hAnsi="Times New Roman" w:cs="Times New Roman"/>
              <w:sz w:val="20"/>
              <w:szCs w:val="20"/>
            </w:rPr>
          </w:rPrChange>
        </w:rPr>
        <w:t xml:space="preserve"> Jurisprudence, which is also called the School of the People of Medina, since it followed closely the Traditions that had grown up among the Scholars of that city until the time of al-Imām Mālik. He compiled </w:t>
      </w:r>
      <w:r w:rsidRPr="00E13F4E">
        <w:rPr>
          <w:rFonts w:ascii="Times New Roman" w:hAnsi="Times New Roman" w:cs="Times New Roman"/>
          <w:i/>
          <w:iCs/>
          <w:color w:val="000000" w:themeColor="text1"/>
          <w:sz w:val="20"/>
          <w:szCs w:val="20"/>
          <w:rPrChange w:id="279" w:author="Zahid Syed" w:date="2025-09-24T13:00:00Z" w16du:dateUtc="2025-09-24T04:00:00Z">
            <w:rPr>
              <w:rFonts w:ascii="Times New Roman" w:hAnsi="Times New Roman" w:cs="Times New Roman"/>
              <w:i/>
              <w:iCs/>
              <w:sz w:val="20"/>
              <w:szCs w:val="20"/>
            </w:rPr>
          </w:rPrChange>
        </w:rPr>
        <w:t>Al-Muwaṭṭa’</w:t>
      </w:r>
      <w:r w:rsidRPr="00E13F4E">
        <w:rPr>
          <w:rFonts w:ascii="Times New Roman" w:hAnsi="Times New Roman" w:cs="Times New Roman"/>
          <w:color w:val="000000" w:themeColor="text1"/>
          <w:sz w:val="20"/>
          <w:szCs w:val="20"/>
          <w:rPrChange w:id="280" w:author="Zahid Syed" w:date="2025-09-24T13:00:00Z" w16du:dateUtc="2025-09-24T04:00:00Z">
            <w:rPr>
              <w:rFonts w:ascii="Times New Roman" w:hAnsi="Times New Roman" w:cs="Times New Roman"/>
              <w:sz w:val="20"/>
              <w:szCs w:val="20"/>
            </w:rPr>
          </w:rPrChange>
        </w:rPr>
        <w:t xml:space="preserve"> (The Well-Trodden Path), which is one of the earliest compilations of </w:t>
      </w:r>
      <w:r w:rsidRPr="00E13F4E">
        <w:rPr>
          <w:rFonts w:ascii="Times New Roman" w:hAnsi="Times New Roman" w:cs="Times New Roman"/>
          <w:i/>
          <w:iCs/>
          <w:color w:val="000000" w:themeColor="text1"/>
          <w:sz w:val="20"/>
          <w:szCs w:val="20"/>
          <w:rPrChange w:id="281" w:author="Zahid Syed" w:date="2025-09-24T13:00:00Z" w16du:dateUtc="2025-09-24T04:00:00Z">
            <w:rPr>
              <w:rFonts w:ascii="Times New Roman" w:hAnsi="Times New Roman" w:cs="Times New Roman"/>
              <w:i/>
              <w:iCs/>
              <w:sz w:val="20"/>
              <w:szCs w:val="20"/>
            </w:rPr>
          </w:rPrChange>
        </w:rPr>
        <w:t>Ḥadīth</w:t>
      </w:r>
      <w:r w:rsidRPr="00E13F4E">
        <w:rPr>
          <w:rFonts w:ascii="Times New Roman" w:hAnsi="Times New Roman" w:cs="Times New Roman"/>
          <w:color w:val="000000" w:themeColor="text1"/>
          <w:sz w:val="20"/>
          <w:szCs w:val="20"/>
          <w:rPrChange w:id="282" w:author="Zahid Syed" w:date="2025-09-24T13:00:00Z" w16du:dateUtc="2025-09-24T04:00:00Z">
            <w:rPr>
              <w:rFonts w:ascii="Times New Roman" w:hAnsi="Times New Roman" w:cs="Times New Roman"/>
              <w:sz w:val="20"/>
              <w:szCs w:val="20"/>
            </w:rPr>
          </w:rPrChange>
        </w:rPr>
        <w:t xml:space="preserve"> in Islam but also contains numerous references to the opinions in the </w:t>
      </w:r>
      <w:r w:rsidRPr="00E13F4E">
        <w:rPr>
          <w:rFonts w:ascii="Times New Roman" w:hAnsi="Times New Roman" w:cs="Times New Roman"/>
          <w:i/>
          <w:iCs/>
          <w:color w:val="000000" w:themeColor="text1"/>
          <w:sz w:val="20"/>
          <w:szCs w:val="20"/>
          <w:rPrChange w:id="283" w:author="Zahid Syed" w:date="2025-09-24T13:00:00Z" w16du:dateUtc="2025-09-24T04:00:00Z">
            <w:rPr>
              <w:rFonts w:ascii="Times New Roman" w:hAnsi="Times New Roman" w:cs="Times New Roman"/>
              <w:i/>
              <w:iCs/>
              <w:sz w:val="20"/>
              <w:szCs w:val="20"/>
            </w:rPr>
          </w:rPrChange>
        </w:rPr>
        <w:t>Sharī‘a</w:t>
      </w:r>
      <w:r w:rsidRPr="00E13F4E">
        <w:rPr>
          <w:rFonts w:ascii="Times New Roman" w:hAnsi="Times New Roman" w:cs="Times New Roman"/>
          <w:color w:val="000000" w:themeColor="text1"/>
          <w:sz w:val="20"/>
          <w:szCs w:val="20"/>
          <w:rPrChange w:id="284" w:author="Zahid Syed" w:date="2025-09-24T13:00:00Z" w16du:dateUtc="2025-09-24T04:00:00Z">
            <w:rPr>
              <w:rFonts w:ascii="Times New Roman" w:hAnsi="Times New Roman" w:cs="Times New Roman"/>
              <w:sz w:val="20"/>
              <w:szCs w:val="20"/>
            </w:rPr>
          </w:rPrChange>
        </w:rPr>
        <w:t xml:space="preserve"> Sciences of the Companions and Successors. Thus, it may also be called a book of </w:t>
      </w:r>
      <w:r w:rsidRPr="00E13F4E">
        <w:rPr>
          <w:rFonts w:ascii="Times New Roman" w:hAnsi="Times New Roman" w:cs="Times New Roman"/>
          <w:i/>
          <w:iCs/>
          <w:color w:val="000000" w:themeColor="text1"/>
          <w:sz w:val="20"/>
          <w:szCs w:val="20"/>
          <w:rPrChange w:id="285" w:author="Zahid Syed" w:date="2025-09-24T13:00:00Z" w16du:dateUtc="2025-09-24T04:00:00Z">
            <w:rPr>
              <w:rFonts w:ascii="Times New Roman" w:hAnsi="Times New Roman" w:cs="Times New Roman"/>
              <w:i/>
              <w:iCs/>
              <w:sz w:val="20"/>
              <w:szCs w:val="20"/>
            </w:rPr>
          </w:rPrChange>
        </w:rPr>
        <w:t>Sharī‘a</w:t>
      </w:r>
      <w:r w:rsidRPr="00E13F4E">
        <w:rPr>
          <w:rFonts w:ascii="Times New Roman" w:hAnsi="Times New Roman" w:cs="Times New Roman"/>
          <w:color w:val="000000" w:themeColor="text1"/>
          <w:sz w:val="20"/>
          <w:szCs w:val="20"/>
          <w:rPrChange w:id="286" w:author="Zahid Syed" w:date="2025-09-24T13:00:00Z" w16du:dateUtc="2025-09-24T04:00:00Z">
            <w:rPr>
              <w:rFonts w:ascii="Times New Roman" w:hAnsi="Times New Roman" w:cs="Times New Roman"/>
              <w:sz w:val="20"/>
              <w:szCs w:val="20"/>
            </w:rPr>
          </w:rPrChange>
        </w:rPr>
        <w:t>-based legal proofs, which the all various Sunnī Schools of Islamic Jurisprudence accept as sources, although they interpret them differently according to their respective School methodologies. Al-Imām Mālik died in Medina and is buried there in the Baqī‘ Cemetery, just to the East of the Prophet’s Mosque.</w:t>
      </w:r>
    </w:p>
  </w:footnote>
  <w:footnote w:id="12">
    <w:p w14:paraId="566EFF3F" w14:textId="77777777" w:rsidR="00B335E1" w:rsidRPr="00E13F4E" w:rsidRDefault="00B335E1" w:rsidP="005D5C5B">
      <w:pPr>
        <w:pStyle w:val="FootnoteText1"/>
        <w:rPr>
          <w:color w:val="000000" w:themeColor="text1"/>
          <w:rPrChange w:id="289" w:author="Zahid Syed" w:date="2025-09-24T13:00:00Z" w16du:dateUtc="2025-09-24T04:00:00Z">
            <w:rPr/>
          </w:rPrChange>
        </w:rPr>
      </w:pPr>
      <w:r w:rsidRPr="00E13F4E">
        <w:rPr>
          <w:rStyle w:val="FootnoteReference"/>
          <w:color w:val="000000" w:themeColor="text1"/>
          <w:rPrChange w:id="290" w:author="Zahid Syed" w:date="2025-09-24T13:00:00Z" w16du:dateUtc="2025-09-24T04:00:00Z">
            <w:rPr>
              <w:rStyle w:val="FootnoteReference"/>
            </w:rPr>
          </w:rPrChange>
        </w:rPr>
        <w:footnoteRef/>
      </w:r>
      <w:r w:rsidRPr="00E13F4E">
        <w:rPr>
          <w:color w:val="000000" w:themeColor="text1"/>
          <w:rPrChange w:id="291" w:author="Zahid Syed" w:date="2025-09-24T13:00:00Z" w16du:dateUtc="2025-09-24T04:00:00Z">
            <w:rPr/>
          </w:rPrChange>
        </w:rPr>
        <w:t xml:space="preserve"> The notable exception to this general policy is that of the Arabian Peninsula in the first century of Islam. After the victory of Islam in Arabia, the Prophet smashed the idols of Mecca, and Islamic Revelation dictated that no idolatry or Paganism would remain in the Peninsula. On the contrary, the Arabian Islamic heartland would remain a sanctuary of Divine Monotheism (</w:t>
      </w:r>
      <w:r w:rsidRPr="00E13F4E">
        <w:rPr>
          <w:i/>
          <w:iCs/>
          <w:color w:val="000000" w:themeColor="text1"/>
          <w:rPrChange w:id="292" w:author="Zahid Syed" w:date="2025-09-24T13:00:00Z" w16du:dateUtc="2025-09-24T04:00:00Z">
            <w:rPr>
              <w:i/>
              <w:iCs/>
            </w:rPr>
          </w:rPrChange>
        </w:rPr>
        <w:t>al-Tawḥīd</w:t>
      </w:r>
      <w:r w:rsidRPr="00E13F4E">
        <w:rPr>
          <w:color w:val="000000" w:themeColor="text1"/>
          <w:rPrChange w:id="293" w:author="Zahid Syed" w:date="2025-09-24T13:00:00Z" w16du:dateUtc="2025-09-24T04:00:00Z">
            <w:rPr/>
          </w:rPrChange>
        </w:rPr>
        <w:t>) on the earth. But Muslims did not—as a rule—apply such policies to the idolaters and polytheists that it encountered and ruled elsewhere such as in the Indian Subcontinent.</w:t>
      </w:r>
    </w:p>
  </w:footnote>
  <w:footnote w:id="13">
    <w:p w14:paraId="7B43040D" w14:textId="77777777" w:rsidR="00B335E1" w:rsidRPr="00E13F4E" w:rsidRDefault="00B335E1" w:rsidP="005D5C5B">
      <w:pPr>
        <w:pStyle w:val="FootnoteText1"/>
        <w:rPr>
          <w:color w:val="000000" w:themeColor="text1"/>
          <w:rPrChange w:id="294" w:author="Zahid Syed" w:date="2025-09-24T13:00:00Z" w16du:dateUtc="2025-09-24T04:00:00Z">
            <w:rPr/>
          </w:rPrChange>
        </w:rPr>
      </w:pPr>
      <w:r w:rsidRPr="00E13F4E">
        <w:rPr>
          <w:rStyle w:val="FootnoteReference"/>
          <w:color w:val="000000" w:themeColor="text1"/>
          <w:rPrChange w:id="295" w:author="Zahid Syed" w:date="2025-09-24T13:00:00Z" w16du:dateUtc="2025-09-24T04:00:00Z">
            <w:rPr>
              <w:rStyle w:val="FootnoteReference"/>
            </w:rPr>
          </w:rPrChange>
        </w:rPr>
        <w:footnoteRef/>
      </w:r>
      <w:r w:rsidRPr="00E13F4E">
        <w:rPr>
          <w:color w:val="000000" w:themeColor="text1"/>
          <w:rPrChange w:id="296" w:author="Zahid Syed" w:date="2025-09-24T13:00:00Z" w16du:dateUtc="2025-09-24T04:00:00Z">
            <w:rPr/>
          </w:rPrChange>
        </w:rPr>
        <w:t xml:space="preserve"> Many Scholars in the Islamic Tradition have held that the verse Qur’ān, 2: 256 and dozens of similar Qur’ānic verses were “abrogated” by the Verse of the Sword (</w:t>
      </w:r>
      <w:r w:rsidRPr="00E13F4E">
        <w:rPr>
          <w:i/>
          <w:iCs/>
          <w:color w:val="000000" w:themeColor="text1"/>
          <w:rPrChange w:id="297" w:author="Zahid Syed" w:date="2025-09-24T13:00:00Z" w16du:dateUtc="2025-09-24T04:00:00Z">
            <w:rPr>
              <w:i/>
              <w:iCs/>
            </w:rPr>
          </w:rPrChange>
        </w:rPr>
        <w:t>Āyat al-Sayf</w:t>
      </w:r>
      <w:r w:rsidRPr="00E13F4E">
        <w:rPr>
          <w:color w:val="000000" w:themeColor="text1"/>
          <w:rPrChange w:id="298" w:author="Zahid Syed" w:date="2025-09-24T13:00:00Z" w16du:dateUtc="2025-09-24T04:00:00Z">
            <w:rPr/>
          </w:rPrChange>
        </w:rPr>
        <w:t>) (Qur’ān, 9:5)</w:t>
      </w:r>
      <w:ins w:id="299" w:author="Umar Abd-Allah" w:date="2024-01-06T09:00:00Z">
        <w:r w:rsidRPr="00E13F4E">
          <w:rPr>
            <w:color w:val="000000" w:themeColor="text1"/>
            <w:rPrChange w:id="300" w:author="Zahid Syed" w:date="2025-09-24T13:00:00Z" w16du:dateUtc="2025-09-24T04:00:00Z">
              <w:rPr/>
            </w:rPrChange>
          </w:rPr>
          <w:t>, which declare</w:t>
        </w:r>
      </w:ins>
      <w:r w:rsidRPr="00E13F4E">
        <w:rPr>
          <w:color w:val="000000" w:themeColor="text1"/>
          <w:rPrChange w:id="301" w:author="Zahid Syed" w:date="2025-09-24T13:00:00Z" w16du:dateUtc="2025-09-24T04:00:00Z">
            <w:rPr/>
          </w:rPrChange>
        </w:rPr>
        <w:t xml:space="preserve">s </w:t>
      </w:r>
      <w:ins w:id="302" w:author="Umar Abd-Allah" w:date="2024-01-06T09:00:00Z">
        <w:r w:rsidRPr="00E13F4E">
          <w:rPr>
            <w:color w:val="000000" w:themeColor="text1"/>
            <w:rPrChange w:id="303" w:author="Zahid Syed" w:date="2025-09-24T13:00:00Z" w16du:dateUtc="2025-09-24T04:00:00Z">
              <w:rPr/>
            </w:rPrChange>
          </w:rPr>
          <w:t>the abolition of polytheism in Arabia</w:t>
        </w:r>
      </w:ins>
      <w:r w:rsidRPr="00E13F4E">
        <w:rPr>
          <w:color w:val="000000" w:themeColor="text1"/>
          <w:rPrChange w:id="304" w:author="Zahid Syed" w:date="2025-09-24T13:00:00Z" w16du:dateUtc="2025-09-24T04:00:00Z">
            <w:rPr/>
          </w:rPrChange>
        </w:rPr>
        <w:t>—as just explained in the previous footnote—and which removed any remaining legitimacy from their practices within the bounds of the Arabian Peninsula, although—as also noted—this same precept on idolatry was not generally applied to polytheists in other regions</w:t>
      </w:r>
      <w:ins w:id="305" w:author="Umar Abd-Allah" w:date="2024-01-06T09:00:00Z">
        <w:r w:rsidRPr="00E13F4E">
          <w:rPr>
            <w:color w:val="000000" w:themeColor="text1"/>
            <w:rPrChange w:id="306" w:author="Zahid Syed" w:date="2025-09-24T13:00:00Z" w16du:dateUtc="2025-09-24T04:00:00Z">
              <w:rPr/>
            </w:rPrChange>
          </w:rPr>
          <w:t xml:space="preserve">. </w:t>
        </w:r>
      </w:ins>
      <w:r w:rsidRPr="00E13F4E">
        <w:rPr>
          <w:color w:val="000000" w:themeColor="text1"/>
          <w:rPrChange w:id="307" w:author="Zahid Syed" w:date="2025-09-24T13:00:00Z" w16du:dateUtc="2025-09-24T04:00:00Z">
            <w:rPr/>
          </w:rPrChange>
        </w:rPr>
        <w:t>The view that Qur’ān, 2:256 and similar verses were abrogated by “the Sword Verse” treats Qur’ān, 2:256 and its parallels—which Muslim Scholars have said number roughly one hundred and forty Qur’ānic verses—like legal precepts or conditional rulings (</w:t>
      </w:r>
      <w:r w:rsidRPr="00E13F4E">
        <w:rPr>
          <w:i/>
          <w:iCs/>
          <w:color w:val="000000" w:themeColor="text1"/>
          <w:rPrChange w:id="308" w:author="Zahid Syed" w:date="2025-09-24T13:00:00Z" w16du:dateUtc="2025-09-24T04:00:00Z">
            <w:rPr>
              <w:i/>
              <w:iCs/>
            </w:rPr>
          </w:rPrChange>
        </w:rPr>
        <w:t>ḥukm</w:t>
      </w:r>
      <w:r w:rsidRPr="00E13F4E">
        <w:rPr>
          <w:color w:val="000000" w:themeColor="text1"/>
          <w:rPrChange w:id="309" w:author="Zahid Syed" w:date="2025-09-24T13:00:00Z" w16du:dateUtc="2025-09-24T04:00:00Z">
            <w:rPr/>
          </w:rPrChange>
        </w:rPr>
        <w:t>) of Islamic Law instead of universal principles (</w:t>
      </w:r>
      <w:r w:rsidRPr="00E13F4E">
        <w:rPr>
          <w:i/>
          <w:iCs/>
          <w:color w:val="000000" w:themeColor="text1"/>
          <w:rPrChange w:id="310" w:author="Zahid Syed" w:date="2025-09-24T13:00:00Z" w16du:dateUtc="2025-09-24T04:00:00Z">
            <w:rPr>
              <w:i/>
              <w:iCs/>
            </w:rPr>
          </w:rPrChange>
        </w:rPr>
        <w:t>qā‘ida</w:t>
      </w:r>
      <w:r w:rsidRPr="00E13F4E">
        <w:rPr>
          <w:color w:val="000000" w:themeColor="text1"/>
          <w:rPrChange w:id="311" w:author="Zahid Syed" w:date="2025-09-24T13:00:00Z" w16du:dateUtc="2025-09-24T04:00:00Z">
            <w:rPr/>
          </w:rPrChange>
        </w:rPr>
        <w:t>), since principles are not open to abrogation. T</w:t>
      </w:r>
      <w:ins w:id="312" w:author="Umar Abd-Allah" w:date="2024-01-06T09:00:00Z">
        <w:r w:rsidRPr="00E13F4E">
          <w:rPr>
            <w:color w:val="000000" w:themeColor="text1"/>
            <w:rPrChange w:id="313" w:author="Zahid Syed" w:date="2025-09-24T13:00:00Z" w16du:dateUtc="2025-09-24T04:00:00Z">
              <w:rPr/>
            </w:rPrChange>
          </w:rPr>
          <w:t xml:space="preserve">here </w:t>
        </w:r>
      </w:ins>
      <w:r w:rsidRPr="00E13F4E">
        <w:rPr>
          <w:color w:val="000000" w:themeColor="text1"/>
          <w:rPrChange w:id="314" w:author="Zahid Syed" w:date="2025-09-24T13:00:00Z" w16du:dateUtc="2025-09-24T04:00:00Z">
            <w:rPr/>
          </w:rPrChange>
        </w:rPr>
        <w:t>was</w:t>
      </w:r>
      <w:ins w:id="315" w:author="Umar Abd-Allah" w:date="2024-01-06T09:00:00Z">
        <w:r w:rsidRPr="00E13F4E">
          <w:rPr>
            <w:color w:val="000000" w:themeColor="text1"/>
            <w:rPrChange w:id="316" w:author="Zahid Syed" w:date="2025-09-24T13:00:00Z" w16du:dateUtc="2025-09-24T04:00:00Z">
              <w:rPr/>
            </w:rPrChange>
          </w:rPr>
          <w:t xml:space="preserve"> no consensus among Muslim Scholars about </w:t>
        </w:r>
      </w:ins>
      <w:r w:rsidRPr="00E13F4E">
        <w:rPr>
          <w:color w:val="000000" w:themeColor="text1"/>
          <w:rPrChange w:id="317" w:author="Zahid Syed" w:date="2025-09-24T13:00:00Z" w16du:dateUtc="2025-09-24T04:00:00Z">
            <w:rPr/>
          </w:rPrChange>
        </w:rPr>
        <w:t xml:space="preserve">the abrogation of Qur’ān, 2:256 and other verses like it. Similarly, there was no agreement among them about </w:t>
      </w:r>
      <w:ins w:id="318" w:author="Umar Abd-Allah" w:date="2024-01-06T09:00:00Z">
        <w:r w:rsidRPr="00E13F4E">
          <w:rPr>
            <w:color w:val="000000" w:themeColor="text1"/>
            <w:rPrChange w:id="319" w:author="Zahid Syed" w:date="2025-09-24T13:00:00Z" w16du:dateUtc="2025-09-24T04:00:00Z">
              <w:rPr/>
            </w:rPrChange>
          </w:rPr>
          <w:t>which Qur’ānic verse actually</w:t>
        </w:r>
      </w:ins>
      <w:r w:rsidRPr="00E13F4E">
        <w:rPr>
          <w:color w:val="000000" w:themeColor="text1"/>
          <w:rPrChange w:id="320" w:author="Zahid Syed" w:date="2025-09-24T13:00:00Z" w16du:dateUtc="2025-09-24T04:00:00Z">
            <w:rPr/>
          </w:rPrChange>
        </w:rPr>
        <w:t xml:space="preserve"> constitutes</w:t>
      </w:r>
      <w:ins w:id="321" w:author="Umar Abd-Allah" w:date="2024-01-06T09:00:00Z">
        <w:r w:rsidRPr="00E13F4E">
          <w:rPr>
            <w:color w:val="000000" w:themeColor="text1"/>
            <w:rPrChange w:id="322" w:author="Zahid Syed" w:date="2025-09-24T13:00:00Z" w16du:dateUtc="2025-09-24T04:00:00Z">
              <w:rPr/>
            </w:rPrChange>
          </w:rPr>
          <w:t xml:space="preserve"> “the Sword Verse</w:t>
        </w:r>
      </w:ins>
      <w:r w:rsidRPr="00E13F4E">
        <w:rPr>
          <w:color w:val="000000" w:themeColor="text1"/>
          <w:rPrChange w:id="323" w:author="Zahid Syed" w:date="2025-09-24T13:00:00Z" w16du:dateUtc="2025-09-24T04:00:00Z">
            <w:rPr/>
          </w:rPrChange>
        </w:rPr>
        <w:t>.</w:t>
      </w:r>
      <w:ins w:id="324" w:author="Umar Abd-Allah" w:date="2024-01-06T09:00:00Z">
        <w:r w:rsidRPr="00E13F4E">
          <w:rPr>
            <w:color w:val="000000" w:themeColor="text1"/>
            <w:rPrChange w:id="325" w:author="Zahid Syed" w:date="2025-09-24T13:00:00Z" w16du:dateUtc="2025-09-24T04:00:00Z">
              <w:rPr/>
            </w:rPrChange>
          </w:rPr>
          <w:t xml:space="preserve">” </w:t>
        </w:r>
      </w:ins>
      <w:r w:rsidRPr="00E13F4E">
        <w:rPr>
          <w:color w:val="000000" w:themeColor="text1"/>
          <w:rPrChange w:id="326" w:author="Zahid Syed" w:date="2025-09-24T13:00:00Z" w16du:dateUtc="2025-09-24T04:00:00Z">
            <w:rPr/>
          </w:rPrChange>
        </w:rPr>
        <w:t>Among those verses that were also regarded as “the Sword Verse” in addition to Qur’ān, 9:5—which was the verse most commonly designated as “the Sword Verse”—were Qur’ān, 9:29 and 9:73. There is also a less common opinion that “the Sword Verse” is Qur’ān, 9:36 and another that it is Qur’ān, 2:191. Consequently</w:t>
      </w:r>
      <w:ins w:id="327" w:author="Umar Abd-Allah" w:date="2024-01-06T09:00:00Z">
        <w:r w:rsidRPr="00E13F4E">
          <w:rPr>
            <w:color w:val="000000" w:themeColor="text1"/>
            <w:rPrChange w:id="328" w:author="Zahid Syed" w:date="2025-09-24T13:00:00Z" w16du:dateUtc="2025-09-24T04:00:00Z">
              <w:rPr/>
            </w:rPrChange>
          </w:rPr>
          <w:t xml:space="preserve">, many </w:t>
        </w:r>
      </w:ins>
      <w:r w:rsidRPr="00E13F4E">
        <w:rPr>
          <w:color w:val="000000" w:themeColor="text1"/>
          <w:rPrChange w:id="329" w:author="Zahid Syed" w:date="2025-09-24T13:00:00Z" w16du:dateUtc="2025-09-24T04:00:00Z">
            <w:rPr/>
          </w:rPrChange>
        </w:rPr>
        <w:t xml:space="preserve">noted Muslim </w:t>
      </w:r>
      <w:ins w:id="330" w:author="Umar Abd-Allah" w:date="2024-01-06T09:00:00Z">
        <w:r w:rsidRPr="00E13F4E">
          <w:rPr>
            <w:color w:val="000000" w:themeColor="text1"/>
            <w:rPrChange w:id="331" w:author="Zahid Syed" w:date="2025-09-24T13:00:00Z" w16du:dateUtc="2025-09-24T04:00:00Z">
              <w:rPr/>
            </w:rPrChange>
          </w:rPr>
          <w:t xml:space="preserve">Scholars hold that “no compulsion in religion” </w:t>
        </w:r>
      </w:ins>
      <w:r w:rsidRPr="00E13F4E">
        <w:rPr>
          <w:color w:val="000000" w:themeColor="text1"/>
          <w:rPrChange w:id="332" w:author="Zahid Syed" w:date="2025-09-24T13:00:00Z" w16du:dateUtc="2025-09-24T04:00:00Z">
            <w:rPr/>
          </w:rPrChange>
        </w:rPr>
        <w:t xml:space="preserve">and similar </w:t>
      </w:r>
      <w:ins w:id="333" w:author="Umar Abd-Allah" w:date="2024-01-06T09:00:00Z">
        <w:r w:rsidRPr="00E13F4E">
          <w:rPr>
            <w:color w:val="000000" w:themeColor="text1"/>
            <w:rPrChange w:id="334" w:author="Zahid Syed" w:date="2025-09-24T13:00:00Z" w16du:dateUtc="2025-09-24T04:00:00Z">
              <w:rPr/>
            </w:rPrChange>
          </w:rPr>
          <w:t>Qur’ānic</w:t>
        </w:r>
      </w:ins>
      <w:r w:rsidRPr="00E13F4E">
        <w:rPr>
          <w:color w:val="000000" w:themeColor="text1"/>
          <w:rPrChange w:id="335" w:author="Zahid Syed" w:date="2025-09-24T13:00:00Z" w16du:dateUtc="2025-09-24T04:00:00Z">
            <w:rPr/>
          </w:rPrChange>
        </w:rPr>
        <w:t xml:space="preserve"> statements are special precepts for given conditions or</w:t>
      </w:r>
      <w:ins w:id="336" w:author="Umar Abd-Allah" w:date="2024-01-06T09:00:00Z">
        <w:r w:rsidRPr="00E13F4E">
          <w:rPr>
            <w:color w:val="000000" w:themeColor="text1"/>
            <w:rPrChange w:id="337" w:author="Zahid Syed" w:date="2025-09-24T13:00:00Z" w16du:dateUtc="2025-09-24T04:00:00Z">
              <w:rPr/>
            </w:rPrChange>
          </w:rPr>
          <w:t xml:space="preserve"> principle</w:t>
        </w:r>
      </w:ins>
      <w:r w:rsidRPr="00E13F4E">
        <w:rPr>
          <w:color w:val="000000" w:themeColor="text1"/>
          <w:rPrChange w:id="338" w:author="Zahid Syed" w:date="2025-09-24T13:00:00Z" w16du:dateUtc="2025-09-24T04:00:00Z">
            <w:rPr/>
          </w:rPrChange>
        </w:rPr>
        <w:t>s</w:t>
      </w:r>
      <w:ins w:id="339" w:author="Umar Abd-Allah" w:date="2024-01-06T09:00:00Z">
        <w:r w:rsidRPr="00E13F4E">
          <w:rPr>
            <w:color w:val="000000" w:themeColor="text1"/>
            <w:rPrChange w:id="340" w:author="Zahid Syed" w:date="2025-09-24T13:00:00Z" w16du:dateUtc="2025-09-24T04:00:00Z">
              <w:rPr/>
            </w:rPrChange>
          </w:rPr>
          <w:t xml:space="preserve"> of the </w:t>
        </w:r>
        <w:r w:rsidRPr="00E13F4E">
          <w:rPr>
            <w:i/>
            <w:iCs/>
            <w:color w:val="000000" w:themeColor="text1"/>
            <w:rPrChange w:id="341" w:author="Zahid Syed" w:date="2025-09-24T13:00:00Z" w16du:dateUtc="2025-09-24T04:00:00Z">
              <w:rPr>
                <w:i/>
                <w:iCs/>
              </w:rPr>
            </w:rPrChange>
          </w:rPr>
          <w:t>Sharī‘a</w:t>
        </w:r>
        <w:r w:rsidRPr="00E13F4E">
          <w:rPr>
            <w:color w:val="000000" w:themeColor="text1"/>
            <w:rPrChange w:id="342" w:author="Zahid Syed" w:date="2025-09-24T13:00:00Z" w16du:dateUtc="2025-09-24T04:00:00Z">
              <w:rPr/>
            </w:rPrChange>
          </w:rPr>
          <w:t xml:space="preserve"> that </w:t>
        </w:r>
      </w:ins>
      <w:r w:rsidRPr="00E13F4E">
        <w:rPr>
          <w:color w:val="000000" w:themeColor="text1"/>
          <w:rPrChange w:id="343" w:author="Zahid Syed" w:date="2025-09-24T13:00:00Z" w16du:dateUtc="2025-09-24T04:00:00Z">
            <w:rPr/>
          </w:rPrChange>
        </w:rPr>
        <w:t xml:space="preserve">apply in their own way to </w:t>
      </w:r>
      <w:ins w:id="344" w:author="Umar Abd-Allah" w:date="2024-01-06T09:00:00Z">
        <w:r w:rsidRPr="00E13F4E">
          <w:rPr>
            <w:color w:val="000000" w:themeColor="text1"/>
            <w:rPrChange w:id="345" w:author="Zahid Syed" w:date="2025-09-24T13:00:00Z" w16du:dateUtc="2025-09-24T04:00:00Z">
              <w:rPr/>
            </w:rPrChange>
          </w:rPr>
          <w:t>all times and places</w:t>
        </w:r>
      </w:ins>
      <w:r w:rsidRPr="00E13F4E">
        <w:rPr>
          <w:color w:val="000000" w:themeColor="text1"/>
          <w:rPrChange w:id="346" w:author="Zahid Syed" w:date="2025-09-24T13:00:00Z" w16du:dateUtc="2025-09-24T04:00:00Z">
            <w:rPr/>
          </w:rPrChange>
        </w:rPr>
        <w:t>, and the historical context of these verses tends to bear out that point of view.</w:t>
      </w:r>
    </w:p>
  </w:footnote>
  <w:footnote w:id="14">
    <w:p w14:paraId="54FF63B4" w14:textId="77777777" w:rsidR="00B335E1" w:rsidRPr="00E13F4E" w:rsidRDefault="00B335E1" w:rsidP="005D5C5B">
      <w:pPr>
        <w:pStyle w:val="FootnoteText1"/>
        <w:rPr>
          <w:color w:val="000000" w:themeColor="text1"/>
          <w:rPrChange w:id="347" w:author="Zahid Syed" w:date="2025-09-24T13:00:00Z" w16du:dateUtc="2025-09-24T04:00:00Z">
            <w:rPr/>
          </w:rPrChange>
        </w:rPr>
      </w:pPr>
      <w:r w:rsidRPr="00E13F4E">
        <w:rPr>
          <w:rStyle w:val="FootnoteReference"/>
          <w:color w:val="000000" w:themeColor="text1"/>
          <w:rPrChange w:id="348" w:author="Zahid Syed" w:date="2025-09-24T13:00:00Z" w16du:dateUtc="2025-09-24T04:00:00Z">
            <w:rPr>
              <w:rStyle w:val="FootnoteReference"/>
            </w:rPr>
          </w:rPrChange>
        </w:rPr>
        <w:footnoteRef/>
      </w:r>
      <w:r w:rsidRPr="00E13F4E">
        <w:rPr>
          <w:color w:val="000000" w:themeColor="text1"/>
          <w:rPrChange w:id="349" w:author="Zahid Syed" w:date="2025-09-24T13:00:00Z" w16du:dateUtc="2025-09-24T04:00:00Z">
            <w:rPr/>
          </w:rPrChange>
        </w:rPr>
        <w:t xml:space="preserve"> We will discuss the Islamic concept of </w:t>
      </w:r>
      <w:r w:rsidRPr="00E13F4E">
        <w:rPr>
          <w:b/>
          <w:bCs/>
          <w:color w:val="000000" w:themeColor="text1"/>
          <w:rPrChange w:id="350" w:author="Zahid Syed" w:date="2025-09-24T13:00:00Z" w16du:dateUtc="2025-09-24T04:00:00Z">
            <w:rPr>
              <w:b/>
              <w:bCs/>
            </w:rPr>
          </w:rPrChange>
        </w:rPr>
        <w:t>moral agency (</w:t>
      </w:r>
      <w:r w:rsidRPr="00E13F4E">
        <w:rPr>
          <w:b/>
          <w:bCs/>
          <w:i/>
          <w:iCs/>
          <w:color w:val="000000" w:themeColor="text1"/>
          <w:rPrChange w:id="351" w:author="Zahid Syed" w:date="2025-09-24T13:00:00Z" w16du:dateUtc="2025-09-24T04:00:00Z">
            <w:rPr>
              <w:b/>
              <w:bCs/>
              <w:i/>
              <w:iCs/>
            </w:rPr>
          </w:rPrChange>
        </w:rPr>
        <w:t>al-taklīf</w:t>
      </w:r>
      <w:r w:rsidRPr="00E13F4E">
        <w:rPr>
          <w:b/>
          <w:bCs/>
          <w:color w:val="000000" w:themeColor="text1"/>
          <w:rPrChange w:id="352" w:author="Zahid Syed" w:date="2025-09-24T13:00:00Z" w16du:dateUtc="2025-09-24T04:00:00Z">
            <w:rPr>
              <w:b/>
              <w:bCs/>
            </w:rPr>
          </w:rPrChange>
        </w:rPr>
        <w:t xml:space="preserve">) </w:t>
      </w:r>
      <w:r w:rsidRPr="00E13F4E">
        <w:rPr>
          <w:color w:val="000000" w:themeColor="text1"/>
          <w:rPrChange w:id="353" w:author="Zahid Syed" w:date="2025-09-24T13:00:00Z" w16du:dateUtc="2025-09-24T04:00:00Z">
            <w:rPr/>
          </w:rPrChange>
        </w:rPr>
        <w:t>in greater detail below. As a general rule, valid moral agency requires maturity, sound intellect, knowledge, and--as just indicated--freedom from coercion.</w:t>
      </w:r>
    </w:p>
  </w:footnote>
  <w:footnote w:id="15">
    <w:p w14:paraId="64A0C954"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354"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355"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356" w:author="Zahid Syed" w:date="2025-09-24T13:00:00Z" w16du:dateUtc="2025-09-24T04:00:00Z">
            <w:rPr>
              <w:rFonts w:ascii="Times New Roman" w:hAnsi="Times New Roman" w:cs="Times New Roman"/>
              <w:sz w:val="20"/>
              <w:szCs w:val="20"/>
            </w:rPr>
          </w:rPrChange>
        </w:rPr>
        <w:t xml:space="preserve"> An </w:t>
      </w:r>
      <w:r w:rsidRPr="00E13F4E">
        <w:rPr>
          <w:rFonts w:ascii="Times New Roman" w:hAnsi="Times New Roman" w:cs="Times New Roman"/>
          <w:b/>
          <w:bCs/>
          <w:color w:val="000000" w:themeColor="text1"/>
          <w:sz w:val="20"/>
          <w:szCs w:val="20"/>
          <w:rPrChange w:id="357" w:author="Zahid Syed" w:date="2025-09-24T13:00:00Z" w16du:dateUtc="2025-09-24T04:00:00Z">
            <w:rPr>
              <w:rFonts w:ascii="Times New Roman" w:hAnsi="Times New Roman" w:cs="Times New Roman"/>
              <w:b/>
              <w:bCs/>
              <w:sz w:val="20"/>
              <w:szCs w:val="20"/>
            </w:rPr>
          </w:rPrChange>
        </w:rPr>
        <w:t>oxymoron</w:t>
      </w:r>
      <w:r w:rsidRPr="00E13F4E">
        <w:rPr>
          <w:rFonts w:ascii="Times New Roman" w:hAnsi="Times New Roman" w:cs="Times New Roman"/>
          <w:color w:val="000000" w:themeColor="text1"/>
          <w:sz w:val="20"/>
          <w:szCs w:val="20"/>
          <w:rPrChange w:id="358" w:author="Zahid Syed" w:date="2025-09-24T13:00:00Z" w16du:dateUtc="2025-09-24T04:00:00Z">
            <w:rPr>
              <w:rFonts w:ascii="Times New Roman" w:hAnsi="Times New Roman" w:cs="Times New Roman"/>
              <w:sz w:val="20"/>
              <w:szCs w:val="20"/>
            </w:rPr>
          </w:rPrChange>
        </w:rPr>
        <w:t xml:space="preserve"> is a statement or figure of speech </w:t>
      </w:r>
      <w:r w:rsidRPr="00E13F4E">
        <w:rPr>
          <w:rFonts w:ascii="Times New Roman" w:hAnsi="Times New Roman" w:cs="Times New Roman"/>
          <w:color w:val="000000" w:themeColor="text1"/>
          <w:sz w:val="20"/>
          <w:szCs w:val="20"/>
          <w:rPrChange w:id="359" w:author="Zahid Syed" w:date="2025-09-24T13:00:00Z" w16du:dateUtc="2025-09-24T04:00:00Z">
            <w:rPr>
              <w:rFonts w:ascii="Times New Roman" w:hAnsi="Times New Roman" w:cs="Times New Roman"/>
              <w:color w:val="000000"/>
              <w:sz w:val="20"/>
              <w:szCs w:val="20"/>
            </w:rPr>
          </w:rPrChange>
        </w:rPr>
        <w:t>a</w:t>
      </w:r>
      <w:r w:rsidRPr="00E13F4E">
        <w:rPr>
          <w:rStyle w:val="apple-converted-space"/>
          <w:rFonts w:ascii="Times New Roman" w:eastAsia="Yu Gothic Light" w:hAnsi="Times New Roman" w:cs="Times New Roman"/>
          <w:color w:val="000000" w:themeColor="text1"/>
          <w:sz w:val="20"/>
          <w:szCs w:val="20"/>
          <w:rPrChange w:id="360" w:author="Zahid Syed" w:date="2025-09-24T13:00:00Z" w16du:dateUtc="2025-09-24T04:00:00Z">
            <w:rPr>
              <w:rStyle w:val="apple-converted-space"/>
              <w:rFonts w:ascii="Times New Roman" w:eastAsia="Yu Gothic Light" w:hAnsi="Times New Roman" w:cs="Times New Roman"/>
              <w:color w:val="000000"/>
              <w:sz w:val="20"/>
              <w:szCs w:val="20"/>
            </w:rPr>
          </w:rPrChange>
        </w:rPr>
        <w:t> </w:t>
      </w:r>
      <w:r w:rsidRPr="00E13F4E">
        <w:rPr>
          <w:rFonts w:ascii="Times New Roman" w:hAnsi="Times New Roman" w:cs="Times New Roman"/>
          <w:color w:val="000000" w:themeColor="text1"/>
          <w:sz w:val="20"/>
          <w:szCs w:val="20"/>
          <w:rPrChange w:id="361" w:author="Zahid Syed" w:date="2025-09-24T13:00:00Z" w16du:dateUtc="2025-09-24T04:00:00Z">
            <w:rPr>
              <w:rFonts w:ascii="Times New Roman" w:hAnsi="Times New Roman" w:cs="Times New Roman"/>
              <w:color w:val="000000"/>
              <w:sz w:val="20"/>
              <w:szCs w:val="20"/>
            </w:rPr>
          </w:rPrChange>
        </w:rPr>
        <w:t>figure of speech</w:t>
      </w:r>
      <w:r w:rsidRPr="00E13F4E">
        <w:rPr>
          <w:rStyle w:val="apple-converted-space"/>
          <w:rFonts w:ascii="Times New Roman" w:eastAsia="Yu Gothic Light" w:hAnsi="Times New Roman" w:cs="Times New Roman"/>
          <w:color w:val="000000" w:themeColor="text1"/>
          <w:sz w:val="20"/>
          <w:szCs w:val="20"/>
          <w:rPrChange w:id="362" w:author="Zahid Syed" w:date="2025-09-24T13:00:00Z" w16du:dateUtc="2025-09-24T04:00:00Z">
            <w:rPr>
              <w:rStyle w:val="apple-converted-space"/>
              <w:rFonts w:ascii="Times New Roman" w:eastAsia="Yu Gothic Light" w:hAnsi="Times New Roman" w:cs="Times New Roman"/>
              <w:color w:val="000000"/>
              <w:sz w:val="20"/>
              <w:szCs w:val="20"/>
            </w:rPr>
          </w:rPrChange>
        </w:rPr>
        <w:t> </w:t>
      </w:r>
      <w:r w:rsidRPr="00E13F4E">
        <w:rPr>
          <w:rFonts w:ascii="Times New Roman" w:hAnsi="Times New Roman" w:cs="Times New Roman"/>
          <w:color w:val="000000" w:themeColor="text1"/>
          <w:sz w:val="20"/>
          <w:szCs w:val="20"/>
          <w:rPrChange w:id="363" w:author="Zahid Syed" w:date="2025-09-24T13:00:00Z" w16du:dateUtc="2025-09-24T04:00:00Z">
            <w:rPr>
              <w:rFonts w:ascii="Times New Roman" w:hAnsi="Times New Roman" w:cs="Times New Roman"/>
              <w:color w:val="000000"/>
              <w:sz w:val="20"/>
              <w:szCs w:val="20"/>
            </w:rPr>
          </w:rPrChange>
        </w:rPr>
        <w:t>in which two or more</w:t>
      </w:r>
      <w:r w:rsidRPr="00E13F4E">
        <w:rPr>
          <w:rStyle w:val="apple-converted-space"/>
          <w:rFonts w:ascii="Times New Roman" w:eastAsia="Yu Gothic Light" w:hAnsi="Times New Roman" w:cs="Times New Roman"/>
          <w:color w:val="000000" w:themeColor="text1"/>
          <w:sz w:val="20"/>
          <w:szCs w:val="20"/>
          <w:rPrChange w:id="364" w:author="Zahid Syed" w:date="2025-09-24T13:00:00Z" w16du:dateUtc="2025-09-24T04:00:00Z">
            <w:rPr>
              <w:rStyle w:val="apple-converted-space"/>
              <w:rFonts w:ascii="Times New Roman" w:eastAsia="Yu Gothic Light" w:hAnsi="Times New Roman" w:cs="Times New Roman"/>
              <w:color w:val="000000"/>
              <w:sz w:val="20"/>
              <w:szCs w:val="20"/>
            </w:rPr>
          </w:rPrChange>
        </w:rPr>
        <w:t> </w:t>
      </w:r>
      <w:r w:rsidRPr="00E13F4E">
        <w:rPr>
          <w:rFonts w:ascii="Times New Roman" w:hAnsi="Times New Roman" w:cs="Times New Roman"/>
          <w:color w:val="000000" w:themeColor="text1"/>
          <w:sz w:val="20"/>
          <w:szCs w:val="20"/>
          <w:rPrChange w:id="365" w:author="Zahid Syed" w:date="2025-09-24T13:00:00Z" w16du:dateUtc="2025-09-24T04:00:00Z">
            <w:rPr>
              <w:rFonts w:ascii="Times New Roman" w:hAnsi="Times New Roman" w:cs="Times New Roman"/>
              <w:color w:val="000000"/>
              <w:sz w:val="20"/>
              <w:szCs w:val="20"/>
            </w:rPr>
          </w:rPrChange>
        </w:rPr>
        <w:t>apparently</w:t>
      </w:r>
      <w:r w:rsidRPr="00E13F4E">
        <w:rPr>
          <w:rStyle w:val="apple-converted-space"/>
          <w:rFonts w:ascii="Times New Roman" w:eastAsia="Yu Gothic Light" w:hAnsi="Times New Roman" w:cs="Times New Roman"/>
          <w:color w:val="000000" w:themeColor="text1"/>
          <w:sz w:val="20"/>
          <w:szCs w:val="20"/>
          <w:rPrChange w:id="366" w:author="Zahid Syed" w:date="2025-09-24T13:00:00Z" w16du:dateUtc="2025-09-24T04:00:00Z">
            <w:rPr>
              <w:rStyle w:val="apple-converted-space"/>
              <w:rFonts w:ascii="Times New Roman" w:eastAsia="Yu Gothic Light" w:hAnsi="Times New Roman" w:cs="Times New Roman"/>
              <w:color w:val="000000"/>
              <w:sz w:val="20"/>
              <w:szCs w:val="20"/>
            </w:rPr>
          </w:rPrChange>
        </w:rPr>
        <w:t> </w:t>
      </w:r>
      <w:r w:rsidRPr="00E13F4E">
        <w:rPr>
          <w:rFonts w:ascii="Times New Roman" w:hAnsi="Times New Roman" w:cs="Times New Roman"/>
          <w:color w:val="000000" w:themeColor="text1"/>
          <w:sz w:val="20"/>
          <w:szCs w:val="20"/>
          <w:rPrChange w:id="367" w:author="Zahid Syed" w:date="2025-09-24T13:00:00Z" w16du:dateUtc="2025-09-24T04:00:00Z">
            <w:rPr>
              <w:rFonts w:ascii="Times New Roman" w:hAnsi="Times New Roman" w:cs="Times New Roman"/>
              <w:color w:val="000000"/>
              <w:sz w:val="20"/>
              <w:szCs w:val="20"/>
            </w:rPr>
          </w:rPrChange>
        </w:rPr>
        <w:t xml:space="preserve">contradictory terms appear in conjunction with each other. In this sentence, “oxymoron” is used to mean “contradiction,” but the word is sometimes used for valid statements that simply sound like contradictions, such as the following description of a hypocrite: “faith unfaithful kept him falsely true.” Our word “oxymoron” comes from the Greek neuter noun </w:t>
      </w:r>
      <w:r w:rsidRPr="00E13F4E">
        <w:rPr>
          <w:rStyle w:val="ff"/>
          <w:rFonts w:ascii="Times New Roman" w:eastAsia="Yu Gothic Light" w:hAnsi="Times New Roman" w:cs="Times New Roman"/>
          <w:i/>
          <w:iCs/>
          <w:color w:val="000000" w:themeColor="text1"/>
          <w:sz w:val="20"/>
          <w:szCs w:val="20"/>
          <w:rPrChange w:id="368" w:author="Zahid Syed" w:date="2025-09-24T13:00:00Z" w16du:dateUtc="2025-09-24T04:00:00Z">
            <w:rPr>
              <w:rStyle w:val="ff"/>
              <w:rFonts w:ascii="Times New Roman" w:eastAsia="Yu Gothic Light" w:hAnsi="Times New Roman" w:cs="Times New Roman"/>
              <w:i/>
              <w:iCs/>
              <w:color w:val="000000"/>
              <w:sz w:val="20"/>
              <w:szCs w:val="20"/>
            </w:rPr>
          </w:rPrChange>
        </w:rPr>
        <w:t>oxymōron</w:t>
      </w:r>
      <w:r w:rsidRPr="00E13F4E">
        <w:rPr>
          <w:rStyle w:val="ff"/>
          <w:rFonts w:ascii="Times New Roman" w:eastAsia="Yu Gothic Light" w:hAnsi="Times New Roman" w:cs="Times New Roman"/>
          <w:color w:val="000000" w:themeColor="text1"/>
          <w:sz w:val="20"/>
          <w:szCs w:val="20"/>
          <w:rPrChange w:id="369" w:author="Zahid Syed" w:date="2025-09-24T13:00:00Z" w16du:dateUtc="2025-09-24T04:00:00Z">
            <w:rPr>
              <w:rStyle w:val="ff"/>
              <w:rFonts w:ascii="Times New Roman" w:eastAsia="Yu Gothic Light" w:hAnsi="Times New Roman" w:cs="Times New Roman"/>
              <w:color w:val="000000"/>
              <w:sz w:val="20"/>
              <w:szCs w:val="20"/>
            </w:rPr>
          </w:rPrChange>
        </w:rPr>
        <w:t>, which is comes from the adjective “</w:t>
      </w:r>
      <w:r w:rsidRPr="00E13F4E">
        <w:rPr>
          <w:rStyle w:val="ff"/>
          <w:rFonts w:ascii="Times New Roman" w:eastAsia="Yu Gothic Light" w:hAnsi="Times New Roman" w:cs="Times New Roman"/>
          <w:i/>
          <w:iCs/>
          <w:color w:val="000000" w:themeColor="text1"/>
          <w:sz w:val="20"/>
          <w:szCs w:val="20"/>
          <w:rPrChange w:id="370" w:author="Zahid Syed" w:date="2025-09-24T13:00:00Z" w16du:dateUtc="2025-09-24T04:00:00Z">
            <w:rPr>
              <w:rStyle w:val="ff"/>
              <w:rFonts w:ascii="Times New Roman" w:eastAsia="Yu Gothic Light" w:hAnsi="Times New Roman" w:cs="Times New Roman"/>
              <w:i/>
              <w:iCs/>
              <w:color w:val="000000"/>
              <w:sz w:val="20"/>
              <w:szCs w:val="20"/>
            </w:rPr>
          </w:rPrChange>
        </w:rPr>
        <w:t>oxymōros</w:t>
      </w:r>
      <w:r w:rsidRPr="00E13F4E">
        <w:rPr>
          <w:rStyle w:val="ff"/>
          <w:rFonts w:ascii="Times New Roman" w:eastAsia="Yu Gothic Light" w:hAnsi="Times New Roman" w:cs="Times New Roman"/>
          <w:color w:val="000000" w:themeColor="text1"/>
          <w:sz w:val="20"/>
          <w:szCs w:val="20"/>
          <w:rPrChange w:id="371" w:author="Zahid Syed" w:date="2025-09-24T13:00:00Z" w16du:dateUtc="2025-09-24T04:00:00Z">
            <w:rPr>
              <w:rStyle w:val="ff"/>
              <w:rFonts w:ascii="Times New Roman" w:eastAsia="Yu Gothic Light" w:hAnsi="Times New Roman" w:cs="Times New Roman"/>
              <w:color w:val="000000"/>
              <w:sz w:val="20"/>
              <w:szCs w:val="20"/>
            </w:rPr>
          </w:rPrChange>
        </w:rPr>
        <w:t>” (pointedly foolish), which combines “</w:t>
      </w:r>
      <w:r w:rsidRPr="00E13F4E">
        <w:rPr>
          <w:rStyle w:val="ff"/>
          <w:rFonts w:ascii="Times New Roman" w:eastAsia="Yu Gothic Light" w:hAnsi="Times New Roman" w:cs="Times New Roman"/>
          <w:i/>
          <w:iCs/>
          <w:color w:val="000000" w:themeColor="text1"/>
          <w:sz w:val="20"/>
          <w:szCs w:val="20"/>
          <w:rPrChange w:id="372" w:author="Zahid Syed" w:date="2025-09-24T13:00:00Z" w16du:dateUtc="2025-09-24T04:00:00Z">
            <w:rPr>
              <w:rStyle w:val="ff"/>
              <w:rFonts w:ascii="Times New Roman" w:eastAsia="Yu Gothic Light" w:hAnsi="Times New Roman" w:cs="Times New Roman"/>
              <w:i/>
              <w:iCs/>
              <w:color w:val="000000"/>
              <w:sz w:val="20"/>
              <w:szCs w:val="20"/>
            </w:rPr>
          </w:rPrChange>
        </w:rPr>
        <w:t>oxys</w:t>
      </w:r>
      <w:r w:rsidRPr="00E13F4E">
        <w:rPr>
          <w:rStyle w:val="apple-converted-space"/>
          <w:rFonts w:ascii="Times New Roman" w:eastAsia="Yu Gothic Light" w:hAnsi="Times New Roman" w:cs="Times New Roman"/>
          <w:color w:val="000000" w:themeColor="text1"/>
          <w:sz w:val="20"/>
          <w:szCs w:val="20"/>
          <w:rPrChange w:id="373" w:author="Zahid Syed" w:date="2025-09-24T13:00:00Z" w16du:dateUtc="2025-09-24T04:00:00Z">
            <w:rPr>
              <w:rStyle w:val="apple-converted-space"/>
              <w:rFonts w:ascii="Times New Roman" w:eastAsia="Yu Gothic Light" w:hAnsi="Times New Roman" w:cs="Times New Roman"/>
              <w:color w:val="000000"/>
              <w:sz w:val="20"/>
              <w:szCs w:val="20"/>
            </w:rPr>
          </w:rPrChange>
        </w:rPr>
        <w:t>” (</w:t>
      </w:r>
      <w:r w:rsidRPr="00E13F4E">
        <w:rPr>
          <w:rStyle w:val="trans"/>
          <w:rFonts w:ascii="Times New Roman" w:eastAsia="Yu Gothic Light" w:hAnsi="Times New Roman" w:cs="Times New Roman"/>
          <w:color w:val="000000" w:themeColor="text1"/>
          <w:sz w:val="20"/>
          <w:szCs w:val="20"/>
          <w:rPrChange w:id="374" w:author="Zahid Syed" w:date="2025-09-24T13:00:00Z" w16du:dateUtc="2025-09-24T04:00:00Z">
            <w:rPr>
              <w:rStyle w:val="trans"/>
              <w:rFonts w:ascii="Times New Roman" w:eastAsia="Yu Gothic Light" w:hAnsi="Times New Roman" w:cs="Times New Roman"/>
              <w:color w:val="000000"/>
              <w:sz w:val="20"/>
              <w:szCs w:val="20"/>
            </w:rPr>
          </w:rPrChange>
        </w:rPr>
        <w:t>sharp) with</w:t>
      </w:r>
      <w:r w:rsidRPr="00E13F4E">
        <w:rPr>
          <w:rStyle w:val="apple-converted-space"/>
          <w:rFonts w:ascii="Times New Roman" w:eastAsia="Yu Gothic Light" w:hAnsi="Times New Roman" w:cs="Times New Roman"/>
          <w:color w:val="000000" w:themeColor="text1"/>
          <w:sz w:val="20"/>
          <w:szCs w:val="20"/>
          <w:rPrChange w:id="375" w:author="Zahid Syed" w:date="2025-09-24T13:00:00Z" w16du:dateUtc="2025-09-24T04:00:00Z">
            <w:rPr>
              <w:rStyle w:val="apple-converted-space"/>
              <w:rFonts w:ascii="Times New Roman" w:eastAsia="Yu Gothic Light" w:hAnsi="Times New Roman" w:cs="Times New Roman"/>
              <w:color w:val="000000"/>
              <w:sz w:val="20"/>
              <w:szCs w:val="20"/>
            </w:rPr>
          </w:rPrChange>
        </w:rPr>
        <w:t> </w:t>
      </w:r>
      <w:r w:rsidRPr="00E13F4E">
        <w:rPr>
          <w:rStyle w:val="ff"/>
          <w:rFonts w:ascii="Times New Roman" w:eastAsia="Yu Gothic Light" w:hAnsi="Times New Roman" w:cs="Times New Roman"/>
          <w:i/>
          <w:iCs/>
          <w:color w:val="000000" w:themeColor="text1"/>
          <w:sz w:val="20"/>
          <w:szCs w:val="20"/>
          <w:rPrChange w:id="376" w:author="Zahid Syed" w:date="2025-09-24T13:00:00Z" w16du:dateUtc="2025-09-24T04:00:00Z">
            <w:rPr>
              <w:rStyle w:val="ff"/>
              <w:rFonts w:ascii="Times New Roman" w:eastAsia="Yu Gothic Light" w:hAnsi="Times New Roman" w:cs="Times New Roman"/>
              <w:i/>
              <w:iCs/>
              <w:color w:val="000000"/>
              <w:sz w:val="20"/>
              <w:szCs w:val="20"/>
            </w:rPr>
          </w:rPrChange>
        </w:rPr>
        <w:t>mōros</w:t>
      </w:r>
      <w:r w:rsidRPr="00E13F4E">
        <w:rPr>
          <w:rStyle w:val="apple-converted-space"/>
          <w:rFonts w:ascii="Times New Roman" w:eastAsia="Yu Gothic Light" w:hAnsi="Times New Roman" w:cs="Times New Roman"/>
          <w:i/>
          <w:iCs/>
          <w:color w:val="000000" w:themeColor="text1"/>
          <w:sz w:val="20"/>
          <w:szCs w:val="20"/>
          <w:rPrChange w:id="377" w:author="Zahid Syed" w:date="2025-09-24T13:00:00Z" w16du:dateUtc="2025-09-24T04:00:00Z">
            <w:rPr>
              <w:rStyle w:val="apple-converted-space"/>
              <w:rFonts w:ascii="Times New Roman" w:eastAsia="Yu Gothic Light" w:hAnsi="Times New Roman" w:cs="Times New Roman"/>
              <w:i/>
              <w:iCs/>
              <w:color w:val="000000"/>
              <w:sz w:val="20"/>
              <w:szCs w:val="20"/>
            </w:rPr>
          </w:rPrChange>
        </w:rPr>
        <w:t> </w:t>
      </w:r>
      <w:r w:rsidRPr="00E13F4E">
        <w:rPr>
          <w:rStyle w:val="gp"/>
          <w:rFonts w:ascii="Times New Roman" w:eastAsia="Yu Gothic Light" w:hAnsi="Times New Roman" w:cs="Times New Roman"/>
          <w:color w:val="000000" w:themeColor="text1"/>
          <w:sz w:val="20"/>
          <w:szCs w:val="20"/>
          <w:rPrChange w:id="378" w:author="Zahid Syed" w:date="2025-09-24T13:00:00Z" w16du:dateUtc="2025-09-24T04:00:00Z">
            <w:rPr>
              <w:rStyle w:val="gp"/>
              <w:rFonts w:ascii="Times New Roman" w:eastAsia="Yu Gothic Light" w:hAnsi="Times New Roman" w:cs="Times New Roman"/>
              <w:color w:val="000000"/>
              <w:sz w:val="20"/>
              <w:szCs w:val="20"/>
            </w:rPr>
          </w:rPrChange>
        </w:rPr>
        <w:t>(</w:t>
      </w:r>
      <w:r w:rsidRPr="00E13F4E">
        <w:rPr>
          <w:rStyle w:val="trans"/>
          <w:rFonts w:ascii="Times New Roman" w:eastAsia="Yu Gothic Light" w:hAnsi="Times New Roman" w:cs="Times New Roman"/>
          <w:color w:val="000000" w:themeColor="text1"/>
          <w:sz w:val="20"/>
          <w:szCs w:val="20"/>
          <w:rPrChange w:id="379" w:author="Zahid Syed" w:date="2025-09-24T13:00:00Z" w16du:dateUtc="2025-09-24T04:00:00Z">
            <w:rPr>
              <w:rStyle w:val="trans"/>
              <w:rFonts w:ascii="Times New Roman" w:eastAsia="Yu Gothic Light" w:hAnsi="Times New Roman" w:cs="Times New Roman"/>
              <w:color w:val="000000"/>
              <w:sz w:val="20"/>
              <w:szCs w:val="20"/>
            </w:rPr>
          </w:rPrChange>
        </w:rPr>
        <w:t>foolish), from which we get the English word “moron.”</w:t>
      </w:r>
    </w:p>
  </w:footnote>
  <w:footnote w:id="16">
    <w:p w14:paraId="07588CA9" w14:textId="77777777" w:rsidR="00B335E1" w:rsidRPr="00E13F4E" w:rsidRDefault="00B335E1" w:rsidP="005D5C5B">
      <w:pPr>
        <w:pStyle w:val="FootnoteText1"/>
        <w:rPr>
          <w:color w:val="000000" w:themeColor="text1"/>
          <w:rPrChange w:id="380" w:author="Zahid Syed" w:date="2025-09-24T13:00:00Z" w16du:dateUtc="2025-09-24T04:00:00Z">
            <w:rPr/>
          </w:rPrChange>
        </w:rPr>
      </w:pPr>
      <w:r w:rsidRPr="00E13F4E">
        <w:rPr>
          <w:rStyle w:val="FootnoteReference"/>
          <w:color w:val="000000" w:themeColor="text1"/>
          <w:rPrChange w:id="381" w:author="Zahid Syed" w:date="2025-09-24T13:00:00Z" w16du:dateUtc="2025-09-24T04:00:00Z">
            <w:rPr>
              <w:rStyle w:val="FootnoteReference"/>
            </w:rPr>
          </w:rPrChange>
        </w:rPr>
        <w:footnoteRef/>
      </w:r>
      <w:r w:rsidRPr="00E13F4E">
        <w:rPr>
          <w:color w:val="000000" w:themeColor="text1"/>
          <w:rPrChange w:id="382" w:author="Zahid Syed" w:date="2025-09-24T13:00:00Z" w16du:dateUtc="2025-09-24T04:00:00Z">
            <w:rPr/>
          </w:rPrChange>
        </w:rPr>
        <w:t xml:space="preserve"> This </w:t>
      </w:r>
      <w:r w:rsidRPr="00E13F4E">
        <w:rPr>
          <w:i/>
          <w:iCs/>
          <w:color w:val="000000" w:themeColor="text1"/>
          <w:rPrChange w:id="383" w:author="Zahid Syed" w:date="2025-09-24T13:00:00Z" w16du:dateUtc="2025-09-24T04:00:00Z">
            <w:rPr>
              <w:i/>
              <w:iCs/>
            </w:rPr>
          </w:rPrChange>
        </w:rPr>
        <w:t>Ḥadīth</w:t>
      </w:r>
      <w:r w:rsidRPr="00E13F4E">
        <w:rPr>
          <w:color w:val="000000" w:themeColor="text1"/>
          <w:rPrChange w:id="384" w:author="Zahid Syed" w:date="2025-09-24T13:00:00Z" w16du:dateUtc="2025-09-24T04:00:00Z">
            <w:rPr/>
          </w:rPrChange>
        </w:rPr>
        <w:t xml:space="preserve"> is transmitted twice by al-Imām Aḥmad and is evaluated as authentic by virtue of similar authentic transmissions from the Prophet (</w:t>
      </w:r>
      <w:r w:rsidRPr="00E13F4E">
        <w:rPr>
          <w:i/>
          <w:iCs/>
          <w:color w:val="000000" w:themeColor="text1"/>
          <w:rPrChange w:id="385" w:author="Zahid Syed" w:date="2025-09-24T13:00:00Z" w16du:dateUtc="2025-09-24T04:00:00Z">
            <w:rPr>
              <w:i/>
              <w:iCs/>
            </w:rPr>
          </w:rPrChange>
        </w:rPr>
        <w:t>ṣa</w:t>
      </w:r>
      <w:r w:rsidRPr="00E13F4E">
        <w:rPr>
          <w:rFonts w:eastAsia="Yu Gothic"/>
          <w:i/>
          <w:iCs/>
          <w:color w:val="000000" w:themeColor="text1"/>
          <w:rPrChange w:id="386" w:author="Zahid Syed" w:date="2025-09-24T13:00:00Z" w16du:dateUtc="2025-09-24T04:00:00Z">
            <w:rPr>
              <w:rFonts w:eastAsia="Yu Gothic"/>
              <w:i/>
              <w:iCs/>
              <w:color w:val="000000"/>
            </w:rPr>
          </w:rPrChange>
        </w:rPr>
        <w:t>ḥīḥ li-ghayrihi</w:t>
      </w:r>
      <w:r w:rsidRPr="00E13F4E">
        <w:rPr>
          <w:rFonts w:eastAsia="Yu Gothic"/>
          <w:color w:val="000000" w:themeColor="text1"/>
          <w:rPrChange w:id="387" w:author="Zahid Syed" w:date="2025-09-24T13:00:00Z" w16du:dateUtc="2025-09-24T04:00:00Z">
            <w:rPr>
              <w:rFonts w:eastAsia="Yu Gothic"/>
              <w:color w:val="000000"/>
            </w:rPr>
          </w:rPrChange>
        </w:rPr>
        <w:t>).</w:t>
      </w:r>
    </w:p>
  </w:footnote>
  <w:footnote w:id="17">
    <w:p w14:paraId="6B18ED82"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388" w:author="Zahid Syed" w:date="2025-09-24T13:00:00Z" w16du:dateUtc="2025-09-24T04:00:00Z">
            <w:rPr>
              <w:rFonts w:ascii="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389"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390"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color w:val="000000" w:themeColor="text1"/>
          <w:sz w:val="20"/>
          <w:szCs w:val="20"/>
          <w:rPrChange w:id="391" w:author="Zahid Syed" w:date="2025-09-24T13:00:00Z" w16du:dateUtc="2025-09-24T04:00:00Z">
            <w:rPr>
              <w:rFonts w:ascii="Times New Roman" w:hAnsi="Times New Roman" w:cs="Times New Roman"/>
              <w:color w:val="000000"/>
              <w:sz w:val="20"/>
              <w:szCs w:val="20"/>
            </w:rPr>
          </w:rPrChange>
        </w:rPr>
        <w:t xml:space="preserve">The context of this </w:t>
      </w:r>
      <w:r w:rsidRPr="00E13F4E">
        <w:rPr>
          <w:rFonts w:ascii="Times New Roman" w:hAnsi="Times New Roman" w:cs="Times New Roman"/>
          <w:i/>
          <w:iCs/>
          <w:color w:val="000000" w:themeColor="text1"/>
          <w:sz w:val="20"/>
          <w:szCs w:val="20"/>
          <w:rPrChange w:id="392" w:author="Zahid Syed" w:date="2025-09-24T13:00:00Z" w16du:dateUtc="2025-09-24T04:00:00Z">
            <w:rPr>
              <w:rFonts w:ascii="Times New Roman" w:hAnsi="Times New Roman" w:cs="Times New Roman"/>
              <w:i/>
              <w:iCs/>
              <w:sz w:val="20"/>
              <w:szCs w:val="20"/>
            </w:rPr>
          </w:rPrChange>
        </w:rPr>
        <w:t>Ḥadīth</w:t>
      </w:r>
      <w:r w:rsidRPr="00E13F4E">
        <w:rPr>
          <w:rFonts w:ascii="Times New Roman" w:hAnsi="Times New Roman" w:cs="Times New Roman"/>
          <w:color w:val="000000" w:themeColor="text1"/>
          <w:sz w:val="20"/>
          <w:szCs w:val="20"/>
          <w:rPrChange w:id="393" w:author="Zahid Syed" w:date="2025-09-24T13:00:00Z" w16du:dateUtc="2025-09-24T04:00:00Z">
            <w:rPr>
              <w:rFonts w:ascii="Times New Roman" w:hAnsi="Times New Roman" w:cs="Times New Roman"/>
              <w:sz w:val="20"/>
              <w:szCs w:val="20"/>
            </w:rPr>
          </w:rPrChange>
        </w:rPr>
        <w:t>, which is authentically transmitted in al-Bukhārī, Muslim, and other sources is the celebration</w:t>
      </w:r>
      <w:r w:rsidRPr="00E13F4E">
        <w:rPr>
          <w:rFonts w:ascii="Times New Roman" w:hAnsi="Times New Roman" w:cs="Times New Roman"/>
          <w:color w:val="000000" w:themeColor="text1"/>
          <w:sz w:val="20"/>
          <w:szCs w:val="20"/>
          <w:rPrChange w:id="394" w:author="Zahid Syed" w:date="2025-09-24T13:00:00Z" w16du:dateUtc="2025-09-24T04:00:00Z">
            <w:rPr>
              <w:rFonts w:ascii="Times New Roman" w:hAnsi="Times New Roman" w:cs="Times New Roman"/>
              <w:color w:val="000000"/>
              <w:sz w:val="20"/>
              <w:szCs w:val="20"/>
            </w:rPr>
          </w:rPrChange>
        </w:rPr>
        <w:t xml:space="preserve"> on the occasion of the ‘</w:t>
      </w:r>
      <w:r w:rsidRPr="00E13F4E">
        <w:rPr>
          <w:rFonts w:ascii="Times New Roman" w:hAnsi="Times New Roman" w:cs="Times New Roman"/>
          <w:color w:val="000000" w:themeColor="text1"/>
          <w:sz w:val="20"/>
          <w:szCs w:val="20"/>
          <w:rPrChange w:id="395" w:author="Zahid Syed" w:date="2025-09-24T13:00:00Z" w16du:dateUtc="2025-09-24T04:00:00Z">
            <w:rPr>
              <w:rFonts w:ascii="Times New Roman" w:hAnsi="Times New Roman" w:cs="Times New Roman"/>
              <w:sz w:val="20"/>
              <w:szCs w:val="20"/>
            </w:rPr>
          </w:rPrChange>
        </w:rPr>
        <w:t xml:space="preserve">Īd Festival of Ethiopian converts, whom the Prophet referred to respectfully as </w:t>
      </w:r>
      <w:r w:rsidRPr="00E13F4E">
        <w:rPr>
          <w:rFonts w:ascii="Times New Roman" w:hAnsi="Times New Roman" w:cs="Times New Roman"/>
          <w:color w:val="000000" w:themeColor="text1"/>
          <w:sz w:val="20"/>
          <w:szCs w:val="20"/>
          <w:rPrChange w:id="396" w:author="Zahid Syed" w:date="2025-09-24T13:00:00Z" w16du:dateUtc="2025-09-24T04:00:00Z">
            <w:rPr>
              <w:rFonts w:ascii="Times New Roman" w:hAnsi="Times New Roman" w:cs="Times New Roman"/>
              <w:color w:val="000000"/>
              <w:sz w:val="20"/>
              <w:szCs w:val="20"/>
            </w:rPr>
          </w:rPrChange>
        </w:rPr>
        <w:t xml:space="preserve">“the sons of Arfida,” who had begun to beat their leather drums and dance in the Prophet’s mosque with their spears. The Prophet’s Companion </w:t>
      </w:r>
      <w:r w:rsidRPr="00E13F4E">
        <w:rPr>
          <w:rFonts w:ascii="Times New Roman" w:hAnsi="Times New Roman" w:cs="Times New Roman"/>
          <w:color w:val="000000" w:themeColor="text1"/>
          <w:sz w:val="20"/>
          <w:szCs w:val="20"/>
          <w:rPrChange w:id="397" w:author="Zahid Syed" w:date="2025-09-24T13:00:00Z" w16du:dateUtc="2025-09-24T04:00:00Z">
            <w:rPr>
              <w:rFonts w:ascii="Times New Roman" w:hAnsi="Times New Roman" w:cs="Times New Roman"/>
              <w:sz w:val="20"/>
              <w:szCs w:val="20"/>
            </w:rPr>
          </w:rPrChange>
        </w:rPr>
        <w:t>‘Umar al-Fārūq ibn al-Khaṭṭāb (d. 23 or 24/644)</w:t>
      </w:r>
      <w:r w:rsidRPr="00E13F4E">
        <w:rPr>
          <w:rFonts w:ascii="Times New Roman" w:hAnsi="Times New Roman" w:cs="Times New Roman"/>
          <w:color w:val="000000" w:themeColor="text1"/>
          <w:sz w:val="20"/>
          <w:szCs w:val="20"/>
          <w:rPrChange w:id="398" w:author="Zahid Syed" w:date="2025-09-24T13:00:00Z" w16du:dateUtc="2025-09-24T04:00:00Z">
            <w:rPr>
              <w:rFonts w:ascii="Times New Roman" w:hAnsi="Times New Roman" w:cs="Times New Roman"/>
              <w:color w:val="000000"/>
              <w:sz w:val="20"/>
              <w:szCs w:val="20"/>
            </w:rPr>
          </w:rPrChange>
        </w:rPr>
        <w:t xml:space="preserve"> had attempted to stop them from their lively festivities--which, as an Arab were foreign to his culture. But the Prophet intervened, asked them to continue, and invited his wife ‘</w:t>
      </w:r>
      <w:r w:rsidRPr="00E13F4E">
        <w:rPr>
          <w:rFonts w:ascii="Times New Roman" w:hAnsi="Times New Roman" w:cs="Times New Roman"/>
          <w:color w:val="000000" w:themeColor="text1"/>
          <w:sz w:val="20"/>
          <w:szCs w:val="20"/>
          <w:rPrChange w:id="399" w:author="Zahid Syed" w:date="2025-09-24T13:00:00Z" w16du:dateUtc="2025-09-24T04:00:00Z">
            <w:rPr>
              <w:rFonts w:ascii="Times New Roman" w:hAnsi="Times New Roman" w:cs="Times New Roman"/>
              <w:sz w:val="20"/>
              <w:szCs w:val="20"/>
            </w:rPr>
          </w:rPrChange>
        </w:rPr>
        <w:t>Ā’isha</w:t>
      </w:r>
      <w:r w:rsidRPr="00E13F4E">
        <w:rPr>
          <w:rFonts w:ascii="Times New Roman" w:hAnsi="Times New Roman" w:cs="Times New Roman"/>
          <w:color w:val="000000" w:themeColor="text1"/>
          <w:sz w:val="20"/>
          <w:szCs w:val="20"/>
          <w:rPrChange w:id="400" w:author="Zahid Syed" w:date="2025-09-24T13:00:00Z" w16du:dateUtc="2025-09-24T04:00:00Z">
            <w:rPr>
              <w:rFonts w:ascii="Times New Roman" w:hAnsi="Times New Roman" w:cs="Times New Roman"/>
              <w:color w:val="000000"/>
              <w:sz w:val="20"/>
              <w:szCs w:val="20"/>
            </w:rPr>
          </w:rPrChange>
        </w:rPr>
        <w:t xml:space="preserve"> to watch the dance, lifting her over his back, so that she could watch them clearly as she eagerly leaned forward, her cheek pressing against his. In his Mercy and wisdom, the Prophet made it a point to dispel the Ethiopians’ misgivings about ‘Umar’s objections. He even encouraged them to dance well. In one account of this authentic story, which is transmtie in </w:t>
      </w:r>
      <w:r w:rsidRPr="00E13F4E">
        <w:rPr>
          <w:rFonts w:ascii="Times New Roman" w:hAnsi="Times New Roman" w:cs="Times New Roman"/>
          <w:i/>
          <w:iCs/>
          <w:color w:val="000000" w:themeColor="text1"/>
          <w:sz w:val="20"/>
          <w:szCs w:val="20"/>
          <w:rPrChange w:id="401" w:author="Zahid Syed" w:date="2025-09-24T13:00:00Z" w16du:dateUtc="2025-09-24T04:00:00Z">
            <w:rPr>
              <w:rFonts w:ascii="Times New Roman" w:hAnsi="Times New Roman" w:cs="Times New Roman"/>
              <w:i/>
              <w:iCs/>
              <w:color w:val="000000"/>
              <w:sz w:val="20"/>
              <w:szCs w:val="20"/>
            </w:rPr>
          </w:rPrChange>
        </w:rPr>
        <w:t>Musnad al-</w:t>
      </w:r>
      <w:r w:rsidRPr="00E13F4E">
        <w:rPr>
          <w:rFonts w:ascii="Times New Roman" w:hAnsi="Times New Roman" w:cs="Times New Roman"/>
          <w:i/>
          <w:iCs/>
          <w:color w:val="000000" w:themeColor="text1"/>
          <w:sz w:val="20"/>
          <w:szCs w:val="20"/>
          <w:rPrChange w:id="402" w:author="Zahid Syed" w:date="2025-09-24T13:00:00Z" w16du:dateUtc="2025-09-24T04:00:00Z">
            <w:rPr>
              <w:rFonts w:ascii="Times New Roman" w:hAnsi="Times New Roman" w:cs="Times New Roman"/>
              <w:i/>
              <w:iCs/>
              <w:sz w:val="20"/>
              <w:szCs w:val="20"/>
            </w:rPr>
          </w:rPrChange>
        </w:rPr>
        <w:t>Ḥ</w:t>
      </w:r>
      <w:r w:rsidRPr="00E13F4E">
        <w:rPr>
          <w:rFonts w:ascii="Times New Roman" w:hAnsi="Times New Roman" w:cs="Times New Roman"/>
          <w:i/>
          <w:iCs/>
          <w:color w:val="000000" w:themeColor="text1"/>
          <w:sz w:val="20"/>
          <w:szCs w:val="20"/>
          <w:rPrChange w:id="403" w:author="Zahid Syed" w:date="2025-09-24T13:00:00Z" w16du:dateUtc="2025-09-24T04:00:00Z">
            <w:rPr>
              <w:rFonts w:ascii="Times New Roman" w:hAnsi="Times New Roman" w:cs="Times New Roman"/>
              <w:i/>
              <w:iCs/>
              <w:color w:val="000000"/>
              <w:sz w:val="20"/>
              <w:szCs w:val="20"/>
            </w:rPr>
          </w:rPrChange>
        </w:rPr>
        <w:t>umayd</w:t>
      </w:r>
      <w:r w:rsidRPr="00E13F4E">
        <w:rPr>
          <w:rFonts w:ascii="Times New Roman" w:hAnsi="Times New Roman" w:cs="Times New Roman"/>
          <w:i/>
          <w:iCs/>
          <w:color w:val="000000" w:themeColor="text1"/>
          <w:sz w:val="20"/>
          <w:szCs w:val="20"/>
          <w:rPrChange w:id="404" w:author="Zahid Syed" w:date="2025-09-24T13:00:00Z" w16du:dateUtc="2025-09-24T04:00:00Z">
            <w:rPr>
              <w:rFonts w:ascii="Times New Roman" w:hAnsi="Times New Roman" w:cs="Times New Roman"/>
              <w:i/>
              <w:iCs/>
              <w:sz w:val="20"/>
              <w:szCs w:val="20"/>
            </w:rPr>
          </w:rPrChange>
        </w:rPr>
        <w:t>ī</w:t>
      </w:r>
      <w:r w:rsidRPr="00E13F4E">
        <w:rPr>
          <w:rFonts w:ascii="Times New Roman" w:hAnsi="Times New Roman" w:cs="Times New Roman"/>
          <w:color w:val="000000" w:themeColor="text1"/>
          <w:sz w:val="20"/>
          <w:szCs w:val="20"/>
          <w:rPrChange w:id="405" w:author="Zahid Syed" w:date="2025-09-24T13:00:00Z" w16du:dateUtc="2025-09-24T04:00:00Z">
            <w:rPr>
              <w:rFonts w:ascii="Times New Roman" w:hAnsi="Times New Roman" w:cs="Times New Roman"/>
              <w:sz w:val="20"/>
              <w:szCs w:val="20"/>
            </w:rPr>
          </w:rPrChange>
        </w:rPr>
        <w:t>, the Prophet</w:t>
      </w:r>
      <w:r w:rsidRPr="00E13F4E">
        <w:rPr>
          <w:rFonts w:ascii="Times New Roman" w:hAnsi="Times New Roman" w:cs="Times New Roman"/>
          <w:color w:val="000000" w:themeColor="text1"/>
          <w:sz w:val="20"/>
          <w:szCs w:val="20"/>
          <w:rPrChange w:id="406" w:author="Zahid Syed" w:date="2025-09-24T13:00:00Z" w16du:dateUtc="2025-09-24T04:00:00Z">
            <w:rPr>
              <w:rFonts w:ascii="Times New Roman" w:hAnsi="Times New Roman" w:cs="Times New Roman"/>
              <w:color w:val="000000"/>
              <w:sz w:val="20"/>
              <w:szCs w:val="20"/>
            </w:rPr>
          </w:rPrChange>
        </w:rPr>
        <w:t xml:space="preserve"> reassured them and urged them to keep up their drumming and dancing, saying: “Play your games, sons of Arfida, so the Jews and Christians know there is latitude </w:t>
      </w:r>
      <w:r w:rsidRPr="00E13F4E">
        <w:rPr>
          <w:rFonts w:ascii="Times New Roman" w:eastAsia="Yu Gothic" w:hAnsi="Times New Roman" w:cs="Times New Roman"/>
          <w:color w:val="000000" w:themeColor="text1"/>
          <w:sz w:val="20"/>
          <w:szCs w:val="20"/>
          <w:rPrChange w:id="407" w:author="Zahid Syed" w:date="2025-09-24T13:00:00Z" w16du:dateUtc="2025-09-24T04:00:00Z">
            <w:rPr>
              <w:rFonts w:ascii="Times New Roman" w:eastAsia="Yu Gothic" w:hAnsi="Times New Roman" w:cs="Times New Roman"/>
              <w:color w:val="000000"/>
              <w:sz w:val="20"/>
              <w:szCs w:val="20"/>
            </w:rPr>
          </w:rPrChange>
        </w:rPr>
        <w:t>(</w:t>
      </w:r>
      <w:r w:rsidRPr="00E13F4E">
        <w:rPr>
          <w:rFonts w:ascii="Times New Roman" w:eastAsia="Yu Gothic" w:hAnsi="Times New Roman" w:cs="Times New Roman"/>
          <w:i/>
          <w:iCs/>
          <w:color w:val="000000" w:themeColor="text1"/>
          <w:sz w:val="20"/>
          <w:szCs w:val="20"/>
          <w:rPrChange w:id="408" w:author="Zahid Syed" w:date="2025-09-24T13:00:00Z" w16du:dateUtc="2025-09-24T04:00:00Z">
            <w:rPr>
              <w:rFonts w:ascii="Times New Roman" w:eastAsia="Yu Gothic" w:hAnsi="Times New Roman" w:cs="Times New Roman"/>
              <w:i/>
              <w:iCs/>
              <w:color w:val="000000"/>
              <w:sz w:val="20"/>
              <w:szCs w:val="20"/>
            </w:rPr>
          </w:rPrChange>
        </w:rPr>
        <w:t>fusḥa</w:t>
      </w:r>
      <w:r w:rsidRPr="00E13F4E">
        <w:rPr>
          <w:rFonts w:ascii="Times New Roman" w:eastAsia="Yu Gothic" w:hAnsi="Times New Roman" w:cs="Times New Roman"/>
          <w:color w:val="000000" w:themeColor="text1"/>
          <w:sz w:val="20"/>
          <w:szCs w:val="20"/>
          <w:rPrChange w:id="409" w:author="Zahid Syed" w:date="2025-09-24T13:00:00Z" w16du:dateUtc="2025-09-24T04:00:00Z">
            <w:rPr>
              <w:rFonts w:ascii="Times New Roman" w:eastAsia="Yu Gothic" w:hAnsi="Times New Roman" w:cs="Times New Roman"/>
              <w:color w:val="000000"/>
              <w:sz w:val="20"/>
              <w:szCs w:val="20"/>
            </w:rPr>
          </w:rPrChange>
        </w:rPr>
        <w:t xml:space="preserve">) </w:t>
      </w:r>
      <w:r w:rsidRPr="00E13F4E">
        <w:rPr>
          <w:rFonts w:ascii="Times New Roman" w:hAnsi="Times New Roman" w:cs="Times New Roman"/>
          <w:color w:val="000000" w:themeColor="text1"/>
          <w:sz w:val="20"/>
          <w:szCs w:val="20"/>
          <w:rPrChange w:id="410" w:author="Zahid Syed" w:date="2025-09-24T13:00:00Z" w16du:dateUtc="2025-09-24T04:00:00Z">
            <w:rPr>
              <w:rFonts w:ascii="Times New Roman" w:hAnsi="Times New Roman" w:cs="Times New Roman"/>
              <w:color w:val="000000"/>
              <w:sz w:val="20"/>
              <w:szCs w:val="20"/>
            </w:rPr>
          </w:rPrChange>
        </w:rPr>
        <w:t>in our religion.”</w:t>
      </w:r>
    </w:p>
  </w:footnote>
  <w:footnote w:id="18">
    <w:p w14:paraId="365C8452"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414" w:author="Zahid Syed" w:date="2025-09-24T13:00:00Z" w16du:dateUtc="2025-09-24T04:00:00Z">
            <w:rPr>
              <w:rFonts w:ascii="Times New Roman" w:hAnsi="Times New Roman" w:cs="Times New Roman"/>
              <w:color w:val="000000"/>
              <w:sz w:val="20"/>
              <w:szCs w:val="20"/>
            </w:rPr>
          </w:rPrChange>
        </w:rPr>
      </w:pPr>
      <w:r w:rsidRPr="00E13F4E">
        <w:rPr>
          <w:rStyle w:val="FootnoteReference"/>
          <w:rFonts w:ascii="Times New Roman" w:eastAsia="Yu Gothic Light" w:hAnsi="Times New Roman" w:cs="Times New Roman"/>
          <w:color w:val="000000" w:themeColor="text1"/>
          <w:sz w:val="20"/>
          <w:szCs w:val="20"/>
          <w:rPrChange w:id="415" w:author="Zahid Syed" w:date="2025-09-24T13:00:00Z" w16du:dateUtc="2025-09-24T04:00:00Z">
            <w:rPr>
              <w:rStyle w:val="FootnoteReference"/>
              <w:rFonts w:ascii="Times New Roman" w:eastAsia="Yu Gothic Light" w:hAnsi="Times New Roman" w:cs="Times New Roman"/>
              <w:sz w:val="20"/>
              <w:szCs w:val="20"/>
            </w:rPr>
          </w:rPrChange>
        </w:rPr>
        <w:footnoteRef/>
      </w:r>
      <w:r w:rsidRPr="00E13F4E">
        <w:rPr>
          <w:rFonts w:ascii="Times New Roman" w:hAnsi="Times New Roman" w:cs="Times New Roman"/>
          <w:color w:val="000000" w:themeColor="text1"/>
          <w:sz w:val="20"/>
          <w:szCs w:val="20"/>
          <w:rPrChange w:id="416" w:author="Zahid Syed" w:date="2025-09-24T13:00:00Z" w16du:dateUtc="2025-09-24T04:00:00Z">
            <w:rPr>
              <w:rFonts w:ascii="Times New Roman" w:hAnsi="Times New Roman" w:cs="Times New Roman"/>
              <w:sz w:val="20"/>
              <w:szCs w:val="20"/>
            </w:rPr>
          </w:rPrChange>
        </w:rPr>
        <w:t xml:space="preserve"> God mentions the Heights (</w:t>
      </w:r>
      <w:r w:rsidRPr="00E13F4E">
        <w:rPr>
          <w:rFonts w:ascii="Times New Roman" w:hAnsi="Times New Roman" w:cs="Times New Roman"/>
          <w:i/>
          <w:iCs/>
          <w:color w:val="000000" w:themeColor="text1"/>
          <w:sz w:val="20"/>
          <w:szCs w:val="20"/>
          <w:rPrChange w:id="417" w:author="Zahid Syed" w:date="2025-09-24T13:00:00Z" w16du:dateUtc="2025-09-24T04:00:00Z">
            <w:rPr>
              <w:rFonts w:ascii="Times New Roman" w:hAnsi="Times New Roman" w:cs="Times New Roman"/>
              <w:i/>
              <w:iCs/>
              <w:sz w:val="20"/>
              <w:szCs w:val="20"/>
            </w:rPr>
          </w:rPrChange>
        </w:rPr>
        <w:t>al-A‘rāf</w:t>
      </w:r>
      <w:r w:rsidRPr="00E13F4E">
        <w:rPr>
          <w:rFonts w:ascii="Times New Roman" w:hAnsi="Times New Roman" w:cs="Times New Roman"/>
          <w:color w:val="000000" w:themeColor="text1"/>
          <w:sz w:val="20"/>
          <w:szCs w:val="20"/>
          <w:rPrChange w:id="418" w:author="Zahid Syed" w:date="2025-09-24T13:00:00Z" w16du:dateUtc="2025-09-24T04:00:00Z">
            <w:rPr>
              <w:rFonts w:ascii="Times New Roman" w:hAnsi="Times New Roman" w:cs="Times New Roman"/>
              <w:sz w:val="20"/>
              <w:szCs w:val="20"/>
            </w:rPr>
          </w:rPrChange>
        </w:rPr>
        <w:t>) of the Afterdeath and their enigmatic people in the following Qur’ānic verses 7:46-49; 57:13. The People of the Heights are discussed in greater detail in Volume Eighteen.</w:t>
      </w:r>
    </w:p>
  </w:footnote>
  <w:footnote w:id="19">
    <w:p w14:paraId="164D0D71"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424" w:author="Zahid Syed" w:date="2025-09-24T13:00:00Z" w16du:dateUtc="2025-09-24T04:00:00Z">
            <w:rPr>
              <w:rFonts w:ascii="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425"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426"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b/>
          <w:bCs/>
          <w:color w:val="000000" w:themeColor="text1"/>
          <w:sz w:val="20"/>
          <w:szCs w:val="20"/>
          <w:rPrChange w:id="427" w:author="Zahid Syed" w:date="2025-09-24T13:00:00Z" w16du:dateUtc="2025-09-24T04:00:00Z">
            <w:rPr>
              <w:rFonts w:ascii="Times New Roman" w:eastAsia="Yu Gothic" w:hAnsi="Times New Roman" w:cs="Times New Roman"/>
              <w:b/>
              <w:bCs/>
              <w:color w:val="000000"/>
              <w:sz w:val="20"/>
              <w:szCs w:val="20"/>
            </w:rPr>
          </w:rPrChange>
        </w:rPr>
        <w:t xml:space="preserve">Magians </w:t>
      </w:r>
      <w:r w:rsidRPr="00E13F4E">
        <w:rPr>
          <w:rFonts w:ascii="Times New Roman" w:eastAsia="Yu Gothic" w:hAnsi="Times New Roman" w:cs="Times New Roman"/>
          <w:color w:val="000000" w:themeColor="text1"/>
          <w:sz w:val="20"/>
          <w:szCs w:val="20"/>
          <w:rPrChange w:id="428" w:author="Zahid Syed" w:date="2025-09-24T13:00:00Z" w16du:dateUtc="2025-09-24T04:00:00Z">
            <w:rPr>
              <w:rFonts w:ascii="Times New Roman" w:eastAsia="Yu Gothic" w:hAnsi="Times New Roman" w:cs="Times New Roman"/>
              <w:color w:val="000000"/>
              <w:sz w:val="20"/>
              <w:szCs w:val="20"/>
            </w:rPr>
          </w:rPrChange>
        </w:rPr>
        <w:t xml:space="preserve">are generally regarded in contemporary Scholarship to have been radically different from Zoroaster and his original Zoroastrian teachings, which, according to the historical record, the ancient Magians bitterly opposed. Magian religion grew up in ancient times among the Western Iranian Medes and may be traced back to Aryan populations in Mesopotamia during the fourteenth century BCE that </w:t>
      </w:r>
      <w:r w:rsidRPr="00E13F4E">
        <w:rPr>
          <w:rFonts w:ascii="Times New Roman" w:hAnsi="Times New Roman" w:cs="Times New Roman"/>
          <w:color w:val="000000" w:themeColor="text1"/>
          <w:sz w:val="20"/>
          <w:szCs w:val="20"/>
          <w:rPrChange w:id="429" w:author="Zahid Syed" w:date="2025-09-24T13:00:00Z" w16du:dateUtc="2025-09-24T04:00:00Z">
            <w:rPr>
              <w:rFonts w:ascii="Times New Roman" w:hAnsi="Times New Roman" w:cs="Times New Roman"/>
              <w:color w:val="000000"/>
              <w:sz w:val="20"/>
              <w:szCs w:val="20"/>
            </w:rPr>
          </w:rPrChange>
        </w:rPr>
        <w:t xml:space="preserve">worshipped Mithra, Varuņa (written as Uruwa or Aruna), Indra, and other gods. By the ninth century BCE, there is evidence of this or a similar Aryan population in the Zagros mountains of Western Iran, but they appear distinctly Iranian, as opposed to the early ones who are simply Indo-European. The Assyrians called them </w:t>
      </w:r>
      <w:r w:rsidRPr="00E13F4E">
        <w:rPr>
          <w:rFonts w:ascii="Times New Roman" w:hAnsi="Times New Roman" w:cs="Times New Roman"/>
          <w:i/>
          <w:iCs/>
          <w:color w:val="000000" w:themeColor="text1"/>
          <w:sz w:val="20"/>
          <w:szCs w:val="20"/>
          <w:rPrChange w:id="430" w:author="Zahid Syed" w:date="2025-09-24T13:00:00Z" w16du:dateUtc="2025-09-24T04:00:00Z">
            <w:rPr>
              <w:rFonts w:ascii="Times New Roman" w:hAnsi="Times New Roman" w:cs="Times New Roman"/>
              <w:i/>
              <w:iCs/>
              <w:color w:val="000000"/>
              <w:sz w:val="20"/>
              <w:szCs w:val="20"/>
            </w:rPr>
          </w:rPrChange>
        </w:rPr>
        <w:t>Mad</w:t>
      </w:r>
      <w:r w:rsidRPr="00E13F4E">
        <w:rPr>
          <w:rFonts w:ascii="Times New Roman" w:hAnsi="Times New Roman" w:cs="Times New Roman"/>
          <w:i/>
          <w:iCs/>
          <w:color w:val="000000" w:themeColor="text1"/>
          <w:sz w:val="20"/>
          <w:szCs w:val="20"/>
          <w:rPrChange w:id="431" w:author="Zahid Syed" w:date="2025-09-24T13:00:00Z" w16du:dateUtc="2025-09-24T04:00:00Z">
            <w:rPr>
              <w:rFonts w:ascii="Times New Roman" w:hAnsi="Times New Roman" w:cs="Times New Roman"/>
              <w:i/>
              <w:iCs/>
              <w:sz w:val="20"/>
              <w:szCs w:val="20"/>
            </w:rPr>
          </w:rPrChange>
        </w:rPr>
        <w:t>ā</w:t>
      </w:r>
      <w:r w:rsidRPr="00E13F4E">
        <w:rPr>
          <w:rFonts w:ascii="Times New Roman" w:hAnsi="Times New Roman" w:cs="Times New Roman"/>
          <w:color w:val="000000" w:themeColor="text1"/>
          <w:sz w:val="20"/>
          <w:szCs w:val="20"/>
          <w:rPrChange w:id="432" w:author="Zahid Syed" w:date="2025-09-24T13:00:00Z" w16du:dateUtc="2025-09-24T04:00:00Z">
            <w:rPr>
              <w:rFonts w:ascii="Times New Roman" w:hAnsi="Times New Roman" w:cs="Times New Roman"/>
              <w:sz w:val="20"/>
              <w:szCs w:val="20"/>
            </w:rPr>
          </w:rPrChange>
        </w:rPr>
        <w:t xml:space="preserve"> and </w:t>
      </w:r>
      <w:r w:rsidRPr="00E13F4E">
        <w:rPr>
          <w:rFonts w:ascii="Times New Roman" w:hAnsi="Times New Roman" w:cs="Times New Roman"/>
          <w:i/>
          <w:iCs/>
          <w:color w:val="000000" w:themeColor="text1"/>
          <w:sz w:val="20"/>
          <w:szCs w:val="20"/>
          <w:rPrChange w:id="433" w:author="Zahid Syed" w:date="2025-09-24T13:00:00Z" w16du:dateUtc="2025-09-24T04:00:00Z">
            <w:rPr>
              <w:rFonts w:ascii="Times New Roman" w:hAnsi="Times New Roman" w:cs="Times New Roman"/>
              <w:i/>
              <w:iCs/>
              <w:color w:val="000000"/>
              <w:sz w:val="20"/>
              <w:szCs w:val="20"/>
            </w:rPr>
          </w:rPrChange>
        </w:rPr>
        <w:t>Amad</w:t>
      </w:r>
      <w:r w:rsidRPr="00E13F4E">
        <w:rPr>
          <w:rFonts w:ascii="Times New Roman" w:hAnsi="Times New Roman" w:cs="Times New Roman"/>
          <w:i/>
          <w:iCs/>
          <w:color w:val="000000" w:themeColor="text1"/>
          <w:sz w:val="20"/>
          <w:szCs w:val="20"/>
          <w:rPrChange w:id="434" w:author="Zahid Syed" w:date="2025-09-24T13:00:00Z" w16du:dateUtc="2025-09-24T04:00:00Z">
            <w:rPr>
              <w:rFonts w:ascii="Times New Roman" w:hAnsi="Times New Roman" w:cs="Times New Roman"/>
              <w:i/>
              <w:iCs/>
              <w:sz w:val="20"/>
              <w:szCs w:val="20"/>
            </w:rPr>
          </w:rPrChange>
        </w:rPr>
        <w:t>ā</w:t>
      </w:r>
      <w:r w:rsidRPr="00E13F4E">
        <w:rPr>
          <w:rFonts w:ascii="Times New Roman" w:hAnsi="Times New Roman" w:cs="Times New Roman"/>
          <w:color w:val="000000" w:themeColor="text1"/>
          <w:sz w:val="20"/>
          <w:szCs w:val="20"/>
          <w:rPrChange w:id="435" w:author="Zahid Syed" w:date="2025-09-24T13:00:00Z" w16du:dateUtc="2025-09-24T04:00:00Z">
            <w:rPr>
              <w:rFonts w:ascii="Times New Roman" w:hAnsi="Times New Roman" w:cs="Times New Roman"/>
              <w:sz w:val="20"/>
              <w:szCs w:val="20"/>
            </w:rPr>
          </w:rPrChange>
        </w:rPr>
        <w:t>, meaning</w:t>
      </w:r>
      <w:r w:rsidRPr="00E13F4E">
        <w:rPr>
          <w:rFonts w:ascii="Times New Roman" w:hAnsi="Times New Roman" w:cs="Times New Roman"/>
          <w:color w:val="000000" w:themeColor="text1"/>
          <w:sz w:val="20"/>
          <w:szCs w:val="20"/>
          <w:rPrChange w:id="436" w:author="Zahid Syed" w:date="2025-09-24T13:00:00Z" w16du:dateUtc="2025-09-24T04:00:00Z">
            <w:rPr>
              <w:rFonts w:ascii="Times New Roman" w:hAnsi="Times New Roman" w:cs="Times New Roman"/>
              <w:color w:val="000000"/>
              <w:sz w:val="20"/>
              <w:szCs w:val="20"/>
            </w:rPr>
          </w:rPrChange>
        </w:rPr>
        <w:t xml:space="preserve"> “Medes.” Originally, the Medes were the broad tribe, of which the Magi (Magians) were their priests. Interestingly, our word “magic” comes from “Magus,” meaning Magian. In Old Persian, they were call </w:t>
      </w:r>
      <w:r w:rsidRPr="00E13F4E">
        <w:rPr>
          <w:rFonts w:ascii="Times New Roman" w:hAnsi="Times New Roman" w:cs="Times New Roman"/>
          <w:i/>
          <w:iCs/>
          <w:color w:val="000000" w:themeColor="text1"/>
          <w:sz w:val="20"/>
          <w:szCs w:val="20"/>
          <w:rPrChange w:id="437" w:author="Zahid Syed" w:date="2025-09-24T13:00:00Z" w16du:dateUtc="2025-09-24T04:00:00Z">
            <w:rPr>
              <w:rFonts w:ascii="Times New Roman" w:hAnsi="Times New Roman" w:cs="Times New Roman"/>
              <w:i/>
              <w:iCs/>
              <w:color w:val="000000"/>
              <w:sz w:val="20"/>
              <w:szCs w:val="20"/>
            </w:rPr>
          </w:rPrChange>
        </w:rPr>
        <w:t>Magu</w:t>
      </w:r>
      <w:r w:rsidRPr="00E13F4E">
        <w:rPr>
          <w:rFonts w:ascii="Times New Roman" w:hAnsi="Times New Roman" w:cs="Times New Roman"/>
          <w:color w:val="000000" w:themeColor="text1"/>
          <w:sz w:val="20"/>
          <w:szCs w:val="20"/>
          <w:rPrChange w:id="438" w:author="Zahid Syed" w:date="2025-09-24T13:00:00Z" w16du:dateUtc="2025-09-24T04:00:00Z">
            <w:rPr>
              <w:rFonts w:ascii="Times New Roman" w:hAnsi="Times New Roman" w:cs="Times New Roman"/>
              <w:color w:val="000000"/>
              <w:sz w:val="20"/>
              <w:szCs w:val="20"/>
            </w:rPr>
          </w:rPrChange>
        </w:rPr>
        <w:t xml:space="preserve">, which became </w:t>
      </w:r>
      <w:r w:rsidRPr="00E13F4E">
        <w:rPr>
          <w:rFonts w:ascii="Times New Roman" w:hAnsi="Times New Roman" w:cs="Times New Roman"/>
          <w:i/>
          <w:iCs/>
          <w:color w:val="000000" w:themeColor="text1"/>
          <w:sz w:val="20"/>
          <w:szCs w:val="20"/>
          <w:rPrChange w:id="439" w:author="Zahid Syed" w:date="2025-09-24T13:00:00Z" w16du:dateUtc="2025-09-24T04:00:00Z">
            <w:rPr>
              <w:rFonts w:ascii="Times New Roman" w:hAnsi="Times New Roman" w:cs="Times New Roman"/>
              <w:i/>
              <w:iCs/>
              <w:color w:val="000000"/>
              <w:sz w:val="20"/>
              <w:szCs w:val="20"/>
            </w:rPr>
          </w:rPrChange>
        </w:rPr>
        <w:t>Mágos</w:t>
      </w:r>
      <w:r w:rsidRPr="00E13F4E">
        <w:rPr>
          <w:rFonts w:ascii="Times New Roman" w:hAnsi="Times New Roman" w:cs="Times New Roman"/>
          <w:color w:val="000000" w:themeColor="text1"/>
          <w:sz w:val="20"/>
          <w:szCs w:val="20"/>
          <w:rPrChange w:id="440" w:author="Zahid Syed" w:date="2025-09-24T13:00:00Z" w16du:dateUtc="2025-09-24T04:00:00Z">
            <w:rPr>
              <w:rFonts w:ascii="Times New Roman" w:hAnsi="Times New Roman" w:cs="Times New Roman"/>
              <w:color w:val="000000"/>
              <w:sz w:val="20"/>
              <w:szCs w:val="20"/>
            </w:rPr>
          </w:rPrChange>
        </w:rPr>
        <w:t xml:space="preserve"> in Greek and </w:t>
      </w:r>
      <w:r w:rsidRPr="00E13F4E">
        <w:rPr>
          <w:rFonts w:ascii="Times New Roman" w:hAnsi="Times New Roman" w:cs="Times New Roman"/>
          <w:i/>
          <w:iCs/>
          <w:color w:val="000000" w:themeColor="text1"/>
          <w:sz w:val="20"/>
          <w:szCs w:val="20"/>
          <w:rPrChange w:id="441" w:author="Zahid Syed" w:date="2025-09-24T13:00:00Z" w16du:dateUtc="2025-09-24T04:00:00Z">
            <w:rPr>
              <w:rFonts w:ascii="Times New Roman" w:hAnsi="Times New Roman" w:cs="Times New Roman"/>
              <w:i/>
              <w:iCs/>
              <w:color w:val="000000"/>
              <w:sz w:val="20"/>
              <w:szCs w:val="20"/>
            </w:rPr>
          </w:rPrChange>
        </w:rPr>
        <w:t>Magus</w:t>
      </w:r>
      <w:r w:rsidRPr="00E13F4E">
        <w:rPr>
          <w:rFonts w:ascii="Times New Roman" w:hAnsi="Times New Roman" w:cs="Times New Roman"/>
          <w:color w:val="000000" w:themeColor="text1"/>
          <w:sz w:val="20"/>
          <w:szCs w:val="20"/>
          <w:rPrChange w:id="442" w:author="Zahid Syed" w:date="2025-09-24T13:00:00Z" w16du:dateUtc="2025-09-24T04:00:00Z">
            <w:rPr>
              <w:rFonts w:ascii="Times New Roman" w:hAnsi="Times New Roman" w:cs="Times New Roman"/>
              <w:color w:val="000000"/>
              <w:sz w:val="20"/>
              <w:szCs w:val="20"/>
            </w:rPr>
          </w:rPrChange>
        </w:rPr>
        <w:t xml:space="preserve"> in Latin. As a distinct priestly class among the Medes, the ancient Magi have numerous similarities with the Brahmans of Vedic and post-Vedic India, to whom they are linguistically and ethnically related. From the beginning, there were marked differences in religion between the Magi and the first Zoroastrians, whom the Magus opposed and whose temples they destroyed. Darius repaired temples that the Magus had destroyed. When the Magi did finally accept “Zoroastrianism,” which they had bitterly opposed from the beginning, they fundamentally changed its character and imposed extensive magical and ritual practices upon it. Thus, the later </w:t>
      </w:r>
      <w:r w:rsidRPr="00E13F4E">
        <w:rPr>
          <w:rFonts w:ascii="Times New Roman" w:hAnsi="Times New Roman" w:cs="Times New Roman"/>
          <w:i/>
          <w:iCs/>
          <w:color w:val="000000" w:themeColor="text1"/>
          <w:sz w:val="20"/>
          <w:szCs w:val="20"/>
          <w:rPrChange w:id="443" w:author="Zahid Syed" w:date="2025-09-24T13:00:00Z" w16du:dateUtc="2025-09-24T04:00:00Z">
            <w:rPr>
              <w:rFonts w:ascii="Times New Roman" w:hAnsi="Times New Roman" w:cs="Times New Roman"/>
              <w:i/>
              <w:iCs/>
              <w:color w:val="000000"/>
              <w:sz w:val="20"/>
              <w:szCs w:val="20"/>
            </w:rPr>
          </w:rPrChange>
        </w:rPr>
        <w:t>Avesta</w:t>
      </w:r>
      <w:r w:rsidRPr="00E13F4E">
        <w:rPr>
          <w:rFonts w:ascii="Times New Roman" w:hAnsi="Times New Roman" w:cs="Times New Roman"/>
          <w:color w:val="000000" w:themeColor="text1"/>
          <w:sz w:val="20"/>
          <w:szCs w:val="20"/>
          <w:rPrChange w:id="444" w:author="Zahid Syed" w:date="2025-09-24T13:00:00Z" w16du:dateUtc="2025-09-24T04:00:00Z">
            <w:rPr>
              <w:rFonts w:ascii="Times New Roman" w:hAnsi="Times New Roman" w:cs="Times New Roman"/>
              <w:color w:val="000000"/>
              <w:sz w:val="20"/>
              <w:szCs w:val="20"/>
            </w:rPr>
          </w:rPrChange>
        </w:rPr>
        <w:t xml:space="preserve"> contains dualism, polytheism, spells, and incantations, and it has nothing to do with Zoroaster and his original teachings. The following are some of their distinctive beliefs and practices, which the ancient Zoroastrians rejected. 1) The Magus were dualists, and, indeed, the Magians appear to be the source of all that is radically “dualistic” in ancient Iranian religion. The original Zoroastrians, on the other hand, were clearly monotheistic and rejected dualism. 2) The Magians emphasized veneration of fire and the sun, while the fire cult and sun worship were rejected in Zoroaster’s teachings.  3) The Magus exposed the bodies of the dead to birds and carrion dogs in “towers of silence” (</w:t>
      </w:r>
      <w:r w:rsidRPr="00E13F4E">
        <w:rPr>
          <w:rFonts w:ascii="Times New Roman" w:hAnsi="Times New Roman" w:cs="Times New Roman"/>
          <w:i/>
          <w:iCs/>
          <w:color w:val="000000" w:themeColor="text1"/>
          <w:sz w:val="20"/>
          <w:szCs w:val="20"/>
          <w:rPrChange w:id="445" w:author="Zahid Syed" w:date="2025-09-24T13:00:00Z" w16du:dateUtc="2025-09-24T04:00:00Z">
            <w:rPr>
              <w:rFonts w:ascii="Times New Roman" w:hAnsi="Times New Roman" w:cs="Times New Roman"/>
              <w:i/>
              <w:iCs/>
              <w:color w:val="000000"/>
              <w:sz w:val="20"/>
              <w:szCs w:val="20"/>
            </w:rPr>
          </w:rPrChange>
        </w:rPr>
        <w:t>dakhmas</w:t>
      </w:r>
      <w:r w:rsidRPr="00E13F4E">
        <w:rPr>
          <w:rFonts w:ascii="Times New Roman" w:hAnsi="Times New Roman" w:cs="Times New Roman"/>
          <w:color w:val="000000" w:themeColor="text1"/>
          <w:sz w:val="20"/>
          <w:szCs w:val="20"/>
          <w:rPrChange w:id="446" w:author="Zahid Syed" w:date="2025-09-24T13:00:00Z" w16du:dateUtc="2025-09-24T04:00:00Z">
            <w:rPr>
              <w:rFonts w:ascii="Times New Roman" w:hAnsi="Times New Roman" w:cs="Times New Roman"/>
              <w:color w:val="000000"/>
              <w:sz w:val="20"/>
              <w:szCs w:val="20"/>
            </w:rPr>
          </w:rPrChange>
        </w:rPr>
        <w:t xml:space="preserve">), which are still found among the Parsis today. The Persian Zoroastrians, on the other hand, waxed the body and buried it. 4) The Magians insisted upon next-of-kin marriages, which they praised extravagantly. 5) The Magians were known for sorcery and magic, which had no place in the Avestan teachings of Zoroaster. 6) They were known as diviners of dreams, which also has no place in Avestan religion. 7) They were given to astrology, while the </w:t>
      </w:r>
      <w:r w:rsidRPr="00E13F4E">
        <w:rPr>
          <w:rFonts w:ascii="Times New Roman" w:hAnsi="Times New Roman" w:cs="Times New Roman"/>
          <w:i/>
          <w:iCs/>
          <w:color w:val="000000" w:themeColor="text1"/>
          <w:sz w:val="20"/>
          <w:szCs w:val="20"/>
          <w:rPrChange w:id="447" w:author="Zahid Syed" w:date="2025-09-24T13:00:00Z" w16du:dateUtc="2025-09-24T04:00:00Z">
            <w:rPr>
              <w:rFonts w:ascii="Times New Roman" w:hAnsi="Times New Roman" w:cs="Times New Roman"/>
              <w:i/>
              <w:iCs/>
              <w:color w:val="000000"/>
              <w:sz w:val="20"/>
              <w:szCs w:val="20"/>
            </w:rPr>
          </w:rPrChange>
        </w:rPr>
        <w:t>Avesta</w:t>
      </w:r>
      <w:r w:rsidRPr="00E13F4E">
        <w:rPr>
          <w:rFonts w:ascii="Times New Roman" w:hAnsi="Times New Roman" w:cs="Times New Roman"/>
          <w:color w:val="000000" w:themeColor="text1"/>
          <w:sz w:val="20"/>
          <w:szCs w:val="20"/>
          <w:rPrChange w:id="448" w:author="Zahid Syed" w:date="2025-09-24T13:00:00Z" w16du:dateUtc="2025-09-24T04:00:00Z">
            <w:rPr>
              <w:rFonts w:ascii="Times New Roman" w:hAnsi="Times New Roman" w:cs="Times New Roman"/>
              <w:color w:val="000000"/>
              <w:sz w:val="20"/>
              <w:szCs w:val="20"/>
            </w:rPr>
          </w:rPrChange>
        </w:rPr>
        <w:t xml:space="preserve"> is non-astrological. 8) They regarded mountains as blots on the symmetry of creation, which is contrary to original Zoroastrian teaching. 9) The Magians offered sacrifices to Ahriman (the Devil), which is anathema and utterly absent from Zoroaster’s original teaching, which condemned the Devil and required that he and his followers be resisted. </w:t>
      </w:r>
    </w:p>
  </w:footnote>
  <w:footnote w:id="20">
    <w:p w14:paraId="25095EC0"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449"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450"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451" w:author="Zahid Syed" w:date="2025-09-24T13:00:00Z" w16du:dateUtc="2025-09-24T04:00:00Z">
            <w:rPr>
              <w:rFonts w:ascii="Times New Roman" w:hAnsi="Times New Roman" w:cs="Times New Roman"/>
              <w:sz w:val="20"/>
              <w:szCs w:val="20"/>
            </w:rPr>
          </w:rPrChange>
        </w:rPr>
        <w:t xml:space="preserve"> The </w:t>
      </w:r>
      <w:r w:rsidRPr="00E13F4E">
        <w:rPr>
          <w:rFonts w:ascii="Times New Roman" w:hAnsi="Times New Roman" w:cs="Times New Roman"/>
          <w:b/>
          <w:bCs/>
          <w:color w:val="000000" w:themeColor="text1"/>
          <w:sz w:val="20"/>
          <w:szCs w:val="20"/>
          <w:rPrChange w:id="452" w:author="Zahid Syed" w:date="2025-09-24T13:00:00Z" w16du:dateUtc="2025-09-24T04:00:00Z">
            <w:rPr>
              <w:rFonts w:ascii="Times New Roman" w:hAnsi="Times New Roman" w:cs="Times New Roman"/>
              <w:b/>
              <w:bCs/>
              <w:sz w:val="20"/>
              <w:szCs w:val="20"/>
            </w:rPr>
          </w:rPrChange>
        </w:rPr>
        <w:t xml:space="preserve">Constitution of Medina </w:t>
      </w:r>
      <w:r w:rsidRPr="00E13F4E">
        <w:rPr>
          <w:rFonts w:ascii="Times New Roman" w:hAnsi="Times New Roman" w:cs="Times New Roman"/>
          <w:color w:val="000000" w:themeColor="text1"/>
          <w:sz w:val="20"/>
          <w:szCs w:val="20"/>
          <w:rPrChange w:id="453" w:author="Zahid Syed" w:date="2025-09-24T13:00:00Z" w16du:dateUtc="2025-09-24T04:00:00Z">
            <w:rPr>
              <w:rFonts w:ascii="Times New Roman" w:hAnsi="Times New Roman" w:cs="Times New Roman"/>
              <w:sz w:val="20"/>
              <w:szCs w:val="20"/>
            </w:rPr>
          </w:rPrChange>
        </w:rPr>
        <w:t xml:space="preserve">has few if any known precedents in pre-Islamic history. It reflects the Prophet Muḥammad’s extraordinary diplomatic and organizational skills as well, of course, as his concern for creating sound and mutually beneficial relations with non-Muslims living alongside his Community or under its direct rule. The Constitution is identified in earliest Islamic sources as </w:t>
      </w:r>
      <w:r w:rsidRPr="00E13F4E">
        <w:rPr>
          <w:rFonts w:ascii="Times New Roman" w:eastAsia="Yu Gothic" w:hAnsi="Times New Roman" w:cs="Times New Roman"/>
          <w:i/>
          <w:iCs/>
          <w:color w:val="000000" w:themeColor="text1"/>
          <w:sz w:val="20"/>
          <w:szCs w:val="20"/>
          <w:rPrChange w:id="454" w:author="Zahid Syed" w:date="2025-09-24T13:00:00Z" w16du:dateUtc="2025-09-24T04:00:00Z">
            <w:rPr>
              <w:rFonts w:ascii="Times New Roman" w:eastAsia="Yu Gothic" w:hAnsi="Times New Roman" w:cs="Times New Roman"/>
              <w:i/>
              <w:iCs/>
              <w:color w:val="000000"/>
              <w:sz w:val="20"/>
              <w:szCs w:val="20"/>
            </w:rPr>
          </w:rPrChange>
        </w:rPr>
        <w:t>al-</w:t>
      </w:r>
      <w:r w:rsidRPr="00E13F4E">
        <w:rPr>
          <w:rFonts w:ascii="Times New Roman" w:hAnsi="Times New Roman" w:cs="Times New Roman"/>
          <w:i/>
          <w:iCs/>
          <w:color w:val="000000" w:themeColor="text1"/>
          <w:sz w:val="20"/>
          <w:szCs w:val="20"/>
          <w:rPrChange w:id="455" w:author="Zahid Syed" w:date="2025-09-24T13:00:00Z" w16du:dateUtc="2025-09-24T04:00:00Z">
            <w:rPr>
              <w:rFonts w:ascii="Times New Roman" w:hAnsi="Times New Roman" w:cs="Times New Roman"/>
              <w:i/>
              <w:iCs/>
              <w:sz w:val="20"/>
              <w:szCs w:val="20"/>
            </w:rPr>
          </w:rPrChange>
        </w:rPr>
        <w:t>Ṣaḥīfa</w:t>
      </w:r>
      <w:r w:rsidRPr="00E13F4E">
        <w:rPr>
          <w:rFonts w:ascii="Times New Roman" w:hAnsi="Times New Roman" w:cs="Times New Roman"/>
          <w:color w:val="000000" w:themeColor="text1"/>
          <w:sz w:val="20"/>
          <w:szCs w:val="20"/>
          <w:rPrChange w:id="456" w:author="Zahid Syed" w:date="2025-09-24T13:00:00Z" w16du:dateUtc="2025-09-24T04:00:00Z">
            <w:rPr>
              <w:rFonts w:ascii="Times New Roman" w:hAnsi="Times New Roman" w:cs="Times New Roman"/>
              <w:sz w:val="20"/>
              <w:szCs w:val="20"/>
            </w:rPr>
          </w:rPrChange>
        </w:rPr>
        <w:t xml:space="preserve"> (the Parchment) or </w:t>
      </w:r>
      <w:r w:rsidRPr="00E13F4E">
        <w:rPr>
          <w:rFonts w:ascii="Times New Roman" w:hAnsi="Times New Roman" w:cs="Times New Roman"/>
          <w:i/>
          <w:iCs/>
          <w:color w:val="000000" w:themeColor="text1"/>
          <w:sz w:val="20"/>
          <w:szCs w:val="20"/>
          <w:rPrChange w:id="457" w:author="Zahid Syed" w:date="2025-09-24T13:00:00Z" w16du:dateUtc="2025-09-24T04:00:00Z">
            <w:rPr>
              <w:rFonts w:ascii="Times New Roman" w:hAnsi="Times New Roman" w:cs="Times New Roman"/>
              <w:i/>
              <w:iCs/>
              <w:sz w:val="20"/>
              <w:szCs w:val="20"/>
            </w:rPr>
          </w:rPrChange>
        </w:rPr>
        <w:t>al-Kitāb</w:t>
      </w:r>
      <w:r w:rsidRPr="00E13F4E">
        <w:rPr>
          <w:rFonts w:ascii="Times New Roman" w:hAnsi="Times New Roman" w:cs="Times New Roman"/>
          <w:color w:val="000000" w:themeColor="text1"/>
          <w:sz w:val="20"/>
          <w:szCs w:val="20"/>
          <w:rPrChange w:id="458" w:author="Zahid Syed" w:date="2025-09-24T13:00:00Z" w16du:dateUtc="2025-09-24T04:00:00Z">
            <w:rPr>
              <w:rFonts w:ascii="Times New Roman" w:hAnsi="Times New Roman" w:cs="Times New Roman"/>
              <w:sz w:val="20"/>
              <w:szCs w:val="20"/>
            </w:rPr>
          </w:rPrChange>
        </w:rPr>
        <w:t xml:space="preserve"> (the Document). It is widely regarded among Muslim and Western scholars of Islam as one of the most historically authentic of all the reports that have been handed down regarding the life of the Prophet. They asserted that its context, language, and style argue strongly for its authenticity. Traditional Muslim scholarship has been more concerned with known chains of transmission. On this basis, it acknowledged the Constitution as an important part of the Prophet’s biographical narrative, although they did not grant it the same level of highest authenticity given to the most carefully narrated </w:t>
      </w:r>
      <w:r w:rsidRPr="00E13F4E">
        <w:rPr>
          <w:rFonts w:ascii="Times New Roman" w:hAnsi="Times New Roman" w:cs="Times New Roman"/>
          <w:i/>
          <w:iCs/>
          <w:color w:val="000000" w:themeColor="text1"/>
          <w:sz w:val="20"/>
          <w:szCs w:val="20"/>
          <w:rPrChange w:id="459" w:author="Zahid Syed" w:date="2025-09-24T13:00:00Z" w16du:dateUtc="2025-09-24T04:00:00Z">
            <w:rPr>
              <w:rFonts w:ascii="Times New Roman" w:hAnsi="Times New Roman" w:cs="Times New Roman"/>
              <w:i/>
              <w:iCs/>
              <w:sz w:val="20"/>
              <w:szCs w:val="20"/>
            </w:rPr>
          </w:rPrChange>
        </w:rPr>
        <w:t>Ḥadīth</w:t>
      </w:r>
      <w:r w:rsidRPr="00E13F4E">
        <w:rPr>
          <w:rFonts w:ascii="Times New Roman" w:hAnsi="Times New Roman" w:cs="Times New Roman"/>
          <w:color w:val="000000" w:themeColor="text1"/>
          <w:sz w:val="20"/>
          <w:szCs w:val="20"/>
          <w:rPrChange w:id="460" w:author="Zahid Syed" w:date="2025-09-24T13:00:00Z" w16du:dateUtc="2025-09-24T04:00:00Z">
            <w:rPr>
              <w:rFonts w:ascii="Times New Roman" w:hAnsi="Times New Roman" w:cs="Times New Roman"/>
              <w:sz w:val="20"/>
              <w:szCs w:val="20"/>
            </w:rPr>
          </w:rPrChange>
        </w:rPr>
        <w:t xml:space="preserve"> of the Prophet.</w:t>
      </w:r>
      <w:r w:rsidRPr="00E13F4E" w:rsidDel="00D3433E">
        <w:rPr>
          <w:rFonts w:ascii="Times New Roman" w:hAnsi="Times New Roman" w:cs="Times New Roman"/>
          <w:color w:val="000000" w:themeColor="text1"/>
          <w:sz w:val="20"/>
          <w:szCs w:val="20"/>
          <w:rPrChange w:id="461"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color w:val="000000" w:themeColor="text1"/>
          <w:sz w:val="20"/>
          <w:szCs w:val="20"/>
          <w:rPrChange w:id="462" w:author="Zahid Syed" w:date="2025-09-24T13:00:00Z" w16du:dateUtc="2025-09-24T04:00:00Z">
            <w:rPr>
              <w:rFonts w:ascii="Times New Roman" w:hAnsi="Times New Roman" w:cs="Times New Roman"/>
              <w:sz w:val="20"/>
              <w:szCs w:val="20"/>
            </w:rPr>
          </w:rPrChange>
        </w:rPr>
        <w:t xml:space="preserve">Throughout his life, the Prophet Muḥammad demonstrated remarkable originality and an unmatched ability to “think outside the box,” which continually gave him the advantage over his enemies, who consistently demonstrated that they could not imagine anything that was not already established in Arabian tradition. </w:t>
      </w:r>
    </w:p>
    <w:p w14:paraId="7384B627"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463" w:author="Zahid Syed" w:date="2025-09-24T13:00:00Z" w16du:dateUtc="2025-09-24T04:00:00Z">
            <w:rPr>
              <w:rFonts w:ascii="Times New Roman" w:hAnsi="Times New Roman" w:cs="Times New Roman"/>
              <w:sz w:val="20"/>
              <w:szCs w:val="20"/>
            </w:rPr>
          </w:rPrChange>
        </w:rPr>
      </w:pPr>
      <w:r w:rsidRPr="00E13F4E">
        <w:rPr>
          <w:rFonts w:ascii="Times New Roman" w:hAnsi="Times New Roman" w:cs="Times New Roman"/>
          <w:color w:val="000000" w:themeColor="text1"/>
          <w:sz w:val="20"/>
          <w:szCs w:val="20"/>
          <w:rPrChange w:id="464" w:author="Zahid Syed" w:date="2025-09-24T13:00:00Z" w16du:dateUtc="2025-09-24T04:00:00Z">
            <w:rPr>
              <w:rFonts w:ascii="Times New Roman" w:hAnsi="Times New Roman" w:cs="Times New Roman"/>
              <w:sz w:val="20"/>
              <w:szCs w:val="20"/>
            </w:rPr>
          </w:rPrChange>
        </w:rPr>
        <w:t xml:space="preserve">    The Constitution was negotiated immediately after the Prophet’s arrival over the period of the Prophet’s first three years in Medina. Its agreements with the Jewish tribes of Yathrib are regarded as among the first and the oldest. The Constitution took in, however, all the clans and tribes of Medina--Muslim, Jewish, and Pagan--and incorporated them all--in addition to the newly-arrived Muslims from Mecca--into a single polity, which was meant to cohere to the benefit of all and evince great strength. Thus, although it took the form of a single document, it originated as a series of pacts, each of which stated reciprocal rights and obligations. The Muslims and all the Jewish tribes of Media were to constitute a single Community (</w:t>
      </w:r>
      <w:r w:rsidRPr="00E13F4E">
        <w:rPr>
          <w:rFonts w:ascii="Times New Roman" w:hAnsi="Times New Roman" w:cs="Times New Roman"/>
          <w:i/>
          <w:iCs/>
          <w:color w:val="000000" w:themeColor="text1"/>
          <w:sz w:val="20"/>
          <w:szCs w:val="20"/>
          <w:rPrChange w:id="465" w:author="Zahid Syed" w:date="2025-09-24T13:00:00Z" w16du:dateUtc="2025-09-24T04:00:00Z">
            <w:rPr>
              <w:rFonts w:ascii="Times New Roman" w:hAnsi="Times New Roman" w:cs="Times New Roman"/>
              <w:i/>
              <w:iCs/>
              <w:sz w:val="20"/>
              <w:szCs w:val="20"/>
            </w:rPr>
          </w:rPrChange>
        </w:rPr>
        <w:t>Umma</w:t>
      </w:r>
      <w:r w:rsidRPr="00E13F4E">
        <w:rPr>
          <w:rFonts w:ascii="Times New Roman" w:hAnsi="Times New Roman" w:cs="Times New Roman"/>
          <w:color w:val="000000" w:themeColor="text1"/>
          <w:sz w:val="20"/>
          <w:szCs w:val="20"/>
          <w:rPrChange w:id="466" w:author="Zahid Syed" w:date="2025-09-24T13:00:00Z" w16du:dateUtc="2025-09-24T04:00:00Z">
            <w:rPr>
              <w:rFonts w:ascii="Times New Roman" w:hAnsi="Times New Roman" w:cs="Times New Roman"/>
              <w:sz w:val="20"/>
              <w:szCs w:val="20"/>
            </w:rPr>
          </w:rPrChange>
        </w:rPr>
        <w:t>) to the exclusion of others, which ruled out the idolaters of the oases. The Jews would retain their religion, their wealth, and their properties and would “enjoy the same peace as all believers in God and the Last Day.” In the opening of the document, the Constituion declared Yathrib a holy Sanctuary (</w:t>
      </w:r>
      <w:r w:rsidRPr="00E13F4E">
        <w:rPr>
          <w:rFonts w:ascii="Times New Roman" w:hAnsi="Times New Roman" w:cs="Times New Roman"/>
          <w:i/>
          <w:iCs/>
          <w:color w:val="000000" w:themeColor="text1"/>
          <w:sz w:val="20"/>
          <w:szCs w:val="20"/>
          <w:rPrChange w:id="467" w:author="Zahid Syed" w:date="2025-09-24T13:00:00Z" w16du:dateUtc="2025-09-24T04:00:00Z">
            <w:rPr>
              <w:rFonts w:ascii="Times New Roman" w:hAnsi="Times New Roman" w:cs="Times New Roman"/>
              <w:i/>
              <w:iCs/>
              <w:sz w:val="20"/>
              <w:szCs w:val="20"/>
            </w:rPr>
          </w:rPrChange>
        </w:rPr>
        <w:t>Ḥaram</w:t>
      </w:r>
      <w:r w:rsidRPr="00E13F4E">
        <w:rPr>
          <w:rFonts w:ascii="Times New Roman" w:hAnsi="Times New Roman" w:cs="Times New Roman"/>
          <w:color w:val="000000" w:themeColor="text1"/>
          <w:sz w:val="20"/>
          <w:szCs w:val="20"/>
          <w:rPrChange w:id="468" w:author="Zahid Syed" w:date="2025-09-24T13:00:00Z" w16du:dateUtc="2025-09-24T04:00:00Z">
            <w:rPr>
              <w:rFonts w:ascii="Times New Roman" w:hAnsi="Times New Roman" w:cs="Times New Roman"/>
              <w:sz w:val="20"/>
              <w:szCs w:val="20"/>
            </w:rPr>
          </w:rPrChange>
        </w:rPr>
        <w:t>), where violence and bloodshed were not allowed, and it repeated this same claim in the Constitution’s final clause. Perhaps, most important, the Constitution initiated a new beginning. It made a break from the past, even giving the oasis township a new name. No longer would it be known by its ancient name of Yathrib, but as “Medina” (</w:t>
      </w:r>
      <w:r w:rsidRPr="00E13F4E">
        <w:rPr>
          <w:rFonts w:ascii="Times New Roman" w:hAnsi="Times New Roman" w:cs="Times New Roman"/>
          <w:i/>
          <w:iCs/>
          <w:color w:val="000000" w:themeColor="text1"/>
          <w:sz w:val="20"/>
          <w:szCs w:val="20"/>
          <w:rPrChange w:id="469" w:author="Zahid Syed" w:date="2025-09-24T13:00:00Z" w16du:dateUtc="2025-09-24T04:00:00Z">
            <w:rPr>
              <w:rFonts w:ascii="Times New Roman" w:hAnsi="Times New Roman" w:cs="Times New Roman"/>
              <w:i/>
              <w:iCs/>
              <w:sz w:val="20"/>
              <w:szCs w:val="20"/>
            </w:rPr>
          </w:rPrChange>
        </w:rPr>
        <w:t>al-Madīna</w:t>
      </w:r>
      <w:r w:rsidRPr="00E13F4E">
        <w:rPr>
          <w:rFonts w:ascii="Times New Roman" w:hAnsi="Times New Roman" w:cs="Times New Roman"/>
          <w:color w:val="000000" w:themeColor="text1"/>
          <w:sz w:val="20"/>
          <w:szCs w:val="20"/>
          <w:rPrChange w:id="470" w:author="Zahid Syed" w:date="2025-09-24T13:00:00Z" w16du:dateUtc="2025-09-24T04:00:00Z">
            <w:rPr>
              <w:rFonts w:ascii="Times New Roman" w:hAnsi="Times New Roman" w:cs="Times New Roman"/>
              <w:sz w:val="20"/>
              <w:szCs w:val="20"/>
            </w:rPr>
          </w:rPrChange>
        </w:rPr>
        <w:t>)</w:t>
      </w:r>
      <w:r w:rsidRPr="00E13F4E">
        <w:rPr>
          <w:rFonts w:ascii="Times New Roman" w:hAnsi="Times New Roman" w:cs="Times New Roman"/>
          <w:i/>
          <w:iCs/>
          <w:color w:val="000000" w:themeColor="text1"/>
          <w:sz w:val="20"/>
          <w:szCs w:val="20"/>
          <w:rPrChange w:id="471" w:author="Zahid Syed" w:date="2025-09-24T13:00:00Z" w16du:dateUtc="2025-09-24T04:00:00Z">
            <w:rPr>
              <w:rFonts w:ascii="Times New Roman" w:hAnsi="Times New Roman" w:cs="Times New Roman"/>
              <w:i/>
              <w:iCs/>
              <w:sz w:val="20"/>
              <w:szCs w:val="20"/>
            </w:rPr>
          </w:rPrChange>
        </w:rPr>
        <w:t xml:space="preserve"> </w:t>
      </w:r>
      <w:r w:rsidRPr="00E13F4E">
        <w:rPr>
          <w:rFonts w:ascii="Times New Roman" w:hAnsi="Times New Roman" w:cs="Times New Roman"/>
          <w:color w:val="000000" w:themeColor="text1"/>
          <w:sz w:val="20"/>
          <w:szCs w:val="20"/>
          <w:rPrChange w:id="472" w:author="Zahid Syed" w:date="2025-09-24T13:00:00Z" w16du:dateUtc="2025-09-24T04:00:00Z">
            <w:rPr>
              <w:rFonts w:ascii="Times New Roman" w:hAnsi="Times New Roman" w:cs="Times New Roman"/>
              <w:sz w:val="20"/>
              <w:szCs w:val="20"/>
            </w:rPr>
          </w:rPrChange>
        </w:rPr>
        <w:t xml:space="preserve">(the city of the Prophet). Not only is this an excellent example of the Prophet’s genius for “thinking outside the box,” but it also enunciated something much grander, by hosting ideas that were unimaginable in the past and even issuing in of a new era of human history, not just for Arabia but for the world beyond. </w:t>
      </w:r>
      <w:r w:rsidRPr="00E13F4E" w:rsidDel="00D3433E">
        <w:rPr>
          <w:rFonts w:ascii="Times New Roman" w:hAnsi="Times New Roman" w:cs="Times New Roman"/>
          <w:color w:val="000000" w:themeColor="text1"/>
          <w:sz w:val="20"/>
          <w:szCs w:val="20"/>
          <w:rPrChange w:id="473" w:author="Zahid Syed" w:date="2025-09-24T13:00:00Z" w16du:dateUtc="2025-09-24T04:00:00Z">
            <w:rPr>
              <w:rFonts w:ascii="Times New Roman" w:hAnsi="Times New Roman" w:cs="Times New Roman"/>
              <w:sz w:val="20"/>
              <w:szCs w:val="20"/>
            </w:rPr>
          </w:rPrChange>
        </w:rPr>
        <w:t>I</w:t>
      </w:r>
      <w:r w:rsidRPr="00E13F4E">
        <w:rPr>
          <w:rFonts w:ascii="Times New Roman" w:hAnsi="Times New Roman" w:cs="Times New Roman"/>
          <w:color w:val="000000" w:themeColor="text1"/>
          <w:sz w:val="20"/>
          <w:szCs w:val="20"/>
          <w:rPrChange w:id="474" w:author="Zahid Syed" w:date="2025-09-24T13:00:00Z" w16du:dateUtc="2025-09-24T04:00:00Z">
            <w:rPr>
              <w:rFonts w:ascii="Times New Roman" w:hAnsi="Times New Roman" w:cs="Times New Roman"/>
              <w:sz w:val="20"/>
              <w:szCs w:val="20"/>
            </w:rPr>
          </w:rPrChange>
        </w:rPr>
        <w:t xml:space="preserve">n this regard, the Constitution </w:t>
      </w:r>
      <w:r w:rsidRPr="00E13F4E" w:rsidDel="00D3433E">
        <w:rPr>
          <w:rFonts w:ascii="Times New Roman" w:hAnsi="Times New Roman" w:cs="Times New Roman"/>
          <w:color w:val="000000" w:themeColor="text1"/>
          <w:sz w:val="20"/>
          <w:szCs w:val="20"/>
          <w:rPrChange w:id="475" w:author="Zahid Syed" w:date="2025-09-24T13:00:00Z" w16du:dateUtc="2025-09-24T04:00:00Z">
            <w:rPr>
              <w:rFonts w:ascii="Times New Roman" w:hAnsi="Times New Roman" w:cs="Times New Roman"/>
              <w:sz w:val="20"/>
              <w:szCs w:val="20"/>
            </w:rPr>
          </w:rPrChange>
        </w:rPr>
        <w:t>prefigured greater things that were to come and about which the Prophet had prophesied for more than a decade</w:t>
      </w:r>
      <w:r w:rsidRPr="00E13F4E">
        <w:rPr>
          <w:rFonts w:ascii="Times New Roman" w:hAnsi="Times New Roman" w:cs="Times New Roman"/>
          <w:color w:val="000000" w:themeColor="text1"/>
          <w:sz w:val="20"/>
          <w:szCs w:val="20"/>
          <w:rPrChange w:id="476" w:author="Zahid Syed" w:date="2025-09-24T13:00:00Z" w16du:dateUtc="2025-09-24T04:00:00Z">
            <w:rPr>
              <w:rFonts w:ascii="Times New Roman" w:hAnsi="Times New Roman" w:cs="Times New Roman"/>
              <w:sz w:val="20"/>
              <w:szCs w:val="20"/>
            </w:rPr>
          </w:rPrChange>
        </w:rPr>
        <w:t>. It was one of many heralds of</w:t>
      </w:r>
      <w:r w:rsidRPr="00E13F4E" w:rsidDel="00D3433E">
        <w:rPr>
          <w:rFonts w:ascii="Times New Roman" w:hAnsi="Times New Roman" w:cs="Times New Roman"/>
          <w:color w:val="000000" w:themeColor="text1"/>
          <w:sz w:val="20"/>
          <w:szCs w:val="20"/>
          <w:rPrChange w:id="477" w:author="Zahid Syed" w:date="2025-09-24T13:00:00Z" w16du:dateUtc="2025-09-24T04:00:00Z">
            <w:rPr>
              <w:rFonts w:ascii="Times New Roman" w:hAnsi="Times New Roman" w:cs="Times New Roman"/>
              <w:sz w:val="20"/>
              <w:szCs w:val="20"/>
            </w:rPr>
          </w:rPrChange>
        </w:rPr>
        <w:t xml:space="preserve"> the establishment of the great Islamic world polity</w:t>
      </w:r>
      <w:r w:rsidRPr="00E13F4E">
        <w:rPr>
          <w:rFonts w:ascii="Times New Roman" w:hAnsi="Times New Roman" w:cs="Times New Roman"/>
          <w:color w:val="000000" w:themeColor="text1"/>
          <w:sz w:val="20"/>
          <w:szCs w:val="20"/>
          <w:rPrChange w:id="478" w:author="Zahid Syed" w:date="2025-09-24T13:00:00Z" w16du:dateUtc="2025-09-24T04:00:00Z">
            <w:rPr>
              <w:rFonts w:ascii="Times New Roman" w:hAnsi="Times New Roman" w:cs="Times New Roman"/>
              <w:sz w:val="20"/>
              <w:szCs w:val="20"/>
            </w:rPr>
          </w:rPrChange>
        </w:rPr>
        <w:t>, beginning with</w:t>
      </w:r>
      <w:r w:rsidRPr="00E13F4E" w:rsidDel="00D3433E">
        <w:rPr>
          <w:rFonts w:ascii="Times New Roman" w:hAnsi="Times New Roman" w:cs="Times New Roman"/>
          <w:color w:val="000000" w:themeColor="text1"/>
          <w:sz w:val="20"/>
          <w:szCs w:val="20"/>
          <w:rPrChange w:id="479" w:author="Zahid Syed" w:date="2025-09-24T13:00:00Z" w16du:dateUtc="2025-09-24T04:00:00Z">
            <w:rPr>
              <w:rFonts w:ascii="Times New Roman" w:hAnsi="Times New Roman" w:cs="Times New Roman"/>
              <w:sz w:val="20"/>
              <w:szCs w:val="20"/>
            </w:rPr>
          </w:rPrChange>
        </w:rPr>
        <w:t xml:space="preserve"> the post-Prophetic</w:t>
      </w:r>
      <w:r w:rsidRPr="00E13F4E">
        <w:rPr>
          <w:rFonts w:ascii="Times New Roman" w:hAnsi="Times New Roman" w:cs="Times New Roman"/>
          <w:color w:val="000000" w:themeColor="text1"/>
          <w:sz w:val="20"/>
          <w:szCs w:val="20"/>
          <w:rPrChange w:id="480" w:author="Zahid Syed" w:date="2025-09-24T13:00:00Z" w16du:dateUtc="2025-09-24T04:00:00Z">
            <w:rPr>
              <w:rFonts w:ascii="Times New Roman" w:hAnsi="Times New Roman" w:cs="Times New Roman"/>
              <w:sz w:val="20"/>
              <w:szCs w:val="20"/>
            </w:rPr>
          </w:rPrChange>
        </w:rPr>
        <w:t xml:space="preserve"> C</w:t>
      </w:r>
      <w:r w:rsidRPr="00E13F4E" w:rsidDel="00D3433E">
        <w:rPr>
          <w:rFonts w:ascii="Times New Roman" w:hAnsi="Times New Roman" w:cs="Times New Roman"/>
          <w:color w:val="000000" w:themeColor="text1"/>
          <w:sz w:val="20"/>
          <w:szCs w:val="20"/>
          <w:rPrChange w:id="481" w:author="Zahid Syed" w:date="2025-09-24T13:00:00Z" w16du:dateUtc="2025-09-24T04:00:00Z">
            <w:rPr>
              <w:rFonts w:ascii="Times New Roman" w:hAnsi="Times New Roman" w:cs="Times New Roman"/>
              <w:sz w:val="20"/>
              <w:szCs w:val="20"/>
            </w:rPr>
          </w:rPrChange>
        </w:rPr>
        <w:t>aliphate</w:t>
      </w:r>
      <w:r w:rsidRPr="00E13F4E">
        <w:rPr>
          <w:rFonts w:ascii="Times New Roman" w:hAnsi="Times New Roman" w:cs="Times New Roman"/>
          <w:color w:val="000000" w:themeColor="text1"/>
          <w:sz w:val="20"/>
          <w:szCs w:val="20"/>
          <w:rPrChange w:id="482" w:author="Zahid Syed" w:date="2025-09-24T13:00:00Z" w16du:dateUtc="2025-09-24T04:00:00Z">
            <w:rPr>
              <w:rFonts w:ascii="Times New Roman" w:hAnsi="Times New Roman" w:cs="Times New Roman"/>
              <w:sz w:val="20"/>
              <w:szCs w:val="20"/>
            </w:rPr>
          </w:rPrChange>
        </w:rPr>
        <w:t>, which</w:t>
      </w:r>
      <w:r w:rsidRPr="00E13F4E" w:rsidDel="00D3433E">
        <w:rPr>
          <w:rFonts w:ascii="Times New Roman" w:hAnsi="Times New Roman" w:cs="Times New Roman"/>
          <w:color w:val="000000" w:themeColor="text1"/>
          <w:sz w:val="20"/>
          <w:szCs w:val="20"/>
          <w:rPrChange w:id="483" w:author="Zahid Syed" w:date="2025-09-24T13:00:00Z" w16du:dateUtc="2025-09-24T04:00:00Z">
            <w:rPr>
              <w:rFonts w:ascii="Times New Roman" w:hAnsi="Times New Roman" w:cs="Times New Roman"/>
              <w:sz w:val="20"/>
              <w:szCs w:val="20"/>
            </w:rPr>
          </w:rPrChange>
        </w:rPr>
        <w:t xml:space="preserve"> would inherit the Persian Empire, the lion’s share of </w:t>
      </w:r>
      <w:r w:rsidRPr="00E13F4E">
        <w:rPr>
          <w:rFonts w:ascii="Times New Roman" w:hAnsi="Times New Roman" w:cs="Times New Roman"/>
          <w:color w:val="000000" w:themeColor="text1"/>
          <w:sz w:val="20"/>
          <w:szCs w:val="20"/>
          <w:rPrChange w:id="484" w:author="Zahid Syed" w:date="2025-09-24T13:00:00Z" w16du:dateUtc="2025-09-24T04:00:00Z">
            <w:rPr>
              <w:rFonts w:ascii="Times New Roman" w:hAnsi="Times New Roman" w:cs="Times New Roman"/>
              <w:sz w:val="20"/>
              <w:szCs w:val="20"/>
            </w:rPr>
          </w:rPrChange>
        </w:rPr>
        <w:t xml:space="preserve">New </w:t>
      </w:r>
      <w:r w:rsidRPr="00E13F4E" w:rsidDel="00D3433E">
        <w:rPr>
          <w:rFonts w:ascii="Times New Roman" w:hAnsi="Times New Roman" w:cs="Times New Roman"/>
          <w:color w:val="000000" w:themeColor="text1"/>
          <w:sz w:val="20"/>
          <w:szCs w:val="20"/>
          <w:rPrChange w:id="485" w:author="Zahid Syed" w:date="2025-09-24T13:00:00Z" w16du:dateUtc="2025-09-24T04:00:00Z">
            <w:rPr>
              <w:rFonts w:ascii="Times New Roman" w:hAnsi="Times New Roman" w:cs="Times New Roman"/>
              <w:sz w:val="20"/>
              <w:szCs w:val="20"/>
            </w:rPr>
          </w:rPrChange>
        </w:rPr>
        <w:t xml:space="preserve">Rome (Byzantium, Iberia, and Sicily), and </w:t>
      </w:r>
      <w:r w:rsidRPr="00E13F4E">
        <w:rPr>
          <w:rFonts w:ascii="Times New Roman" w:hAnsi="Times New Roman" w:cs="Times New Roman"/>
          <w:color w:val="000000" w:themeColor="text1"/>
          <w:sz w:val="20"/>
          <w:szCs w:val="20"/>
          <w:rPrChange w:id="486" w:author="Zahid Syed" w:date="2025-09-24T13:00:00Z" w16du:dateUtc="2025-09-24T04:00:00Z">
            <w:rPr>
              <w:rFonts w:ascii="Times New Roman" w:hAnsi="Times New Roman" w:cs="Times New Roman"/>
              <w:sz w:val="20"/>
              <w:szCs w:val="20"/>
            </w:rPr>
          </w:rPrChange>
        </w:rPr>
        <w:t>establish itself</w:t>
      </w:r>
      <w:r w:rsidRPr="00E13F4E" w:rsidDel="00D3433E">
        <w:rPr>
          <w:rFonts w:ascii="Times New Roman" w:hAnsi="Times New Roman" w:cs="Times New Roman"/>
          <w:color w:val="000000" w:themeColor="text1"/>
          <w:sz w:val="20"/>
          <w:szCs w:val="20"/>
          <w:rPrChange w:id="487" w:author="Zahid Syed" w:date="2025-09-24T13:00:00Z" w16du:dateUtc="2025-09-24T04:00:00Z">
            <w:rPr>
              <w:rFonts w:ascii="Times New Roman" w:hAnsi="Times New Roman" w:cs="Times New Roman"/>
              <w:sz w:val="20"/>
              <w:szCs w:val="20"/>
            </w:rPr>
          </w:rPrChange>
        </w:rPr>
        <w:t xml:space="preserve"> at the economic and strategic center of the </w:t>
      </w:r>
      <w:r w:rsidRPr="00E13F4E">
        <w:rPr>
          <w:rFonts w:ascii="Times New Roman" w:hAnsi="Times New Roman" w:cs="Times New Roman"/>
          <w:color w:val="000000" w:themeColor="text1"/>
          <w:sz w:val="20"/>
          <w:szCs w:val="20"/>
          <w:rPrChange w:id="488" w:author="Zahid Syed" w:date="2025-09-24T13:00:00Z" w16du:dateUtc="2025-09-24T04:00:00Z">
            <w:rPr>
              <w:rFonts w:ascii="Times New Roman" w:hAnsi="Times New Roman" w:cs="Times New Roman"/>
              <w:sz w:val="20"/>
              <w:szCs w:val="20"/>
            </w:rPr>
          </w:rPrChange>
        </w:rPr>
        <w:t xml:space="preserve">world </w:t>
      </w:r>
      <w:r w:rsidRPr="00E13F4E" w:rsidDel="00D3433E">
        <w:rPr>
          <w:rFonts w:ascii="Times New Roman" w:hAnsi="Times New Roman" w:cs="Times New Roman"/>
          <w:color w:val="000000" w:themeColor="text1"/>
          <w:sz w:val="20"/>
          <w:szCs w:val="20"/>
          <w:rPrChange w:id="489" w:author="Zahid Syed" w:date="2025-09-24T13:00:00Z" w16du:dateUtc="2025-09-24T04:00:00Z">
            <w:rPr>
              <w:rFonts w:ascii="Times New Roman" w:hAnsi="Times New Roman" w:cs="Times New Roman"/>
              <w:sz w:val="20"/>
              <w:szCs w:val="20"/>
            </w:rPr>
          </w:rPrChange>
        </w:rPr>
        <w:t xml:space="preserve">markets and market ways of </w:t>
      </w:r>
      <w:r w:rsidRPr="00E13F4E">
        <w:rPr>
          <w:rFonts w:ascii="Times New Roman" w:hAnsi="Times New Roman" w:cs="Times New Roman"/>
          <w:color w:val="000000" w:themeColor="text1"/>
          <w:sz w:val="20"/>
          <w:szCs w:val="20"/>
          <w:rPrChange w:id="490" w:author="Zahid Syed" w:date="2025-09-24T13:00:00Z" w16du:dateUtc="2025-09-24T04:00:00Z">
            <w:rPr>
              <w:rFonts w:ascii="Times New Roman" w:hAnsi="Times New Roman" w:cs="Times New Roman"/>
              <w:sz w:val="20"/>
              <w:szCs w:val="20"/>
            </w:rPr>
          </w:rPrChange>
        </w:rPr>
        <w:t xml:space="preserve">that time in </w:t>
      </w:r>
      <w:r w:rsidRPr="00E13F4E" w:rsidDel="00D3433E">
        <w:rPr>
          <w:rFonts w:ascii="Times New Roman" w:hAnsi="Times New Roman" w:cs="Times New Roman"/>
          <w:color w:val="000000" w:themeColor="text1"/>
          <w:sz w:val="20"/>
          <w:szCs w:val="20"/>
          <w:rPrChange w:id="491" w:author="Zahid Syed" w:date="2025-09-24T13:00:00Z" w16du:dateUtc="2025-09-24T04:00:00Z">
            <w:rPr>
              <w:rFonts w:ascii="Times New Roman" w:hAnsi="Times New Roman" w:cs="Times New Roman"/>
              <w:sz w:val="20"/>
              <w:szCs w:val="20"/>
            </w:rPr>
          </w:rPrChange>
        </w:rPr>
        <w:t>Eurasia and Africa</w:t>
      </w:r>
      <w:r w:rsidRPr="00E13F4E">
        <w:rPr>
          <w:rFonts w:ascii="Times New Roman" w:hAnsi="Times New Roman" w:cs="Times New Roman"/>
          <w:color w:val="000000" w:themeColor="text1"/>
          <w:sz w:val="20"/>
          <w:szCs w:val="20"/>
          <w:rPrChange w:id="492" w:author="Zahid Syed" w:date="2025-09-24T13:00:00Z" w16du:dateUtc="2025-09-24T04:00:00Z">
            <w:rPr>
              <w:rFonts w:ascii="Times New Roman" w:hAnsi="Times New Roman" w:cs="Times New Roman"/>
              <w:sz w:val="20"/>
              <w:szCs w:val="20"/>
            </w:rPr>
          </w:rPrChange>
        </w:rPr>
        <w:t>, which would last</w:t>
      </w:r>
      <w:r w:rsidRPr="00E13F4E" w:rsidDel="00D3433E">
        <w:rPr>
          <w:rFonts w:ascii="Times New Roman" w:hAnsi="Times New Roman" w:cs="Times New Roman"/>
          <w:color w:val="000000" w:themeColor="text1"/>
          <w:sz w:val="20"/>
          <w:szCs w:val="20"/>
          <w:rPrChange w:id="493" w:author="Zahid Syed" w:date="2025-09-24T13:00:00Z" w16du:dateUtc="2025-09-24T04:00:00Z">
            <w:rPr>
              <w:rFonts w:ascii="Times New Roman" w:hAnsi="Times New Roman" w:cs="Times New Roman"/>
              <w:sz w:val="20"/>
              <w:szCs w:val="20"/>
            </w:rPr>
          </w:rPrChange>
        </w:rPr>
        <w:t xml:space="preserve"> for more than a thousand years</w:t>
      </w:r>
      <w:r w:rsidRPr="00E13F4E">
        <w:rPr>
          <w:rFonts w:ascii="Times New Roman" w:hAnsi="Times New Roman" w:cs="Times New Roman"/>
          <w:color w:val="000000" w:themeColor="text1"/>
          <w:sz w:val="20"/>
          <w:szCs w:val="20"/>
          <w:rPrChange w:id="494" w:author="Zahid Syed" w:date="2025-09-24T13:00:00Z" w16du:dateUtc="2025-09-24T04:00:00Z">
            <w:rPr>
              <w:rFonts w:ascii="Times New Roman" w:hAnsi="Times New Roman" w:cs="Times New Roman"/>
              <w:sz w:val="20"/>
              <w:szCs w:val="20"/>
            </w:rPr>
          </w:rPrChange>
        </w:rPr>
        <w:t>. It must be noted that</w:t>
      </w:r>
      <w:r w:rsidRPr="00E13F4E" w:rsidDel="00D3433E">
        <w:rPr>
          <w:rFonts w:ascii="Times New Roman" w:hAnsi="Times New Roman" w:cs="Times New Roman"/>
          <w:color w:val="000000" w:themeColor="text1"/>
          <w:sz w:val="20"/>
          <w:szCs w:val="20"/>
          <w:rPrChange w:id="495"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color w:val="000000" w:themeColor="text1"/>
          <w:sz w:val="20"/>
          <w:szCs w:val="20"/>
          <w:rPrChange w:id="496" w:author="Zahid Syed" w:date="2025-09-24T13:00:00Z" w16du:dateUtc="2025-09-24T04:00:00Z">
            <w:rPr>
              <w:rFonts w:ascii="Times New Roman" w:hAnsi="Times New Roman" w:cs="Times New Roman"/>
              <w:sz w:val="20"/>
              <w:szCs w:val="20"/>
            </w:rPr>
          </w:rPrChange>
        </w:rPr>
        <w:t>the Constitution</w:t>
      </w:r>
      <w:r w:rsidRPr="00E13F4E" w:rsidDel="00D3433E">
        <w:rPr>
          <w:rFonts w:ascii="Times New Roman" w:hAnsi="Times New Roman" w:cs="Times New Roman"/>
          <w:color w:val="000000" w:themeColor="text1"/>
          <w:sz w:val="20"/>
          <w:szCs w:val="20"/>
          <w:rPrChange w:id="497" w:author="Zahid Syed" w:date="2025-09-24T13:00:00Z" w16du:dateUtc="2025-09-24T04:00:00Z">
            <w:rPr>
              <w:rFonts w:ascii="Times New Roman" w:hAnsi="Times New Roman" w:cs="Times New Roman"/>
              <w:sz w:val="20"/>
              <w:szCs w:val="20"/>
            </w:rPr>
          </w:rPrChange>
        </w:rPr>
        <w:t xml:space="preserve"> accomplished the primary purpose of the Prophet’s </w:t>
      </w:r>
      <w:r w:rsidRPr="00E13F4E">
        <w:rPr>
          <w:rFonts w:ascii="Times New Roman" w:hAnsi="Times New Roman" w:cs="Times New Roman"/>
          <w:color w:val="000000" w:themeColor="text1"/>
          <w:sz w:val="20"/>
          <w:szCs w:val="20"/>
          <w:rPrChange w:id="498" w:author="Zahid Syed" w:date="2025-09-24T13:00:00Z" w16du:dateUtc="2025-09-24T04:00:00Z">
            <w:rPr>
              <w:rFonts w:ascii="Times New Roman" w:hAnsi="Times New Roman" w:cs="Times New Roman"/>
              <w:sz w:val="20"/>
              <w:szCs w:val="20"/>
            </w:rPr>
          </w:rPrChange>
        </w:rPr>
        <w:t>Migration</w:t>
      </w:r>
      <w:r w:rsidRPr="00E13F4E" w:rsidDel="00D3433E">
        <w:rPr>
          <w:rFonts w:ascii="Times New Roman" w:hAnsi="Times New Roman" w:cs="Times New Roman"/>
          <w:color w:val="000000" w:themeColor="text1"/>
          <w:sz w:val="20"/>
          <w:szCs w:val="20"/>
          <w:rPrChange w:id="499" w:author="Zahid Syed" w:date="2025-09-24T13:00:00Z" w16du:dateUtc="2025-09-24T04:00:00Z">
            <w:rPr>
              <w:rFonts w:ascii="Times New Roman" w:hAnsi="Times New Roman" w:cs="Times New Roman"/>
              <w:sz w:val="20"/>
              <w:szCs w:val="20"/>
            </w:rPr>
          </w:rPrChange>
        </w:rPr>
        <w:t xml:space="preserve"> to Medina</w:t>
      </w:r>
      <w:r w:rsidRPr="00E13F4E">
        <w:rPr>
          <w:rFonts w:ascii="Times New Roman" w:hAnsi="Times New Roman" w:cs="Times New Roman"/>
          <w:color w:val="000000" w:themeColor="text1"/>
          <w:sz w:val="20"/>
          <w:szCs w:val="20"/>
          <w:rPrChange w:id="500" w:author="Zahid Syed" w:date="2025-09-24T13:00:00Z" w16du:dateUtc="2025-09-24T04:00:00Z">
            <w:rPr>
              <w:rFonts w:ascii="Times New Roman" w:hAnsi="Times New Roman" w:cs="Times New Roman"/>
              <w:sz w:val="20"/>
              <w:szCs w:val="20"/>
            </w:rPr>
          </w:rPrChange>
        </w:rPr>
        <w:t>, which was to establish peace in the oasis and</w:t>
      </w:r>
      <w:r w:rsidRPr="00E13F4E" w:rsidDel="00D3433E">
        <w:rPr>
          <w:rFonts w:ascii="Times New Roman" w:hAnsi="Times New Roman" w:cs="Times New Roman"/>
          <w:color w:val="000000" w:themeColor="text1"/>
          <w:sz w:val="20"/>
          <w:szCs w:val="20"/>
          <w:rPrChange w:id="501" w:author="Zahid Syed" w:date="2025-09-24T13:00:00Z" w16du:dateUtc="2025-09-24T04:00:00Z">
            <w:rPr>
              <w:rFonts w:ascii="Times New Roman" w:hAnsi="Times New Roman" w:cs="Times New Roman"/>
              <w:sz w:val="20"/>
              <w:szCs w:val="20"/>
            </w:rPr>
          </w:rPrChange>
        </w:rPr>
        <w:t xml:space="preserve"> bring</w:t>
      </w:r>
      <w:r w:rsidRPr="00E13F4E">
        <w:rPr>
          <w:rFonts w:ascii="Times New Roman" w:hAnsi="Times New Roman" w:cs="Times New Roman"/>
          <w:color w:val="000000" w:themeColor="text1"/>
          <w:sz w:val="20"/>
          <w:szCs w:val="20"/>
          <w:rPrChange w:id="502" w:author="Zahid Syed" w:date="2025-09-24T13:00:00Z" w16du:dateUtc="2025-09-24T04:00:00Z">
            <w:rPr>
              <w:rFonts w:ascii="Times New Roman" w:hAnsi="Times New Roman" w:cs="Times New Roman"/>
              <w:sz w:val="20"/>
              <w:szCs w:val="20"/>
            </w:rPr>
          </w:rPrChange>
        </w:rPr>
        <w:t xml:space="preserve"> an</w:t>
      </w:r>
      <w:r w:rsidRPr="00E13F4E" w:rsidDel="00D3433E">
        <w:rPr>
          <w:rFonts w:ascii="Times New Roman" w:hAnsi="Times New Roman" w:cs="Times New Roman"/>
          <w:color w:val="000000" w:themeColor="text1"/>
          <w:sz w:val="20"/>
          <w:szCs w:val="20"/>
          <w:rPrChange w:id="503" w:author="Zahid Syed" w:date="2025-09-24T13:00:00Z" w16du:dateUtc="2025-09-24T04:00:00Z">
            <w:rPr>
              <w:rFonts w:ascii="Times New Roman" w:hAnsi="Times New Roman" w:cs="Times New Roman"/>
              <w:sz w:val="20"/>
              <w:szCs w:val="20"/>
            </w:rPr>
          </w:rPrChange>
        </w:rPr>
        <w:t xml:space="preserve"> end to</w:t>
      </w:r>
      <w:r w:rsidRPr="00E13F4E">
        <w:rPr>
          <w:rFonts w:ascii="Times New Roman" w:hAnsi="Times New Roman" w:cs="Times New Roman"/>
          <w:color w:val="000000" w:themeColor="text1"/>
          <w:sz w:val="20"/>
          <w:szCs w:val="20"/>
          <w:rPrChange w:id="504" w:author="Zahid Syed" w:date="2025-09-24T13:00:00Z" w16du:dateUtc="2025-09-24T04:00:00Z">
            <w:rPr>
              <w:rFonts w:ascii="Times New Roman" w:hAnsi="Times New Roman" w:cs="Times New Roman"/>
              <w:sz w:val="20"/>
              <w:szCs w:val="20"/>
            </w:rPr>
          </w:rPrChange>
        </w:rPr>
        <w:t xml:space="preserve"> the</w:t>
      </w:r>
      <w:r w:rsidRPr="00E13F4E" w:rsidDel="00D3433E">
        <w:rPr>
          <w:rFonts w:ascii="Times New Roman" w:hAnsi="Times New Roman" w:cs="Times New Roman"/>
          <w:color w:val="000000" w:themeColor="text1"/>
          <w:sz w:val="20"/>
          <w:szCs w:val="20"/>
          <w:rPrChange w:id="505" w:author="Zahid Syed" w:date="2025-09-24T13:00:00Z" w16du:dateUtc="2025-09-24T04:00:00Z">
            <w:rPr>
              <w:rFonts w:ascii="Times New Roman" w:hAnsi="Times New Roman" w:cs="Times New Roman"/>
              <w:sz w:val="20"/>
              <w:szCs w:val="20"/>
            </w:rPr>
          </w:rPrChange>
        </w:rPr>
        <w:t xml:space="preserve"> internecine civil war that had festered </w:t>
      </w:r>
      <w:r w:rsidRPr="00E13F4E">
        <w:rPr>
          <w:rFonts w:ascii="Times New Roman" w:hAnsi="Times New Roman" w:cs="Times New Roman"/>
          <w:color w:val="000000" w:themeColor="text1"/>
          <w:sz w:val="20"/>
          <w:szCs w:val="20"/>
          <w:rPrChange w:id="506" w:author="Zahid Syed" w:date="2025-09-24T13:00:00Z" w16du:dateUtc="2025-09-24T04:00:00Z">
            <w:rPr>
              <w:rFonts w:ascii="Times New Roman" w:hAnsi="Times New Roman" w:cs="Times New Roman"/>
              <w:sz w:val="20"/>
              <w:szCs w:val="20"/>
            </w:rPr>
          </w:rPrChange>
        </w:rPr>
        <w:t xml:space="preserve">there </w:t>
      </w:r>
      <w:r w:rsidRPr="00E13F4E" w:rsidDel="00D3433E">
        <w:rPr>
          <w:rFonts w:ascii="Times New Roman" w:hAnsi="Times New Roman" w:cs="Times New Roman"/>
          <w:color w:val="000000" w:themeColor="text1"/>
          <w:sz w:val="20"/>
          <w:szCs w:val="20"/>
          <w:rPrChange w:id="507" w:author="Zahid Syed" w:date="2025-09-24T13:00:00Z" w16du:dateUtc="2025-09-24T04:00:00Z">
            <w:rPr>
              <w:rFonts w:ascii="Times New Roman" w:hAnsi="Times New Roman" w:cs="Times New Roman"/>
              <w:sz w:val="20"/>
              <w:szCs w:val="20"/>
            </w:rPr>
          </w:rPrChange>
        </w:rPr>
        <w:t>for generations</w:t>
      </w:r>
      <w:r w:rsidRPr="00E13F4E">
        <w:rPr>
          <w:rFonts w:ascii="Times New Roman" w:hAnsi="Times New Roman" w:cs="Times New Roman"/>
          <w:color w:val="000000" w:themeColor="text1"/>
          <w:sz w:val="20"/>
          <w:szCs w:val="20"/>
          <w:rPrChange w:id="508" w:author="Zahid Syed" w:date="2025-09-24T13:00:00Z" w16du:dateUtc="2025-09-24T04:00:00Z">
            <w:rPr>
              <w:rFonts w:ascii="Times New Roman" w:hAnsi="Times New Roman" w:cs="Times New Roman"/>
              <w:sz w:val="20"/>
              <w:szCs w:val="20"/>
            </w:rPr>
          </w:rPrChange>
        </w:rPr>
        <w:t>. The Muslim clans of Medina</w:t>
      </w:r>
      <w:r w:rsidRPr="00E13F4E" w:rsidDel="00D3433E">
        <w:rPr>
          <w:rFonts w:ascii="Times New Roman" w:hAnsi="Times New Roman" w:cs="Times New Roman"/>
          <w:color w:val="000000" w:themeColor="text1"/>
          <w:sz w:val="20"/>
          <w:szCs w:val="20"/>
          <w:rPrChange w:id="509" w:author="Zahid Syed" w:date="2025-09-24T13:00:00Z" w16du:dateUtc="2025-09-24T04:00:00Z">
            <w:rPr>
              <w:rFonts w:ascii="Times New Roman" w:hAnsi="Times New Roman" w:cs="Times New Roman"/>
              <w:sz w:val="20"/>
              <w:szCs w:val="20"/>
            </w:rPr>
          </w:rPrChange>
        </w:rPr>
        <w:t xml:space="preserve"> had</w:t>
      </w:r>
      <w:r w:rsidRPr="00E13F4E">
        <w:rPr>
          <w:rFonts w:ascii="Times New Roman" w:hAnsi="Times New Roman" w:cs="Times New Roman"/>
          <w:color w:val="000000" w:themeColor="text1"/>
          <w:sz w:val="20"/>
          <w:szCs w:val="20"/>
          <w:rPrChange w:id="510" w:author="Zahid Syed" w:date="2025-09-24T13:00:00Z" w16du:dateUtc="2025-09-24T04:00:00Z">
            <w:rPr>
              <w:rFonts w:ascii="Times New Roman" w:hAnsi="Times New Roman" w:cs="Times New Roman"/>
              <w:sz w:val="20"/>
              <w:szCs w:val="20"/>
            </w:rPr>
          </w:rPrChange>
        </w:rPr>
        <w:t xml:space="preserve"> invited</w:t>
      </w:r>
      <w:r w:rsidRPr="00E13F4E" w:rsidDel="00D3433E">
        <w:rPr>
          <w:rFonts w:ascii="Times New Roman" w:hAnsi="Times New Roman" w:cs="Times New Roman"/>
          <w:color w:val="000000" w:themeColor="text1"/>
          <w:sz w:val="20"/>
          <w:szCs w:val="20"/>
          <w:rPrChange w:id="511" w:author="Zahid Syed" w:date="2025-09-24T13:00:00Z" w16du:dateUtc="2025-09-24T04:00:00Z">
            <w:rPr>
              <w:rFonts w:ascii="Times New Roman" w:hAnsi="Times New Roman" w:cs="Times New Roman"/>
              <w:sz w:val="20"/>
              <w:szCs w:val="20"/>
            </w:rPr>
          </w:rPrChange>
        </w:rPr>
        <w:t xml:space="preserve"> the Prophet</w:t>
      </w:r>
      <w:r w:rsidRPr="00E13F4E">
        <w:rPr>
          <w:rFonts w:ascii="Times New Roman" w:hAnsi="Times New Roman" w:cs="Times New Roman"/>
          <w:color w:val="000000" w:themeColor="text1"/>
          <w:sz w:val="20"/>
          <w:szCs w:val="20"/>
          <w:rPrChange w:id="512" w:author="Zahid Syed" w:date="2025-09-24T13:00:00Z" w16du:dateUtc="2025-09-24T04:00:00Z">
            <w:rPr>
              <w:rFonts w:ascii="Times New Roman" w:hAnsi="Times New Roman" w:cs="Times New Roman"/>
              <w:sz w:val="20"/>
              <w:szCs w:val="20"/>
            </w:rPr>
          </w:rPrChange>
        </w:rPr>
        <w:t xml:space="preserve"> as their leader and</w:t>
      </w:r>
      <w:r w:rsidRPr="00E13F4E" w:rsidDel="00D3433E">
        <w:rPr>
          <w:rFonts w:ascii="Times New Roman" w:hAnsi="Times New Roman" w:cs="Times New Roman"/>
          <w:color w:val="000000" w:themeColor="text1"/>
          <w:sz w:val="20"/>
          <w:szCs w:val="20"/>
          <w:rPrChange w:id="513" w:author="Zahid Syed" w:date="2025-09-24T13:00:00Z" w16du:dateUtc="2025-09-24T04:00:00Z">
            <w:rPr>
              <w:rFonts w:ascii="Times New Roman" w:hAnsi="Times New Roman" w:cs="Times New Roman"/>
              <w:sz w:val="20"/>
              <w:szCs w:val="20"/>
            </w:rPr>
          </w:rPrChange>
        </w:rPr>
        <w:t xml:space="preserve"> guide with the </w:t>
      </w:r>
      <w:r w:rsidRPr="00E13F4E">
        <w:rPr>
          <w:rFonts w:ascii="Times New Roman" w:hAnsi="Times New Roman" w:cs="Times New Roman"/>
          <w:color w:val="000000" w:themeColor="text1"/>
          <w:sz w:val="20"/>
          <w:szCs w:val="20"/>
          <w:rPrChange w:id="514" w:author="Zahid Syed" w:date="2025-09-24T13:00:00Z" w16du:dateUtc="2025-09-24T04:00:00Z">
            <w:rPr>
              <w:rFonts w:ascii="Times New Roman" w:hAnsi="Times New Roman" w:cs="Times New Roman"/>
              <w:sz w:val="20"/>
              <w:szCs w:val="20"/>
            </w:rPr>
          </w:rPrChange>
        </w:rPr>
        <w:t xml:space="preserve">first </w:t>
      </w:r>
      <w:r w:rsidRPr="00E13F4E" w:rsidDel="00D3433E">
        <w:rPr>
          <w:rFonts w:ascii="Times New Roman" w:hAnsi="Times New Roman" w:cs="Times New Roman"/>
          <w:color w:val="000000" w:themeColor="text1"/>
          <w:sz w:val="20"/>
          <w:szCs w:val="20"/>
          <w:rPrChange w:id="515" w:author="Zahid Syed" w:date="2025-09-24T13:00:00Z" w16du:dateUtc="2025-09-24T04:00:00Z">
            <w:rPr>
              <w:rFonts w:ascii="Times New Roman" w:hAnsi="Times New Roman" w:cs="Times New Roman"/>
              <w:sz w:val="20"/>
              <w:szCs w:val="20"/>
            </w:rPr>
          </w:rPrChange>
        </w:rPr>
        <w:t>object</w:t>
      </w:r>
      <w:r w:rsidRPr="00E13F4E">
        <w:rPr>
          <w:rFonts w:ascii="Times New Roman" w:hAnsi="Times New Roman" w:cs="Times New Roman"/>
          <w:color w:val="000000" w:themeColor="text1"/>
          <w:sz w:val="20"/>
          <w:szCs w:val="20"/>
          <w:rPrChange w:id="516" w:author="Zahid Syed" w:date="2025-09-24T13:00:00Z" w16du:dateUtc="2025-09-24T04:00:00Z">
            <w:rPr>
              <w:rFonts w:ascii="Times New Roman" w:hAnsi="Times New Roman" w:cs="Times New Roman"/>
              <w:sz w:val="20"/>
              <w:szCs w:val="20"/>
            </w:rPr>
          </w:rPrChange>
        </w:rPr>
        <w:t xml:space="preserve">ive of </w:t>
      </w:r>
      <w:r w:rsidRPr="00E13F4E" w:rsidDel="00D3433E">
        <w:rPr>
          <w:rFonts w:ascii="Times New Roman" w:hAnsi="Times New Roman" w:cs="Times New Roman"/>
          <w:color w:val="000000" w:themeColor="text1"/>
          <w:sz w:val="20"/>
          <w:szCs w:val="20"/>
          <w:rPrChange w:id="517" w:author="Zahid Syed" w:date="2025-09-24T13:00:00Z" w16du:dateUtc="2025-09-24T04:00:00Z">
            <w:rPr>
              <w:rFonts w:ascii="Times New Roman" w:hAnsi="Times New Roman" w:cs="Times New Roman"/>
              <w:sz w:val="20"/>
              <w:szCs w:val="20"/>
            </w:rPr>
          </w:rPrChange>
        </w:rPr>
        <w:t xml:space="preserve">making peace and </w:t>
      </w:r>
      <w:r w:rsidRPr="00E13F4E">
        <w:rPr>
          <w:rFonts w:ascii="Times New Roman" w:hAnsi="Times New Roman" w:cs="Times New Roman"/>
          <w:color w:val="000000" w:themeColor="text1"/>
          <w:sz w:val="20"/>
          <w:szCs w:val="20"/>
          <w:rPrChange w:id="518" w:author="Zahid Syed" w:date="2025-09-24T13:00:00Z" w16du:dateUtc="2025-09-24T04:00:00Z">
            <w:rPr>
              <w:rFonts w:ascii="Times New Roman" w:hAnsi="Times New Roman" w:cs="Times New Roman"/>
              <w:sz w:val="20"/>
              <w:szCs w:val="20"/>
            </w:rPr>
          </w:rPrChange>
        </w:rPr>
        <w:t>establishing security in their territory. The Constitution made peace between the rival parties of the oasis, reconciled their murderous differences, and sought to make the oasis a relatively harmonious whole with security and well-being for all. The Constitution was, in essence, a sweeping treaty that also constituted an astounding move in the direction of the unknown. It was--as noted--without precedent. It incorporated the Emigrants (</w:t>
      </w:r>
      <w:r w:rsidRPr="00E13F4E">
        <w:rPr>
          <w:rFonts w:ascii="Times New Roman" w:hAnsi="Times New Roman" w:cs="Times New Roman"/>
          <w:i/>
          <w:iCs/>
          <w:color w:val="000000" w:themeColor="text1"/>
          <w:sz w:val="20"/>
          <w:szCs w:val="20"/>
          <w:rPrChange w:id="519" w:author="Zahid Syed" w:date="2025-09-24T13:00:00Z" w16du:dateUtc="2025-09-24T04:00:00Z">
            <w:rPr>
              <w:rFonts w:ascii="Times New Roman" w:hAnsi="Times New Roman" w:cs="Times New Roman"/>
              <w:i/>
              <w:iCs/>
              <w:sz w:val="20"/>
              <w:szCs w:val="20"/>
            </w:rPr>
          </w:rPrChange>
        </w:rPr>
        <w:t>al-Muhājirūn</w:t>
      </w:r>
      <w:r w:rsidRPr="00E13F4E">
        <w:rPr>
          <w:rFonts w:ascii="Times New Roman" w:hAnsi="Times New Roman" w:cs="Times New Roman"/>
          <w:color w:val="000000" w:themeColor="text1"/>
          <w:sz w:val="20"/>
          <w:szCs w:val="20"/>
          <w:rPrChange w:id="520" w:author="Zahid Syed" w:date="2025-09-24T13:00:00Z" w16du:dateUtc="2025-09-24T04:00:00Z">
            <w:rPr>
              <w:rFonts w:ascii="Times New Roman" w:hAnsi="Times New Roman" w:cs="Times New Roman"/>
              <w:sz w:val="20"/>
              <w:szCs w:val="20"/>
            </w:rPr>
          </w:rPrChange>
        </w:rPr>
        <w:t>) who had come from the Prophet’s city of Mecca into a new polity of brotherhood, and it sought to give that polity strength, by establishing clear political agreements with non-Muslims, which were to their advantage as well as that of the Muslims. Thus, the Constitution took in all the people living in the vast oasis of Medina, and each of them agreed to it, clan by clan, chieftain by chieftain. It clarified the relationship between the new community and the old structure of clans, tribes, and tribal alliances, but—in creating a “super-tribe” based on religious affiliation—it disbanded tribalism as the basis of polity, although the tribes and their clans remained essential elements of the society.</w:t>
      </w:r>
    </w:p>
    <w:p w14:paraId="454CDE2B" w14:textId="77777777" w:rsidR="00B335E1" w:rsidRPr="00E13F4E" w:rsidRDefault="00B335E1" w:rsidP="005D5C5B">
      <w:pPr>
        <w:pStyle w:val="FootnoteText1"/>
        <w:rPr>
          <w:color w:val="000000" w:themeColor="text1"/>
          <w:rPrChange w:id="521" w:author="Zahid Syed" w:date="2025-09-24T13:00:00Z" w16du:dateUtc="2025-09-24T04:00:00Z">
            <w:rPr/>
          </w:rPrChange>
        </w:rPr>
      </w:pPr>
    </w:p>
  </w:footnote>
  <w:footnote w:id="21">
    <w:p w14:paraId="30F3F5F5" w14:textId="77777777" w:rsidR="00B335E1" w:rsidRPr="00E13F4E" w:rsidRDefault="00B335E1" w:rsidP="005D5C5B">
      <w:pPr>
        <w:spacing w:after="0" w:line="240" w:lineRule="auto"/>
        <w:rPr>
          <w:rFonts w:ascii="Times New Roman" w:eastAsia="Yu Gothic" w:hAnsi="Times New Roman" w:cs="Times New Roman"/>
          <w:color w:val="000000" w:themeColor="text1"/>
          <w:sz w:val="20"/>
          <w:szCs w:val="20"/>
          <w:rPrChange w:id="524"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525"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b/>
          <w:bCs/>
          <w:color w:val="000000" w:themeColor="text1"/>
          <w:sz w:val="20"/>
          <w:szCs w:val="20"/>
          <w:rPrChange w:id="526" w:author="Zahid Syed" w:date="2025-09-24T13:00:00Z" w16du:dateUtc="2025-09-24T04:00:00Z">
            <w:rPr>
              <w:rFonts w:ascii="Times New Roman" w:hAnsi="Times New Roman" w:cs="Times New Roman"/>
              <w:b/>
              <w:bCs/>
              <w:sz w:val="20"/>
              <w:szCs w:val="20"/>
            </w:rPr>
          </w:rPrChange>
        </w:rPr>
        <w:t xml:space="preserve"> Samaritan</w:t>
      </w:r>
      <w:r w:rsidRPr="00E13F4E">
        <w:rPr>
          <w:rFonts w:ascii="Times New Roman" w:hAnsi="Times New Roman" w:cs="Times New Roman"/>
          <w:color w:val="000000" w:themeColor="text1"/>
          <w:sz w:val="20"/>
          <w:szCs w:val="20"/>
          <w:rPrChange w:id="527" w:author="Zahid Syed" w:date="2025-09-24T13:00:00Z" w16du:dateUtc="2025-09-24T04:00:00Z">
            <w:rPr>
              <w:rFonts w:ascii="Times New Roman" w:hAnsi="Times New Roman" w:cs="Times New Roman"/>
              <w:sz w:val="20"/>
              <w:szCs w:val="20"/>
            </w:rPr>
          </w:rPrChange>
        </w:rPr>
        <w:t xml:space="preserve"> refers to </w:t>
      </w:r>
      <w:r w:rsidRPr="00E13F4E">
        <w:rPr>
          <w:rFonts w:ascii="Times New Roman" w:hAnsi="Times New Roman" w:cs="Times New Roman"/>
          <w:color w:val="000000" w:themeColor="text1"/>
          <w:sz w:val="20"/>
          <w:szCs w:val="20"/>
          <w:rPrChange w:id="528" w:author="Zahid Syed" w:date="2025-09-24T13:00:00Z" w16du:dateUtc="2025-09-24T04:00:00Z">
            <w:rPr>
              <w:rFonts w:ascii="Times New Roman" w:hAnsi="Times New Roman" w:cs="Times New Roman"/>
              <w:color w:val="000000"/>
              <w:sz w:val="20"/>
              <w:szCs w:val="20"/>
            </w:rPr>
          </w:rPrChange>
        </w:rPr>
        <w:t>any</w:t>
      </w:r>
      <w:r w:rsidRPr="00E13F4E">
        <w:rPr>
          <w:rStyle w:val="apple-converted-space"/>
          <w:rFonts w:ascii="Times New Roman" w:eastAsia="Yu Gothic Light" w:hAnsi="Times New Roman" w:cs="Times New Roman"/>
          <w:color w:val="000000" w:themeColor="text1"/>
          <w:sz w:val="20"/>
          <w:szCs w:val="20"/>
          <w:rPrChange w:id="529" w:author="Zahid Syed" w:date="2025-09-24T13:00:00Z" w16du:dateUtc="2025-09-24T04:00:00Z">
            <w:rPr>
              <w:rStyle w:val="apple-converted-space"/>
              <w:rFonts w:ascii="Times New Roman" w:eastAsia="Yu Gothic Light" w:hAnsi="Times New Roman" w:cs="Times New Roman"/>
              <w:color w:val="000000"/>
              <w:sz w:val="20"/>
              <w:szCs w:val="20"/>
            </w:rPr>
          </w:rPrChange>
        </w:rPr>
        <w:t> </w:t>
      </w:r>
      <w:r w:rsidRPr="00E13F4E">
        <w:rPr>
          <w:rFonts w:ascii="Times New Roman" w:hAnsi="Times New Roman" w:cs="Times New Roman"/>
          <w:color w:val="000000" w:themeColor="text1"/>
          <w:sz w:val="20"/>
          <w:szCs w:val="20"/>
          <w:rPrChange w:id="530" w:author="Zahid Syed" w:date="2025-09-24T13:00:00Z" w16du:dateUtc="2025-09-24T04:00:00Z">
            <w:rPr>
              <w:rFonts w:ascii="Times New Roman" w:hAnsi="Times New Roman" w:cs="Times New Roman"/>
              <w:color w:val="000000"/>
              <w:sz w:val="20"/>
              <w:szCs w:val="20"/>
            </w:rPr>
          </w:rPrChange>
        </w:rPr>
        <w:t>member</w:t>
      </w:r>
      <w:r w:rsidRPr="00E13F4E">
        <w:rPr>
          <w:rStyle w:val="apple-converted-space"/>
          <w:rFonts w:ascii="Times New Roman" w:eastAsia="Yu Gothic Light" w:hAnsi="Times New Roman" w:cs="Times New Roman"/>
          <w:color w:val="000000" w:themeColor="text1"/>
          <w:sz w:val="20"/>
          <w:szCs w:val="20"/>
          <w:rPrChange w:id="531" w:author="Zahid Syed" w:date="2025-09-24T13:00:00Z" w16du:dateUtc="2025-09-24T04:00:00Z">
            <w:rPr>
              <w:rStyle w:val="apple-converted-space"/>
              <w:rFonts w:ascii="Times New Roman" w:eastAsia="Yu Gothic Light" w:hAnsi="Times New Roman" w:cs="Times New Roman"/>
              <w:color w:val="000000"/>
              <w:sz w:val="20"/>
              <w:szCs w:val="20"/>
            </w:rPr>
          </w:rPrChange>
        </w:rPr>
        <w:t> </w:t>
      </w:r>
      <w:r w:rsidRPr="00E13F4E">
        <w:rPr>
          <w:rFonts w:ascii="Times New Roman" w:hAnsi="Times New Roman" w:cs="Times New Roman"/>
          <w:color w:val="000000" w:themeColor="text1"/>
          <w:sz w:val="20"/>
          <w:szCs w:val="20"/>
          <w:rPrChange w:id="532" w:author="Zahid Syed" w:date="2025-09-24T13:00:00Z" w16du:dateUtc="2025-09-24T04:00:00Z">
            <w:rPr>
              <w:rFonts w:ascii="Times New Roman" w:hAnsi="Times New Roman" w:cs="Times New Roman"/>
              <w:color w:val="000000"/>
              <w:sz w:val="20"/>
              <w:szCs w:val="20"/>
            </w:rPr>
          </w:rPrChange>
        </w:rPr>
        <w:t>of</w:t>
      </w:r>
      <w:r w:rsidRPr="00E13F4E">
        <w:rPr>
          <w:rStyle w:val="apple-converted-space"/>
          <w:rFonts w:ascii="Times New Roman" w:eastAsia="Yu Gothic Light" w:hAnsi="Times New Roman" w:cs="Times New Roman"/>
          <w:color w:val="000000" w:themeColor="text1"/>
          <w:sz w:val="20"/>
          <w:szCs w:val="20"/>
          <w:rPrChange w:id="533" w:author="Zahid Syed" w:date="2025-09-24T13:00:00Z" w16du:dateUtc="2025-09-24T04:00:00Z">
            <w:rPr>
              <w:rStyle w:val="apple-converted-space"/>
              <w:rFonts w:ascii="Times New Roman" w:eastAsia="Yu Gothic Light" w:hAnsi="Times New Roman" w:cs="Times New Roman"/>
              <w:color w:val="000000"/>
              <w:sz w:val="20"/>
              <w:szCs w:val="20"/>
            </w:rPr>
          </w:rPrChange>
        </w:rPr>
        <w:t> </w:t>
      </w:r>
      <w:r w:rsidRPr="00E13F4E">
        <w:rPr>
          <w:rFonts w:ascii="Times New Roman" w:hAnsi="Times New Roman" w:cs="Times New Roman"/>
          <w:color w:val="000000" w:themeColor="text1"/>
          <w:sz w:val="20"/>
          <w:szCs w:val="20"/>
          <w:rPrChange w:id="534" w:author="Zahid Syed" w:date="2025-09-24T13:00:00Z" w16du:dateUtc="2025-09-24T04:00:00Z">
            <w:rPr>
              <w:rFonts w:ascii="Times New Roman" w:hAnsi="Times New Roman" w:cs="Times New Roman"/>
              <w:color w:val="000000"/>
              <w:sz w:val="20"/>
              <w:szCs w:val="20"/>
            </w:rPr>
          </w:rPrChange>
        </w:rPr>
        <w:t>a Jewish</w:t>
      </w:r>
      <w:r w:rsidRPr="00E13F4E">
        <w:rPr>
          <w:rStyle w:val="apple-converted-space"/>
          <w:rFonts w:ascii="Times New Roman" w:eastAsia="Yu Gothic Light" w:hAnsi="Times New Roman" w:cs="Times New Roman"/>
          <w:color w:val="000000" w:themeColor="text1"/>
          <w:sz w:val="20"/>
          <w:szCs w:val="20"/>
          <w:rPrChange w:id="535" w:author="Zahid Syed" w:date="2025-09-24T13:00:00Z" w16du:dateUtc="2025-09-24T04:00:00Z">
            <w:rPr>
              <w:rStyle w:val="apple-converted-space"/>
              <w:rFonts w:ascii="Times New Roman" w:eastAsia="Yu Gothic Light" w:hAnsi="Times New Roman" w:cs="Times New Roman"/>
              <w:color w:val="000000"/>
              <w:sz w:val="20"/>
              <w:szCs w:val="20"/>
            </w:rPr>
          </w:rPrChange>
        </w:rPr>
        <w:t> </w:t>
      </w:r>
      <w:r w:rsidRPr="00E13F4E">
        <w:rPr>
          <w:rFonts w:ascii="Times New Roman" w:hAnsi="Times New Roman" w:cs="Times New Roman"/>
          <w:color w:val="000000" w:themeColor="text1"/>
          <w:sz w:val="20"/>
          <w:szCs w:val="20"/>
          <w:rPrChange w:id="536" w:author="Zahid Syed" w:date="2025-09-24T13:00:00Z" w16du:dateUtc="2025-09-24T04:00:00Z">
            <w:rPr>
              <w:rFonts w:ascii="Times New Roman" w:hAnsi="Times New Roman" w:cs="Times New Roman"/>
              <w:color w:val="000000"/>
              <w:sz w:val="20"/>
              <w:szCs w:val="20"/>
            </w:rPr>
          </w:rPrChange>
        </w:rPr>
        <w:t>people</w:t>
      </w:r>
      <w:r w:rsidRPr="00E13F4E">
        <w:rPr>
          <w:rStyle w:val="apple-converted-space"/>
          <w:rFonts w:ascii="Times New Roman" w:eastAsia="Yu Gothic Light" w:hAnsi="Times New Roman" w:cs="Times New Roman"/>
          <w:color w:val="000000" w:themeColor="text1"/>
          <w:sz w:val="20"/>
          <w:szCs w:val="20"/>
          <w:rPrChange w:id="537" w:author="Zahid Syed" w:date="2025-09-24T13:00:00Z" w16du:dateUtc="2025-09-24T04:00:00Z">
            <w:rPr>
              <w:rStyle w:val="apple-converted-space"/>
              <w:rFonts w:ascii="Times New Roman" w:eastAsia="Yu Gothic Light" w:hAnsi="Times New Roman" w:cs="Times New Roman"/>
              <w:color w:val="000000"/>
              <w:sz w:val="20"/>
              <w:szCs w:val="20"/>
            </w:rPr>
          </w:rPrChange>
        </w:rPr>
        <w:t> </w:t>
      </w:r>
      <w:r w:rsidRPr="00E13F4E">
        <w:rPr>
          <w:rFonts w:ascii="Times New Roman" w:hAnsi="Times New Roman" w:cs="Times New Roman"/>
          <w:color w:val="000000" w:themeColor="text1"/>
          <w:sz w:val="20"/>
          <w:szCs w:val="20"/>
          <w:rPrChange w:id="538" w:author="Zahid Syed" w:date="2025-09-24T13:00:00Z" w16du:dateUtc="2025-09-24T04:00:00Z">
            <w:rPr>
              <w:rFonts w:ascii="Times New Roman" w:hAnsi="Times New Roman" w:cs="Times New Roman"/>
              <w:color w:val="000000"/>
              <w:sz w:val="20"/>
              <w:szCs w:val="20"/>
            </w:rPr>
          </w:rPrChange>
        </w:rPr>
        <w:t>inhabiting Samaria in Biblical times in the wake of the Assyrian Captivity (725 BCE), which will be discussed later in some detail. Today’s Samaritans live in the Palestinian region of Nablus and claim descent from the Biblical Samaritan. The Samaritans practice a form of Judaism distinct from that of Rabbinic Jews. They do not accept the entirety of what is today called the Old Testament, but only their version</w:t>
      </w:r>
      <w:r w:rsidRPr="00E13F4E">
        <w:rPr>
          <w:rStyle w:val="apple-converted-space"/>
          <w:rFonts w:ascii="Times New Roman" w:eastAsia="Yu Gothic Light" w:hAnsi="Times New Roman" w:cs="Times New Roman"/>
          <w:color w:val="000000" w:themeColor="text1"/>
          <w:sz w:val="20"/>
          <w:szCs w:val="20"/>
          <w:rPrChange w:id="539" w:author="Zahid Syed" w:date="2025-09-24T13:00:00Z" w16du:dateUtc="2025-09-24T04:00:00Z">
            <w:rPr>
              <w:rStyle w:val="apple-converted-space"/>
              <w:rFonts w:ascii="Times New Roman" w:eastAsia="Yu Gothic Light" w:hAnsi="Times New Roman" w:cs="Times New Roman"/>
              <w:color w:val="000000"/>
              <w:sz w:val="20"/>
              <w:szCs w:val="20"/>
            </w:rPr>
          </w:rPrChange>
        </w:rPr>
        <w:t> </w:t>
      </w:r>
      <w:r w:rsidRPr="00E13F4E">
        <w:rPr>
          <w:rFonts w:ascii="Times New Roman" w:hAnsi="Times New Roman" w:cs="Times New Roman"/>
          <w:color w:val="000000" w:themeColor="text1"/>
          <w:sz w:val="20"/>
          <w:szCs w:val="20"/>
          <w:rPrChange w:id="540" w:author="Zahid Syed" w:date="2025-09-24T13:00:00Z" w16du:dateUtc="2025-09-24T04:00:00Z">
            <w:rPr>
              <w:rFonts w:ascii="Times New Roman" w:hAnsi="Times New Roman" w:cs="Times New Roman"/>
              <w:color w:val="000000"/>
              <w:sz w:val="20"/>
              <w:szCs w:val="20"/>
            </w:rPr>
          </w:rPrChange>
        </w:rPr>
        <w:t>of</w:t>
      </w:r>
      <w:r w:rsidRPr="00E13F4E">
        <w:rPr>
          <w:rStyle w:val="apple-converted-space"/>
          <w:rFonts w:ascii="Times New Roman" w:eastAsia="Yu Gothic Light" w:hAnsi="Times New Roman" w:cs="Times New Roman"/>
          <w:color w:val="000000" w:themeColor="text1"/>
          <w:sz w:val="20"/>
          <w:szCs w:val="20"/>
          <w:rPrChange w:id="541" w:author="Zahid Syed" w:date="2025-09-24T13:00:00Z" w16du:dateUtc="2025-09-24T04:00:00Z">
            <w:rPr>
              <w:rStyle w:val="apple-converted-space"/>
              <w:rFonts w:ascii="Times New Roman" w:eastAsia="Yu Gothic Light" w:hAnsi="Times New Roman" w:cs="Times New Roman"/>
              <w:color w:val="000000"/>
              <w:sz w:val="20"/>
              <w:szCs w:val="20"/>
            </w:rPr>
          </w:rPrChange>
        </w:rPr>
        <w:t> </w:t>
      </w:r>
      <w:r w:rsidRPr="00E13F4E">
        <w:rPr>
          <w:rFonts w:ascii="Times New Roman" w:hAnsi="Times New Roman" w:cs="Times New Roman"/>
          <w:color w:val="000000" w:themeColor="text1"/>
          <w:sz w:val="20"/>
          <w:szCs w:val="20"/>
          <w:rPrChange w:id="542" w:author="Zahid Syed" w:date="2025-09-24T13:00:00Z" w16du:dateUtc="2025-09-24T04:00:00Z">
            <w:rPr>
              <w:rFonts w:ascii="Times New Roman" w:hAnsi="Times New Roman" w:cs="Times New Roman"/>
              <w:color w:val="000000"/>
              <w:sz w:val="20"/>
              <w:szCs w:val="20"/>
            </w:rPr>
          </w:rPrChange>
        </w:rPr>
        <w:t>the</w:t>
      </w:r>
      <w:r w:rsidRPr="00E13F4E">
        <w:rPr>
          <w:rStyle w:val="apple-converted-space"/>
          <w:rFonts w:ascii="Times New Roman" w:eastAsia="Yu Gothic Light" w:hAnsi="Times New Roman" w:cs="Times New Roman"/>
          <w:color w:val="000000" w:themeColor="text1"/>
          <w:sz w:val="20"/>
          <w:szCs w:val="20"/>
          <w:rPrChange w:id="543" w:author="Zahid Syed" w:date="2025-09-24T13:00:00Z" w16du:dateUtc="2025-09-24T04:00:00Z">
            <w:rPr>
              <w:rStyle w:val="apple-converted-space"/>
              <w:rFonts w:ascii="Times New Roman" w:eastAsia="Yu Gothic Light" w:hAnsi="Times New Roman" w:cs="Times New Roman"/>
              <w:color w:val="000000"/>
              <w:sz w:val="20"/>
              <w:szCs w:val="20"/>
            </w:rPr>
          </w:rPrChange>
        </w:rPr>
        <w:t> </w:t>
      </w:r>
      <w:r w:rsidRPr="00E13F4E">
        <w:rPr>
          <w:rFonts w:ascii="Times New Roman" w:hAnsi="Times New Roman" w:cs="Times New Roman"/>
          <w:color w:val="000000" w:themeColor="text1"/>
          <w:sz w:val="20"/>
          <w:szCs w:val="20"/>
          <w:rPrChange w:id="544" w:author="Zahid Syed" w:date="2025-09-24T13:00:00Z" w16du:dateUtc="2025-09-24T04:00:00Z">
            <w:rPr>
              <w:rFonts w:ascii="Times New Roman" w:hAnsi="Times New Roman" w:cs="Times New Roman"/>
              <w:color w:val="000000"/>
              <w:sz w:val="20"/>
              <w:szCs w:val="20"/>
            </w:rPr>
          </w:rPrChange>
        </w:rPr>
        <w:t xml:space="preserve">Pentateuch, which is known as </w:t>
      </w:r>
      <w:r w:rsidRPr="00E13F4E">
        <w:rPr>
          <w:rFonts w:ascii="Times New Roman" w:eastAsia="Yu Gothic" w:hAnsi="Times New Roman" w:cs="Times New Roman"/>
          <w:color w:val="000000" w:themeColor="text1"/>
          <w:sz w:val="20"/>
          <w:szCs w:val="20"/>
          <w:rPrChange w:id="545" w:author="Zahid Syed" w:date="2025-09-24T13:00:00Z" w16du:dateUtc="2025-09-24T04:00:00Z">
            <w:rPr>
              <w:rFonts w:ascii="Times New Roman" w:eastAsia="Yu Gothic" w:hAnsi="Times New Roman" w:cs="Times New Roman"/>
              <w:color w:val="000000"/>
              <w:sz w:val="20"/>
              <w:szCs w:val="20"/>
            </w:rPr>
          </w:rPrChange>
        </w:rPr>
        <w:t>the Samaritan Torah (</w:t>
      </w:r>
      <w:r w:rsidRPr="00E13F4E">
        <w:rPr>
          <w:rFonts w:ascii="Times New Roman" w:eastAsia="Yu Gothic" w:hAnsi="Times New Roman" w:cs="Times New Roman"/>
          <w:i/>
          <w:iCs/>
          <w:color w:val="000000" w:themeColor="text1"/>
          <w:sz w:val="20"/>
          <w:szCs w:val="20"/>
          <w:rPrChange w:id="546" w:author="Zahid Syed" w:date="2025-09-24T13:00:00Z" w16du:dateUtc="2025-09-24T04:00:00Z">
            <w:rPr>
              <w:rFonts w:ascii="Times New Roman" w:eastAsia="Yu Gothic" w:hAnsi="Times New Roman" w:cs="Times New Roman"/>
              <w:i/>
              <w:iCs/>
              <w:color w:val="000000"/>
              <w:sz w:val="20"/>
              <w:szCs w:val="20"/>
            </w:rPr>
          </w:rPrChange>
        </w:rPr>
        <w:t>Tôrāh Shômrônît</w:t>
      </w:r>
      <w:r w:rsidRPr="00E13F4E">
        <w:rPr>
          <w:rFonts w:ascii="Times New Roman" w:eastAsia="Yu Gothic" w:hAnsi="Times New Roman" w:cs="Times New Roman"/>
          <w:color w:val="000000" w:themeColor="text1"/>
          <w:sz w:val="20"/>
          <w:szCs w:val="20"/>
          <w:rPrChange w:id="547" w:author="Zahid Syed" w:date="2025-09-24T13:00:00Z" w16du:dateUtc="2025-09-24T04:00:00Z">
            <w:rPr>
              <w:rFonts w:ascii="Times New Roman" w:eastAsia="Yu Gothic" w:hAnsi="Times New Roman" w:cs="Times New Roman"/>
              <w:color w:val="000000"/>
              <w:sz w:val="20"/>
              <w:szCs w:val="20"/>
            </w:rPr>
          </w:rPrChange>
        </w:rPr>
        <w:t>). It is written in the Samaritan Hebrew script, which is a derivative of the ancient Hebrew script that was used prior to the Babylonian Captivity and differs completely from what is called the Hebrew script today. Today’s Hebrew script is called “the Assyrian script” and was adopted in the Age of Ezra after the Babylonian Captivity (585 BCE). The Samaritan Torah contains</w:t>
      </w:r>
      <w:r w:rsidRPr="00E13F4E">
        <w:rPr>
          <w:rStyle w:val="apple-converted-space"/>
          <w:rFonts w:ascii="Times New Roman" w:eastAsia="Yu Gothic Light" w:hAnsi="Times New Roman" w:cs="Times New Roman"/>
          <w:color w:val="000000" w:themeColor="text1"/>
          <w:sz w:val="20"/>
          <w:szCs w:val="20"/>
          <w:rPrChange w:id="548" w:author="Zahid Syed" w:date="2025-09-24T13:00:00Z" w16du:dateUtc="2025-09-24T04:00:00Z">
            <w:rPr>
              <w:rStyle w:val="apple-converted-space"/>
              <w:rFonts w:ascii="Times New Roman" w:eastAsia="Yu Gothic Light" w:hAnsi="Times New Roman" w:cs="Times New Roman"/>
              <w:color w:val="000000"/>
              <w:sz w:val="20"/>
              <w:szCs w:val="20"/>
            </w:rPr>
          </w:rPrChange>
        </w:rPr>
        <w:t xml:space="preserve"> the first five books of the standard Bible but exhibits roughly six thousand textual differences from the Masoretic Rabbinic version--as we will discuss later where appropriate. In our discussion of Moses and the Golden Calf, we will discuss the </w:t>
      </w:r>
      <w:r w:rsidRPr="00E13F4E">
        <w:rPr>
          <w:rFonts w:ascii="Times New Roman" w:hAnsi="Times New Roman" w:cs="Times New Roman"/>
          <w:color w:val="000000" w:themeColor="text1"/>
          <w:sz w:val="20"/>
          <w:szCs w:val="20"/>
          <w:rPrChange w:id="549" w:author="Zahid Syed" w:date="2025-09-24T13:00:00Z" w16du:dateUtc="2025-09-24T04:00:00Z">
            <w:rPr>
              <w:rFonts w:ascii="Times New Roman" w:hAnsi="Times New Roman" w:cs="Times New Roman"/>
              <w:sz w:val="20"/>
              <w:szCs w:val="20"/>
            </w:rPr>
          </w:rPrChange>
        </w:rPr>
        <w:t xml:space="preserve">Qur’ānic reference to </w:t>
      </w:r>
      <w:r w:rsidRPr="00E13F4E">
        <w:rPr>
          <w:rFonts w:ascii="Times New Roman" w:hAnsi="Times New Roman" w:cs="Times New Roman"/>
          <w:i/>
          <w:iCs/>
          <w:color w:val="000000" w:themeColor="text1"/>
          <w:sz w:val="20"/>
          <w:szCs w:val="20"/>
          <w:rPrChange w:id="550" w:author="Zahid Syed" w:date="2025-09-24T13:00:00Z" w16du:dateUtc="2025-09-24T04:00:00Z">
            <w:rPr>
              <w:rFonts w:ascii="Times New Roman" w:hAnsi="Times New Roman" w:cs="Times New Roman"/>
              <w:i/>
              <w:iCs/>
              <w:sz w:val="20"/>
              <w:szCs w:val="20"/>
            </w:rPr>
          </w:rPrChange>
        </w:rPr>
        <w:t>al-Sāmirī</w:t>
      </w:r>
      <w:r w:rsidRPr="00E13F4E">
        <w:rPr>
          <w:rFonts w:ascii="Times New Roman" w:hAnsi="Times New Roman" w:cs="Times New Roman"/>
          <w:color w:val="000000" w:themeColor="text1"/>
          <w:sz w:val="20"/>
          <w:szCs w:val="20"/>
          <w:rPrChange w:id="551" w:author="Zahid Syed" w:date="2025-09-24T13:00:00Z" w16du:dateUtc="2025-09-24T04:00:00Z">
            <w:rPr>
              <w:rFonts w:ascii="Times New Roman" w:hAnsi="Times New Roman" w:cs="Times New Roman"/>
              <w:sz w:val="20"/>
              <w:szCs w:val="20"/>
            </w:rPr>
          </w:rPrChange>
        </w:rPr>
        <w:t xml:space="preserve">, which some Qur’ānic translations have anachronistically rendered as “the Samaritan.” As we will attempt to show, the Qur’ānic </w:t>
      </w:r>
      <w:r w:rsidRPr="00E13F4E">
        <w:rPr>
          <w:rFonts w:ascii="Times New Roman" w:hAnsi="Times New Roman" w:cs="Times New Roman"/>
          <w:i/>
          <w:iCs/>
          <w:color w:val="000000" w:themeColor="text1"/>
          <w:sz w:val="20"/>
          <w:szCs w:val="20"/>
          <w:rPrChange w:id="552" w:author="Zahid Syed" w:date="2025-09-24T13:00:00Z" w16du:dateUtc="2025-09-24T04:00:00Z">
            <w:rPr>
              <w:rFonts w:ascii="Times New Roman" w:hAnsi="Times New Roman" w:cs="Times New Roman"/>
              <w:i/>
              <w:iCs/>
              <w:sz w:val="20"/>
              <w:szCs w:val="20"/>
            </w:rPr>
          </w:rPrChange>
        </w:rPr>
        <w:t>Sāmirī</w:t>
      </w:r>
      <w:r w:rsidRPr="00E13F4E">
        <w:rPr>
          <w:rFonts w:ascii="Times New Roman" w:hAnsi="Times New Roman" w:cs="Times New Roman"/>
          <w:color w:val="000000" w:themeColor="text1"/>
          <w:sz w:val="20"/>
          <w:szCs w:val="20"/>
          <w:rPrChange w:id="553" w:author="Zahid Syed" w:date="2025-09-24T13:00:00Z" w16du:dateUtc="2025-09-24T04:00:00Z">
            <w:rPr>
              <w:rFonts w:ascii="Times New Roman" w:hAnsi="Times New Roman" w:cs="Times New Roman"/>
              <w:sz w:val="20"/>
              <w:szCs w:val="20"/>
            </w:rPr>
          </w:rPrChange>
        </w:rPr>
        <w:t xml:space="preserve"> is a reference to a man among the Children of Israel of that time who probably belonged to a clan bearing a Hebrew form of that name and which was closely identified in the later history of the Children of Israel for the renewal of the idolatry of the Golden Calf in various forms such as “the Golden Calf of Samaria” under the evil king ‘Omri, the father of Ahab. As will be discussed later, the principle Israelite clans bearing such designations are known as </w:t>
      </w:r>
      <w:r w:rsidRPr="00E13F4E">
        <w:rPr>
          <w:rFonts w:ascii="Times New Roman" w:eastAsia="Yu Gothic" w:hAnsi="Times New Roman" w:cs="Times New Roman"/>
          <w:i/>
          <w:iCs/>
          <w:color w:val="000000" w:themeColor="text1"/>
          <w:sz w:val="20"/>
          <w:szCs w:val="20"/>
          <w:rPrChange w:id="554" w:author="Zahid Syed" w:date="2025-09-24T13:00:00Z" w16du:dateUtc="2025-09-24T04:00:00Z">
            <w:rPr>
              <w:rFonts w:ascii="Times New Roman" w:eastAsia="Yu Gothic" w:hAnsi="Times New Roman" w:cs="Times New Roman"/>
              <w:i/>
              <w:iCs/>
              <w:color w:val="000000"/>
              <w:sz w:val="20"/>
              <w:szCs w:val="20"/>
            </w:rPr>
          </w:rPrChange>
        </w:rPr>
        <w:t>hash-Shōmerî</w:t>
      </w:r>
      <w:r w:rsidRPr="00E13F4E">
        <w:rPr>
          <w:rFonts w:ascii="Times New Roman" w:eastAsia="Yu Gothic" w:hAnsi="Times New Roman" w:cs="Times New Roman"/>
          <w:color w:val="000000" w:themeColor="text1"/>
          <w:sz w:val="20"/>
          <w:szCs w:val="20"/>
          <w:rPrChange w:id="555" w:author="Zahid Syed" w:date="2025-09-24T13:00:00Z" w16du:dateUtc="2025-09-24T04:00:00Z">
            <w:rPr>
              <w:rFonts w:ascii="Times New Roman" w:eastAsia="Yu Gothic" w:hAnsi="Times New Roman" w:cs="Times New Roman"/>
              <w:color w:val="000000"/>
              <w:sz w:val="20"/>
              <w:szCs w:val="20"/>
            </w:rPr>
          </w:rPrChange>
        </w:rPr>
        <w:t xml:space="preserve">--a clan of the tribe of Asher (Hebrew: </w:t>
      </w:r>
      <w:r w:rsidRPr="00E13F4E">
        <w:rPr>
          <w:rFonts w:ascii="Times New Roman" w:eastAsia="Yu Gothic" w:hAnsi="Times New Roman" w:cs="Times New Roman"/>
          <w:i/>
          <w:iCs/>
          <w:color w:val="000000" w:themeColor="text1"/>
          <w:sz w:val="20"/>
          <w:szCs w:val="20"/>
          <w:rPrChange w:id="556" w:author="Zahid Syed" w:date="2025-09-24T13:00:00Z" w16du:dateUtc="2025-09-24T04:00:00Z">
            <w:rPr>
              <w:rFonts w:ascii="Times New Roman" w:eastAsia="Yu Gothic" w:hAnsi="Times New Roman" w:cs="Times New Roman"/>
              <w:i/>
              <w:iCs/>
              <w:color w:val="000000"/>
              <w:sz w:val="20"/>
              <w:szCs w:val="20"/>
            </w:rPr>
          </w:rPrChange>
        </w:rPr>
        <w:t xml:space="preserve">Āshēr; </w:t>
      </w:r>
      <w:r w:rsidRPr="00E13F4E">
        <w:rPr>
          <w:rFonts w:ascii="Times New Roman" w:eastAsia="Yu Gothic" w:hAnsi="Times New Roman" w:cs="Times New Roman"/>
          <w:color w:val="000000" w:themeColor="text1"/>
          <w:sz w:val="20"/>
          <w:szCs w:val="20"/>
          <w:rPrChange w:id="557" w:author="Zahid Syed" w:date="2025-09-24T13:00:00Z" w16du:dateUtc="2025-09-24T04:00:00Z">
            <w:rPr>
              <w:rFonts w:ascii="Times New Roman" w:eastAsia="Yu Gothic" w:hAnsi="Times New Roman" w:cs="Times New Roman"/>
              <w:color w:val="000000"/>
              <w:sz w:val="20"/>
              <w:szCs w:val="20"/>
            </w:rPr>
          </w:rPrChange>
        </w:rPr>
        <w:t xml:space="preserve">Arabic: </w:t>
      </w:r>
      <w:r w:rsidRPr="00E13F4E">
        <w:rPr>
          <w:rFonts w:ascii="Times New Roman" w:eastAsia="Yu Gothic" w:hAnsi="Times New Roman" w:cs="Times New Roman"/>
          <w:i/>
          <w:iCs/>
          <w:color w:val="000000" w:themeColor="text1"/>
          <w:sz w:val="20"/>
          <w:szCs w:val="20"/>
          <w:rPrChange w:id="558" w:author="Zahid Syed" w:date="2025-09-24T13:00:00Z" w16du:dateUtc="2025-09-24T04:00:00Z">
            <w:rPr>
              <w:rFonts w:ascii="Times New Roman" w:eastAsia="Yu Gothic" w:hAnsi="Times New Roman" w:cs="Times New Roman"/>
              <w:i/>
              <w:iCs/>
              <w:color w:val="000000"/>
              <w:sz w:val="20"/>
              <w:szCs w:val="20"/>
            </w:rPr>
          </w:rPrChange>
        </w:rPr>
        <w:t>Ashīr or Āshīr</w:t>
      </w:r>
      <w:r w:rsidRPr="00E13F4E">
        <w:rPr>
          <w:rFonts w:ascii="Times New Roman" w:eastAsia="Yu Gothic" w:hAnsi="Times New Roman" w:cs="Times New Roman"/>
          <w:color w:val="000000" w:themeColor="text1"/>
          <w:sz w:val="20"/>
          <w:szCs w:val="20"/>
          <w:rPrChange w:id="559" w:author="Zahid Syed" w:date="2025-09-24T13:00:00Z" w16du:dateUtc="2025-09-24T04:00:00Z">
            <w:rPr>
              <w:rFonts w:ascii="Times New Roman" w:eastAsia="Yu Gothic" w:hAnsi="Times New Roman" w:cs="Times New Roman"/>
              <w:color w:val="000000"/>
              <w:sz w:val="20"/>
              <w:szCs w:val="20"/>
            </w:rPr>
          </w:rPrChange>
        </w:rPr>
        <w:t xml:space="preserve">)—but it could also be constructed as </w:t>
      </w:r>
      <w:r w:rsidRPr="00E13F4E">
        <w:rPr>
          <w:rFonts w:ascii="Times New Roman" w:eastAsia="Yu Gothic" w:hAnsi="Times New Roman" w:cs="Times New Roman"/>
          <w:i/>
          <w:iCs/>
          <w:color w:val="000000" w:themeColor="text1"/>
          <w:sz w:val="20"/>
          <w:szCs w:val="20"/>
          <w:rPrChange w:id="560" w:author="Zahid Syed" w:date="2025-09-24T13:00:00Z" w16du:dateUtc="2025-09-24T04:00:00Z">
            <w:rPr>
              <w:rFonts w:ascii="Times New Roman" w:eastAsia="Yu Gothic" w:hAnsi="Times New Roman" w:cs="Times New Roman"/>
              <w:i/>
              <w:iCs/>
              <w:color w:val="000000"/>
              <w:sz w:val="20"/>
              <w:szCs w:val="20"/>
            </w:rPr>
          </w:rPrChange>
        </w:rPr>
        <w:t>hash- Shōmrônî</w:t>
      </w:r>
      <w:r w:rsidRPr="00E13F4E">
        <w:rPr>
          <w:rFonts w:ascii="Times New Roman" w:eastAsia="Yu Gothic" w:hAnsi="Times New Roman" w:cs="Times New Roman"/>
          <w:color w:val="000000" w:themeColor="text1"/>
          <w:sz w:val="20"/>
          <w:szCs w:val="20"/>
          <w:rPrChange w:id="561" w:author="Zahid Syed" w:date="2025-09-24T13:00:00Z" w16du:dateUtc="2025-09-24T04:00:00Z">
            <w:rPr>
              <w:rFonts w:ascii="Times New Roman" w:eastAsia="Yu Gothic" w:hAnsi="Times New Roman" w:cs="Times New Roman"/>
              <w:color w:val="000000"/>
              <w:sz w:val="20"/>
              <w:szCs w:val="20"/>
            </w:rPr>
          </w:rPrChange>
        </w:rPr>
        <w:t xml:space="preserve">, </w:t>
      </w:r>
      <w:r w:rsidRPr="00E13F4E">
        <w:rPr>
          <w:rFonts w:ascii="Times New Roman" w:eastAsia="Yu Gothic" w:hAnsi="Times New Roman" w:cs="Times New Roman"/>
          <w:i/>
          <w:iCs/>
          <w:color w:val="000000" w:themeColor="text1"/>
          <w:sz w:val="20"/>
          <w:szCs w:val="20"/>
          <w:rPrChange w:id="562" w:author="Zahid Syed" w:date="2025-09-24T13:00:00Z" w16du:dateUtc="2025-09-24T04:00:00Z">
            <w:rPr>
              <w:rFonts w:ascii="Times New Roman" w:eastAsia="Yu Gothic" w:hAnsi="Times New Roman" w:cs="Times New Roman"/>
              <w:i/>
              <w:iCs/>
              <w:color w:val="000000"/>
              <w:sz w:val="20"/>
              <w:szCs w:val="20"/>
            </w:rPr>
          </w:rPrChange>
        </w:rPr>
        <w:t>hash-Shimrônî</w:t>
      </w:r>
      <w:r w:rsidRPr="00E13F4E">
        <w:rPr>
          <w:rFonts w:ascii="Times New Roman" w:eastAsia="Yu Gothic" w:hAnsi="Times New Roman" w:cs="Times New Roman"/>
          <w:color w:val="000000" w:themeColor="text1"/>
          <w:sz w:val="20"/>
          <w:szCs w:val="20"/>
          <w:rPrChange w:id="563" w:author="Zahid Syed" w:date="2025-09-24T13:00:00Z" w16du:dateUtc="2025-09-24T04:00:00Z">
            <w:rPr>
              <w:rFonts w:ascii="Times New Roman" w:eastAsia="Yu Gothic" w:hAnsi="Times New Roman" w:cs="Times New Roman"/>
              <w:color w:val="000000"/>
              <w:sz w:val="20"/>
              <w:szCs w:val="20"/>
            </w:rPr>
          </w:rPrChange>
        </w:rPr>
        <w:t>,</w:t>
      </w:r>
      <w:r w:rsidRPr="00E13F4E">
        <w:rPr>
          <w:rFonts w:ascii="Times New Roman" w:eastAsia="Yu Gothic" w:hAnsi="Times New Roman" w:cs="Times New Roman"/>
          <w:i/>
          <w:iCs/>
          <w:color w:val="000000" w:themeColor="text1"/>
          <w:sz w:val="20"/>
          <w:szCs w:val="20"/>
          <w:rPrChange w:id="564" w:author="Zahid Syed" w:date="2025-09-24T13:00:00Z" w16du:dateUtc="2025-09-24T04:00:00Z">
            <w:rPr>
              <w:rFonts w:ascii="Times New Roman" w:eastAsia="Yu Gothic" w:hAnsi="Times New Roman" w:cs="Times New Roman"/>
              <w:i/>
              <w:iCs/>
              <w:color w:val="000000"/>
              <w:sz w:val="20"/>
              <w:szCs w:val="20"/>
            </w:rPr>
          </w:rPrChange>
        </w:rPr>
        <w:t xml:space="preserve"> hash-Sh</w:t>
      </w:r>
      <w:r w:rsidRPr="00E13F4E">
        <w:rPr>
          <w:rFonts w:ascii="Times New Roman" w:hAnsi="Times New Roman" w:cs="Times New Roman"/>
          <w:i/>
          <w:iCs/>
          <w:color w:val="000000" w:themeColor="text1"/>
          <w:sz w:val="20"/>
          <w:szCs w:val="20"/>
          <w:rPrChange w:id="565" w:author="Zahid Syed" w:date="2025-09-24T13:00:00Z" w16du:dateUtc="2025-09-24T04:00:00Z">
            <w:rPr>
              <w:rFonts w:ascii="Times New Roman" w:hAnsi="Times New Roman" w:cs="Times New Roman"/>
              <w:i/>
              <w:iCs/>
              <w:sz w:val="20"/>
              <w:szCs w:val="20"/>
            </w:rPr>
          </w:rPrChange>
        </w:rPr>
        <w:t>ā</w:t>
      </w:r>
      <w:r w:rsidRPr="00E13F4E">
        <w:rPr>
          <w:rFonts w:ascii="Times New Roman" w:eastAsia="Yu Gothic" w:hAnsi="Times New Roman" w:cs="Times New Roman"/>
          <w:i/>
          <w:iCs/>
          <w:color w:val="000000" w:themeColor="text1"/>
          <w:sz w:val="20"/>
          <w:szCs w:val="20"/>
          <w:rPrChange w:id="566" w:author="Zahid Syed" w:date="2025-09-24T13:00:00Z" w16du:dateUtc="2025-09-24T04:00:00Z">
            <w:rPr>
              <w:rFonts w:ascii="Times New Roman" w:eastAsia="Yu Gothic" w:hAnsi="Times New Roman" w:cs="Times New Roman"/>
              <w:i/>
              <w:iCs/>
              <w:color w:val="000000"/>
              <w:sz w:val="20"/>
              <w:szCs w:val="20"/>
            </w:rPr>
          </w:rPrChange>
        </w:rPr>
        <w:t>merî</w:t>
      </w:r>
      <w:r w:rsidRPr="00E13F4E">
        <w:rPr>
          <w:rFonts w:ascii="Times New Roman" w:eastAsia="Yu Gothic" w:hAnsi="Times New Roman" w:cs="Times New Roman"/>
          <w:color w:val="000000" w:themeColor="text1"/>
          <w:sz w:val="20"/>
          <w:szCs w:val="20"/>
          <w:rPrChange w:id="567" w:author="Zahid Syed" w:date="2025-09-24T13:00:00Z" w16du:dateUtc="2025-09-24T04:00:00Z">
            <w:rPr>
              <w:rFonts w:ascii="Times New Roman" w:eastAsia="Yu Gothic" w:hAnsi="Times New Roman" w:cs="Times New Roman"/>
              <w:color w:val="000000"/>
              <w:sz w:val="20"/>
              <w:szCs w:val="20"/>
            </w:rPr>
          </w:rPrChange>
        </w:rPr>
        <w:t>,</w:t>
      </w:r>
      <w:r w:rsidRPr="00E13F4E">
        <w:rPr>
          <w:rFonts w:ascii="Times New Roman" w:eastAsia="Yu Gothic" w:hAnsi="Times New Roman" w:cs="Times New Roman"/>
          <w:i/>
          <w:iCs/>
          <w:color w:val="000000" w:themeColor="text1"/>
          <w:sz w:val="20"/>
          <w:szCs w:val="20"/>
          <w:rPrChange w:id="568" w:author="Zahid Syed" w:date="2025-09-24T13:00:00Z" w16du:dateUtc="2025-09-24T04:00:00Z">
            <w:rPr>
              <w:rFonts w:ascii="Times New Roman" w:eastAsia="Yu Gothic" w:hAnsi="Times New Roman" w:cs="Times New Roman"/>
              <w:i/>
              <w:iCs/>
              <w:color w:val="000000"/>
              <w:sz w:val="20"/>
              <w:szCs w:val="20"/>
            </w:rPr>
          </w:rPrChange>
        </w:rPr>
        <w:t xml:space="preserve"> </w:t>
      </w:r>
      <w:r w:rsidRPr="00E13F4E">
        <w:rPr>
          <w:rFonts w:ascii="Times New Roman" w:eastAsia="Yu Gothic" w:hAnsi="Times New Roman" w:cs="Times New Roman"/>
          <w:color w:val="000000" w:themeColor="text1"/>
          <w:sz w:val="20"/>
          <w:szCs w:val="20"/>
          <w:rPrChange w:id="569" w:author="Zahid Syed" w:date="2025-09-24T13:00:00Z" w16du:dateUtc="2025-09-24T04:00:00Z">
            <w:rPr>
              <w:rFonts w:ascii="Times New Roman" w:eastAsia="Yu Gothic" w:hAnsi="Times New Roman" w:cs="Times New Roman"/>
              <w:color w:val="000000"/>
              <w:sz w:val="20"/>
              <w:szCs w:val="20"/>
            </w:rPr>
          </w:rPrChange>
        </w:rPr>
        <w:t xml:space="preserve">or </w:t>
      </w:r>
      <w:r w:rsidRPr="00E13F4E">
        <w:rPr>
          <w:rFonts w:ascii="Times New Roman" w:eastAsia="Yu Gothic" w:hAnsi="Times New Roman" w:cs="Times New Roman"/>
          <w:i/>
          <w:iCs/>
          <w:color w:val="000000" w:themeColor="text1"/>
          <w:sz w:val="20"/>
          <w:szCs w:val="20"/>
          <w:rPrChange w:id="570" w:author="Zahid Syed" w:date="2025-09-24T13:00:00Z" w16du:dateUtc="2025-09-24T04:00:00Z">
            <w:rPr>
              <w:rFonts w:ascii="Times New Roman" w:eastAsia="Yu Gothic" w:hAnsi="Times New Roman" w:cs="Times New Roman"/>
              <w:i/>
              <w:iCs/>
              <w:color w:val="000000"/>
              <w:sz w:val="20"/>
              <w:szCs w:val="20"/>
            </w:rPr>
          </w:rPrChange>
        </w:rPr>
        <w:t>hash-Shemerî</w:t>
      </w:r>
      <w:r w:rsidRPr="00E13F4E">
        <w:rPr>
          <w:rFonts w:ascii="Times New Roman" w:eastAsia="Yu Gothic" w:hAnsi="Times New Roman" w:cs="Times New Roman"/>
          <w:color w:val="000000" w:themeColor="text1"/>
          <w:sz w:val="20"/>
          <w:szCs w:val="20"/>
          <w:rPrChange w:id="571" w:author="Zahid Syed" w:date="2025-09-24T13:00:00Z" w16du:dateUtc="2025-09-24T04:00:00Z">
            <w:rPr>
              <w:rFonts w:ascii="Times New Roman" w:eastAsia="Yu Gothic" w:hAnsi="Times New Roman" w:cs="Times New Roman"/>
              <w:color w:val="000000"/>
              <w:sz w:val="20"/>
              <w:szCs w:val="20"/>
            </w:rPr>
          </w:rPrChange>
        </w:rPr>
        <w:t xml:space="preserve">--with possible reference to certain clans of the tribe of Issachar (Hebrew: </w:t>
      </w:r>
      <w:r w:rsidRPr="00E13F4E">
        <w:rPr>
          <w:rFonts w:ascii="Times New Roman" w:eastAsia="Yu Gothic" w:hAnsi="Times New Roman" w:cs="Times New Roman"/>
          <w:i/>
          <w:iCs/>
          <w:color w:val="000000" w:themeColor="text1"/>
          <w:sz w:val="20"/>
          <w:szCs w:val="20"/>
          <w:rPrChange w:id="572" w:author="Zahid Syed" w:date="2025-09-24T13:00:00Z" w16du:dateUtc="2025-09-24T04:00:00Z">
            <w:rPr>
              <w:rFonts w:ascii="Times New Roman" w:eastAsia="Yu Gothic" w:hAnsi="Times New Roman" w:cs="Times New Roman"/>
              <w:i/>
              <w:iCs/>
              <w:color w:val="000000"/>
              <w:sz w:val="20"/>
              <w:szCs w:val="20"/>
            </w:rPr>
          </w:rPrChange>
        </w:rPr>
        <w:t>Yessākhār</w:t>
      </w:r>
      <w:r w:rsidRPr="00E13F4E">
        <w:rPr>
          <w:rFonts w:ascii="Times New Roman" w:eastAsia="Yu Gothic" w:hAnsi="Times New Roman" w:cs="Times New Roman"/>
          <w:color w:val="000000" w:themeColor="text1"/>
          <w:sz w:val="20"/>
          <w:szCs w:val="20"/>
          <w:rPrChange w:id="573" w:author="Zahid Syed" w:date="2025-09-24T13:00:00Z" w16du:dateUtc="2025-09-24T04:00:00Z">
            <w:rPr>
              <w:rFonts w:ascii="Times New Roman" w:eastAsia="Yu Gothic" w:hAnsi="Times New Roman" w:cs="Times New Roman"/>
              <w:color w:val="000000"/>
              <w:sz w:val="20"/>
              <w:szCs w:val="20"/>
            </w:rPr>
          </w:rPrChange>
        </w:rPr>
        <w:t xml:space="preserve">; Arabic: </w:t>
      </w:r>
      <w:r w:rsidRPr="00E13F4E">
        <w:rPr>
          <w:rFonts w:ascii="Times New Roman" w:eastAsia="Yu Gothic" w:hAnsi="Times New Roman" w:cs="Times New Roman"/>
          <w:i/>
          <w:iCs/>
          <w:color w:val="000000" w:themeColor="text1"/>
          <w:sz w:val="20"/>
          <w:szCs w:val="20"/>
          <w:rPrChange w:id="574" w:author="Zahid Syed" w:date="2025-09-24T13:00:00Z" w16du:dateUtc="2025-09-24T04:00:00Z">
            <w:rPr>
              <w:rFonts w:ascii="Times New Roman" w:eastAsia="Yu Gothic" w:hAnsi="Times New Roman" w:cs="Times New Roman"/>
              <w:i/>
              <w:iCs/>
              <w:color w:val="000000"/>
              <w:sz w:val="20"/>
              <w:szCs w:val="20"/>
            </w:rPr>
          </w:rPrChange>
        </w:rPr>
        <w:t>Īsākhar</w:t>
      </w:r>
      <w:r w:rsidRPr="00E13F4E">
        <w:rPr>
          <w:rFonts w:ascii="Times New Roman" w:eastAsia="Yu Gothic" w:hAnsi="Times New Roman" w:cs="Times New Roman"/>
          <w:color w:val="000000" w:themeColor="text1"/>
          <w:sz w:val="20"/>
          <w:szCs w:val="20"/>
          <w:rPrChange w:id="575" w:author="Zahid Syed" w:date="2025-09-24T13:00:00Z" w16du:dateUtc="2025-09-24T04:00:00Z">
            <w:rPr>
              <w:rFonts w:ascii="Times New Roman" w:eastAsia="Yu Gothic" w:hAnsi="Times New Roman" w:cs="Times New Roman"/>
              <w:color w:val="000000"/>
              <w:sz w:val="20"/>
              <w:szCs w:val="20"/>
            </w:rPr>
          </w:rPrChange>
        </w:rPr>
        <w:t>).</w:t>
      </w:r>
    </w:p>
  </w:footnote>
  <w:footnote w:id="22">
    <w:p w14:paraId="1A2F85C8" w14:textId="77777777" w:rsidR="00B335E1" w:rsidRPr="00E13F4E" w:rsidRDefault="00B335E1" w:rsidP="005D5C5B">
      <w:pPr>
        <w:pStyle w:val="NormalWeb"/>
        <w:spacing w:before="0" w:beforeAutospacing="0" w:after="0" w:afterAutospacing="0"/>
        <w:rPr>
          <w:color w:val="000000" w:themeColor="text1"/>
          <w:sz w:val="20"/>
          <w:szCs w:val="20"/>
          <w:rPrChange w:id="576" w:author="Zahid Syed" w:date="2025-09-24T13:00:00Z" w16du:dateUtc="2025-09-24T04:00:00Z">
            <w:rPr>
              <w:color w:val="202122"/>
              <w:sz w:val="20"/>
              <w:szCs w:val="20"/>
            </w:rPr>
          </w:rPrChange>
        </w:rPr>
      </w:pPr>
      <w:r w:rsidRPr="00E13F4E">
        <w:rPr>
          <w:rStyle w:val="FootnoteReference"/>
          <w:color w:val="000000" w:themeColor="text1"/>
          <w:sz w:val="20"/>
          <w:szCs w:val="20"/>
          <w:rPrChange w:id="577" w:author="Zahid Syed" w:date="2025-09-24T13:00:00Z" w16du:dateUtc="2025-09-24T04:00:00Z">
            <w:rPr>
              <w:rStyle w:val="FootnoteReference"/>
              <w:sz w:val="20"/>
              <w:szCs w:val="20"/>
            </w:rPr>
          </w:rPrChange>
        </w:rPr>
        <w:footnoteRef/>
      </w:r>
      <w:r w:rsidRPr="00E13F4E">
        <w:rPr>
          <w:color w:val="000000" w:themeColor="text1"/>
          <w:sz w:val="20"/>
          <w:szCs w:val="20"/>
          <w:rPrChange w:id="578" w:author="Zahid Syed" w:date="2025-09-24T13:00:00Z" w16du:dateUtc="2025-09-24T04:00:00Z">
            <w:rPr>
              <w:sz w:val="20"/>
              <w:szCs w:val="20"/>
            </w:rPr>
          </w:rPrChange>
        </w:rPr>
        <w:t xml:space="preserve"> The </w:t>
      </w:r>
      <w:r w:rsidRPr="00E13F4E">
        <w:rPr>
          <w:rFonts w:eastAsia="Yu Gothic"/>
          <w:b/>
          <w:bCs/>
          <w:color w:val="000000" w:themeColor="text1"/>
          <w:sz w:val="20"/>
          <w:szCs w:val="20"/>
          <w:rPrChange w:id="579" w:author="Zahid Syed" w:date="2025-09-24T13:00:00Z" w16du:dateUtc="2025-09-24T04:00:00Z">
            <w:rPr>
              <w:rFonts w:eastAsia="Yu Gothic"/>
              <w:b/>
              <w:bCs/>
              <w:color w:val="0F252D"/>
              <w:sz w:val="20"/>
              <w:szCs w:val="20"/>
            </w:rPr>
          </w:rPrChange>
        </w:rPr>
        <w:t>Qaraites (</w:t>
      </w:r>
      <w:r w:rsidRPr="00E13F4E">
        <w:rPr>
          <w:b/>
          <w:bCs/>
          <w:i/>
          <w:iCs/>
          <w:color w:val="000000" w:themeColor="text1"/>
          <w:sz w:val="20"/>
          <w:szCs w:val="20"/>
          <w:rPrChange w:id="580" w:author="Zahid Syed" w:date="2025-09-24T13:00:00Z" w16du:dateUtc="2025-09-24T04:00:00Z">
            <w:rPr>
              <w:b/>
              <w:bCs/>
              <w:i/>
              <w:iCs/>
              <w:color w:val="000000"/>
              <w:sz w:val="20"/>
              <w:szCs w:val="20"/>
            </w:rPr>
          </w:rPrChange>
        </w:rPr>
        <w:t>ha-Q</w:t>
      </w:r>
      <w:r w:rsidRPr="00E13F4E">
        <w:rPr>
          <w:b/>
          <w:bCs/>
          <w:i/>
          <w:iCs/>
          <w:color w:val="000000" w:themeColor="text1"/>
          <w:sz w:val="20"/>
          <w:szCs w:val="20"/>
          <w:lang w:bidi="he"/>
          <w:rPrChange w:id="581" w:author="Zahid Syed" w:date="2025-09-24T13:00:00Z" w16du:dateUtc="2025-09-24T04:00:00Z">
            <w:rPr>
              <w:b/>
              <w:bCs/>
              <w:i/>
              <w:iCs/>
              <w:color w:val="202122"/>
              <w:sz w:val="20"/>
              <w:szCs w:val="20"/>
              <w:lang w:bidi="he"/>
            </w:rPr>
          </w:rPrChange>
        </w:rPr>
        <w:t>ārā’î</w:t>
      </w:r>
      <w:r w:rsidRPr="00E13F4E">
        <w:rPr>
          <w:b/>
          <w:bCs/>
          <w:i/>
          <w:iCs/>
          <w:color w:val="000000" w:themeColor="text1"/>
          <w:sz w:val="20"/>
          <w:szCs w:val="20"/>
          <w:rPrChange w:id="582" w:author="Zahid Syed" w:date="2025-09-24T13:00:00Z" w16du:dateUtc="2025-09-24T04:00:00Z">
            <w:rPr>
              <w:b/>
              <w:bCs/>
              <w:i/>
              <w:iCs/>
              <w:color w:val="000000"/>
              <w:sz w:val="20"/>
              <w:szCs w:val="20"/>
            </w:rPr>
          </w:rPrChange>
        </w:rPr>
        <w:t>m</w:t>
      </w:r>
      <w:r w:rsidRPr="00E13F4E">
        <w:rPr>
          <w:rFonts w:eastAsia="Yu Gothic"/>
          <w:b/>
          <w:bCs/>
          <w:color w:val="000000" w:themeColor="text1"/>
          <w:sz w:val="20"/>
          <w:szCs w:val="20"/>
          <w:rPrChange w:id="583" w:author="Zahid Syed" w:date="2025-09-24T13:00:00Z" w16du:dateUtc="2025-09-24T04:00:00Z">
            <w:rPr>
              <w:rFonts w:eastAsia="Yu Gothic"/>
              <w:b/>
              <w:bCs/>
              <w:color w:val="0F252D"/>
              <w:sz w:val="20"/>
              <w:szCs w:val="20"/>
            </w:rPr>
          </w:rPrChange>
        </w:rPr>
        <w:t xml:space="preserve">) </w:t>
      </w:r>
      <w:r w:rsidRPr="00E13F4E">
        <w:rPr>
          <w:rFonts w:eastAsia="Yu Gothic"/>
          <w:color w:val="000000" w:themeColor="text1"/>
          <w:sz w:val="20"/>
          <w:szCs w:val="20"/>
          <w:rPrChange w:id="584" w:author="Zahid Syed" w:date="2025-09-24T13:00:00Z" w16du:dateUtc="2025-09-24T04:00:00Z">
            <w:rPr>
              <w:rFonts w:eastAsia="Yu Gothic"/>
              <w:color w:val="0F252D"/>
              <w:sz w:val="20"/>
              <w:szCs w:val="20"/>
            </w:rPr>
          </w:rPrChange>
        </w:rPr>
        <w:t xml:space="preserve">refer to the followers of </w:t>
      </w:r>
      <w:r w:rsidRPr="00E13F4E">
        <w:rPr>
          <w:color w:val="000000" w:themeColor="text1"/>
          <w:sz w:val="20"/>
          <w:szCs w:val="20"/>
          <w:rPrChange w:id="585" w:author="Zahid Syed" w:date="2025-09-24T13:00:00Z" w16du:dateUtc="2025-09-24T04:00:00Z">
            <w:rPr>
              <w:color w:val="000000"/>
              <w:sz w:val="20"/>
              <w:szCs w:val="20"/>
            </w:rPr>
          </w:rPrChange>
        </w:rPr>
        <w:t xml:space="preserve">Qaraite or Karaite Judaism or Qaraism. They take their name from the Hebrew verb </w:t>
      </w:r>
      <w:r w:rsidRPr="00E13F4E">
        <w:rPr>
          <w:i/>
          <w:iCs/>
          <w:color w:val="000000" w:themeColor="text1"/>
          <w:sz w:val="20"/>
          <w:szCs w:val="20"/>
          <w:rPrChange w:id="586" w:author="Zahid Syed" w:date="2025-09-24T13:00:00Z" w16du:dateUtc="2025-09-24T04:00:00Z">
            <w:rPr>
              <w:i/>
              <w:iCs/>
              <w:color w:val="000000"/>
              <w:sz w:val="20"/>
              <w:szCs w:val="20"/>
            </w:rPr>
          </w:rPrChange>
        </w:rPr>
        <w:t>q</w:t>
      </w:r>
      <w:r w:rsidRPr="00E13F4E">
        <w:rPr>
          <w:i/>
          <w:iCs/>
          <w:color w:val="000000" w:themeColor="text1"/>
          <w:sz w:val="20"/>
          <w:szCs w:val="20"/>
          <w:rPrChange w:id="587" w:author="Zahid Syed" w:date="2025-09-24T13:00:00Z" w16du:dateUtc="2025-09-24T04:00:00Z">
            <w:rPr>
              <w:i/>
              <w:iCs/>
              <w:sz w:val="20"/>
              <w:szCs w:val="20"/>
            </w:rPr>
          </w:rPrChange>
        </w:rPr>
        <w:t>ā</w:t>
      </w:r>
      <w:r w:rsidRPr="00E13F4E">
        <w:rPr>
          <w:i/>
          <w:iCs/>
          <w:color w:val="000000" w:themeColor="text1"/>
          <w:sz w:val="20"/>
          <w:szCs w:val="20"/>
          <w:rPrChange w:id="588" w:author="Zahid Syed" w:date="2025-09-24T13:00:00Z" w16du:dateUtc="2025-09-24T04:00:00Z">
            <w:rPr>
              <w:i/>
              <w:iCs/>
              <w:color w:val="000000"/>
              <w:sz w:val="20"/>
              <w:szCs w:val="20"/>
            </w:rPr>
          </w:rPrChange>
        </w:rPr>
        <w:t>r</w:t>
      </w:r>
      <w:r w:rsidRPr="00E13F4E">
        <w:rPr>
          <w:i/>
          <w:iCs/>
          <w:color w:val="000000" w:themeColor="text1"/>
          <w:sz w:val="20"/>
          <w:szCs w:val="20"/>
          <w:rPrChange w:id="589" w:author="Zahid Syed" w:date="2025-09-24T13:00:00Z" w16du:dateUtc="2025-09-24T04:00:00Z">
            <w:rPr>
              <w:i/>
              <w:iCs/>
              <w:sz w:val="20"/>
              <w:szCs w:val="20"/>
            </w:rPr>
          </w:rPrChange>
        </w:rPr>
        <w:t>ā</w:t>
      </w:r>
      <w:r w:rsidRPr="00E13F4E">
        <w:rPr>
          <w:color w:val="000000" w:themeColor="text1"/>
          <w:sz w:val="20"/>
          <w:szCs w:val="20"/>
          <w:rPrChange w:id="590" w:author="Zahid Syed" w:date="2025-09-24T13:00:00Z" w16du:dateUtc="2025-09-24T04:00:00Z">
            <w:rPr>
              <w:sz w:val="20"/>
              <w:szCs w:val="20"/>
            </w:rPr>
          </w:rPrChange>
        </w:rPr>
        <w:t>, which means “to recite outloud” or “call out” and is directly related to its Arabic analogue “</w:t>
      </w:r>
      <w:r w:rsidRPr="00E13F4E">
        <w:rPr>
          <w:i/>
          <w:iCs/>
          <w:color w:val="000000" w:themeColor="text1"/>
          <w:sz w:val="20"/>
          <w:szCs w:val="20"/>
          <w:rPrChange w:id="591" w:author="Zahid Syed" w:date="2025-09-24T13:00:00Z" w16du:dateUtc="2025-09-24T04:00:00Z">
            <w:rPr>
              <w:i/>
              <w:iCs/>
              <w:sz w:val="20"/>
              <w:szCs w:val="20"/>
            </w:rPr>
          </w:rPrChange>
        </w:rPr>
        <w:t>qara’a</w:t>
      </w:r>
      <w:r w:rsidRPr="00E13F4E">
        <w:rPr>
          <w:color w:val="000000" w:themeColor="text1"/>
          <w:sz w:val="20"/>
          <w:szCs w:val="20"/>
          <w:rPrChange w:id="592" w:author="Zahid Syed" w:date="2025-09-24T13:00:00Z" w16du:dateUtc="2025-09-24T04:00:00Z">
            <w:rPr>
              <w:sz w:val="20"/>
              <w:szCs w:val="20"/>
            </w:rPr>
          </w:rPrChange>
        </w:rPr>
        <w:t>” (“to recite” or “read”).</w:t>
      </w:r>
      <w:r w:rsidRPr="00E13F4E">
        <w:rPr>
          <w:color w:val="000000" w:themeColor="text1"/>
          <w:sz w:val="20"/>
          <w:szCs w:val="20"/>
          <w:rPrChange w:id="593" w:author="Zahid Syed" w:date="2025-09-24T13:00:00Z" w16du:dateUtc="2025-09-24T04:00:00Z">
            <w:rPr>
              <w:color w:val="000000"/>
              <w:sz w:val="20"/>
              <w:szCs w:val="20"/>
            </w:rPr>
          </w:rPrChange>
        </w:rPr>
        <w:t xml:space="preserve"> Likewise, the Hebrew </w:t>
      </w:r>
      <w:r w:rsidRPr="00E13F4E">
        <w:rPr>
          <w:i/>
          <w:iCs/>
          <w:color w:val="000000" w:themeColor="text1"/>
          <w:sz w:val="20"/>
          <w:szCs w:val="20"/>
          <w:rPrChange w:id="594" w:author="Zahid Syed" w:date="2025-09-24T13:00:00Z" w16du:dateUtc="2025-09-24T04:00:00Z">
            <w:rPr>
              <w:i/>
              <w:iCs/>
              <w:color w:val="000000"/>
              <w:sz w:val="20"/>
              <w:szCs w:val="20"/>
            </w:rPr>
          </w:rPrChange>
        </w:rPr>
        <w:t>ha-Q</w:t>
      </w:r>
      <w:r w:rsidRPr="00E13F4E">
        <w:rPr>
          <w:i/>
          <w:iCs/>
          <w:color w:val="000000" w:themeColor="text1"/>
          <w:sz w:val="20"/>
          <w:szCs w:val="20"/>
          <w:lang w:bidi="he"/>
          <w:rPrChange w:id="595" w:author="Zahid Syed" w:date="2025-09-24T13:00:00Z" w16du:dateUtc="2025-09-24T04:00:00Z">
            <w:rPr>
              <w:i/>
              <w:iCs/>
              <w:color w:val="202122"/>
              <w:sz w:val="20"/>
              <w:szCs w:val="20"/>
              <w:lang w:bidi="he"/>
            </w:rPr>
          </w:rPrChange>
        </w:rPr>
        <w:t>ārā’î</w:t>
      </w:r>
      <w:r w:rsidRPr="00E13F4E">
        <w:rPr>
          <w:i/>
          <w:iCs/>
          <w:color w:val="000000" w:themeColor="text1"/>
          <w:sz w:val="20"/>
          <w:szCs w:val="20"/>
          <w:rPrChange w:id="596" w:author="Zahid Syed" w:date="2025-09-24T13:00:00Z" w16du:dateUtc="2025-09-24T04:00:00Z">
            <w:rPr>
              <w:i/>
              <w:iCs/>
              <w:color w:val="000000"/>
              <w:sz w:val="20"/>
              <w:szCs w:val="20"/>
            </w:rPr>
          </w:rPrChange>
        </w:rPr>
        <w:t>m</w:t>
      </w:r>
      <w:r w:rsidRPr="00E13F4E">
        <w:rPr>
          <w:color w:val="000000" w:themeColor="text1"/>
          <w:sz w:val="20"/>
          <w:szCs w:val="20"/>
          <w:rPrChange w:id="597" w:author="Zahid Syed" w:date="2025-09-24T13:00:00Z" w16du:dateUtc="2025-09-24T04:00:00Z">
            <w:rPr>
              <w:color w:val="000000"/>
              <w:sz w:val="20"/>
              <w:szCs w:val="20"/>
            </w:rPr>
          </w:rPrChange>
        </w:rPr>
        <w:t xml:space="preserve"> (the Reciters) corresponds to the Arabic </w:t>
      </w:r>
      <w:r w:rsidRPr="00E13F4E">
        <w:rPr>
          <w:i/>
          <w:iCs/>
          <w:color w:val="000000" w:themeColor="text1"/>
          <w:sz w:val="20"/>
          <w:szCs w:val="20"/>
          <w:rPrChange w:id="598" w:author="Zahid Syed" w:date="2025-09-24T13:00:00Z" w16du:dateUtc="2025-09-24T04:00:00Z">
            <w:rPr>
              <w:i/>
              <w:iCs/>
              <w:color w:val="000000"/>
              <w:sz w:val="20"/>
              <w:szCs w:val="20"/>
            </w:rPr>
          </w:rPrChange>
        </w:rPr>
        <w:t>al-Qurr</w:t>
      </w:r>
      <w:r w:rsidRPr="00E13F4E">
        <w:rPr>
          <w:i/>
          <w:iCs/>
          <w:color w:val="000000" w:themeColor="text1"/>
          <w:sz w:val="20"/>
          <w:szCs w:val="20"/>
          <w:lang w:bidi="he"/>
          <w:rPrChange w:id="599" w:author="Zahid Syed" w:date="2025-09-24T13:00:00Z" w16du:dateUtc="2025-09-24T04:00:00Z">
            <w:rPr>
              <w:i/>
              <w:iCs/>
              <w:color w:val="202122"/>
              <w:sz w:val="20"/>
              <w:szCs w:val="20"/>
              <w:lang w:bidi="he"/>
            </w:rPr>
          </w:rPrChange>
        </w:rPr>
        <w:t>ā</w:t>
      </w:r>
      <w:r w:rsidRPr="00E13F4E">
        <w:rPr>
          <w:i/>
          <w:iCs/>
          <w:color w:val="000000" w:themeColor="text1"/>
          <w:sz w:val="20"/>
          <w:szCs w:val="20"/>
          <w:rPrChange w:id="600" w:author="Zahid Syed" w:date="2025-09-24T13:00:00Z" w16du:dateUtc="2025-09-24T04:00:00Z">
            <w:rPr>
              <w:i/>
              <w:iCs/>
              <w:color w:val="000000"/>
              <w:sz w:val="20"/>
              <w:szCs w:val="20"/>
            </w:rPr>
          </w:rPrChange>
        </w:rPr>
        <w:t>’</w:t>
      </w:r>
      <w:r w:rsidRPr="00E13F4E">
        <w:rPr>
          <w:color w:val="000000" w:themeColor="text1"/>
          <w:sz w:val="20"/>
          <w:szCs w:val="20"/>
          <w:rPrChange w:id="601" w:author="Zahid Syed" w:date="2025-09-24T13:00:00Z" w16du:dateUtc="2025-09-24T04:00:00Z">
            <w:rPr>
              <w:color w:val="000000"/>
              <w:sz w:val="20"/>
              <w:szCs w:val="20"/>
            </w:rPr>
          </w:rPrChange>
        </w:rPr>
        <w:t xml:space="preserve"> (“the Reciters” or “the Readers”). The Qaraites only</w:t>
      </w:r>
      <w:r w:rsidRPr="00E13F4E">
        <w:rPr>
          <w:i/>
          <w:iCs/>
          <w:color w:val="000000" w:themeColor="text1"/>
          <w:sz w:val="20"/>
          <w:szCs w:val="20"/>
          <w:rPrChange w:id="602" w:author="Zahid Syed" w:date="2025-09-24T13:00:00Z" w16du:dateUtc="2025-09-24T04:00:00Z">
            <w:rPr>
              <w:i/>
              <w:iCs/>
              <w:color w:val="000000"/>
              <w:sz w:val="20"/>
              <w:szCs w:val="20"/>
            </w:rPr>
          </w:rPrChange>
        </w:rPr>
        <w:t xml:space="preserve"> </w:t>
      </w:r>
      <w:r w:rsidRPr="00E13F4E">
        <w:rPr>
          <w:color w:val="000000" w:themeColor="text1"/>
          <w:sz w:val="20"/>
          <w:szCs w:val="20"/>
          <w:rPrChange w:id="603" w:author="Zahid Syed" w:date="2025-09-24T13:00:00Z" w16du:dateUtc="2025-09-24T04:00:00Z">
            <w:rPr>
              <w:color w:val="202122"/>
              <w:sz w:val="20"/>
              <w:szCs w:val="20"/>
            </w:rPr>
          </w:rPrChange>
        </w:rPr>
        <w:t xml:space="preserve">recognized the Pentateuch as the supreme authority in Jewish religious belief and law. They reject Rabbinic authority and its claim to the authority of a parallel “oral tradition” of their own, especially as embodied in the Talmud. Although the discovery of the writings of the “People of the Caves” </w:t>
      </w:r>
      <w:r w:rsidRPr="00E13F4E">
        <w:rPr>
          <w:rFonts w:eastAsia="Yu Gothic"/>
          <w:color w:val="000000" w:themeColor="text1"/>
          <w:sz w:val="20"/>
          <w:szCs w:val="20"/>
          <w:rPrChange w:id="604" w:author="Zahid Syed" w:date="2025-09-24T13:00:00Z" w16du:dateUtc="2025-09-24T04:00:00Z">
            <w:rPr>
              <w:rFonts w:eastAsia="Yu Gothic"/>
              <w:color w:val="000000"/>
              <w:sz w:val="20"/>
              <w:szCs w:val="20"/>
            </w:rPr>
          </w:rPrChange>
        </w:rPr>
        <w:t>(</w:t>
      </w:r>
      <w:r w:rsidRPr="00E13F4E">
        <w:rPr>
          <w:rFonts w:eastAsia="Yu Gothic"/>
          <w:i/>
          <w:iCs/>
          <w:color w:val="000000" w:themeColor="text1"/>
          <w:sz w:val="20"/>
          <w:szCs w:val="20"/>
          <w:rPrChange w:id="605" w:author="Zahid Syed" w:date="2025-09-24T13:00:00Z" w16du:dateUtc="2025-09-24T04:00:00Z">
            <w:rPr>
              <w:rFonts w:eastAsia="Yu Gothic"/>
              <w:i/>
              <w:iCs/>
              <w:color w:val="000000"/>
              <w:sz w:val="20"/>
              <w:szCs w:val="20"/>
            </w:rPr>
          </w:rPrChange>
        </w:rPr>
        <w:t>al-Maghāriyya</w:t>
      </w:r>
      <w:r w:rsidRPr="00E13F4E">
        <w:rPr>
          <w:rFonts w:eastAsia="Yu Gothic"/>
          <w:color w:val="000000" w:themeColor="text1"/>
          <w:sz w:val="20"/>
          <w:szCs w:val="20"/>
          <w:rPrChange w:id="606" w:author="Zahid Syed" w:date="2025-09-24T13:00:00Z" w16du:dateUtc="2025-09-24T04:00:00Z">
            <w:rPr>
              <w:rFonts w:eastAsia="Yu Gothic"/>
              <w:color w:val="000000"/>
              <w:sz w:val="20"/>
              <w:szCs w:val="20"/>
            </w:rPr>
          </w:rPrChange>
        </w:rPr>
        <w:t>)</w:t>
      </w:r>
      <w:r w:rsidRPr="00E13F4E">
        <w:rPr>
          <w:color w:val="000000" w:themeColor="text1"/>
          <w:sz w:val="20"/>
          <w:szCs w:val="20"/>
          <w:rPrChange w:id="607" w:author="Zahid Syed" w:date="2025-09-24T13:00:00Z" w16du:dateUtc="2025-09-24T04:00:00Z">
            <w:rPr>
              <w:color w:val="202122"/>
              <w:sz w:val="20"/>
              <w:szCs w:val="20"/>
            </w:rPr>
          </w:rPrChange>
        </w:rPr>
        <w:t xml:space="preserve">—which were discovered in a cave outside Jericho in </w:t>
      </w:r>
      <w:r w:rsidRPr="00E13F4E">
        <w:rPr>
          <w:rFonts w:eastAsia="Yu Gothic"/>
          <w:color w:val="000000" w:themeColor="text1"/>
          <w:sz w:val="20"/>
          <w:szCs w:val="20"/>
          <w:rPrChange w:id="608" w:author="Zahid Syed" w:date="2025-09-24T13:00:00Z" w16du:dateUtc="2025-09-24T04:00:00Z">
            <w:rPr>
              <w:rFonts w:eastAsia="Yu Gothic"/>
              <w:color w:val="000000"/>
              <w:sz w:val="20"/>
              <w:szCs w:val="20"/>
            </w:rPr>
          </w:rPrChange>
        </w:rPr>
        <w:t>183/800 during the ‘Abb</w:t>
      </w:r>
      <w:r w:rsidRPr="00E13F4E">
        <w:rPr>
          <w:color w:val="000000" w:themeColor="text1"/>
          <w:sz w:val="20"/>
          <w:szCs w:val="20"/>
          <w:rPrChange w:id="609" w:author="Zahid Syed" w:date="2025-09-24T13:00:00Z" w16du:dateUtc="2025-09-24T04:00:00Z">
            <w:rPr>
              <w:sz w:val="20"/>
              <w:szCs w:val="20"/>
            </w:rPr>
          </w:rPrChange>
        </w:rPr>
        <w:t>ā</w:t>
      </w:r>
      <w:r w:rsidRPr="00E13F4E">
        <w:rPr>
          <w:rFonts w:eastAsia="Yu Gothic"/>
          <w:color w:val="000000" w:themeColor="text1"/>
          <w:sz w:val="20"/>
          <w:szCs w:val="20"/>
          <w:rPrChange w:id="610" w:author="Zahid Syed" w:date="2025-09-24T13:00:00Z" w16du:dateUtc="2025-09-24T04:00:00Z">
            <w:rPr>
              <w:rFonts w:eastAsia="Yu Gothic"/>
              <w:color w:val="000000"/>
              <w:sz w:val="20"/>
              <w:szCs w:val="20"/>
            </w:rPr>
          </w:rPrChange>
        </w:rPr>
        <w:t>sid Caliphate</w:t>
      </w:r>
      <w:r w:rsidRPr="00E13F4E">
        <w:rPr>
          <w:color w:val="000000" w:themeColor="text1"/>
          <w:sz w:val="20"/>
          <w:szCs w:val="20"/>
          <w:rPrChange w:id="611" w:author="Zahid Syed" w:date="2025-09-24T13:00:00Z" w16du:dateUtc="2025-09-24T04:00:00Z">
            <w:rPr>
              <w:color w:val="202122"/>
              <w:sz w:val="20"/>
              <w:szCs w:val="20"/>
            </w:rPr>
          </w:rPrChange>
        </w:rPr>
        <w:t>--inspired the religious movement of the Qaraites, some Rabbis hold that their origins actually go back to the Sadducees of the Second Temple. The manuscripts of the “People of the Caves” were early forerunners of the Dead Sea Scrolls, which will be discussed later under “Dead Sea Scrolls &amp; Their Keepers.”</w:t>
      </w:r>
    </w:p>
  </w:footnote>
  <w:footnote w:id="23">
    <w:p w14:paraId="2C2C11F7" w14:textId="77777777" w:rsidR="00B335E1" w:rsidRPr="00E13F4E" w:rsidRDefault="00B335E1" w:rsidP="005D5C5B">
      <w:pPr>
        <w:autoSpaceDE w:val="0"/>
        <w:autoSpaceDN w:val="0"/>
        <w:adjustRightInd w:val="0"/>
        <w:spacing w:after="0" w:line="240" w:lineRule="auto"/>
        <w:rPr>
          <w:rFonts w:ascii="Times New Roman" w:eastAsia="Yu Gothic" w:hAnsi="Times New Roman" w:cs="Times New Roman"/>
          <w:color w:val="000000" w:themeColor="text1"/>
          <w:sz w:val="20"/>
          <w:szCs w:val="20"/>
          <w:rPrChange w:id="612"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613"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614"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615" w:author="Zahid Syed" w:date="2025-09-24T13:00:00Z" w16du:dateUtc="2025-09-24T04:00:00Z">
            <w:rPr>
              <w:rFonts w:ascii="Times New Roman" w:hAnsi="Times New Roman" w:cs="Times New Roman"/>
              <w:b/>
              <w:bCs/>
              <w:sz w:val="20"/>
              <w:szCs w:val="20"/>
            </w:rPr>
          </w:rPrChange>
        </w:rPr>
        <w:t xml:space="preserve">The Nestorians </w:t>
      </w:r>
      <w:r w:rsidRPr="00E13F4E">
        <w:rPr>
          <w:rFonts w:ascii="Times New Roman" w:hAnsi="Times New Roman" w:cs="Times New Roman"/>
          <w:color w:val="000000" w:themeColor="text1"/>
          <w:sz w:val="20"/>
          <w:szCs w:val="20"/>
          <w:rPrChange w:id="616" w:author="Zahid Syed" w:date="2025-09-24T13:00:00Z" w16du:dateUtc="2025-09-24T04:00:00Z">
            <w:rPr>
              <w:rFonts w:ascii="Times New Roman" w:hAnsi="Times New Roman" w:cs="Times New Roman"/>
              <w:sz w:val="20"/>
              <w:szCs w:val="20"/>
            </w:rPr>
          </w:rPrChange>
        </w:rPr>
        <w:t xml:space="preserve">take their name from Nestorius (d. 428 CE), the Patriarch of Constantinople in his time. </w:t>
      </w:r>
      <w:r w:rsidRPr="00E13F4E">
        <w:rPr>
          <w:rFonts w:ascii="Times New Roman" w:eastAsia="Yu Gothic" w:hAnsi="Times New Roman" w:cs="Times New Roman"/>
          <w:color w:val="000000" w:themeColor="text1"/>
          <w:sz w:val="20"/>
          <w:szCs w:val="20"/>
          <w:rPrChange w:id="617" w:author="Zahid Syed" w:date="2025-09-24T13:00:00Z" w16du:dateUtc="2025-09-24T04:00:00Z">
            <w:rPr>
              <w:rFonts w:ascii="Times New Roman" w:eastAsia="Yu Gothic" w:hAnsi="Times New Roman" w:cs="Times New Roman"/>
              <w:color w:val="000000"/>
              <w:sz w:val="20"/>
              <w:szCs w:val="20"/>
            </w:rPr>
          </w:rPrChange>
        </w:rPr>
        <w:t>Nestorian theology, however, is rooted in the early period of Christian Antioch and those of its theological Fathers who denied that the Virgin Mary gave birth “to God.” They would say that Jesus Christ was “the Son of God” in terms of Divine grace but not physical nature. This controversy ranks among the first conflicts over Christology--the theology about the nature of Jesus Christ--that became the focus of Christian theology after the formal definition of Trinitarian doctrine in the fourth century CE. Nestorianism was condemned in the Council of Ephesus in 431 CE, which was primarily concerned with whether or not the Virgin Mary could be called “the Mother of God.” The condemnation of Nestorius in Ephesus proved fatal for the School of Antioch and the reputations of his greatest representatives. The early Nestorians agreed with he Nicene doctrine of Trinity, but they recoiled from the the growing “Mariolatry” (worship of Mary) among Christians and their common usage of that time of the Greek expression “</w:t>
      </w:r>
      <w:r w:rsidRPr="00E13F4E">
        <w:rPr>
          <w:rFonts w:ascii="Times New Roman" w:eastAsia="Yu Gothic" w:hAnsi="Times New Roman" w:cs="Times New Roman"/>
          <w:i/>
          <w:iCs/>
          <w:color w:val="000000" w:themeColor="text1"/>
          <w:sz w:val="20"/>
          <w:szCs w:val="20"/>
          <w:rPrChange w:id="618" w:author="Zahid Syed" w:date="2025-09-24T13:00:00Z" w16du:dateUtc="2025-09-24T04:00:00Z">
            <w:rPr>
              <w:rFonts w:ascii="Times New Roman" w:eastAsia="Yu Gothic" w:hAnsi="Times New Roman" w:cs="Times New Roman"/>
              <w:i/>
              <w:iCs/>
              <w:color w:val="000000"/>
              <w:sz w:val="20"/>
              <w:szCs w:val="20"/>
            </w:rPr>
          </w:rPrChange>
        </w:rPr>
        <w:t>Theotókos</w:t>
      </w:r>
      <w:r w:rsidRPr="00E13F4E">
        <w:rPr>
          <w:rFonts w:ascii="Times New Roman" w:eastAsia="Yu Gothic" w:hAnsi="Times New Roman" w:cs="Times New Roman"/>
          <w:color w:val="000000" w:themeColor="text1"/>
          <w:sz w:val="20"/>
          <w:szCs w:val="20"/>
          <w:rPrChange w:id="619" w:author="Zahid Syed" w:date="2025-09-24T13:00:00Z" w16du:dateUtc="2025-09-24T04:00:00Z">
            <w:rPr>
              <w:rFonts w:ascii="Times New Roman" w:eastAsia="Yu Gothic" w:hAnsi="Times New Roman" w:cs="Times New Roman"/>
              <w:color w:val="000000"/>
              <w:sz w:val="20"/>
              <w:szCs w:val="20"/>
            </w:rPr>
          </w:rPrChange>
        </w:rPr>
        <w:t xml:space="preserve"> (God-bearer)” (Latin: </w:t>
      </w:r>
      <w:r w:rsidRPr="00E13F4E">
        <w:rPr>
          <w:rFonts w:ascii="Times New Roman" w:eastAsia="Yu Gothic" w:hAnsi="Times New Roman" w:cs="Times New Roman"/>
          <w:i/>
          <w:iCs/>
          <w:color w:val="000000" w:themeColor="text1"/>
          <w:sz w:val="20"/>
          <w:szCs w:val="20"/>
          <w:rPrChange w:id="620" w:author="Zahid Syed" w:date="2025-09-24T13:00:00Z" w16du:dateUtc="2025-09-24T04:00:00Z">
            <w:rPr>
              <w:rFonts w:ascii="Times New Roman" w:eastAsia="Yu Gothic" w:hAnsi="Times New Roman" w:cs="Times New Roman"/>
              <w:i/>
              <w:iCs/>
              <w:color w:val="000000"/>
              <w:sz w:val="20"/>
              <w:szCs w:val="20"/>
            </w:rPr>
          </w:rPrChange>
        </w:rPr>
        <w:t>Deipara</w:t>
      </w:r>
      <w:r w:rsidRPr="00E13F4E">
        <w:rPr>
          <w:rFonts w:ascii="Times New Roman" w:eastAsia="Yu Gothic" w:hAnsi="Times New Roman" w:cs="Times New Roman"/>
          <w:color w:val="000000" w:themeColor="text1"/>
          <w:sz w:val="20"/>
          <w:szCs w:val="20"/>
          <w:rPrChange w:id="621" w:author="Zahid Syed" w:date="2025-09-24T13:00:00Z" w16du:dateUtc="2025-09-24T04:00:00Z">
            <w:rPr>
              <w:rFonts w:ascii="Times New Roman" w:eastAsia="Yu Gothic" w:hAnsi="Times New Roman" w:cs="Times New Roman"/>
              <w:color w:val="000000"/>
              <w:sz w:val="20"/>
              <w:szCs w:val="20"/>
            </w:rPr>
          </w:rPrChange>
        </w:rPr>
        <w:t>) for the Virgin Mary and held instead that she should properly be called</w:t>
      </w:r>
      <w:r w:rsidRPr="00E13F4E">
        <w:rPr>
          <w:rFonts w:ascii="Times New Roman" w:eastAsia="Yu Gothic" w:hAnsi="Times New Roman" w:cs="Times New Roman"/>
          <w:i/>
          <w:iCs/>
          <w:color w:val="000000" w:themeColor="text1"/>
          <w:sz w:val="20"/>
          <w:szCs w:val="20"/>
          <w:rPrChange w:id="622" w:author="Zahid Syed" w:date="2025-09-24T13:00:00Z" w16du:dateUtc="2025-09-24T04:00:00Z">
            <w:rPr>
              <w:rFonts w:ascii="Times New Roman" w:eastAsia="Yu Gothic" w:hAnsi="Times New Roman" w:cs="Times New Roman"/>
              <w:i/>
              <w:iCs/>
              <w:color w:val="000000"/>
              <w:sz w:val="20"/>
              <w:szCs w:val="20"/>
            </w:rPr>
          </w:rPrChange>
        </w:rPr>
        <w:t xml:space="preserve"> </w:t>
      </w:r>
      <w:r w:rsidRPr="00E13F4E">
        <w:rPr>
          <w:rFonts w:ascii="Times New Roman" w:eastAsia="Yu Gothic" w:hAnsi="Times New Roman" w:cs="Times New Roman"/>
          <w:color w:val="000000" w:themeColor="text1"/>
          <w:sz w:val="20"/>
          <w:szCs w:val="20"/>
          <w:rPrChange w:id="623" w:author="Zahid Syed" w:date="2025-09-24T13:00:00Z" w16du:dateUtc="2025-09-24T04:00:00Z">
            <w:rPr>
              <w:rFonts w:ascii="Times New Roman" w:eastAsia="Yu Gothic" w:hAnsi="Times New Roman" w:cs="Times New Roman"/>
              <w:color w:val="000000"/>
              <w:sz w:val="20"/>
              <w:szCs w:val="20"/>
            </w:rPr>
          </w:rPrChange>
        </w:rPr>
        <w:t>“</w:t>
      </w:r>
      <w:r w:rsidRPr="00E13F4E">
        <w:rPr>
          <w:rFonts w:ascii="Times New Roman" w:eastAsia="Yu Gothic" w:hAnsi="Times New Roman" w:cs="Times New Roman"/>
          <w:i/>
          <w:iCs/>
          <w:color w:val="000000" w:themeColor="text1"/>
          <w:sz w:val="20"/>
          <w:szCs w:val="20"/>
          <w:rPrChange w:id="624" w:author="Zahid Syed" w:date="2025-09-24T13:00:00Z" w16du:dateUtc="2025-09-24T04:00:00Z">
            <w:rPr>
              <w:rFonts w:ascii="Times New Roman" w:eastAsia="Yu Gothic" w:hAnsi="Times New Roman" w:cs="Times New Roman"/>
              <w:i/>
              <w:iCs/>
              <w:color w:val="000000"/>
              <w:sz w:val="20"/>
              <w:szCs w:val="20"/>
            </w:rPr>
          </w:rPrChange>
        </w:rPr>
        <w:t>Anthrōpotokós</w:t>
      </w:r>
      <w:r w:rsidRPr="00E13F4E">
        <w:rPr>
          <w:rFonts w:ascii="Times New Roman" w:eastAsia="Yu Gothic" w:hAnsi="Times New Roman" w:cs="Times New Roman"/>
          <w:color w:val="000000" w:themeColor="text1"/>
          <w:sz w:val="20"/>
          <w:szCs w:val="20"/>
          <w:rPrChange w:id="625" w:author="Zahid Syed" w:date="2025-09-24T13:00:00Z" w16du:dateUtc="2025-09-24T04:00:00Z">
            <w:rPr>
              <w:rFonts w:ascii="Times New Roman" w:eastAsia="Yu Gothic" w:hAnsi="Times New Roman" w:cs="Times New Roman"/>
              <w:color w:val="000000"/>
              <w:sz w:val="20"/>
              <w:szCs w:val="20"/>
            </w:rPr>
          </w:rPrChange>
        </w:rPr>
        <w:t xml:space="preserve"> (man-bearer).” The word </w:t>
      </w:r>
      <w:r w:rsidRPr="00E13F4E">
        <w:rPr>
          <w:rFonts w:ascii="Times New Roman" w:eastAsia="Yu Gothic" w:hAnsi="Times New Roman" w:cs="Times New Roman"/>
          <w:i/>
          <w:iCs/>
          <w:color w:val="000000" w:themeColor="text1"/>
          <w:sz w:val="20"/>
          <w:szCs w:val="20"/>
          <w:rPrChange w:id="626" w:author="Zahid Syed" w:date="2025-09-24T13:00:00Z" w16du:dateUtc="2025-09-24T04:00:00Z">
            <w:rPr>
              <w:rFonts w:ascii="Times New Roman" w:eastAsia="Yu Gothic" w:hAnsi="Times New Roman" w:cs="Times New Roman"/>
              <w:i/>
              <w:iCs/>
              <w:color w:val="000000"/>
              <w:sz w:val="20"/>
              <w:szCs w:val="20"/>
            </w:rPr>
          </w:rPrChange>
        </w:rPr>
        <w:t>Theotókos</w:t>
      </w:r>
      <w:r w:rsidRPr="00E13F4E">
        <w:rPr>
          <w:rFonts w:ascii="Times New Roman" w:eastAsia="Yu Gothic" w:hAnsi="Times New Roman" w:cs="Times New Roman"/>
          <w:color w:val="000000" w:themeColor="text1"/>
          <w:sz w:val="20"/>
          <w:szCs w:val="20"/>
          <w:rPrChange w:id="627" w:author="Zahid Syed" w:date="2025-09-24T13:00:00Z" w16du:dateUtc="2025-09-24T04:00:00Z">
            <w:rPr>
              <w:rFonts w:ascii="Times New Roman" w:eastAsia="Yu Gothic" w:hAnsi="Times New Roman" w:cs="Times New Roman"/>
              <w:color w:val="000000"/>
              <w:sz w:val="20"/>
              <w:szCs w:val="20"/>
            </w:rPr>
          </w:rPrChange>
        </w:rPr>
        <w:t xml:space="preserve"> was the watchword of the Nestorian controversy. It had long been used as the popular name of Mary among Trinitarian Christians and often led to related expressions for the Virgin such as “</w:t>
      </w:r>
      <w:r w:rsidRPr="00E13F4E">
        <w:rPr>
          <w:rFonts w:ascii="Times New Roman" w:eastAsia="Yu Gothic" w:hAnsi="Times New Roman" w:cs="Times New Roman"/>
          <w:i/>
          <w:iCs/>
          <w:color w:val="000000" w:themeColor="text1"/>
          <w:sz w:val="20"/>
          <w:szCs w:val="20"/>
          <w:rPrChange w:id="628" w:author="Zahid Syed" w:date="2025-09-24T13:00:00Z" w16du:dateUtc="2025-09-24T04:00:00Z">
            <w:rPr>
              <w:rFonts w:ascii="Times New Roman" w:eastAsia="Yu Gothic" w:hAnsi="Times New Roman" w:cs="Times New Roman"/>
              <w:i/>
              <w:iCs/>
              <w:color w:val="000000"/>
              <w:sz w:val="20"/>
              <w:szCs w:val="20"/>
            </w:rPr>
          </w:rPrChange>
        </w:rPr>
        <w:t>Mēter Theoû</w:t>
      </w:r>
      <w:r w:rsidRPr="00E13F4E">
        <w:rPr>
          <w:rFonts w:ascii="Times New Roman" w:eastAsia="Yu Gothic" w:hAnsi="Times New Roman" w:cs="Times New Roman"/>
          <w:color w:val="000000" w:themeColor="text1"/>
          <w:sz w:val="20"/>
          <w:szCs w:val="20"/>
          <w:rPrChange w:id="629" w:author="Zahid Syed" w:date="2025-09-24T13:00:00Z" w16du:dateUtc="2025-09-24T04:00:00Z">
            <w:rPr>
              <w:rFonts w:ascii="Times New Roman" w:eastAsia="Yu Gothic" w:hAnsi="Times New Roman" w:cs="Times New Roman"/>
              <w:color w:val="000000"/>
              <w:sz w:val="20"/>
              <w:szCs w:val="20"/>
            </w:rPr>
          </w:rPrChange>
        </w:rPr>
        <w:t xml:space="preserve"> (the Mother of God: Latin: </w:t>
      </w:r>
      <w:r w:rsidRPr="00E13F4E">
        <w:rPr>
          <w:rFonts w:ascii="Times New Roman" w:eastAsia="Yu Gothic" w:hAnsi="Times New Roman" w:cs="Times New Roman"/>
          <w:i/>
          <w:iCs/>
          <w:color w:val="000000" w:themeColor="text1"/>
          <w:sz w:val="20"/>
          <w:szCs w:val="20"/>
          <w:rPrChange w:id="630" w:author="Zahid Syed" w:date="2025-09-24T13:00:00Z" w16du:dateUtc="2025-09-24T04:00:00Z">
            <w:rPr>
              <w:rFonts w:ascii="Times New Roman" w:eastAsia="Yu Gothic" w:hAnsi="Times New Roman" w:cs="Times New Roman"/>
              <w:i/>
              <w:iCs/>
              <w:color w:val="000000"/>
              <w:sz w:val="20"/>
              <w:szCs w:val="20"/>
            </w:rPr>
          </w:rPrChange>
        </w:rPr>
        <w:t>Dei genetrix</w:t>
      </w:r>
      <w:r w:rsidRPr="00E13F4E">
        <w:rPr>
          <w:rFonts w:ascii="Times New Roman" w:eastAsia="Yu Gothic" w:hAnsi="Times New Roman" w:cs="Times New Roman"/>
          <w:color w:val="000000" w:themeColor="text1"/>
          <w:sz w:val="20"/>
          <w:szCs w:val="20"/>
          <w:rPrChange w:id="631" w:author="Zahid Syed" w:date="2025-09-24T13:00:00Z" w16du:dateUtc="2025-09-24T04:00:00Z">
            <w:rPr>
              <w:rFonts w:ascii="Times New Roman" w:eastAsia="Yu Gothic" w:hAnsi="Times New Roman" w:cs="Times New Roman"/>
              <w:color w:val="000000"/>
              <w:sz w:val="20"/>
              <w:szCs w:val="20"/>
            </w:rPr>
          </w:rPrChange>
        </w:rPr>
        <w:t xml:space="preserve">). In the Council of Ephesus, both expressions, </w:t>
      </w:r>
      <w:r w:rsidRPr="00E13F4E">
        <w:rPr>
          <w:rFonts w:ascii="Times New Roman" w:eastAsia="Yu Gothic" w:hAnsi="Times New Roman" w:cs="Times New Roman"/>
          <w:i/>
          <w:iCs/>
          <w:color w:val="000000" w:themeColor="text1"/>
          <w:sz w:val="20"/>
          <w:szCs w:val="20"/>
          <w:rPrChange w:id="632" w:author="Zahid Syed" w:date="2025-09-24T13:00:00Z" w16du:dateUtc="2025-09-24T04:00:00Z">
            <w:rPr>
              <w:rFonts w:ascii="Times New Roman" w:eastAsia="Yu Gothic" w:hAnsi="Times New Roman" w:cs="Times New Roman"/>
              <w:i/>
              <w:iCs/>
              <w:color w:val="000000"/>
              <w:sz w:val="20"/>
              <w:szCs w:val="20"/>
            </w:rPr>
          </w:rPrChange>
        </w:rPr>
        <w:t>Theotókos</w:t>
      </w:r>
      <w:r w:rsidRPr="00E13F4E">
        <w:rPr>
          <w:rFonts w:ascii="Times New Roman" w:eastAsia="Yu Gothic" w:hAnsi="Times New Roman" w:cs="Times New Roman"/>
          <w:color w:val="000000" w:themeColor="text1"/>
          <w:sz w:val="20"/>
          <w:szCs w:val="20"/>
          <w:rPrChange w:id="633" w:author="Zahid Syed" w:date="2025-09-24T13:00:00Z" w16du:dateUtc="2025-09-24T04:00:00Z">
            <w:rPr>
              <w:rFonts w:ascii="Times New Roman" w:eastAsia="Yu Gothic" w:hAnsi="Times New Roman" w:cs="Times New Roman"/>
              <w:color w:val="000000"/>
              <w:sz w:val="20"/>
              <w:szCs w:val="20"/>
            </w:rPr>
          </w:rPrChange>
        </w:rPr>
        <w:t xml:space="preserve"> and </w:t>
      </w:r>
      <w:r w:rsidRPr="00E13F4E">
        <w:rPr>
          <w:rFonts w:ascii="Times New Roman" w:eastAsia="Yu Gothic" w:hAnsi="Times New Roman" w:cs="Times New Roman"/>
          <w:i/>
          <w:iCs/>
          <w:color w:val="000000" w:themeColor="text1"/>
          <w:sz w:val="20"/>
          <w:szCs w:val="20"/>
          <w:rPrChange w:id="634" w:author="Zahid Syed" w:date="2025-09-24T13:00:00Z" w16du:dateUtc="2025-09-24T04:00:00Z">
            <w:rPr>
              <w:rFonts w:ascii="Times New Roman" w:eastAsia="Yu Gothic" w:hAnsi="Times New Roman" w:cs="Times New Roman"/>
              <w:i/>
              <w:iCs/>
              <w:color w:val="000000"/>
              <w:sz w:val="20"/>
              <w:szCs w:val="20"/>
            </w:rPr>
          </w:rPrChange>
        </w:rPr>
        <w:t>Mēter Theoû</w:t>
      </w:r>
      <w:r w:rsidRPr="00E13F4E">
        <w:rPr>
          <w:rFonts w:ascii="Times New Roman" w:eastAsia="Yu Gothic" w:hAnsi="Times New Roman" w:cs="Times New Roman"/>
          <w:color w:val="000000" w:themeColor="text1"/>
          <w:sz w:val="20"/>
          <w:szCs w:val="20"/>
          <w:rPrChange w:id="635" w:author="Zahid Syed" w:date="2025-09-24T13:00:00Z" w16du:dateUtc="2025-09-24T04:00:00Z">
            <w:rPr>
              <w:rFonts w:ascii="Times New Roman" w:eastAsia="Yu Gothic" w:hAnsi="Times New Roman" w:cs="Times New Roman"/>
              <w:color w:val="000000"/>
              <w:sz w:val="20"/>
              <w:szCs w:val="20"/>
            </w:rPr>
          </w:rPrChange>
        </w:rPr>
        <w:t xml:space="preserve"> were used by those who opposed Nestorius. Nestorius took issue with both the Christian expression that “God was born”--meaning that “He who is God was born”--and the contrary statement that “God died”--meaning that “He who is God died.” Nestorius firmly rejected such popular Christian expressions, including reference to “the blood of God” and the “suffering of God.” Still Nestorius does not seem to have spurned all of the theological corollaries that were associated with Nicaean Doctrine. At the same time, Nestorianism posited the grave theological danger of positing that there were two persons in Jesus Christ, one human and one Divine. In this, Nestorius and Nestorianism vindicated Christ’s perfect manhood. Yet, Nestorianism should not be confused with early Unitarianism or Arianism--although the Nestorians were often close to the Arians. For the Nestorians did conceive of Jesus Christ as incarnate but held that he united in himself two persons: The Logos (Word) and Man. These were inseparably united, such that they might be deemed one. But this denied Incarnation in the sense that both the Monophysite and Duophysite Trinitarians would conceive of it. In the fifth century CE, the Eastern Syriac (Nestorian) and Western Syriac (Jacobite) Churches split, and the Nestorian Church became very isolated in Persia from the Christian communites to the West. </w:t>
      </w:r>
    </w:p>
  </w:footnote>
  <w:footnote w:id="24">
    <w:p w14:paraId="31B9EF12" w14:textId="77777777" w:rsidR="00B335E1" w:rsidRPr="00E13F4E" w:rsidRDefault="00B335E1" w:rsidP="005D5C5B">
      <w:pPr>
        <w:pStyle w:val="FootnoteText1"/>
        <w:rPr>
          <w:color w:val="000000" w:themeColor="text1"/>
          <w:rPrChange w:id="636" w:author="Zahid Syed" w:date="2025-09-24T13:00:00Z" w16du:dateUtc="2025-09-24T04:00:00Z">
            <w:rPr/>
          </w:rPrChange>
        </w:rPr>
      </w:pPr>
      <w:r w:rsidRPr="00E13F4E">
        <w:rPr>
          <w:rStyle w:val="FootnoteReference"/>
          <w:color w:val="000000" w:themeColor="text1"/>
          <w:rPrChange w:id="637" w:author="Zahid Syed" w:date="2025-09-24T13:00:00Z" w16du:dateUtc="2025-09-24T04:00:00Z">
            <w:rPr>
              <w:rStyle w:val="FootnoteReference"/>
            </w:rPr>
          </w:rPrChange>
        </w:rPr>
        <w:footnoteRef/>
      </w:r>
      <w:r w:rsidRPr="00E13F4E">
        <w:rPr>
          <w:color w:val="000000" w:themeColor="text1"/>
          <w:rPrChange w:id="638" w:author="Zahid Syed" w:date="2025-09-24T13:00:00Z" w16du:dateUtc="2025-09-24T04:00:00Z">
            <w:rPr/>
          </w:rPrChange>
        </w:rPr>
        <w:t xml:space="preserve"> See Umar F. Abd-Allah, “Theological Dimensions of Islamic Law” in </w:t>
      </w:r>
      <w:r w:rsidRPr="00E13F4E">
        <w:rPr>
          <w:i/>
          <w:iCs/>
          <w:color w:val="000000" w:themeColor="text1"/>
          <w:rPrChange w:id="639" w:author="Zahid Syed" w:date="2025-09-24T13:00:00Z" w16du:dateUtc="2025-09-24T04:00:00Z">
            <w:rPr>
              <w:i/>
              <w:iCs/>
            </w:rPr>
          </w:rPrChange>
        </w:rPr>
        <w:t>The Cambridge Companion to Classical Islamic Theology</w:t>
      </w:r>
      <w:r w:rsidRPr="00E13F4E">
        <w:rPr>
          <w:color w:val="000000" w:themeColor="text1"/>
          <w:rPrChange w:id="640" w:author="Zahid Syed" w:date="2025-09-24T13:00:00Z" w16du:dateUtc="2025-09-24T04:00:00Z">
            <w:rPr/>
          </w:rPrChange>
        </w:rPr>
        <w:t>, ed. Tim Winter, Cambridge, England: Cambridge University Press, 2008, pp. 237-257.</w:t>
      </w:r>
    </w:p>
  </w:footnote>
  <w:footnote w:id="25">
    <w:p w14:paraId="4515642C" w14:textId="77777777" w:rsidR="00B335E1" w:rsidRPr="00E13F4E" w:rsidRDefault="00B335E1" w:rsidP="005D5C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sz w:val="20"/>
          <w:szCs w:val="20"/>
          <w:rPrChange w:id="641" w:author="Zahid Syed" w:date="2025-09-24T13:00:00Z" w16du:dateUtc="2025-09-24T04:00:00Z">
            <w:rPr>
              <w:rFonts w:ascii="Times New Roman" w:hAnsi="Times New Roman" w:cs="Times New Roman"/>
              <w:color w:val="0F252D"/>
              <w:sz w:val="20"/>
              <w:szCs w:val="20"/>
            </w:rPr>
          </w:rPrChange>
        </w:rPr>
      </w:pPr>
      <w:r w:rsidRPr="00E13F4E">
        <w:rPr>
          <w:rStyle w:val="FootnoteReference"/>
          <w:rFonts w:ascii="Times New Roman" w:hAnsi="Times New Roman" w:cs="Times New Roman"/>
          <w:color w:val="000000" w:themeColor="text1"/>
          <w:sz w:val="20"/>
          <w:szCs w:val="20"/>
          <w:rPrChange w:id="642"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643"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b/>
          <w:bCs/>
          <w:color w:val="000000" w:themeColor="text1"/>
          <w:sz w:val="20"/>
          <w:szCs w:val="20"/>
          <w:rPrChange w:id="644" w:author="Zahid Syed" w:date="2025-09-24T13:00:00Z" w16du:dateUtc="2025-09-24T04:00:00Z">
            <w:rPr>
              <w:rFonts w:ascii="Times New Roman" w:eastAsia="Yu Gothic" w:hAnsi="Times New Roman" w:cs="Times New Roman"/>
              <w:b/>
              <w:bCs/>
              <w:color w:val="000000"/>
              <w:sz w:val="20"/>
              <w:szCs w:val="20"/>
            </w:rPr>
          </w:rPrChange>
        </w:rPr>
        <w:t xml:space="preserve">Zoroastrianism </w:t>
      </w:r>
      <w:r w:rsidRPr="00E13F4E">
        <w:rPr>
          <w:rFonts w:ascii="Times New Roman" w:eastAsia="Yu Gothic" w:hAnsi="Times New Roman" w:cs="Times New Roman"/>
          <w:color w:val="000000" w:themeColor="text1"/>
          <w:sz w:val="20"/>
          <w:szCs w:val="20"/>
          <w:rPrChange w:id="645" w:author="Zahid Syed" w:date="2025-09-24T13:00:00Z" w16du:dateUtc="2025-09-24T04:00:00Z">
            <w:rPr>
              <w:rFonts w:ascii="Times New Roman" w:eastAsia="Yu Gothic" w:hAnsi="Times New Roman" w:cs="Times New Roman"/>
              <w:color w:val="000000"/>
              <w:sz w:val="20"/>
              <w:szCs w:val="20"/>
            </w:rPr>
          </w:rPrChange>
        </w:rPr>
        <w:t xml:space="preserve">refers to the ancient monotheistic Zoroastrianism of Zoroaster, who may well have been a Divine Prophet. The term was also applied anachronistically to the Magian synthesis of the Sasanian emperors of Iran prior to the rise of Islam, just as it is also invoked by the Parsis of India, who benefitted greatly from the ground-breaking studies of Max Müller </w:t>
      </w:r>
      <w:r w:rsidRPr="00E13F4E">
        <w:rPr>
          <w:rFonts w:ascii="Times New Roman" w:hAnsi="Times New Roman" w:cs="Times New Roman"/>
          <w:color w:val="000000" w:themeColor="text1"/>
          <w:sz w:val="20"/>
          <w:szCs w:val="20"/>
          <w:rPrChange w:id="646" w:author="Zahid Syed" w:date="2025-09-24T13:00:00Z" w16du:dateUtc="2025-09-24T04:00:00Z">
            <w:rPr>
              <w:rFonts w:ascii="Times New Roman" w:hAnsi="Times New Roman" w:cs="Times New Roman"/>
              <w:color w:val="202122"/>
              <w:sz w:val="20"/>
              <w:szCs w:val="20"/>
            </w:rPr>
          </w:rPrChange>
        </w:rPr>
        <w:t>(d. 1318/1900)</w:t>
      </w:r>
      <w:r w:rsidRPr="00E13F4E">
        <w:rPr>
          <w:rFonts w:ascii="Times New Roman" w:eastAsia="Yu Gothic" w:hAnsi="Times New Roman" w:cs="Times New Roman"/>
          <w:color w:val="000000" w:themeColor="text1"/>
          <w:sz w:val="20"/>
          <w:szCs w:val="20"/>
          <w:rPrChange w:id="647" w:author="Zahid Syed" w:date="2025-09-24T13:00:00Z" w16du:dateUtc="2025-09-24T04:00:00Z">
            <w:rPr>
              <w:rFonts w:ascii="Times New Roman" w:eastAsia="Yu Gothic" w:hAnsi="Times New Roman" w:cs="Times New Roman"/>
              <w:color w:val="000000"/>
              <w:sz w:val="20"/>
              <w:szCs w:val="20"/>
            </w:rPr>
          </w:rPrChange>
        </w:rPr>
        <w:t xml:space="preserve"> in the nineteenth century, which demonstrated that original Zoroastrianism was monotheistic and anti-dualistic.</w:t>
      </w:r>
      <w:r w:rsidRPr="00E13F4E">
        <w:rPr>
          <w:rFonts w:ascii="Times New Roman" w:hAnsi="Times New Roman" w:cs="Times New Roman"/>
          <w:color w:val="000000" w:themeColor="text1"/>
          <w:sz w:val="20"/>
          <w:szCs w:val="20"/>
          <w:rPrChange w:id="648" w:author="Zahid Syed" w:date="2025-09-24T13:00:00Z" w16du:dateUtc="2025-09-24T04:00:00Z">
            <w:rPr>
              <w:rFonts w:ascii="Times New Roman" w:hAnsi="Times New Roman" w:cs="Times New Roman"/>
              <w:color w:val="0F252D"/>
              <w:sz w:val="20"/>
              <w:szCs w:val="20"/>
            </w:rPr>
          </w:rPrChange>
        </w:rPr>
        <w:t xml:space="preserve"> “</w:t>
      </w:r>
      <w:r w:rsidRPr="00E13F4E">
        <w:rPr>
          <w:rFonts w:ascii="Times New Roman" w:hAnsi="Times New Roman" w:cs="Times New Roman"/>
          <w:color w:val="000000" w:themeColor="text1"/>
          <w:sz w:val="20"/>
          <w:szCs w:val="20"/>
          <w:rPrChange w:id="649" w:author="Zahid Syed" w:date="2025-09-24T13:00:00Z" w16du:dateUtc="2025-09-24T04:00:00Z">
            <w:rPr>
              <w:rFonts w:ascii="Times New Roman" w:hAnsi="Times New Roman" w:cs="Times New Roman"/>
              <w:color w:val="000000"/>
              <w:sz w:val="20"/>
              <w:szCs w:val="20"/>
            </w:rPr>
          </w:rPrChange>
        </w:rPr>
        <w:t xml:space="preserve">Zoroastrianism” as a form of Magian dualism was the official state religion of the Sasanian emperors from 211 CE until 640 CE. It too was a “missionary” cult and distinctly intolerant of other faiths, including Jews and Christians. </w:t>
      </w:r>
      <w:r w:rsidRPr="00E13F4E">
        <w:rPr>
          <w:rFonts w:ascii="Times New Roman" w:hAnsi="Times New Roman" w:cs="Times New Roman"/>
          <w:color w:val="000000" w:themeColor="text1"/>
          <w:sz w:val="20"/>
          <w:szCs w:val="20"/>
          <w:rPrChange w:id="650" w:author="Zahid Syed" w:date="2025-09-24T13:00:00Z" w16du:dateUtc="2025-09-24T04:00:00Z">
            <w:rPr>
              <w:rFonts w:ascii="Times New Roman" w:hAnsi="Times New Roman" w:cs="Times New Roman"/>
              <w:color w:val="0F252D"/>
              <w:sz w:val="20"/>
              <w:szCs w:val="20"/>
            </w:rPr>
          </w:rPrChange>
        </w:rPr>
        <w:t xml:space="preserve">All so-called “Zoroastrian sects” that are known today or during the Islamic period are clearly post-Sasanian in origin and do not represent the historical teachings of Zoroaster. Still, </w:t>
      </w:r>
      <w:r w:rsidRPr="00E13F4E">
        <w:rPr>
          <w:rFonts w:ascii="Times New Roman" w:eastAsia="Yu Gothic" w:hAnsi="Times New Roman" w:cs="Times New Roman"/>
          <w:color w:val="000000" w:themeColor="text1"/>
          <w:sz w:val="20"/>
          <w:szCs w:val="20"/>
          <w:rPrChange w:id="651" w:author="Zahid Syed" w:date="2025-09-24T13:00:00Z" w16du:dateUtc="2025-09-24T04:00:00Z">
            <w:rPr>
              <w:rFonts w:ascii="Times New Roman" w:eastAsia="Yu Gothic" w:hAnsi="Times New Roman" w:cs="Times New Roman"/>
              <w:color w:val="000000"/>
              <w:sz w:val="20"/>
              <w:szCs w:val="20"/>
            </w:rPr>
          </w:rPrChange>
        </w:rPr>
        <w:t xml:space="preserve">there may still have been traces of original Zoroastrianism in isolated parts of Iran at the time of the Muslim conquest of Persia, but that is hardly an established fact. </w:t>
      </w:r>
      <w:r w:rsidRPr="00E13F4E">
        <w:rPr>
          <w:rFonts w:ascii="Times New Roman" w:hAnsi="Times New Roman" w:cs="Times New Roman"/>
          <w:color w:val="000000" w:themeColor="text1"/>
          <w:sz w:val="20"/>
          <w:szCs w:val="20"/>
          <w:rPrChange w:id="652" w:author="Zahid Syed" w:date="2025-09-24T13:00:00Z" w16du:dateUtc="2025-09-24T04:00:00Z">
            <w:rPr>
              <w:rFonts w:ascii="Times New Roman" w:hAnsi="Times New Roman" w:cs="Times New Roman"/>
              <w:color w:val="112B21"/>
              <w:sz w:val="20"/>
              <w:szCs w:val="20"/>
            </w:rPr>
          </w:rPrChange>
        </w:rPr>
        <w:t>Shih</w:t>
      </w:r>
      <w:r w:rsidRPr="00E13F4E">
        <w:rPr>
          <w:rFonts w:ascii="Times New Roman" w:hAnsi="Times New Roman" w:cs="Times New Roman"/>
          <w:color w:val="000000" w:themeColor="text1"/>
          <w:sz w:val="20"/>
          <w:szCs w:val="20"/>
          <w:rPrChange w:id="653"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654" w:author="Zahid Syed" w:date="2025-09-24T13:00:00Z" w16du:dateUtc="2025-09-24T04:00:00Z">
            <w:rPr>
              <w:rFonts w:ascii="Times New Roman" w:hAnsi="Times New Roman" w:cs="Times New Roman"/>
              <w:color w:val="112B21"/>
              <w:sz w:val="20"/>
              <w:szCs w:val="20"/>
            </w:rPr>
          </w:rPrChange>
        </w:rPr>
        <w:t>b-al-D</w:t>
      </w:r>
      <w:r w:rsidRPr="00E13F4E">
        <w:rPr>
          <w:rFonts w:ascii="Times New Roman" w:hAnsi="Times New Roman" w:cs="Times New Roman"/>
          <w:color w:val="000000" w:themeColor="text1"/>
          <w:sz w:val="20"/>
          <w:szCs w:val="20"/>
          <w:rPrChange w:id="655" w:author="Zahid Syed" w:date="2025-09-24T13:00:00Z" w16du:dateUtc="2025-09-24T04:00:00Z">
            <w:rPr>
              <w:rFonts w:ascii="Times New Roman" w:hAnsi="Times New Roman" w:cs="Times New Roman"/>
              <w:sz w:val="20"/>
              <w:szCs w:val="20"/>
            </w:rPr>
          </w:rPrChange>
        </w:rPr>
        <w:t>ī</w:t>
      </w:r>
      <w:r w:rsidRPr="00E13F4E">
        <w:rPr>
          <w:rFonts w:ascii="Times New Roman" w:hAnsi="Times New Roman" w:cs="Times New Roman"/>
          <w:color w:val="000000" w:themeColor="text1"/>
          <w:sz w:val="20"/>
          <w:szCs w:val="20"/>
          <w:rPrChange w:id="656" w:author="Zahid Syed" w:date="2025-09-24T13:00:00Z" w16du:dateUtc="2025-09-24T04:00:00Z">
            <w:rPr>
              <w:rFonts w:ascii="Times New Roman" w:hAnsi="Times New Roman" w:cs="Times New Roman"/>
              <w:color w:val="112B21"/>
              <w:sz w:val="20"/>
              <w:szCs w:val="20"/>
            </w:rPr>
          </w:rPrChange>
        </w:rPr>
        <w:t>n al-Suhraward</w:t>
      </w:r>
      <w:r w:rsidRPr="00E13F4E">
        <w:rPr>
          <w:rFonts w:ascii="Times New Roman" w:hAnsi="Times New Roman" w:cs="Times New Roman"/>
          <w:color w:val="000000" w:themeColor="text1"/>
          <w:sz w:val="20"/>
          <w:szCs w:val="20"/>
          <w:rPrChange w:id="657" w:author="Zahid Syed" w:date="2025-09-24T13:00:00Z" w16du:dateUtc="2025-09-24T04:00:00Z">
            <w:rPr>
              <w:rFonts w:ascii="Times New Roman" w:hAnsi="Times New Roman" w:cs="Times New Roman"/>
              <w:sz w:val="20"/>
              <w:szCs w:val="20"/>
            </w:rPr>
          </w:rPrChange>
        </w:rPr>
        <w:t>ī</w:t>
      </w:r>
      <w:r w:rsidRPr="00E13F4E">
        <w:rPr>
          <w:rFonts w:ascii="Times New Roman" w:hAnsi="Times New Roman" w:cs="Times New Roman"/>
          <w:color w:val="000000" w:themeColor="text1"/>
          <w:sz w:val="20"/>
          <w:szCs w:val="20"/>
          <w:rPrChange w:id="658" w:author="Zahid Syed" w:date="2025-09-24T13:00:00Z" w16du:dateUtc="2025-09-24T04:00:00Z">
            <w:rPr>
              <w:rFonts w:ascii="Times New Roman" w:hAnsi="Times New Roman" w:cs="Times New Roman"/>
              <w:color w:val="112B21"/>
              <w:sz w:val="20"/>
              <w:szCs w:val="20"/>
            </w:rPr>
          </w:rPrChange>
        </w:rPr>
        <w:t xml:space="preserve"> (d. 587/1191), who belongs to the Mature Tradition, believed that ancient Zoroastrianism was an illuminated religion and incorporates that belief into his philosophy of Illumination (</w:t>
      </w:r>
      <w:r w:rsidRPr="00E13F4E">
        <w:rPr>
          <w:rFonts w:ascii="Times New Roman" w:hAnsi="Times New Roman" w:cs="Times New Roman"/>
          <w:i/>
          <w:iCs/>
          <w:color w:val="000000" w:themeColor="text1"/>
          <w:sz w:val="20"/>
          <w:szCs w:val="20"/>
          <w:rPrChange w:id="659" w:author="Zahid Syed" w:date="2025-09-24T13:00:00Z" w16du:dateUtc="2025-09-24T04:00:00Z">
            <w:rPr>
              <w:rFonts w:ascii="Times New Roman" w:hAnsi="Times New Roman" w:cs="Times New Roman"/>
              <w:i/>
              <w:iCs/>
              <w:color w:val="112B21"/>
              <w:sz w:val="20"/>
              <w:szCs w:val="20"/>
            </w:rPr>
          </w:rPrChange>
        </w:rPr>
        <w:t>al-Ishr</w:t>
      </w:r>
      <w:r w:rsidRPr="00E13F4E">
        <w:rPr>
          <w:rFonts w:ascii="Times New Roman" w:hAnsi="Times New Roman" w:cs="Times New Roman"/>
          <w:i/>
          <w:iCs/>
          <w:color w:val="000000" w:themeColor="text1"/>
          <w:sz w:val="20"/>
          <w:szCs w:val="20"/>
          <w:rPrChange w:id="660" w:author="Zahid Syed" w:date="2025-09-24T13:00:00Z" w16du:dateUtc="2025-09-24T04:00:00Z">
            <w:rPr>
              <w:rFonts w:ascii="Times New Roman" w:hAnsi="Times New Roman" w:cs="Times New Roman"/>
              <w:i/>
              <w:iCs/>
              <w:sz w:val="20"/>
              <w:szCs w:val="20"/>
            </w:rPr>
          </w:rPrChange>
        </w:rPr>
        <w:t>ā</w:t>
      </w:r>
      <w:r w:rsidRPr="00E13F4E">
        <w:rPr>
          <w:rFonts w:ascii="Times New Roman" w:hAnsi="Times New Roman" w:cs="Times New Roman"/>
          <w:i/>
          <w:iCs/>
          <w:color w:val="000000" w:themeColor="text1"/>
          <w:sz w:val="20"/>
          <w:szCs w:val="20"/>
          <w:rPrChange w:id="661" w:author="Zahid Syed" w:date="2025-09-24T13:00:00Z" w16du:dateUtc="2025-09-24T04:00:00Z">
            <w:rPr>
              <w:rFonts w:ascii="Times New Roman" w:hAnsi="Times New Roman" w:cs="Times New Roman"/>
              <w:i/>
              <w:iCs/>
              <w:color w:val="112B21"/>
              <w:sz w:val="20"/>
              <w:szCs w:val="20"/>
            </w:rPr>
          </w:rPrChange>
        </w:rPr>
        <w:t>q</w:t>
      </w:r>
      <w:r w:rsidRPr="00E13F4E">
        <w:rPr>
          <w:rFonts w:ascii="Times New Roman" w:hAnsi="Times New Roman" w:cs="Times New Roman"/>
          <w:color w:val="000000" w:themeColor="text1"/>
          <w:sz w:val="20"/>
          <w:szCs w:val="20"/>
          <w:rPrChange w:id="662" w:author="Zahid Syed" w:date="2025-09-24T13:00:00Z" w16du:dateUtc="2025-09-24T04:00:00Z">
            <w:rPr>
              <w:rFonts w:ascii="Times New Roman" w:hAnsi="Times New Roman" w:cs="Times New Roman"/>
              <w:color w:val="112B21"/>
              <w:sz w:val="20"/>
              <w:szCs w:val="20"/>
            </w:rPr>
          </w:rPrChange>
        </w:rPr>
        <w:t>).</w:t>
      </w:r>
      <w:r w:rsidRPr="00E13F4E">
        <w:rPr>
          <w:rFonts w:ascii="Times New Roman" w:hAnsi="Times New Roman" w:cs="Times New Roman"/>
          <w:color w:val="000000" w:themeColor="text1"/>
          <w:sz w:val="20"/>
          <w:szCs w:val="20"/>
          <w:rPrChange w:id="663" w:author="Zahid Syed" w:date="2025-09-24T13:00:00Z" w16du:dateUtc="2025-09-24T04:00:00Z">
            <w:rPr>
              <w:rFonts w:ascii="Times New Roman" w:hAnsi="Times New Roman" w:cs="Times New Roman"/>
              <w:color w:val="0F252D"/>
              <w:sz w:val="20"/>
              <w:szCs w:val="20"/>
            </w:rPr>
          </w:rPrChange>
        </w:rPr>
        <w:t xml:space="preserve"> </w:t>
      </w:r>
      <w:r w:rsidRPr="00E13F4E">
        <w:rPr>
          <w:rFonts w:ascii="Times New Roman" w:hAnsi="Times New Roman" w:cs="Times New Roman"/>
          <w:color w:val="000000" w:themeColor="text1"/>
          <w:sz w:val="20"/>
          <w:szCs w:val="20"/>
          <w:rPrChange w:id="664" w:author="Zahid Syed" w:date="2025-09-24T13:00:00Z" w16du:dateUtc="2025-09-24T04:00:00Z">
            <w:rPr>
              <w:rFonts w:ascii="Times New Roman" w:hAnsi="Times New Roman" w:cs="Times New Roman"/>
              <w:sz w:val="20"/>
              <w:szCs w:val="20"/>
            </w:rPr>
          </w:rPrChange>
        </w:rPr>
        <w:t xml:space="preserve">In the </w:t>
      </w:r>
      <w:r w:rsidRPr="00E13F4E">
        <w:rPr>
          <w:rFonts w:ascii="Times New Roman" w:hAnsi="Times New Roman" w:cs="Times New Roman"/>
          <w:color w:val="000000" w:themeColor="text1"/>
          <w:sz w:val="20"/>
          <w:szCs w:val="20"/>
          <w:rPrChange w:id="665" w:author="Zahid Syed" w:date="2025-09-24T13:00:00Z" w16du:dateUtc="2025-09-24T04:00:00Z">
            <w:rPr>
              <w:rFonts w:ascii="Times New Roman" w:hAnsi="Times New Roman" w:cs="Times New Roman"/>
              <w:color w:val="000000"/>
              <w:sz w:val="20"/>
              <w:szCs w:val="20"/>
            </w:rPr>
          </w:rPrChange>
        </w:rPr>
        <w:t>G</w:t>
      </w:r>
      <w:r w:rsidRPr="00E13F4E">
        <w:rPr>
          <w:rFonts w:ascii="Times New Roman" w:hAnsi="Times New Roman" w:cs="Times New Roman"/>
          <w:color w:val="000000" w:themeColor="text1"/>
          <w:sz w:val="20"/>
          <w:szCs w:val="20"/>
          <w:rPrChange w:id="666"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667"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668"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669" w:author="Zahid Syed" w:date="2025-09-24T13:00:00Z" w16du:dateUtc="2025-09-24T04:00:00Z">
            <w:rPr>
              <w:rFonts w:ascii="Times New Roman" w:hAnsi="Times New Roman" w:cs="Times New Roman"/>
              <w:color w:val="000000"/>
              <w:sz w:val="20"/>
              <w:szCs w:val="20"/>
            </w:rPr>
          </w:rPrChange>
        </w:rPr>
        <w:t>s (Songs) of Zoroaster</w:t>
      </w:r>
      <w:r w:rsidRPr="00E13F4E">
        <w:rPr>
          <w:rFonts w:ascii="Times New Roman" w:hAnsi="Times New Roman" w:cs="Times New Roman"/>
          <w:color w:val="000000" w:themeColor="text1"/>
          <w:sz w:val="20"/>
          <w:szCs w:val="20"/>
          <w:rPrChange w:id="670" w:author="Zahid Syed" w:date="2025-09-24T13:00:00Z" w16du:dateUtc="2025-09-24T04:00:00Z">
            <w:rPr>
              <w:rFonts w:ascii="Times New Roman" w:hAnsi="Times New Roman" w:cs="Times New Roman"/>
              <w:sz w:val="20"/>
              <w:szCs w:val="20"/>
            </w:rPr>
          </w:rPrChange>
        </w:rPr>
        <w:t xml:space="preserve">, he is said to be the </w:t>
      </w:r>
      <w:r w:rsidRPr="00E13F4E">
        <w:rPr>
          <w:rFonts w:ascii="Times New Roman" w:hAnsi="Times New Roman" w:cs="Times New Roman"/>
          <w:color w:val="000000" w:themeColor="text1"/>
          <w:sz w:val="20"/>
          <w:szCs w:val="20"/>
          <w:rPrChange w:id="671" w:author="Zahid Syed" w:date="2025-09-24T13:00:00Z" w16du:dateUtc="2025-09-24T04:00:00Z">
            <w:rPr>
              <w:rFonts w:ascii="Times New Roman" w:hAnsi="Times New Roman" w:cs="Times New Roman"/>
              <w:color w:val="000000"/>
              <w:sz w:val="20"/>
              <w:szCs w:val="20"/>
            </w:rPr>
          </w:rPrChange>
        </w:rPr>
        <w:t>son of Pourushaspa of the family of Spitama. Before the coming of his Message, he had been a disciple of his cousin for ten years. Tradition says that Zoroaster hailed from Western Iran and was a native of Raghae in the Lands of the Medes, an ancient Western Iranian people, very distinct from their Persian cousins to the South and East. The Great God Mazd</w:t>
      </w:r>
      <w:r w:rsidRPr="00E13F4E">
        <w:rPr>
          <w:rFonts w:ascii="Times New Roman" w:hAnsi="Times New Roman" w:cs="Times New Roman"/>
          <w:color w:val="000000" w:themeColor="text1"/>
          <w:sz w:val="20"/>
          <w:szCs w:val="20"/>
          <w:rPrChange w:id="672"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673" w:author="Zahid Syed" w:date="2025-09-24T13:00:00Z" w16du:dateUtc="2025-09-24T04:00:00Z">
            <w:rPr>
              <w:rFonts w:ascii="Times New Roman" w:hAnsi="Times New Roman" w:cs="Times New Roman"/>
              <w:color w:val="000000"/>
              <w:sz w:val="20"/>
              <w:szCs w:val="20"/>
            </w:rPr>
          </w:rPrChange>
        </w:rPr>
        <w:t>h and the Angelic Spirits (</w:t>
      </w:r>
      <w:r w:rsidRPr="00E13F4E">
        <w:rPr>
          <w:rFonts w:ascii="Times New Roman" w:hAnsi="Times New Roman" w:cs="Times New Roman"/>
          <w:i/>
          <w:iCs/>
          <w:color w:val="000000" w:themeColor="text1"/>
          <w:sz w:val="20"/>
          <w:szCs w:val="20"/>
          <w:rPrChange w:id="674" w:author="Zahid Syed" w:date="2025-09-24T13:00:00Z" w16du:dateUtc="2025-09-24T04:00:00Z">
            <w:rPr>
              <w:rFonts w:ascii="Times New Roman" w:hAnsi="Times New Roman" w:cs="Times New Roman"/>
              <w:i/>
              <w:iCs/>
              <w:color w:val="000000"/>
              <w:sz w:val="20"/>
              <w:szCs w:val="20"/>
            </w:rPr>
          </w:rPrChange>
        </w:rPr>
        <w:t>amesha spentas</w:t>
      </w:r>
      <w:r w:rsidRPr="00E13F4E">
        <w:rPr>
          <w:rFonts w:ascii="Times New Roman" w:hAnsi="Times New Roman" w:cs="Times New Roman"/>
          <w:color w:val="000000" w:themeColor="text1"/>
          <w:sz w:val="20"/>
          <w:szCs w:val="20"/>
          <w:rPrChange w:id="675" w:author="Zahid Syed" w:date="2025-09-24T13:00:00Z" w16du:dateUtc="2025-09-24T04:00:00Z">
            <w:rPr>
              <w:rFonts w:ascii="Times New Roman" w:hAnsi="Times New Roman" w:cs="Times New Roman"/>
              <w:color w:val="000000"/>
              <w:sz w:val="20"/>
              <w:szCs w:val="20"/>
            </w:rPr>
          </w:rPrChange>
        </w:rPr>
        <w:t>) communicated with Zoroaster, revealing to him the tenets of the true faith. He was rejected among the Medes and migrated West to Bactria and Seistan, where his Message was better received. He invited Kavi V</w:t>
      </w:r>
      <w:r w:rsidRPr="00E13F4E">
        <w:rPr>
          <w:rFonts w:ascii="Times New Roman" w:hAnsi="Times New Roman" w:cs="Times New Roman"/>
          <w:color w:val="000000" w:themeColor="text1"/>
          <w:sz w:val="20"/>
          <w:szCs w:val="20"/>
          <w:rPrChange w:id="676" w:author="Zahid Syed" w:date="2025-09-24T13:00:00Z" w16du:dateUtc="2025-09-24T04:00:00Z">
            <w:rPr>
              <w:rFonts w:ascii="Times New Roman" w:hAnsi="Times New Roman" w:cs="Times New Roman"/>
              <w:sz w:val="20"/>
              <w:szCs w:val="20"/>
            </w:rPr>
          </w:rPrChange>
        </w:rPr>
        <w:t>ī</w:t>
      </w:r>
      <w:r w:rsidRPr="00E13F4E">
        <w:rPr>
          <w:rFonts w:ascii="Times New Roman" w:hAnsi="Times New Roman" w:cs="Times New Roman"/>
          <w:color w:val="000000" w:themeColor="text1"/>
          <w:sz w:val="20"/>
          <w:szCs w:val="20"/>
          <w:rPrChange w:id="677" w:author="Zahid Syed" w:date="2025-09-24T13:00:00Z" w16du:dateUtc="2025-09-24T04:00:00Z">
            <w:rPr>
              <w:rFonts w:ascii="Times New Roman" w:hAnsi="Times New Roman" w:cs="Times New Roman"/>
              <w:color w:val="000000"/>
              <w:sz w:val="20"/>
              <w:szCs w:val="20"/>
            </w:rPr>
          </w:rPrChange>
        </w:rPr>
        <w:t>sht</w:t>
      </w:r>
      <w:r w:rsidRPr="00E13F4E">
        <w:rPr>
          <w:rFonts w:ascii="Times New Roman" w:hAnsi="Times New Roman" w:cs="Times New Roman"/>
          <w:color w:val="000000" w:themeColor="text1"/>
          <w:sz w:val="20"/>
          <w:szCs w:val="20"/>
          <w:rPrChange w:id="678"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679" w:author="Zahid Syed" w:date="2025-09-24T13:00:00Z" w16du:dateUtc="2025-09-24T04:00:00Z">
            <w:rPr>
              <w:rFonts w:ascii="Times New Roman" w:hAnsi="Times New Roman" w:cs="Times New Roman"/>
              <w:color w:val="000000"/>
              <w:sz w:val="20"/>
              <w:szCs w:val="20"/>
            </w:rPr>
          </w:rPrChange>
        </w:rPr>
        <w:t>spa, the local prince, to his teaching. There was then a long series of wars against the unbelievers after V</w:t>
      </w:r>
      <w:r w:rsidRPr="00E13F4E">
        <w:rPr>
          <w:rFonts w:ascii="Times New Roman" w:hAnsi="Times New Roman" w:cs="Times New Roman"/>
          <w:color w:val="000000" w:themeColor="text1"/>
          <w:sz w:val="20"/>
          <w:szCs w:val="20"/>
          <w:rPrChange w:id="680" w:author="Zahid Syed" w:date="2025-09-24T13:00:00Z" w16du:dateUtc="2025-09-24T04:00:00Z">
            <w:rPr>
              <w:rFonts w:ascii="Times New Roman" w:hAnsi="Times New Roman" w:cs="Times New Roman"/>
              <w:sz w:val="20"/>
              <w:szCs w:val="20"/>
            </w:rPr>
          </w:rPrChange>
        </w:rPr>
        <w:t>ī</w:t>
      </w:r>
      <w:r w:rsidRPr="00E13F4E">
        <w:rPr>
          <w:rFonts w:ascii="Times New Roman" w:hAnsi="Times New Roman" w:cs="Times New Roman"/>
          <w:color w:val="000000" w:themeColor="text1"/>
          <w:sz w:val="20"/>
          <w:szCs w:val="20"/>
          <w:rPrChange w:id="681" w:author="Zahid Syed" w:date="2025-09-24T13:00:00Z" w16du:dateUtc="2025-09-24T04:00:00Z">
            <w:rPr>
              <w:rFonts w:ascii="Times New Roman" w:hAnsi="Times New Roman" w:cs="Times New Roman"/>
              <w:color w:val="000000"/>
              <w:sz w:val="20"/>
              <w:szCs w:val="20"/>
            </w:rPr>
          </w:rPrChange>
        </w:rPr>
        <w:t>sht</w:t>
      </w:r>
      <w:r w:rsidRPr="00E13F4E">
        <w:rPr>
          <w:rFonts w:ascii="Times New Roman" w:hAnsi="Times New Roman" w:cs="Times New Roman"/>
          <w:color w:val="000000" w:themeColor="text1"/>
          <w:sz w:val="20"/>
          <w:szCs w:val="20"/>
          <w:rPrChange w:id="682"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683" w:author="Zahid Syed" w:date="2025-09-24T13:00:00Z" w16du:dateUtc="2025-09-24T04:00:00Z">
            <w:rPr>
              <w:rFonts w:ascii="Times New Roman" w:hAnsi="Times New Roman" w:cs="Times New Roman"/>
              <w:color w:val="000000"/>
              <w:sz w:val="20"/>
              <w:szCs w:val="20"/>
            </w:rPr>
          </w:rPrChange>
        </w:rPr>
        <w:t>spa’s conversion. Zoroaster’s dates and where he lived are not known for certain, although some scholars suggest that Kavi V</w:t>
      </w:r>
      <w:r w:rsidRPr="00E13F4E">
        <w:rPr>
          <w:rFonts w:ascii="Times New Roman" w:hAnsi="Times New Roman" w:cs="Times New Roman"/>
          <w:color w:val="000000" w:themeColor="text1"/>
          <w:sz w:val="20"/>
          <w:szCs w:val="20"/>
          <w:rPrChange w:id="684" w:author="Zahid Syed" w:date="2025-09-24T13:00:00Z" w16du:dateUtc="2025-09-24T04:00:00Z">
            <w:rPr>
              <w:rFonts w:ascii="Times New Roman" w:hAnsi="Times New Roman" w:cs="Times New Roman"/>
              <w:sz w:val="20"/>
              <w:szCs w:val="20"/>
            </w:rPr>
          </w:rPrChange>
        </w:rPr>
        <w:t>ī</w:t>
      </w:r>
      <w:r w:rsidRPr="00E13F4E">
        <w:rPr>
          <w:rFonts w:ascii="Times New Roman" w:hAnsi="Times New Roman" w:cs="Times New Roman"/>
          <w:color w:val="000000" w:themeColor="text1"/>
          <w:sz w:val="20"/>
          <w:szCs w:val="20"/>
          <w:rPrChange w:id="685" w:author="Zahid Syed" w:date="2025-09-24T13:00:00Z" w16du:dateUtc="2025-09-24T04:00:00Z">
            <w:rPr>
              <w:rFonts w:ascii="Times New Roman" w:hAnsi="Times New Roman" w:cs="Times New Roman"/>
              <w:color w:val="000000"/>
              <w:sz w:val="20"/>
              <w:szCs w:val="20"/>
            </w:rPr>
          </w:rPrChange>
        </w:rPr>
        <w:t>sht</w:t>
      </w:r>
      <w:r w:rsidRPr="00E13F4E">
        <w:rPr>
          <w:rFonts w:ascii="Times New Roman" w:hAnsi="Times New Roman" w:cs="Times New Roman"/>
          <w:color w:val="000000" w:themeColor="text1"/>
          <w:sz w:val="20"/>
          <w:szCs w:val="20"/>
          <w:rPrChange w:id="686"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687" w:author="Zahid Syed" w:date="2025-09-24T13:00:00Z" w16du:dateUtc="2025-09-24T04:00:00Z">
            <w:rPr>
              <w:rFonts w:ascii="Times New Roman" w:hAnsi="Times New Roman" w:cs="Times New Roman"/>
              <w:color w:val="000000"/>
              <w:sz w:val="20"/>
              <w:szCs w:val="20"/>
            </w:rPr>
          </w:rPrChange>
        </w:rPr>
        <w:t>spa lived around the 1000 BCE--roughly the time of the Prophet David. V</w:t>
      </w:r>
      <w:r w:rsidRPr="00E13F4E">
        <w:rPr>
          <w:rFonts w:ascii="Times New Roman" w:hAnsi="Times New Roman" w:cs="Times New Roman"/>
          <w:color w:val="000000" w:themeColor="text1"/>
          <w:sz w:val="20"/>
          <w:szCs w:val="20"/>
          <w:rPrChange w:id="688" w:author="Zahid Syed" w:date="2025-09-24T13:00:00Z" w16du:dateUtc="2025-09-24T04:00:00Z">
            <w:rPr>
              <w:rFonts w:ascii="Times New Roman" w:hAnsi="Times New Roman" w:cs="Times New Roman"/>
              <w:sz w:val="20"/>
              <w:szCs w:val="20"/>
            </w:rPr>
          </w:rPrChange>
        </w:rPr>
        <w:t>ī</w:t>
      </w:r>
      <w:r w:rsidRPr="00E13F4E">
        <w:rPr>
          <w:rFonts w:ascii="Times New Roman" w:hAnsi="Times New Roman" w:cs="Times New Roman"/>
          <w:color w:val="000000" w:themeColor="text1"/>
          <w:sz w:val="20"/>
          <w:szCs w:val="20"/>
          <w:rPrChange w:id="689" w:author="Zahid Syed" w:date="2025-09-24T13:00:00Z" w16du:dateUtc="2025-09-24T04:00:00Z">
            <w:rPr>
              <w:rFonts w:ascii="Times New Roman" w:hAnsi="Times New Roman" w:cs="Times New Roman"/>
              <w:color w:val="000000"/>
              <w:sz w:val="20"/>
              <w:szCs w:val="20"/>
            </w:rPr>
          </w:rPrChange>
        </w:rPr>
        <w:t>sht</w:t>
      </w:r>
      <w:r w:rsidRPr="00E13F4E">
        <w:rPr>
          <w:rFonts w:ascii="Times New Roman" w:hAnsi="Times New Roman" w:cs="Times New Roman"/>
          <w:color w:val="000000" w:themeColor="text1"/>
          <w:sz w:val="20"/>
          <w:szCs w:val="20"/>
          <w:rPrChange w:id="690"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691" w:author="Zahid Syed" w:date="2025-09-24T13:00:00Z" w16du:dateUtc="2025-09-24T04:00:00Z">
            <w:rPr>
              <w:rFonts w:ascii="Times New Roman" w:hAnsi="Times New Roman" w:cs="Times New Roman"/>
              <w:color w:val="000000"/>
              <w:sz w:val="20"/>
              <w:szCs w:val="20"/>
            </w:rPr>
          </w:rPrChange>
        </w:rPr>
        <w:t>spa is said to have been a ruler of Eastern Iran and father of Darius the Great. The Greeks sometimes placed him at several thousand BCE. Most scholars today date him between 1000 BCE until roughly 600 BCE, but all of this is mere speculation. Certain evidence points to his having lived in Eastern Iran, but the language of the G</w:t>
      </w:r>
      <w:r w:rsidRPr="00E13F4E">
        <w:rPr>
          <w:rFonts w:ascii="Times New Roman" w:hAnsi="Times New Roman" w:cs="Times New Roman"/>
          <w:color w:val="000000" w:themeColor="text1"/>
          <w:sz w:val="20"/>
          <w:szCs w:val="20"/>
          <w:rPrChange w:id="692"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693"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694"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695" w:author="Zahid Syed" w:date="2025-09-24T13:00:00Z" w16du:dateUtc="2025-09-24T04:00:00Z">
            <w:rPr>
              <w:rFonts w:ascii="Times New Roman" w:hAnsi="Times New Roman" w:cs="Times New Roman"/>
              <w:color w:val="000000"/>
              <w:sz w:val="20"/>
              <w:szCs w:val="20"/>
            </w:rPr>
          </w:rPrChange>
        </w:rPr>
        <w:t>s (Songs) is Northwestern Iranian, which would strengthen the narrative of his background among the Medes. It must be emphasized that the language of the G</w:t>
      </w:r>
      <w:r w:rsidRPr="00E13F4E">
        <w:rPr>
          <w:rFonts w:ascii="Times New Roman" w:hAnsi="Times New Roman" w:cs="Times New Roman"/>
          <w:color w:val="000000" w:themeColor="text1"/>
          <w:sz w:val="20"/>
          <w:szCs w:val="20"/>
          <w:rPrChange w:id="696"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697"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698"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699" w:author="Zahid Syed" w:date="2025-09-24T13:00:00Z" w16du:dateUtc="2025-09-24T04:00:00Z">
            <w:rPr>
              <w:rFonts w:ascii="Times New Roman" w:hAnsi="Times New Roman" w:cs="Times New Roman"/>
              <w:color w:val="000000"/>
              <w:sz w:val="20"/>
              <w:szCs w:val="20"/>
            </w:rPr>
          </w:rPrChange>
        </w:rPr>
        <w:t>s is very archaic. Moreover, the ancient G</w:t>
      </w:r>
      <w:r w:rsidRPr="00E13F4E">
        <w:rPr>
          <w:rFonts w:ascii="Times New Roman" w:hAnsi="Times New Roman" w:cs="Times New Roman"/>
          <w:color w:val="000000" w:themeColor="text1"/>
          <w:sz w:val="20"/>
          <w:szCs w:val="20"/>
          <w:rPrChange w:id="700"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01"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02"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03" w:author="Zahid Syed" w:date="2025-09-24T13:00:00Z" w16du:dateUtc="2025-09-24T04:00:00Z">
            <w:rPr>
              <w:rFonts w:ascii="Times New Roman" w:hAnsi="Times New Roman" w:cs="Times New Roman"/>
              <w:color w:val="000000"/>
              <w:sz w:val="20"/>
              <w:szCs w:val="20"/>
            </w:rPr>
          </w:rPrChange>
        </w:rPr>
        <w:t xml:space="preserve">s are utterly silent about the lands, cities, and townships of the ancient Medes, Persians, the Achaemenian monarchy--which began in the sixth century BCE as a Zoroastrian state--or any other centralized forms of power. All of this argues for an ancient dating of Zoroaster and his teachings, which may have been long before the ancient Iranian and Aryan invasion of Iran and pre-Vedic India, which began roughly around 2000 BCE. </w:t>
      </w:r>
      <w:r w:rsidRPr="00E13F4E">
        <w:rPr>
          <w:rFonts w:ascii="Times New Roman" w:hAnsi="Times New Roman" w:cs="Times New Roman"/>
          <w:color w:val="000000" w:themeColor="text1"/>
          <w:sz w:val="20"/>
          <w:szCs w:val="20"/>
          <w:rPrChange w:id="704" w:author="Zahid Syed" w:date="2025-09-24T13:00:00Z" w16du:dateUtc="2025-09-24T04:00:00Z">
            <w:rPr>
              <w:rFonts w:ascii="Times New Roman" w:hAnsi="Times New Roman" w:cs="Times New Roman"/>
              <w:sz w:val="20"/>
              <w:szCs w:val="20"/>
            </w:rPr>
          </w:rPrChange>
        </w:rPr>
        <w:t xml:space="preserve">Zoroastrianism was clearly a missionary religion. What remains of Zoroaster’s teachings, however, is very little and is set forth today in what remains of the </w:t>
      </w:r>
      <w:r w:rsidRPr="00E13F4E">
        <w:rPr>
          <w:rFonts w:ascii="Times New Roman" w:hAnsi="Times New Roman" w:cs="Times New Roman"/>
          <w:color w:val="000000" w:themeColor="text1"/>
          <w:sz w:val="20"/>
          <w:szCs w:val="20"/>
          <w:rPrChange w:id="705" w:author="Zahid Syed" w:date="2025-09-24T13:00:00Z" w16du:dateUtc="2025-09-24T04:00:00Z">
            <w:rPr>
              <w:rFonts w:ascii="Times New Roman" w:hAnsi="Times New Roman" w:cs="Times New Roman"/>
              <w:color w:val="000000"/>
              <w:sz w:val="20"/>
              <w:szCs w:val="20"/>
            </w:rPr>
          </w:rPrChange>
        </w:rPr>
        <w:t>G</w:t>
      </w:r>
      <w:r w:rsidRPr="00E13F4E">
        <w:rPr>
          <w:rFonts w:ascii="Times New Roman" w:hAnsi="Times New Roman" w:cs="Times New Roman"/>
          <w:color w:val="000000" w:themeColor="text1"/>
          <w:sz w:val="20"/>
          <w:szCs w:val="20"/>
          <w:rPrChange w:id="706"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07"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08"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09" w:author="Zahid Syed" w:date="2025-09-24T13:00:00Z" w16du:dateUtc="2025-09-24T04:00:00Z">
            <w:rPr>
              <w:rFonts w:ascii="Times New Roman" w:hAnsi="Times New Roman" w:cs="Times New Roman"/>
              <w:color w:val="000000"/>
              <w:sz w:val="20"/>
              <w:szCs w:val="20"/>
            </w:rPr>
          </w:rPrChange>
        </w:rPr>
        <w:t>s, which make up the core and most ancient part of the Avesta or Zand Avesta, the holy book of ancient Iranian religion. The G</w:t>
      </w:r>
      <w:r w:rsidRPr="00E13F4E">
        <w:rPr>
          <w:rFonts w:ascii="Times New Roman" w:hAnsi="Times New Roman" w:cs="Times New Roman"/>
          <w:color w:val="000000" w:themeColor="text1"/>
          <w:sz w:val="20"/>
          <w:szCs w:val="20"/>
          <w:rPrChange w:id="710"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11"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12"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13" w:author="Zahid Syed" w:date="2025-09-24T13:00:00Z" w16du:dateUtc="2025-09-24T04:00:00Z">
            <w:rPr>
              <w:rFonts w:ascii="Times New Roman" w:hAnsi="Times New Roman" w:cs="Times New Roman"/>
              <w:color w:val="000000"/>
              <w:sz w:val="20"/>
              <w:szCs w:val="20"/>
            </w:rPr>
          </w:rPrChange>
        </w:rPr>
        <w:t>s are believed to go back to Zoroaster, although they probably constitute a very small part of his original teaching, most of which was lost in later centuries, especially during Alexander’s conquest of Persia (</w:t>
      </w:r>
      <w:r w:rsidRPr="00E13F4E">
        <w:rPr>
          <w:rFonts w:ascii="Times New Roman" w:hAnsi="Times New Roman" w:cs="Times New Roman"/>
          <w:color w:val="000000" w:themeColor="text1"/>
          <w:sz w:val="20"/>
          <w:szCs w:val="20"/>
          <w:rPrChange w:id="714" w:author="Zahid Syed" w:date="2025-09-24T13:00:00Z" w16du:dateUtc="2025-09-24T04:00:00Z">
            <w:rPr>
              <w:rFonts w:ascii="Times New Roman" w:hAnsi="Times New Roman" w:cs="Times New Roman"/>
              <w:color w:val="202124"/>
              <w:sz w:val="20"/>
              <w:szCs w:val="20"/>
            </w:rPr>
          </w:rPrChange>
        </w:rPr>
        <w:t>334 BCE-324 BCE)</w:t>
      </w:r>
      <w:r w:rsidRPr="00E13F4E">
        <w:rPr>
          <w:rFonts w:ascii="Times New Roman" w:hAnsi="Times New Roman" w:cs="Times New Roman"/>
          <w:color w:val="000000" w:themeColor="text1"/>
          <w:sz w:val="20"/>
          <w:szCs w:val="20"/>
          <w:rPrChange w:id="715" w:author="Zahid Syed" w:date="2025-09-24T13:00:00Z" w16du:dateUtc="2025-09-24T04:00:00Z">
            <w:rPr>
              <w:rFonts w:ascii="Times New Roman" w:hAnsi="Times New Roman" w:cs="Times New Roman"/>
              <w:color w:val="000000"/>
              <w:sz w:val="20"/>
              <w:szCs w:val="20"/>
            </w:rPr>
          </w:rPrChange>
        </w:rPr>
        <w:t>. In light of the remarkable teachings preserved in the G</w:t>
      </w:r>
      <w:r w:rsidRPr="00E13F4E">
        <w:rPr>
          <w:rFonts w:ascii="Times New Roman" w:hAnsi="Times New Roman" w:cs="Times New Roman"/>
          <w:color w:val="000000" w:themeColor="text1"/>
          <w:sz w:val="20"/>
          <w:szCs w:val="20"/>
          <w:rPrChange w:id="716"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17"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18"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19" w:author="Zahid Syed" w:date="2025-09-24T13:00:00Z" w16du:dateUtc="2025-09-24T04:00:00Z">
            <w:rPr>
              <w:rFonts w:ascii="Times New Roman" w:hAnsi="Times New Roman" w:cs="Times New Roman"/>
              <w:color w:val="000000"/>
              <w:sz w:val="20"/>
              <w:szCs w:val="20"/>
            </w:rPr>
          </w:rPrChange>
        </w:rPr>
        <w:t xml:space="preserve">s, it is hardly far-fetched to regard him as having been </w:t>
      </w:r>
      <w:r w:rsidRPr="00E13F4E">
        <w:rPr>
          <w:rFonts w:ascii="Times New Roman" w:hAnsi="Times New Roman" w:cs="Times New Roman"/>
          <w:color w:val="000000" w:themeColor="text1"/>
          <w:sz w:val="20"/>
          <w:szCs w:val="20"/>
          <w:rPrChange w:id="720" w:author="Zahid Syed" w:date="2025-09-24T13:00:00Z" w16du:dateUtc="2025-09-24T04:00:00Z">
            <w:rPr>
              <w:rFonts w:ascii="Times New Roman" w:hAnsi="Times New Roman" w:cs="Times New Roman"/>
              <w:sz w:val="20"/>
              <w:szCs w:val="20"/>
            </w:rPr>
          </w:rPrChange>
        </w:rPr>
        <w:t>among the Messengers and Prophets of old.</w:t>
      </w:r>
      <w:r w:rsidRPr="00E13F4E">
        <w:rPr>
          <w:rFonts w:ascii="Times New Roman" w:hAnsi="Times New Roman" w:cs="Times New Roman"/>
          <w:color w:val="000000" w:themeColor="text1"/>
          <w:sz w:val="20"/>
          <w:szCs w:val="20"/>
          <w:rPrChange w:id="721" w:author="Zahid Syed" w:date="2025-09-24T13:00:00Z" w16du:dateUtc="2025-09-24T04:00:00Z">
            <w:rPr>
              <w:rFonts w:ascii="Times New Roman" w:hAnsi="Times New Roman" w:cs="Times New Roman"/>
              <w:color w:val="000000"/>
              <w:sz w:val="20"/>
              <w:szCs w:val="20"/>
            </w:rPr>
          </w:rPrChange>
        </w:rPr>
        <w:t xml:space="preserve"> In language and content, the G</w:t>
      </w:r>
      <w:r w:rsidRPr="00E13F4E">
        <w:rPr>
          <w:rFonts w:ascii="Times New Roman" w:hAnsi="Times New Roman" w:cs="Times New Roman"/>
          <w:color w:val="000000" w:themeColor="text1"/>
          <w:sz w:val="20"/>
          <w:szCs w:val="20"/>
          <w:rPrChange w:id="722"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23"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24"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25" w:author="Zahid Syed" w:date="2025-09-24T13:00:00Z" w16du:dateUtc="2025-09-24T04:00:00Z">
            <w:rPr>
              <w:rFonts w:ascii="Times New Roman" w:hAnsi="Times New Roman" w:cs="Times New Roman"/>
              <w:color w:val="000000"/>
              <w:sz w:val="20"/>
              <w:szCs w:val="20"/>
            </w:rPr>
          </w:rPrChange>
        </w:rPr>
        <w:t>s are radically different from the remainder of the Avestan texts, which are in Middle Persian and were introduced or composed centuries later by the Magians. As they stand, the G</w:t>
      </w:r>
      <w:r w:rsidRPr="00E13F4E">
        <w:rPr>
          <w:rFonts w:ascii="Times New Roman" w:hAnsi="Times New Roman" w:cs="Times New Roman"/>
          <w:color w:val="000000" w:themeColor="text1"/>
          <w:sz w:val="20"/>
          <w:szCs w:val="20"/>
          <w:rPrChange w:id="726"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27"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28"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29" w:author="Zahid Syed" w:date="2025-09-24T13:00:00Z" w16du:dateUtc="2025-09-24T04:00:00Z">
            <w:rPr>
              <w:rFonts w:ascii="Times New Roman" w:hAnsi="Times New Roman" w:cs="Times New Roman"/>
              <w:color w:val="000000"/>
              <w:sz w:val="20"/>
              <w:szCs w:val="20"/>
            </w:rPr>
          </w:rPrChange>
        </w:rPr>
        <w:t>s are only five in number and are made up of seventeen hymns. The G</w:t>
      </w:r>
      <w:r w:rsidRPr="00E13F4E">
        <w:rPr>
          <w:rFonts w:ascii="Times New Roman" w:hAnsi="Times New Roman" w:cs="Times New Roman"/>
          <w:color w:val="000000" w:themeColor="text1"/>
          <w:sz w:val="20"/>
          <w:szCs w:val="20"/>
          <w:rPrChange w:id="730"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31"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32"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33" w:author="Zahid Syed" w:date="2025-09-24T13:00:00Z" w16du:dateUtc="2025-09-24T04:00:00Z">
            <w:rPr>
              <w:rFonts w:ascii="Times New Roman" w:hAnsi="Times New Roman" w:cs="Times New Roman"/>
              <w:color w:val="000000"/>
              <w:sz w:val="20"/>
              <w:szCs w:val="20"/>
            </w:rPr>
          </w:rPrChange>
        </w:rPr>
        <w:t>s and their language may well go back to a period over four thousand years ago before the Aryan tribes of Iran and Central Asia divided from their Aryan cousins who would invade the Indian subcontinent through the Hindu Kush Mountains and propagate the Vedas and the Indic religious traditions that sprang from them. In fact, the ancient Iranian of the G</w:t>
      </w:r>
      <w:r w:rsidRPr="00E13F4E">
        <w:rPr>
          <w:rFonts w:ascii="Times New Roman" w:hAnsi="Times New Roman" w:cs="Times New Roman"/>
          <w:color w:val="000000" w:themeColor="text1"/>
          <w:sz w:val="20"/>
          <w:szCs w:val="20"/>
          <w:rPrChange w:id="734"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35"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36"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37" w:author="Zahid Syed" w:date="2025-09-24T13:00:00Z" w16du:dateUtc="2025-09-24T04:00:00Z">
            <w:rPr>
              <w:rFonts w:ascii="Times New Roman" w:hAnsi="Times New Roman" w:cs="Times New Roman"/>
              <w:color w:val="000000"/>
              <w:sz w:val="20"/>
              <w:szCs w:val="20"/>
            </w:rPr>
          </w:rPrChange>
        </w:rPr>
        <w:t>s is so close to the Sanskrit of the Vedas as to be essentially a dialectical version of it. This same Old Iranian tongue, however, was so different from the Middle Persian of the Magian Dualists that the Magians found it almost impossible to understand the G</w:t>
      </w:r>
      <w:r w:rsidRPr="00E13F4E">
        <w:rPr>
          <w:rFonts w:ascii="Times New Roman" w:hAnsi="Times New Roman" w:cs="Times New Roman"/>
          <w:color w:val="000000" w:themeColor="text1"/>
          <w:sz w:val="20"/>
          <w:szCs w:val="20"/>
          <w:rPrChange w:id="738"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39"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40"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41" w:author="Zahid Syed" w:date="2025-09-24T13:00:00Z" w16du:dateUtc="2025-09-24T04:00:00Z">
            <w:rPr>
              <w:rFonts w:ascii="Times New Roman" w:hAnsi="Times New Roman" w:cs="Times New Roman"/>
              <w:color w:val="000000"/>
              <w:sz w:val="20"/>
              <w:szCs w:val="20"/>
            </w:rPr>
          </w:rPrChange>
        </w:rPr>
        <w:t>s or even write commentaries on them. The obscurity of the ancient Iranian tongue of the G</w:t>
      </w:r>
      <w:r w:rsidRPr="00E13F4E">
        <w:rPr>
          <w:rFonts w:ascii="Times New Roman" w:hAnsi="Times New Roman" w:cs="Times New Roman"/>
          <w:color w:val="000000" w:themeColor="text1"/>
          <w:sz w:val="20"/>
          <w:szCs w:val="20"/>
          <w:rPrChange w:id="742"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43"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44"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45" w:author="Zahid Syed" w:date="2025-09-24T13:00:00Z" w16du:dateUtc="2025-09-24T04:00:00Z">
            <w:rPr>
              <w:rFonts w:ascii="Times New Roman" w:hAnsi="Times New Roman" w:cs="Times New Roman"/>
              <w:color w:val="000000"/>
              <w:sz w:val="20"/>
              <w:szCs w:val="20"/>
            </w:rPr>
          </w:rPrChange>
        </w:rPr>
        <w:t>s meant that they did not serve as a corrective for later Magian dualistic beliefs. But, at the same time, this same remarkable language gap also meant that the G</w:t>
      </w:r>
      <w:r w:rsidRPr="00E13F4E">
        <w:rPr>
          <w:rFonts w:ascii="Times New Roman" w:hAnsi="Times New Roman" w:cs="Times New Roman"/>
          <w:color w:val="000000" w:themeColor="text1"/>
          <w:sz w:val="20"/>
          <w:szCs w:val="20"/>
          <w:rPrChange w:id="746"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47"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48"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49" w:author="Zahid Syed" w:date="2025-09-24T13:00:00Z" w16du:dateUtc="2025-09-24T04:00:00Z">
            <w:rPr>
              <w:rFonts w:ascii="Times New Roman" w:hAnsi="Times New Roman" w:cs="Times New Roman"/>
              <w:color w:val="000000"/>
              <w:sz w:val="20"/>
              <w:szCs w:val="20"/>
            </w:rPr>
          </w:rPrChange>
        </w:rPr>
        <w:t>s did not constitute a theological threat to their dualistic keepers and, therefore, would be preserved until later times, when they could actually be understood and correctly interpreted. European linguists, led by the great German linguist Max Müller, deciphered the G</w:t>
      </w:r>
      <w:r w:rsidRPr="00E13F4E">
        <w:rPr>
          <w:rFonts w:ascii="Times New Roman" w:hAnsi="Times New Roman" w:cs="Times New Roman"/>
          <w:color w:val="000000" w:themeColor="text1"/>
          <w:sz w:val="20"/>
          <w:szCs w:val="20"/>
          <w:rPrChange w:id="750"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51"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52"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53" w:author="Zahid Syed" w:date="2025-09-24T13:00:00Z" w16du:dateUtc="2025-09-24T04:00:00Z">
            <w:rPr>
              <w:rFonts w:ascii="Times New Roman" w:hAnsi="Times New Roman" w:cs="Times New Roman"/>
              <w:color w:val="000000"/>
              <w:sz w:val="20"/>
              <w:szCs w:val="20"/>
            </w:rPr>
          </w:rPrChange>
        </w:rPr>
        <w:t xml:space="preserve">s in the nineteenth century. They based themselves on established methods of comparitive linguistics, while working directly from Sanskrit, which they knew well. </w:t>
      </w:r>
    </w:p>
    <w:p w14:paraId="60B0D5A2"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754"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755" w:author="Zahid Syed" w:date="2025-09-24T13:00:00Z" w16du:dateUtc="2025-09-24T04:00:00Z">
            <w:rPr>
              <w:rFonts w:ascii="Times New Roman" w:hAnsi="Times New Roman" w:cs="Times New Roman"/>
              <w:color w:val="000000"/>
              <w:sz w:val="20"/>
              <w:szCs w:val="20"/>
            </w:rPr>
          </w:rPrChange>
        </w:rPr>
        <w:t xml:space="preserve">   To their surprise, they discovered that the G</w:t>
      </w:r>
      <w:r w:rsidRPr="00E13F4E">
        <w:rPr>
          <w:rFonts w:ascii="Times New Roman" w:hAnsi="Times New Roman" w:cs="Times New Roman"/>
          <w:color w:val="000000" w:themeColor="text1"/>
          <w:sz w:val="20"/>
          <w:szCs w:val="20"/>
          <w:rPrChange w:id="756"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57"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58"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59" w:author="Zahid Syed" w:date="2025-09-24T13:00:00Z" w16du:dateUtc="2025-09-24T04:00:00Z">
            <w:rPr>
              <w:rFonts w:ascii="Times New Roman" w:hAnsi="Times New Roman" w:cs="Times New Roman"/>
              <w:color w:val="000000"/>
              <w:sz w:val="20"/>
              <w:szCs w:val="20"/>
            </w:rPr>
          </w:rPrChange>
        </w:rPr>
        <w:t>s taught a pure, viogrous, and strongly moralistic monotheism and were not at all dualistic. The G</w:t>
      </w:r>
      <w:r w:rsidRPr="00E13F4E">
        <w:rPr>
          <w:rFonts w:ascii="Times New Roman" w:hAnsi="Times New Roman" w:cs="Times New Roman"/>
          <w:color w:val="000000" w:themeColor="text1"/>
          <w:sz w:val="20"/>
          <w:szCs w:val="20"/>
          <w:rPrChange w:id="760"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61"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62"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63" w:author="Zahid Syed" w:date="2025-09-24T13:00:00Z" w16du:dateUtc="2025-09-24T04:00:00Z">
            <w:rPr>
              <w:rFonts w:ascii="Times New Roman" w:hAnsi="Times New Roman" w:cs="Times New Roman"/>
              <w:color w:val="000000"/>
              <w:sz w:val="20"/>
              <w:szCs w:val="20"/>
            </w:rPr>
          </w:rPrChange>
        </w:rPr>
        <w:t>s refer to God as Mazdāh</w:t>
      </w:r>
      <w:r w:rsidRPr="00E13F4E">
        <w:rPr>
          <w:rFonts w:ascii="Times New Roman" w:hAnsi="Times New Roman" w:cs="Times New Roman"/>
          <w:i/>
          <w:iCs/>
          <w:color w:val="000000" w:themeColor="text1"/>
          <w:sz w:val="20"/>
          <w:szCs w:val="20"/>
          <w:rPrChange w:id="764" w:author="Zahid Syed" w:date="2025-09-24T13:00:00Z" w16du:dateUtc="2025-09-24T04:00:00Z">
            <w:rPr>
              <w:rFonts w:ascii="Times New Roman" w:hAnsi="Times New Roman" w:cs="Times New Roman"/>
              <w:i/>
              <w:iCs/>
              <w:color w:val="000000"/>
              <w:sz w:val="20"/>
              <w:szCs w:val="20"/>
            </w:rPr>
          </w:rPrChange>
        </w:rPr>
        <w:t xml:space="preserve"> </w:t>
      </w:r>
      <w:r w:rsidRPr="00E13F4E">
        <w:rPr>
          <w:rFonts w:ascii="Times New Roman" w:hAnsi="Times New Roman" w:cs="Times New Roman"/>
          <w:color w:val="000000" w:themeColor="text1"/>
          <w:sz w:val="20"/>
          <w:szCs w:val="20"/>
          <w:rPrChange w:id="765" w:author="Zahid Syed" w:date="2025-09-24T13:00:00Z" w16du:dateUtc="2025-09-24T04:00:00Z">
            <w:rPr>
              <w:rFonts w:ascii="Times New Roman" w:hAnsi="Times New Roman" w:cs="Times New Roman"/>
              <w:color w:val="000000"/>
              <w:sz w:val="20"/>
              <w:szCs w:val="20"/>
            </w:rPr>
          </w:rPrChange>
        </w:rPr>
        <w:t>(Wisdom, the Wise) or Mazdāh Ahura</w:t>
      </w:r>
      <w:r w:rsidRPr="00E13F4E">
        <w:rPr>
          <w:rFonts w:ascii="Times New Roman" w:hAnsi="Times New Roman" w:cs="Times New Roman"/>
          <w:i/>
          <w:iCs/>
          <w:color w:val="000000" w:themeColor="text1"/>
          <w:sz w:val="20"/>
          <w:szCs w:val="20"/>
          <w:rPrChange w:id="766" w:author="Zahid Syed" w:date="2025-09-24T13:00:00Z" w16du:dateUtc="2025-09-24T04:00:00Z">
            <w:rPr>
              <w:rFonts w:ascii="Times New Roman" w:hAnsi="Times New Roman" w:cs="Times New Roman"/>
              <w:i/>
              <w:iCs/>
              <w:color w:val="000000"/>
              <w:sz w:val="20"/>
              <w:szCs w:val="20"/>
            </w:rPr>
          </w:rPrChange>
        </w:rPr>
        <w:t xml:space="preserve"> </w:t>
      </w:r>
      <w:r w:rsidRPr="00E13F4E">
        <w:rPr>
          <w:rFonts w:ascii="Times New Roman" w:hAnsi="Times New Roman" w:cs="Times New Roman"/>
          <w:color w:val="000000" w:themeColor="text1"/>
          <w:sz w:val="20"/>
          <w:szCs w:val="20"/>
          <w:rPrChange w:id="767" w:author="Zahid Syed" w:date="2025-09-24T13:00:00Z" w16du:dateUtc="2025-09-24T04:00:00Z">
            <w:rPr>
              <w:rFonts w:ascii="Times New Roman" w:hAnsi="Times New Roman" w:cs="Times New Roman"/>
              <w:color w:val="000000"/>
              <w:sz w:val="20"/>
              <w:szCs w:val="20"/>
            </w:rPr>
          </w:rPrChange>
        </w:rPr>
        <w:t>(Lord Wisdom, the Wise Lord). In the G</w:t>
      </w:r>
      <w:r w:rsidRPr="00E13F4E">
        <w:rPr>
          <w:rFonts w:ascii="Times New Roman" w:hAnsi="Times New Roman" w:cs="Times New Roman"/>
          <w:color w:val="000000" w:themeColor="text1"/>
          <w:sz w:val="20"/>
          <w:szCs w:val="20"/>
          <w:rPrChange w:id="768"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69"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70"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71" w:author="Zahid Syed" w:date="2025-09-24T13:00:00Z" w16du:dateUtc="2025-09-24T04:00:00Z">
            <w:rPr>
              <w:rFonts w:ascii="Times New Roman" w:hAnsi="Times New Roman" w:cs="Times New Roman"/>
              <w:color w:val="000000"/>
              <w:sz w:val="20"/>
              <w:szCs w:val="20"/>
            </w:rPr>
          </w:rPrChange>
        </w:rPr>
        <w:t>s, the Devil (Angra Mainyu; the Evil Spirit) clearly numbers as one of God’s created beings. It is also clear that God created both good and evil to test human beings. Thus, in the theology of the G</w:t>
      </w:r>
      <w:r w:rsidRPr="00E13F4E">
        <w:rPr>
          <w:rFonts w:ascii="Times New Roman" w:hAnsi="Times New Roman" w:cs="Times New Roman"/>
          <w:color w:val="000000" w:themeColor="text1"/>
          <w:sz w:val="20"/>
          <w:szCs w:val="20"/>
          <w:rPrChange w:id="772"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73"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74"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75" w:author="Zahid Syed" w:date="2025-09-24T13:00:00Z" w16du:dateUtc="2025-09-24T04:00:00Z">
            <w:rPr>
              <w:rFonts w:ascii="Times New Roman" w:hAnsi="Times New Roman" w:cs="Times New Roman"/>
              <w:color w:val="000000"/>
              <w:sz w:val="20"/>
              <w:szCs w:val="20"/>
            </w:rPr>
          </w:rPrChange>
        </w:rPr>
        <w:t>s, good and evil are not two distinct ontological principles abiding on their own, as they would be portrayed to be in Magian dualism. Indeed, the G</w:t>
      </w:r>
      <w:r w:rsidRPr="00E13F4E">
        <w:rPr>
          <w:rFonts w:ascii="Times New Roman" w:hAnsi="Times New Roman" w:cs="Times New Roman"/>
          <w:color w:val="000000" w:themeColor="text1"/>
          <w:sz w:val="20"/>
          <w:szCs w:val="20"/>
          <w:rPrChange w:id="776"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77"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78"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79" w:author="Zahid Syed" w:date="2025-09-24T13:00:00Z" w16du:dateUtc="2025-09-24T04:00:00Z">
            <w:rPr>
              <w:rFonts w:ascii="Times New Roman" w:hAnsi="Times New Roman" w:cs="Times New Roman"/>
              <w:color w:val="000000"/>
              <w:sz w:val="20"/>
              <w:szCs w:val="20"/>
            </w:rPr>
          </w:rPrChange>
        </w:rPr>
        <w:t>s continually counsel the believer with the formula: “Resist the Devil, and he will flee.” The G</w:t>
      </w:r>
      <w:r w:rsidRPr="00E13F4E">
        <w:rPr>
          <w:rFonts w:ascii="Times New Roman" w:hAnsi="Times New Roman" w:cs="Times New Roman"/>
          <w:color w:val="000000" w:themeColor="text1"/>
          <w:sz w:val="20"/>
          <w:szCs w:val="20"/>
          <w:rPrChange w:id="780"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81"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82"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83" w:author="Zahid Syed" w:date="2025-09-24T13:00:00Z" w16du:dateUtc="2025-09-24T04:00:00Z">
            <w:rPr>
              <w:rFonts w:ascii="Times New Roman" w:hAnsi="Times New Roman" w:cs="Times New Roman"/>
              <w:color w:val="000000"/>
              <w:sz w:val="20"/>
              <w:szCs w:val="20"/>
            </w:rPr>
          </w:rPrChange>
        </w:rPr>
        <w:t>s speak of the Last Judgment, Heaven (</w:t>
      </w:r>
      <w:r w:rsidRPr="00E13F4E">
        <w:rPr>
          <w:rFonts w:ascii="Times New Roman" w:hAnsi="Times New Roman" w:cs="Times New Roman"/>
          <w:i/>
          <w:iCs/>
          <w:color w:val="000000" w:themeColor="text1"/>
          <w:sz w:val="20"/>
          <w:szCs w:val="20"/>
          <w:rPrChange w:id="784" w:author="Zahid Syed" w:date="2025-09-24T13:00:00Z" w16du:dateUtc="2025-09-24T04:00:00Z">
            <w:rPr>
              <w:rFonts w:ascii="Times New Roman" w:hAnsi="Times New Roman" w:cs="Times New Roman"/>
              <w:i/>
              <w:iCs/>
              <w:color w:val="000000"/>
              <w:sz w:val="20"/>
              <w:szCs w:val="20"/>
            </w:rPr>
          </w:rPrChange>
        </w:rPr>
        <w:t>Behisht</w:t>
      </w:r>
      <w:r w:rsidRPr="00E13F4E">
        <w:rPr>
          <w:rFonts w:ascii="Times New Roman" w:hAnsi="Times New Roman" w:cs="Times New Roman"/>
          <w:color w:val="000000" w:themeColor="text1"/>
          <w:sz w:val="20"/>
          <w:szCs w:val="20"/>
          <w:rPrChange w:id="785" w:author="Zahid Syed" w:date="2025-09-24T13:00:00Z" w16du:dateUtc="2025-09-24T04:00:00Z">
            <w:rPr>
              <w:rFonts w:ascii="Times New Roman" w:hAnsi="Times New Roman" w:cs="Times New Roman"/>
              <w:color w:val="000000"/>
              <w:sz w:val="20"/>
              <w:szCs w:val="20"/>
            </w:rPr>
          </w:rPrChange>
        </w:rPr>
        <w:t>), Hell (the Yawning Abyss), and the Traverse (</w:t>
      </w:r>
      <w:r w:rsidRPr="00E13F4E">
        <w:rPr>
          <w:rFonts w:ascii="Times New Roman" w:hAnsi="Times New Roman" w:cs="Times New Roman"/>
          <w:i/>
          <w:iCs/>
          <w:color w:val="000000" w:themeColor="text1"/>
          <w:sz w:val="20"/>
          <w:szCs w:val="20"/>
          <w:rPrChange w:id="786" w:author="Zahid Syed" w:date="2025-09-24T13:00:00Z" w16du:dateUtc="2025-09-24T04:00:00Z">
            <w:rPr>
              <w:rFonts w:ascii="Times New Roman" w:hAnsi="Times New Roman" w:cs="Times New Roman"/>
              <w:i/>
              <w:iCs/>
              <w:color w:val="000000"/>
              <w:sz w:val="20"/>
              <w:szCs w:val="20"/>
            </w:rPr>
          </w:rPrChange>
        </w:rPr>
        <w:t>Chinvat</w:t>
      </w:r>
      <w:r w:rsidRPr="00E13F4E">
        <w:rPr>
          <w:rFonts w:ascii="Times New Roman" w:hAnsi="Times New Roman" w:cs="Times New Roman"/>
          <w:color w:val="000000" w:themeColor="text1"/>
          <w:sz w:val="20"/>
          <w:szCs w:val="20"/>
          <w:rPrChange w:id="787" w:author="Zahid Syed" w:date="2025-09-24T13:00:00Z" w16du:dateUtc="2025-09-24T04:00:00Z">
            <w:rPr>
              <w:rFonts w:ascii="Times New Roman" w:hAnsi="Times New Roman" w:cs="Times New Roman"/>
              <w:color w:val="000000"/>
              <w:sz w:val="20"/>
              <w:szCs w:val="20"/>
            </w:rPr>
          </w:rPrChange>
        </w:rPr>
        <w:t>) that passes over the Abyss of damnation to the Garden. The G</w:t>
      </w:r>
      <w:r w:rsidRPr="00E13F4E">
        <w:rPr>
          <w:rFonts w:ascii="Times New Roman" w:hAnsi="Times New Roman" w:cs="Times New Roman"/>
          <w:color w:val="000000" w:themeColor="text1"/>
          <w:sz w:val="20"/>
          <w:szCs w:val="20"/>
          <w:rPrChange w:id="788"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89" w:author="Zahid Syed" w:date="2025-09-24T13:00:00Z" w16du:dateUtc="2025-09-24T04:00:00Z">
            <w:rPr>
              <w:rFonts w:ascii="Times New Roman" w:hAnsi="Times New Roman" w:cs="Times New Roman"/>
              <w:color w:val="000000"/>
              <w:sz w:val="20"/>
              <w:szCs w:val="20"/>
            </w:rPr>
          </w:rPrChange>
        </w:rPr>
        <w:t>th</w:t>
      </w:r>
      <w:r w:rsidRPr="00E13F4E">
        <w:rPr>
          <w:rFonts w:ascii="Times New Roman" w:hAnsi="Times New Roman" w:cs="Times New Roman"/>
          <w:color w:val="000000" w:themeColor="text1"/>
          <w:sz w:val="20"/>
          <w:szCs w:val="20"/>
          <w:rPrChange w:id="790"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791" w:author="Zahid Syed" w:date="2025-09-24T13:00:00Z" w16du:dateUtc="2025-09-24T04:00:00Z">
            <w:rPr>
              <w:rFonts w:ascii="Times New Roman" w:hAnsi="Times New Roman" w:cs="Times New Roman"/>
              <w:color w:val="000000"/>
              <w:sz w:val="20"/>
              <w:szCs w:val="20"/>
            </w:rPr>
          </w:rPrChange>
        </w:rPr>
        <w:t xml:space="preserve">s show that Zoroaster sought to reform the deviant beliefs and customs of the ancient Iranians--especially the Medes, Persians, and Eastern Aryans--but was met with strong resistance, which ultimately led him to conduct a </w:t>
      </w:r>
      <w:r w:rsidRPr="00E13F4E">
        <w:rPr>
          <w:rFonts w:ascii="Times New Roman" w:hAnsi="Times New Roman" w:cs="Times New Roman"/>
          <w:i/>
          <w:iCs/>
          <w:color w:val="000000" w:themeColor="text1"/>
          <w:sz w:val="20"/>
          <w:szCs w:val="20"/>
          <w:rPrChange w:id="792" w:author="Zahid Syed" w:date="2025-09-24T13:00:00Z" w16du:dateUtc="2025-09-24T04:00:00Z">
            <w:rPr>
              <w:rFonts w:ascii="Times New Roman" w:hAnsi="Times New Roman" w:cs="Times New Roman"/>
              <w:i/>
              <w:iCs/>
              <w:color w:val="000000"/>
              <w:sz w:val="20"/>
              <w:szCs w:val="20"/>
            </w:rPr>
          </w:rPrChange>
        </w:rPr>
        <w:t>Jih</w:t>
      </w:r>
      <w:r w:rsidRPr="00E13F4E">
        <w:rPr>
          <w:rFonts w:ascii="Times New Roman" w:hAnsi="Times New Roman" w:cs="Times New Roman"/>
          <w:i/>
          <w:iCs/>
          <w:color w:val="000000" w:themeColor="text1"/>
          <w:sz w:val="20"/>
          <w:szCs w:val="20"/>
          <w:rPrChange w:id="793" w:author="Zahid Syed" w:date="2025-09-24T13:00:00Z" w16du:dateUtc="2025-09-24T04:00:00Z">
            <w:rPr>
              <w:rFonts w:ascii="Times New Roman" w:hAnsi="Times New Roman" w:cs="Times New Roman"/>
              <w:i/>
              <w:iCs/>
              <w:sz w:val="20"/>
              <w:szCs w:val="20"/>
            </w:rPr>
          </w:rPrChange>
        </w:rPr>
        <w:t>ād</w:t>
      </w:r>
      <w:r w:rsidRPr="00E13F4E">
        <w:rPr>
          <w:rFonts w:ascii="Times New Roman" w:hAnsi="Times New Roman" w:cs="Times New Roman"/>
          <w:color w:val="000000" w:themeColor="text1"/>
          <w:sz w:val="20"/>
          <w:szCs w:val="20"/>
          <w:rPrChange w:id="794" w:author="Zahid Syed" w:date="2025-09-24T13:00:00Z" w16du:dateUtc="2025-09-24T04:00:00Z">
            <w:rPr>
              <w:rFonts w:ascii="Times New Roman" w:hAnsi="Times New Roman" w:cs="Times New Roman"/>
              <w:sz w:val="20"/>
              <w:szCs w:val="20"/>
            </w:rPr>
          </w:rPrChange>
        </w:rPr>
        <w:t xml:space="preserve">-like armed struggle against them to preserve himself and the believers around him and to defeat the forces of polytheism, idolatry, and evil in his time. In its original form, Zoroastrianism was </w:t>
      </w:r>
      <w:r w:rsidRPr="00E13F4E">
        <w:rPr>
          <w:rFonts w:ascii="Times New Roman" w:hAnsi="Times New Roman" w:cs="Times New Roman"/>
          <w:color w:val="000000" w:themeColor="text1"/>
          <w:sz w:val="20"/>
          <w:szCs w:val="20"/>
          <w:rPrChange w:id="795" w:author="Zahid Syed" w:date="2025-09-24T13:00:00Z" w16du:dateUtc="2025-09-24T04:00:00Z">
            <w:rPr>
              <w:rFonts w:ascii="Times New Roman" w:hAnsi="Times New Roman" w:cs="Times New Roman"/>
              <w:color w:val="000000"/>
              <w:sz w:val="20"/>
              <w:szCs w:val="20"/>
            </w:rPr>
          </w:rPrChange>
        </w:rPr>
        <w:t xml:space="preserve">apocalyptic and espoused belief in a number of Saviors or Sacred Benefactors </w:t>
      </w:r>
      <w:r w:rsidRPr="00E13F4E">
        <w:rPr>
          <w:rFonts w:ascii="Times New Roman" w:hAnsi="Times New Roman" w:cs="Times New Roman"/>
          <w:i/>
          <w:iCs/>
          <w:color w:val="000000" w:themeColor="text1"/>
          <w:sz w:val="20"/>
          <w:szCs w:val="20"/>
          <w:rPrChange w:id="796" w:author="Zahid Syed" w:date="2025-09-24T13:00:00Z" w16du:dateUtc="2025-09-24T04:00:00Z">
            <w:rPr>
              <w:rFonts w:ascii="Times New Roman" w:hAnsi="Times New Roman" w:cs="Times New Roman"/>
              <w:i/>
              <w:iCs/>
              <w:color w:val="000000"/>
              <w:sz w:val="20"/>
              <w:szCs w:val="20"/>
            </w:rPr>
          </w:rPrChange>
        </w:rPr>
        <w:t>Saoshyant</w:t>
      </w:r>
      <w:r w:rsidRPr="00E13F4E">
        <w:rPr>
          <w:rFonts w:ascii="Times New Roman" w:hAnsi="Times New Roman" w:cs="Times New Roman"/>
          <w:color w:val="000000" w:themeColor="text1"/>
          <w:sz w:val="20"/>
          <w:szCs w:val="20"/>
          <w:rPrChange w:id="797" w:author="Zahid Syed" w:date="2025-09-24T13:00:00Z" w16du:dateUtc="2025-09-24T04:00:00Z">
            <w:rPr>
              <w:rFonts w:ascii="Times New Roman" w:hAnsi="Times New Roman" w:cs="Times New Roman"/>
              <w:color w:val="000000"/>
              <w:sz w:val="20"/>
              <w:szCs w:val="20"/>
            </w:rPr>
          </w:rPrChange>
        </w:rPr>
        <w:t xml:space="preserve"> (the coming Helper or Benefactor). Zoroastrianism regarded Divine revelation and spiritual direction as one of its fundamental principles, and each </w:t>
      </w:r>
      <w:r w:rsidRPr="00E13F4E">
        <w:rPr>
          <w:rFonts w:ascii="Times New Roman" w:hAnsi="Times New Roman" w:cs="Times New Roman"/>
          <w:i/>
          <w:iCs/>
          <w:color w:val="000000" w:themeColor="text1"/>
          <w:sz w:val="20"/>
          <w:szCs w:val="20"/>
          <w:rPrChange w:id="798" w:author="Zahid Syed" w:date="2025-09-24T13:00:00Z" w16du:dateUtc="2025-09-24T04:00:00Z">
            <w:rPr>
              <w:rFonts w:ascii="Times New Roman" w:hAnsi="Times New Roman" w:cs="Times New Roman"/>
              <w:i/>
              <w:iCs/>
              <w:color w:val="000000"/>
              <w:sz w:val="20"/>
              <w:szCs w:val="20"/>
            </w:rPr>
          </w:rPrChange>
        </w:rPr>
        <w:t>Saoshyant</w:t>
      </w:r>
      <w:r w:rsidRPr="00E13F4E">
        <w:rPr>
          <w:rFonts w:ascii="Times New Roman" w:hAnsi="Times New Roman" w:cs="Times New Roman"/>
          <w:color w:val="000000" w:themeColor="text1"/>
          <w:sz w:val="20"/>
          <w:szCs w:val="20"/>
          <w:rPrChange w:id="799" w:author="Zahid Syed" w:date="2025-09-24T13:00:00Z" w16du:dateUtc="2025-09-24T04:00:00Z">
            <w:rPr>
              <w:rFonts w:ascii="Times New Roman" w:hAnsi="Times New Roman" w:cs="Times New Roman"/>
              <w:color w:val="000000"/>
              <w:sz w:val="20"/>
              <w:szCs w:val="20"/>
            </w:rPr>
          </w:rPrChange>
        </w:rPr>
        <w:t xml:space="preserve"> was a recipient of revelation. The </w:t>
      </w:r>
      <w:r w:rsidRPr="00E13F4E">
        <w:rPr>
          <w:rFonts w:ascii="Times New Roman" w:hAnsi="Times New Roman" w:cs="Times New Roman"/>
          <w:i/>
          <w:iCs/>
          <w:color w:val="000000" w:themeColor="text1"/>
          <w:sz w:val="20"/>
          <w:szCs w:val="20"/>
          <w:rPrChange w:id="800" w:author="Zahid Syed" w:date="2025-09-24T13:00:00Z" w16du:dateUtc="2025-09-24T04:00:00Z">
            <w:rPr>
              <w:rFonts w:ascii="Times New Roman" w:hAnsi="Times New Roman" w:cs="Times New Roman"/>
              <w:i/>
              <w:iCs/>
              <w:color w:val="000000"/>
              <w:sz w:val="20"/>
              <w:szCs w:val="20"/>
            </w:rPr>
          </w:rPrChange>
        </w:rPr>
        <w:t>Saoshyants</w:t>
      </w:r>
      <w:r w:rsidRPr="00E13F4E">
        <w:rPr>
          <w:rFonts w:ascii="Times New Roman" w:hAnsi="Times New Roman" w:cs="Times New Roman"/>
          <w:color w:val="000000" w:themeColor="text1"/>
          <w:sz w:val="20"/>
          <w:szCs w:val="20"/>
          <w:rPrChange w:id="801" w:author="Zahid Syed" w:date="2025-09-24T13:00:00Z" w16du:dateUtc="2025-09-24T04:00:00Z">
            <w:rPr>
              <w:rFonts w:ascii="Times New Roman" w:hAnsi="Times New Roman" w:cs="Times New Roman"/>
              <w:color w:val="000000"/>
              <w:sz w:val="20"/>
              <w:szCs w:val="20"/>
            </w:rPr>
          </w:rPrChange>
        </w:rPr>
        <w:t xml:space="preserve"> would come into the world--one after another--and lead the forces of good against evil in the last great struggle. Each </w:t>
      </w:r>
      <w:r w:rsidRPr="00E13F4E">
        <w:rPr>
          <w:rFonts w:ascii="Times New Roman" w:hAnsi="Times New Roman" w:cs="Times New Roman"/>
          <w:i/>
          <w:iCs/>
          <w:color w:val="000000" w:themeColor="text1"/>
          <w:sz w:val="20"/>
          <w:szCs w:val="20"/>
          <w:rPrChange w:id="802" w:author="Zahid Syed" w:date="2025-09-24T13:00:00Z" w16du:dateUtc="2025-09-24T04:00:00Z">
            <w:rPr>
              <w:rFonts w:ascii="Times New Roman" w:hAnsi="Times New Roman" w:cs="Times New Roman"/>
              <w:i/>
              <w:iCs/>
              <w:color w:val="000000"/>
              <w:sz w:val="20"/>
              <w:szCs w:val="20"/>
            </w:rPr>
          </w:rPrChange>
        </w:rPr>
        <w:t xml:space="preserve">Saoshyant </w:t>
      </w:r>
      <w:r w:rsidRPr="00E13F4E">
        <w:rPr>
          <w:rFonts w:ascii="Times New Roman" w:hAnsi="Times New Roman" w:cs="Times New Roman"/>
          <w:color w:val="000000" w:themeColor="text1"/>
          <w:sz w:val="20"/>
          <w:szCs w:val="20"/>
          <w:rPrChange w:id="803" w:author="Zahid Syed" w:date="2025-09-24T13:00:00Z" w16du:dateUtc="2025-09-24T04:00:00Z">
            <w:rPr>
              <w:rFonts w:ascii="Times New Roman" w:hAnsi="Times New Roman" w:cs="Times New Roman"/>
              <w:color w:val="000000"/>
              <w:sz w:val="20"/>
              <w:szCs w:val="20"/>
            </w:rPr>
          </w:rPrChange>
        </w:rPr>
        <w:t xml:space="preserve">would be a Messenger of the Great God, Ahura Mazda. One of them would be born of a Virgin, and his name would be “he who embodies truth.” His Virgin mother would be “she who conquers all,” and the remnants of this teaching would be embodied in the story of the three wisemen of the East--the three Magi--who came to Palestine, seeking out the baby Jesus at the time of his birth. The Companions of the </w:t>
      </w:r>
      <w:r w:rsidRPr="00E13F4E">
        <w:rPr>
          <w:rFonts w:ascii="Times New Roman" w:hAnsi="Times New Roman" w:cs="Times New Roman"/>
          <w:i/>
          <w:iCs/>
          <w:color w:val="000000" w:themeColor="text1"/>
          <w:sz w:val="20"/>
          <w:szCs w:val="20"/>
          <w:rPrChange w:id="804" w:author="Zahid Syed" w:date="2025-09-24T13:00:00Z" w16du:dateUtc="2025-09-24T04:00:00Z">
            <w:rPr>
              <w:rFonts w:ascii="Times New Roman" w:hAnsi="Times New Roman" w:cs="Times New Roman"/>
              <w:i/>
              <w:iCs/>
              <w:color w:val="000000"/>
              <w:sz w:val="20"/>
              <w:szCs w:val="20"/>
            </w:rPr>
          </w:rPrChange>
        </w:rPr>
        <w:t>Saoshyants</w:t>
      </w:r>
      <w:r w:rsidRPr="00E13F4E">
        <w:rPr>
          <w:rFonts w:ascii="Times New Roman" w:hAnsi="Times New Roman" w:cs="Times New Roman"/>
          <w:color w:val="000000" w:themeColor="text1"/>
          <w:sz w:val="20"/>
          <w:szCs w:val="20"/>
          <w:rPrChange w:id="805" w:author="Zahid Syed" w:date="2025-09-24T13:00:00Z" w16du:dateUtc="2025-09-24T04:00:00Z">
            <w:rPr>
              <w:rFonts w:ascii="Times New Roman" w:hAnsi="Times New Roman" w:cs="Times New Roman"/>
              <w:color w:val="000000"/>
              <w:sz w:val="20"/>
              <w:szCs w:val="20"/>
            </w:rPr>
          </w:rPrChange>
        </w:rPr>
        <w:t xml:space="preserve"> would promote good thinking, speaking, and acting, while upholding “the Good Religion.” They would utter no false word with their tongues. Indeed, as in the Biblical accounts of the Prophet of the End of Days, the Companions of the </w:t>
      </w:r>
      <w:r w:rsidRPr="00E13F4E">
        <w:rPr>
          <w:rFonts w:ascii="Times New Roman" w:hAnsi="Times New Roman" w:cs="Times New Roman"/>
          <w:i/>
          <w:iCs/>
          <w:color w:val="000000" w:themeColor="text1"/>
          <w:sz w:val="20"/>
          <w:szCs w:val="20"/>
          <w:rPrChange w:id="806" w:author="Zahid Syed" w:date="2025-09-24T13:00:00Z" w16du:dateUtc="2025-09-24T04:00:00Z">
            <w:rPr>
              <w:rFonts w:ascii="Times New Roman" w:hAnsi="Times New Roman" w:cs="Times New Roman"/>
              <w:i/>
              <w:iCs/>
              <w:color w:val="000000"/>
              <w:sz w:val="20"/>
              <w:szCs w:val="20"/>
            </w:rPr>
          </w:rPrChange>
        </w:rPr>
        <w:t xml:space="preserve">Saoshyant </w:t>
      </w:r>
      <w:r w:rsidRPr="00E13F4E">
        <w:rPr>
          <w:rFonts w:ascii="Times New Roman" w:hAnsi="Times New Roman" w:cs="Times New Roman"/>
          <w:color w:val="000000" w:themeColor="text1"/>
          <w:sz w:val="20"/>
          <w:szCs w:val="20"/>
          <w:rPrChange w:id="807" w:author="Zahid Syed" w:date="2025-09-24T13:00:00Z" w16du:dateUtc="2025-09-24T04:00:00Z">
            <w:rPr>
              <w:rFonts w:ascii="Times New Roman" w:hAnsi="Times New Roman" w:cs="Times New Roman"/>
              <w:color w:val="000000"/>
              <w:sz w:val="20"/>
              <w:szCs w:val="20"/>
            </w:rPr>
          </w:rPrChange>
        </w:rPr>
        <w:t xml:space="preserve">was a major theme in Zoroaster’s account. The second savior would bring a second golden age after the first savior. Evil would dominate after the first savior, and then the second would come. Then there would be a Golden Age and decline. At last would come a third and he would overthrow evil for good and usher in the events of the Last Day. This is the one born of the Virgin. After him would come Resurrection of the dead, Last Judgment, and the coming of God’s kingdom on earth. </w:t>
      </w:r>
    </w:p>
  </w:footnote>
  <w:footnote w:id="26">
    <w:p w14:paraId="7B008608"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808" w:author="Zahid Syed" w:date="2025-09-24T13:00:00Z" w16du:dateUtc="2025-09-24T04:00:00Z">
            <w:rPr>
              <w:rFonts w:ascii="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809"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810"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b/>
          <w:bCs/>
          <w:color w:val="000000" w:themeColor="text1"/>
          <w:sz w:val="20"/>
          <w:szCs w:val="20"/>
          <w:rPrChange w:id="811" w:author="Zahid Syed" w:date="2025-09-24T13:00:00Z" w16du:dateUtc="2025-09-24T04:00:00Z">
            <w:rPr>
              <w:rFonts w:ascii="Times New Roman" w:eastAsia="Yu Gothic" w:hAnsi="Times New Roman" w:cs="Times New Roman"/>
              <w:b/>
              <w:bCs/>
              <w:color w:val="000000"/>
              <w:sz w:val="20"/>
              <w:szCs w:val="20"/>
            </w:rPr>
          </w:rPrChange>
        </w:rPr>
        <w:t xml:space="preserve">Parsis </w:t>
      </w:r>
      <w:r w:rsidRPr="00E13F4E">
        <w:rPr>
          <w:rFonts w:ascii="Times New Roman" w:eastAsia="Yu Gothic" w:hAnsi="Times New Roman" w:cs="Times New Roman"/>
          <w:color w:val="000000" w:themeColor="text1"/>
          <w:sz w:val="20"/>
          <w:szCs w:val="20"/>
          <w:rPrChange w:id="812" w:author="Zahid Syed" w:date="2025-09-24T13:00:00Z" w16du:dateUtc="2025-09-24T04:00:00Z">
            <w:rPr>
              <w:rFonts w:ascii="Times New Roman" w:eastAsia="Yu Gothic" w:hAnsi="Times New Roman" w:cs="Times New Roman"/>
              <w:color w:val="000000"/>
              <w:sz w:val="20"/>
              <w:szCs w:val="20"/>
            </w:rPr>
          </w:rPrChange>
        </w:rPr>
        <w:t>are often called the Zoroastrians of Inda. They prefer being called Zoroastrians instead of Magians. Literally, “Parsi” means “Persian,” since they migrated from Iran to India after the Islamic conquests of that land, first landing on the shores of Gujarat in the second/eighth century CE. When they first came to I</w:t>
      </w:r>
      <w:r w:rsidRPr="00E13F4E">
        <w:rPr>
          <w:rFonts w:ascii="Times New Roman" w:eastAsia="Yu Gothic" w:hAnsi="Times New Roman" w:cs="Times New Roman"/>
          <w:color w:val="000000" w:themeColor="text1"/>
          <w:sz w:val="20"/>
          <w:szCs w:val="20"/>
          <w:rPrChange w:id="813" w:author="Zahid Syed" w:date="2025-09-24T13:00:00Z" w16du:dateUtc="2025-09-24T04:00:00Z">
            <w:rPr>
              <w:rFonts w:ascii="Times New Roman" w:eastAsia="Yu Gothic" w:hAnsi="Times New Roman" w:cs="Times New Roman"/>
              <w:color w:val="000000"/>
              <w:sz w:val="20"/>
              <w:szCs w:val="20"/>
            </w:rPr>
          </w:rPrChange>
        </w:rPr>
        <w:tab/>
        <w:t xml:space="preserve">ndia, the Parsis were not numerous, but their numbers multiplied in later years. </w:t>
      </w:r>
      <w:r w:rsidRPr="00E13F4E">
        <w:rPr>
          <w:rFonts w:ascii="Times New Roman" w:hAnsi="Times New Roman" w:cs="Times New Roman"/>
          <w:color w:val="000000" w:themeColor="text1"/>
          <w:sz w:val="20"/>
          <w:szCs w:val="20"/>
          <w:rPrChange w:id="814" w:author="Zahid Syed" w:date="2025-09-24T13:00:00Z" w16du:dateUtc="2025-09-24T04:00:00Z">
            <w:rPr>
              <w:rFonts w:ascii="Times New Roman" w:hAnsi="Times New Roman" w:cs="Times New Roman"/>
              <w:color w:val="000000"/>
              <w:sz w:val="20"/>
              <w:szCs w:val="20"/>
            </w:rPr>
          </w:rPrChange>
        </w:rPr>
        <w:t>The modern Parsis regard themselves as the transmitters of “Zoroastrianism” as understood and practiced by the Sasanian Persian emperors, who believed themselves in their time to be the restorers of the ancient Zoroastrian creed, although they were hardly fully successful. The evolution of Zoroastrianism as an organized religion with something like its modern form under the Parsis probably began under the Sāsānians, the last years of whose reigns overlapped with the coming of the Prophet and the Islamic conquests of Persia. They stressed worship of Ahura Mazd</w:t>
      </w:r>
      <w:r w:rsidRPr="00E13F4E">
        <w:rPr>
          <w:rFonts w:ascii="Times New Roman" w:hAnsi="Times New Roman" w:cs="Times New Roman"/>
          <w:i/>
          <w:iCs/>
          <w:color w:val="000000" w:themeColor="text1"/>
          <w:sz w:val="20"/>
          <w:szCs w:val="20"/>
          <w:rPrChange w:id="815" w:author="Zahid Syed" w:date="2025-09-24T13:00:00Z" w16du:dateUtc="2025-09-24T04:00:00Z">
            <w:rPr>
              <w:rFonts w:ascii="Times New Roman" w:hAnsi="Times New Roman" w:cs="Times New Roman"/>
              <w:i/>
              <w:iCs/>
              <w:color w:val="000000"/>
              <w:sz w:val="20"/>
              <w:szCs w:val="20"/>
            </w:rPr>
          </w:rPrChange>
        </w:rPr>
        <w:t>ā</w:t>
      </w:r>
      <w:r w:rsidRPr="00E13F4E">
        <w:rPr>
          <w:rFonts w:ascii="Times New Roman" w:hAnsi="Times New Roman" w:cs="Times New Roman"/>
          <w:color w:val="000000" w:themeColor="text1"/>
          <w:sz w:val="20"/>
          <w:szCs w:val="20"/>
          <w:rPrChange w:id="816" w:author="Zahid Syed" w:date="2025-09-24T13:00:00Z" w16du:dateUtc="2025-09-24T04:00:00Z">
            <w:rPr>
              <w:rFonts w:ascii="Times New Roman" w:hAnsi="Times New Roman" w:cs="Times New Roman"/>
              <w:color w:val="000000"/>
              <w:sz w:val="20"/>
              <w:szCs w:val="20"/>
            </w:rPr>
          </w:rPrChange>
        </w:rPr>
        <w:t xml:space="preserve"> as well as the fire cult. They call themselves </w:t>
      </w:r>
      <w:r w:rsidRPr="00E13F4E">
        <w:rPr>
          <w:rFonts w:ascii="Times New Roman" w:hAnsi="Times New Roman" w:cs="Times New Roman"/>
          <w:i/>
          <w:iCs/>
          <w:color w:val="000000" w:themeColor="text1"/>
          <w:sz w:val="20"/>
          <w:szCs w:val="20"/>
          <w:rPrChange w:id="817" w:author="Zahid Syed" w:date="2025-09-24T13:00:00Z" w16du:dateUtc="2025-09-24T04:00:00Z">
            <w:rPr>
              <w:rFonts w:ascii="Times New Roman" w:hAnsi="Times New Roman" w:cs="Times New Roman"/>
              <w:i/>
              <w:iCs/>
              <w:color w:val="000000"/>
              <w:sz w:val="20"/>
              <w:szCs w:val="20"/>
            </w:rPr>
          </w:rPrChange>
        </w:rPr>
        <w:t>Mazdā yasnô</w:t>
      </w:r>
      <w:r w:rsidRPr="00E13F4E">
        <w:rPr>
          <w:rFonts w:ascii="Times New Roman" w:hAnsi="Times New Roman" w:cs="Times New Roman"/>
          <w:color w:val="000000" w:themeColor="text1"/>
          <w:sz w:val="20"/>
          <w:szCs w:val="20"/>
          <w:rPrChange w:id="818" w:author="Zahid Syed" w:date="2025-09-24T13:00:00Z" w16du:dateUtc="2025-09-24T04:00:00Z">
            <w:rPr>
              <w:rFonts w:ascii="Times New Roman" w:hAnsi="Times New Roman" w:cs="Times New Roman"/>
              <w:color w:val="000000"/>
              <w:sz w:val="20"/>
              <w:szCs w:val="20"/>
            </w:rPr>
          </w:rPrChange>
        </w:rPr>
        <w:t xml:space="preserve"> (worshippers of Mazdā). Some of the primary beliefs of the Parsis--some of which are in accord with original Zoroastrianism--are the following beliefs. 1) Revelation, 2) monotheism, 3) the immortality of the soul, 4) the future life, 5) the resurrection of the dead--all of which are found in Zoroaster’s original teachings. Like Zoroastrianism, they also deem their religion to be one of life, morality, and hope. The Parsis do maintain the fire cult of Magianism as well as the exposure of the dead in “towers of silence.” </w:t>
      </w:r>
    </w:p>
  </w:footnote>
  <w:footnote w:id="27">
    <w:p w14:paraId="5E22ED78" w14:textId="1BBE00D4"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819" w:author="Zahid Syed" w:date="2025-09-24T13:00:00Z" w16du:dateUtc="2025-09-24T04:00:00Z">
            <w:rPr>
              <w:rFonts w:ascii="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820"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821"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b/>
          <w:bCs/>
          <w:color w:val="000000" w:themeColor="text1"/>
          <w:sz w:val="20"/>
          <w:szCs w:val="20"/>
          <w:rPrChange w:id="822" w:author="Zahid Syed" w:date="2025-09-24T13:00:00Z" w16du:dateUtc="2025-09-24T04:00:00Z">
            <w:rPr>
              <w:rFonts w:ascii="Times New Roman" w:eastAsia="Yu Gothic" w:hAnsi="Times New Roman" w:cs="Times New Roman"/>
              <w:b/>
              <w:bCs/>
              <w:color w:val="000000"/>
              <w:sz w:val="20"/>
              <w:szCs w:val="20"/>
            </w:rPr>
          </w:rPrChange>
        </w:rPr>
        <w:t>Hindus</w:t>
      </w:r>
      <w:r w:rsidRPr="00E13F4E">
        <w:rPr>
          <w:rFonts w:ascii="Times New Roman" w:eastAsia="Yu Gothic" w:hAnsi="Times New Roman" w:cs="Times New Roman"/>
          <w:color w:val="000000" w:themeColor="text1"/>
          <w:sz w:val="20"/>
          <w:szCs w:val="20"/>
          <w:rPrChange w:id="823" w:author="Zahid Syed" w:date="2025-09-24T13:00:00Z" w16du:dateUtc="2025-09-24T04:00:00Z">
            <w:rPr>
              <w:rFonts w:ascii="Times New Roman" w:eastAsia="Yu Gothic" w:hAnsi="Times New Roman" w:cs="Times New Roman"/>
              <w:color w:val="000000"/>
              <w:sz w:val="20"/>
              <w:szCs w:val="20"/>
            </w:rPr>
          </w:rPrChange>
        </w:rPr>
        <w:t>”</w:t>
      </w:r>
      <w:r w:rsidRPr="00E13F4E">
        <w:rPr>
          <w:rFonts w:ascii="Times New Roman" w:hAnsi="Times New Roman" w:cs="Times New Roman"/>
          <w:color w:val="000000" w:themeColor="text1"/>
          <w:sz w:val="20"/>
          <w:szCs w:val="20"/>
          <w:rPrChange w:id="824" w:author="Zahid Syed" w:date="2025-09-24T13:00:00Z" w16du:dateUtc="2025-09-24T04:00:00Z">
            <w:rPr>
              <w:rFonts w:ascii="Times New Roman" w:hAnsi="Times New Roman" w:cs="Times New Roman"/>
              <w:color w:val="000000"/>
              <w:sz w:val="20"/>
              <w:szCs w:val="20"/>
            </w:rPr>
          </w:rPrChange>
        </w:rPr>
        <w:t xml:space="preserve"> </w:t>
      </w:r>
      <w:del w:id="825" w:author="Zahid Syed" w:date="2025-09-24T12:55:00Z" w16du:dateUtc="2025-09-24T03:55:00Z">
        <w:r w:rsidR="007F06BE" w:rsidRPr="00E13F4E" w:rsidDel="007F06BE">
          <w:rPr>
            <w:rFonts w:ascii="Times New Roman" w:hAnsi="Times New Roman" w:cs="Times New Roman"/>
            <w:color w:val="000000" w:themeColor="text1"/>
            <w:sz w:val="20"/>
            <w:szCs w:val="20"/>
            <w:rPrChange w:id="826" w:author="Zahid Syed" w:date="2025-09-24T13:00:00Z" w16du:dateUtc="2025-09-24T04:00:00Z">
              <w:rPr>
                <w:rFonts w:ascii="Times New Roman" w:hAnsi="Times New Roman" w:cs="Times New Roman"/>
                <w:color w:val="000000"/>
                <w:sz w:val="20"/>
                <w:szCs w:val="20"/>
              </w:rPr>
            </w:rPrChange>
          </w:rPr>
          <w:delText>as a historical term</w:delText>
        </w:r>
      </w:del>
      <w:ins w:id="827" w:author="Zahid Syed" w:date="2025-09-24T12:55:00Z" w16du:dateUtc="2025-09-24T03:55:00Z">
        <w:r w:rsidR="007F06BE" w:rsidRPr="00E13F4E">
          <w:rPr>
            <w:rFonts w:ascii="Times New Roman" w:hAnsi="Times New Roman" w:cs="Times New Roman"/>
            <w:color w:val="000000" w:themeColor="text1"/>
            <w:sz w:val="20"/>
            <w:szCs w:val="20"/>
            <w:rPrChange w:id="828" w:author="Zahid Syed" w:date="2025-09-24T13:00:00Z" w16du:dateUtc="2025-09-24T04:00:00Z">
              <w:rPr>
                <w:rFonts w:ascii="Times New Roman" w:hAnsi="Times New Roman" w:cs="Times New Roman"/>
                <w:color w:val="000000"/>
                <w:sz w:val="20"/>
                <w:szCs w:val="20"/>
              </w:rPr>
            </w:rPrChange>
          </w:rPr>
          <w:t>as a historical term</w:t>
        </w:r>
      </w:ins>
      <w:r w:rsidR="007F06BE" w:rsidRPr="00E13F4E">
        <w:rPr>
          <w:rFonts w:ascii="Times New Roman" w:hAnsi="Times New Roman" w:cs="Times New Roman"/>
          <w:color w:val="000000" w:themeColor="text1"/>
          <w:sz w:val="20"/>
          <w:szCs w:val="20"/>
          <w:rPrChange w:id="829" w:author="Zahid Syed" w:date="2025-09-24T13:00:00Z" w16du:dateUtc="2025-09-24T04:00:00Z">
            <w:rPr>
              <w:rFonts w:ascii="Times New Roman" w:hAnsi="Times New Roman" w:cs="Times New Roman"/>
              <w:color w:val="000000"/>
              <w:sz w:val="20"/>
              <w:szCs w:val="20"/>
            </w:rPr>
          </w:rPrChange>
        </w:rPr>
        <w:t xml:space="preserve"> </w:t>
      </w:r>
      <w:r w:rsidRPr="00E13F4E">
        <w:rPr>
          <w:rFonts w:ascii="Times New Roman" w:hAnsi="Times New Roman" w:cs="Times New Roman"/>
          <w:color w:val="000000" w:themeColor="text1"/>
          <w:sz w:val="20"/>
          <w:szCs w:val="20"/>
          <w:rPrChange w:id="830" w:author="Zahid Syed" w:date="2025-09-24T13:00:00Z" w16du:dateUtc="2025-09-24T04:00:00Z">
            <w:rPr>
              <w:rFonts w:ascii="Times New Roman" w:hAnsi="Times New Roman" w:cs="Times New Roman"/>
              <w:color w:val="000000"/>
              <w:sz w:val="20"/>
              <w:szCs w:val="20"/>
            </w:rPr>
          </w:rPrChange>
        </w:rPr>
        <w:t>serves as a broad designation of diverse Indian religious beliefs and practices. The word “</w:t>
      </w:r>
      <w:r w:rsidRPr="00E13F4E">
        <w:rPr>
          <w:rFonts w:ascii="Times New Roman" w:hAnsi="Times New Roman" w:cs="Times New Roman"/>
          <w:b/>
          <w:bCs/>
          <w:color w:val="000000" w:themeColor="text1"/>
          <w:sz w:val="20"/>
          <w:szCs w:val="20"/>
          <w:rPrChange w:id="831" w:author="Zahid Syed" w:date="2025-09-24T13:00:00Z" w16du:dateUtc="2025-09-24T04:00:00Z">
            <w:rPr>
              <w:rFonts w:ascii="Times New Roman" w:hAnsi="Times New Roman" w:cs="Times New Roman"/>
              <w:b/>
              <w:bCs/>
              <w:color w:val="000000"/>
              <w:sz w:val="20"/>
              <w:szCs w:val="20"/>
            </w:rPr>
          </w:rPrChange>
        </w:rPr>
        <w:t>Hinduism</w:t>
      </w:r>
      <w:r w:rsidRPr="00E13F4E">
        <w:rPr>
          <w:rFonts w:ascii="Times New Roman" w:hAnsi="Times New Roman" w:cs="Times New Roman"/>
          <w:color w:val="000000" w:themeColor="text1"/>
          <w:sz w:val="20"/>
          <w:szCs w:val="20"/>
          <w:rPrChange w:id="832" w:author="Zahid Syed" w:date="2025-09-24T13:00:00Z" w16du:dateUtc="2025-09-24T04:00:00Z">
            <w:rPr>
              <w:rFonts w:ascii="Times New Roman" w:hAnsi="Times New Roman" w:cs="Times New Roman"/>
              <w:color w:val="000000"/>
              <w:sz w:val="20"/>
              <w:szCs w:val="20"/>
            </w:rPr>
          </w:rPrChange>
        </w:rPr>
        <w:t xml:space="preserve">” is a reflection of the policies of Islamic pluralization in the Indian Subcontient and was devised by the Muslim rulers of India to bring all the diverse indigenous Indian religious groups under a single heading for the purpose of their </w:t>
      </w:r>
      <w:r w:rsidRPr="00E13F4E">
        <w:rPr>
          <w:rFonts w:ascii="Times New Roman" w:hAnsi="Times New Roman" w:cs="Times New Roman"/>
          <w:i/>
          <w:iCs/>
          <w:color w:val="000000" w:themeColor="text1"/>
          <w:sz w:val="20"/>
          <w:szCs w:val="20"/>
          <w:rPrChange w:id="833" w:author="Zahid Syed" w:date="2025-09-24T13:00:00Z" w16du:dateUtc="2025-09-24T04:00:00Z">
            <w:rPr>
              <w:rFonts w:ascii="Times New Roman" w:hAnsi="Times New Roman" w:cs="Times New Roman"/>
              <w:i/>
              <w:iCs/>
              <w:color w:val="000000"/>
              <w:sz w:val="20"/>
              <w:szCs w:val="20"/>
            </w:rPr>
          </w:rPrChange>
        </w:rPr>
        <w:t>Dhimma</w:t>
      </w:r>
      <w:r w:rsidRPr="00E13F4E">
        <w:rPr>
          <w:rFonts w:ascii="Times New Roman" w:hAnsi="Times New Roman" w:cs="Times New Roman"/>
          <w:color w:val="000000" w:themeColor="text1"/>
          <w:sz w:val="20"/>
          <w:szCs w:val="20"/>
          <w:rPrChange w:id="834" w:author="Zahid Syed" w:date="2025-09-24T13:00:00Z" w16du:dateUtc="2025-09-24T04:00:00Z">
            <w:rPr>
              <w:rFonts w:ascii="Times New Roman" w:hAnsi="Times New Roman" w:cs="Times New Roman"/>
              <w:color w:val="000000"/>
              <w:sz w:val="20"/>
              <w:szCs w:val="20"/>
            </w:rPr>
          </w:rPrChange>
        </w:rPr>
        <w:t xml:space="preserve">-Tributary standing and payment of the </w:t>
      </w:r>
      <w:r w:rsidRPr="00E13F4E">
        <w:rPr>
          <w:rFonts w:ascii="Times New Roman" w:hAnsi="Times New Roman" w:cs="Times New Roman"/>
          <w:i/>
          <w:iCs/>
          <w:color w:val="000000" w:themeColor="text1"/>
          <w:sz w:val="20"/>
          <w:szCs w:val="20"/>
          <w:rPrChange w:id="835" w:author="Zahid Syed" w:date="2025-09-24T13:00:00Z" w16du:dateUtc="2025-09-24T04:00:00Z">
            <w:rPr>
              <w:rFonts w:ascii="Times New Roman" w:hAnsi="Times New Roman" w:cs="Times New Roman"/>
              <w:i/>
              <w:iCs/>
              <w:color w:val="000000"/>
              <w:sz w:val="20"/>
              <w:szCs w:val="20"/>
            </w:rPr>
          </w:rPrChange>
        </w:rPr>
        <w:t>Jizya</w:t>
      </w:r>
      <w:r w:rsidRPr="00E13F4E">
        <w:rPr>
          <w:rFonts w:ascii="Times New Roman" w:hAnsi="Times New Roman" w:cs="Times New Roman"/>
          <w:color w:val="000000" w:themeColor="text1"/>
          <w:sz w:val="20"/>
          <w:szCs w:val="20"/>
          <w:rPrChange w:id="836" w:author="Zahid Syed" w:date="2025-09-24T13:00:00Z" w16du:dateUtc="2025-09-24T04:00:00Z">
            <w:rPr>
              <w:rFonts w:ascii="Times New Roman" w:hAnsi="Times New Roman" w:cs="Times New Roman"/>
              <w:color w:val="000000"/>
              <w:sz w:val="20"/>
              <w:szCs w:val="20"/>
            </w:rPr>
          </w:rPrChange>
        </w:rPr>
        <w:t>-Tribute. Old Iranian and Sanksrit are closely related ancient tongues. In Old Iranian, “Hindu” meant “India,” while its linguistic cognate “Sindhu” served that same purpose in the closely-related tongue of Sanskrit. A number of modern scholars suggest that the term “Hinduism” be discarded, because of the extreme variance among the castes and families of Indian in their religious practices and customs, although many scholars today claim to have a better sense of how all this multiplicity actually constitutes a single Hindu tradition. Since the earliest Islamic period, Muslims associated India with idolatry, and al-</w:t>
      </w:r>
      <w:r w:rsidRPr="00E13F4E">
        <w:rPr>
          <w:rFonts w:ascii="Times New Roman" w:hAnsi="Times New Roman" w:cs="Times New Roman"/>
          <w:color w:val="000000" w:themeColor="text1"/>
          <w:sz w:val="20"/>
          <w:szCs w:val="20"/>
          <w:rPrChange w:id="837" w:author="Zahid Syed" w:date="2025-09-24T13:00:00Z" w16du:dateUtc="2025-09-24T04:00:00Z">
            <w:rPr>
              <w:rFonts w:ascii="Times New Roman" w:hAnsi="Times New Roman" w:cs="Times New Roman"/>
              <w:sz w:val="20"/>
              <w:szCs w:val="20"/>
            </w:rPr>
          </w:rPrChange>
        </w:rPr>
        <w:t>Ṭ</w:t>
      </w:r>
      <w:r w:rsidRPr="00E13F4E">
        <w:rPr>
          <w:rFonts w:ascii="Times New Roman" w:hAnsi="Times New Roman" w:cs="Times New Roman"/>
          <w:color w:val="000000" w:themeColor="text1"/>
          <w:sz w:val="20"/>
          <w:szCs w:val="20"/>
          <w:rPrChange w:id="838" w:author="Zahid Syed" w:date="2025-09-24T13:00:00Z" w16du:dateUtc="2025-09-24T04:00:00Z">
            <w:rPr>
              <w:rFonts w:ascii="Times New Roman" w:hAnsi="Times New Roman" w:cs="Times New Roman"/>
              <w:color w:val="000000"/>
              <w:sz w:val="20"/>
              <w:szCs w:val="20"/>
            </w:rPr>
          </w:rPrChange>
        </w:rPr>
        <w:t>abar</w:t>
      </w:r>
      <w:r w:rsidRPr="00E13F4E">
        <w:rPr>
          <w:rFonts w:ascii="Times New Roman" w:hAnsi="Times New Roman" w:cs="Times New Roman"/>
          <w:color w:val="000000" w:themeColor="text1"/>
          <w:sz w:val="20"/>
          <w:szCs w:val="20"/>
          <w:rPrChange w:id="839" w:author="Zahid Syed" w:date="2025-09-24T13:00:00Z" w16du:dateUtc="2025-09-24T04:00:00Z">
            <w:rPr>
              <w:rFonts w:ascii="Times New Roman" w:hAnsi="Times New Roman" w:cs="Times New Roman"/>
              <w:sz w:val="20"/>
              <w:szCs w:val="20"/>
            </w:rPr>
          </w:rPrChange>
        </w:rPr>
        <w:t>ī and several others claimed that idolatry was first practiced in India, which is probably not historically valid. Among all Muslim scholars, the great scientist</w:t>
      </w:r>
      <w:r w:rsidRPr="00E13F4E">
        <w:rPr>
          <w:rFonts w:ascii="Times New Roman" w:eastAsia="Yu Gothic" w:hAnsi="Times New Roman" w:cs="Times New Roman"/>
          <w:color w:val="000000" w:themeColor="text1"/>
          <w:sz w:val="20"/>
          <w:szCs w:val="20"/>
          <w:rPrChange w:id="840" w:author="Zahid Syed" w:date="2025-09-24T13:00:00Z" w16du:dateUtc="2025-09-24T04:00:00Z">
            <w:rPr>
              <w:rFonts w:ascii="Times New Roman" w:eastAsia="Yu Gothic" w:hAnsi="Times New Roman" w:cs="Times New Roman"/>
              <w:color w:val="1A1A1A"/>
              <w:sz w:val="20"/>
              <w:szCs w:val="20"/>
            </w:rPr>
          </w:rPrChange>
        </w:rPr>
        <w:t xml:space="preserve"> Abū Rayḥān Muḥammad al-Bīrūnī</w:t>
      </w:r>
      <w:r w:rsidRPr="00E13F4E">
        <w:rPr>
          <w:rFonts w:ascii="Times New Roman" w:hAnsi="Times New Roman" w:cs="Times New Roman"/>
          <w:color w:val="000000" w:themeColor="text1"/>
          <w:sz w:val="20"/>
          <w:szCs w:val="20"/>
          <w:rPrChange w:id="841"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color w:val="000000" w:themeColor="text1"/>
          <w:sz w:val="20"/>
          <w:szCs w:val="20"/>
          <w:rPrChange w:id="842" w:author="Zahid Syed" w:date="2025-09-24T13:00:00Z" w16du:dateUtc="2025-09-24T04:00:00Z">
            <w:rPr>
              <w:rFonts w:ascii="Times New Roman" w:hAnsi="Times New Roman" w:cs="Times New Roman"/>
              <w:color w:val="202122"/>
              <w:sz w:val="20"/>
              <w:szCs w:val="20"/>
            </w:rPr>
          </w:rPrChange>
        </w:rPr>
        <w:t>(d. 440/1048)</w:t>
      </w:r>
      <w:r w:rsidRPr="00E13F4E">
        <w:rPr>
          <w:rFonts w:ascii="Times New Roman" w:hAnsi="Times New Roman" w:cs="Times New Roman"/>
          <w:color w:val="000000" w:themeColor="text1"/>
          <w:sz w:val="20"/>
          <w:szCs w:val="20"/>
          <w:rPrChange w:id="843" w:author="Zahid Syed" w:date="2025-09-24T13:00:00Z" w16du:dateUtc="2025-09-24T04:00:00Z">
            <w:rPr>
              <w:rFonts w:ascii="Times New Roman" w:hAnsi="Times New Roman" w:cs="Times New Roman"/>
              <w:sz w:val="20"/>
              <w:szCs w:val="20"/>
            </w:rPr>
          </w:rPrChange>
        </w:rPr>
        <w:t xml:space="preserve"> stands out as a prominent writer on indigenous Indian religion. His work is informative, objective, carefully descriptive, and non-polemical. </w:t>
      </w:r>
      <w:r w:rsidRPr="00E13F4E">
        <w:rPr>
          <w:rFonts w:ascii="Times New Roman" w:hAnsi="Times New Roman" w:cs="Times New Roman"/>
          <w:color w:val="000000" w:themeColor="text1"/>
          <w:sz w:val="20"/>
          <w:szCs w:val="20"/>
          <w:rPrChange w:id="844" w:author="Zahid Syed" w:date="2025-09-24T13:00:00Z" w16du:dateUtc="2025-09-24T04:00:00Z">
            <w:rPr>
              <w:rFonts w:ascii="Times New Roman" w:hAnsi="Times New Roman" w:cs="Times New Roman"/>
              <w:color w:val="000000"/>
              <w:sz w:val="20"/>
              <w:szCs w:val="20"/>
            </w:rPr>
          </w:rPrChange>
        </w:rPr>
        <w:t>He believed that the Hindus erected idols for the generality of the uneducated people, and he insisted that the most absurd of Hindu beliefs were those of the common people. Yet</w:t>
      </w:r>
      <w:r w:rsidRPr="00E13F4E">
        <w:rPr>
          <w:rFonts w:ascii="Times New Roman" w:hAnsi="Times New Roman" w:cs="Times New Roman"/>
          <w:color w:val="000000" w:themeColor="text1"/>
          <w:sz w:val="20"/>
          <w:szCs w:val="20"/>
          <w:rPrChange w:id="845" w:author="Zahid Syed" w:date="2025-09-24T13:00:00Z" w16du:dateUtc="2025-09-24T04:00:00Z">
            <w:rPr>
              <w:rFonts w:ascii="Times New Roman" w:hAnsi="Times New Roman" w:cs="Times New Roman"/>
              <w:sz w:val="20"/>
              <w:szCs w:val="20"/>
            </w:rPr>
          </w:rPrChange>
        </w:rPr>
        <w:t xml:space="preserve"> al-Bīrūnī studied carefully the Metaphysics of the higher Hindu traditions, which he regarded as essentially monotheistic. He held that such a dichotomy in religion between the understandings of the elite and the masses is common in some form to all religious traditions. </w:t>
      </w:r>
      <w:r w:rsidRPr="00E13F4E">
        <w:rPr>
          <w:rFonts w:ascii="Times New Roman" w:hAnsi="Times New Roman" w:cs="Times New Roman"/>
          <w:color w:val="000000" w:themeColor="text1"/>
          <w:sz w:val="20"/>
          <w:szCs w:val="20"/>
          <w:rPrChange w:id="846" w:author="Zahid Syed" w:date="2025-09-24T13:00:00Z" w16du:dateUtc="2025-09-24T04:00:00Z">
            <w:rPr>
              <w:rFonts w:ascii="Times New Roman" w:hAnsi="Times New Roman" w:cs="Times New Roman"/>
              <w:color w:val="000000"/>
              <w:sz w:val="20"/>
              <w:szCs w:val="20"/>
            </w:rPr>
          </w:rPrChange>
        </w:rPr>
        <w:t>Am</w:t>
      </w:r>
      <w:r w:rsidRPr="00E13F4E">
        <w:rPr>
          <w:rFonts w:ascii="Times New Roman" w:hAnsi="Times New Roman" w:cs="Times New Roman"/>
          <w:color w:val="000000" w:themeColor="text1"/>
          <w:sz w:val="20"/>
          <w:szCs w:val="20"/>
          <w:rPrChange w:id="847" w:author="Zahid Syed" w:date="2025-09-24T13:00:00Z" w16du:dateUtc="2025-09-24T04:00:00Z">
            <w:rPr>
              <w:rFonts w:ascii="Times New Roman" w:hAnsi="Times New Roman" w:cs="Times New Roman"/>
              <w:sz w:val="20"/>
              <w:szCs w:val="20"/>
            </w:rPr>
          </w:rPrChange>
        </w:rPr>
        <w:t>ī</w:t>
      </w:r>
      <w:r w:rsidRPr="00E13F4E">
        <w:rPr>
          <w:rFonts w:ascii="Times New Roman" w:hAnsi="Times New Roman" w:cs="Times New Roman"/>
          <w:color w:val="000000" w:themeColor="text1"/>
          <w:sz w:val="20"/>
          <w:szCs w:val="20"/>
          <w:rPrChange w:id="848" w:author="Zahid Syed" w:date="2025-09-24T13:00:00Z" w16du:dateUtc="2025-09-24T04:00:00Z">
            <w:rPr>
              <w:rFonts w:ascii="Times New Roman" w:hAnsi="Times New Roman" w:cs="Times New Roman"/>
              <w:color w:val="000000"/>
              <w:sz w:val="20"/>
              <w:szCs w:val="20"/>
            </w:rPr>
          </w:rPrChange>
        </w:rPr>
        <w:t xml:space="preserve">r Khosrow (d. 725/1325)—like </w:t>
      </w:r>
      <w:r w:rsidRPr="00E13F4E">
        <w:rPr>
          <w:rFonts w:ascii="Times New Roman" w:hAnsi="Times New Roman" w:cs="Times New Roman"/>
          <w:color w:val="000000" w:themeColor="text1"/>
          <w:sz w:val="20"/>
          <w:szCs w:val="20"/>
          <w:rPrChange w:id="849" w:author="Zahid Syed" w:date="2025-09-24T13:00:00Z" w16du:dateUtc="2025-09-24T04:00:00Z">
            <w:rPr>
              <w:rFonts w:ascii="Times New Roman" w:hAnsi="Times New Roman" w:cs="Times New Roman"/>
              <w:sz w:val="20"/>
              <w:szCs w:val="20"/>
            </w:rPr>
          </w:rPrChange>
        </w:rPr>
        <w:t xml:space="preserve">al-Bīrūnī and others before him--took a non-polemical approach toward Hinduism and paid high tribute to India for the great intellectual achievements of its people. In the twelfth/eighteenth century, the Muslim scholar and spiritual master </w:t>
      </w:r>
      <w:r w:rsidRPr="00E13F4E">
        <w:rPr>
          <w:rFonts w:ascii="Times New Roman" w:hAnsi="Times New Roman" w:cs="Times New Roman"/>
          <w:color w:val="000000" w:themeColor="text1"/>
          <w:sz w:val="20"/>
          <w:szCs w:val="20"/>
          <w:rPrChange w:id="850" w:author="Zahid Syed" w:date="2025-09-24T13:00:00Z" w16du:dateUtc="2025-09-24T04:00:00Z">
            <w:rPr>
              <w:rFonts w:ascii="Times New Roman" w:hAnsi="Times New Roman" w:cs="Times New Roman"/>
              <w:color w:val="000000"/>
              <w:sz w:val="20"/>
              <w:szCs w:val="20"/>
            </w:rPr>
          </w:rPrChange>
        </w:rPr>
        <w:t>Mirzā Ma</w:t>
      </w:r>
      <w:r w:rsidRPr="00E13F4E">
        <w:rPr>
          <w:rFonts w:ascii="Times New Roman" w:hAnsi="Times New Roman" w:cs="Times New Roman"/>
          <w:color w:val="000000" w:themeColor="text1"/>
          <w:sz w:val="20"/>
          <w:szCs w:val="20"/>
          <w:rPrChange w:id="851" w:author="Zahid Syed" w:date="2025-09-24T13:00:00Z" w16du:dateUtc="2025-09-24T04:00:00Z">
            <w:rPr>
              <w:rFonts w:ascii="Times New Roman" w:hAnsi="Times New Roman" w:cs="Times New Roman"/>
              <w:sz w:val="20"/>
              <w:szCs w:val="20"/>
            </w:rPr>
          </w:rPrChange>
        </w:rPr>
        <w:t>ẓ</w:t>
      </w:r>
      <w:r w:rsidRPr="00E13F4E">
        <w:rPr>
          <w:rFonts w:ascii="Times New Roman" w:hAnsi="Times New Roman" w:cs="Times New Roman"/>
          <w:color w:val="000000" w:themeColor="text1"/>
          <w:sz w:val="20"/>
          <w:szCs w:val="20"/>
          <w:rPrChange w:id="852" w:author="Zahid Syed" w:date="2025-09-24T13:00:00Z" w16du:dateUtc="2025-09-24T04:00:00Z">
            <w:rPr>
              <w:rFonts w:ascii="Times New Roman" w:hAnsi="Times New Roman" w:cs="Times New Roman"/>
              <w:color w:val="000000"/>
              <w:sz w:val="20"/>
              <w:szCs w:val="20"/>
            </w:rPr>
          </w:rPrChange>
        </w:rPr>
        <w:t xml:space="preserve">har Jān-e Jānān (d. 1195/1781) contended that the Vedas of India had been originally divinely inspired and--like </w:t>
      </w:r>
      <w:r w:rsidRPr="00E13F4E">
        <w:rPr>
          <w:rFonts w:ascii="Times New Roman" w:hAnsi="Times New Roman" w:cs="Times New Roman"/>
          <w:color w:val="000000" w:themeColor="text1"/>
          <w:sz w:val="20"/>
          <w:szCs w:val="20"/>
          <w:rPrChange w:id="853" w:author="Zahid Syed" w:date="2025-09-24T13:00:00Z" w16du:dateUtc="2025-09-24T04:00:00Z">
            <w:rPr>
              <w:rFonts w:ascii="Times New Roman" w:hAnsi="Times New Roman" w:cs="Times New Roman"/>
              <w:sz w:val="20"/>
              <w:szCs w:val="20"/>
            </w:rPr>
          </w:rPrChange>
        </w:rPr>
        <w:t xml:space="preserve">al-Bīrūnī--recognized a monotheistic strain among certain Hindus. </w:t>
      </w:r>
      <w:r w:rsidRPr="00E13F4E">
        <w:rPr>
          <w:rFonts w:ascii="Times New Roman" w:hAnsi="Times New Roman" w:cs="Times New Roman"/>
          <w:color w:val="000000" w:themeColor="text1"/>
          <w:sz w:val="20"/>
          <w:szCs w:val="20"/>
          <w:rPrChange w:id="854" w:author="Zahid Syed" w:date="2025-09-24T13:00:00Z" w16du:dateUtc="2025-09-24T04:00:00Z">
            <w:rPr>
              <w:rFonts w:ascii="Times New Roman" w:hAnsi="Times New Roman" w:cs="Times New Roman"/>
              <w:color w:val="000000"/>
              <w:sz w:val="20"/>
              <w:szCs w:val="20"/>
            </w:rPr>
          </w:rPrChange>
        </w:rPr>
        <w:t xml:space="preserve">Mirzā Jān-e Jānān believed that all Hindu philosophical schools agreed that God is One, and--in this regard--he emphasized the </w:t>
      </w:r>
      <w:r w:rsidRPr="00E13F4E">
        <w:rPr>
          <w:rFonts w:ascii="Times New Roman" w:hAnsi="Times New Roman" w:cs="Times New Roman"/>
          <w:color w:val="000000" w:themeColor="text1"/>
          <w:sz w:val="20"/>
          <w:szCs w:val="20"/>
          <w:rPrChange w:id="855" w:author="Zahid Syed" w:date="2025-09-24T13:00:00Z" w16du:dateUtc="2025-09-24T04:00:00Z">
            <w:rPr>
              <w:rFonts w:ascii="Times New Roman" w:hAnsi="Times New Roman" w:cs="Times New Roman"/>
              <w:sz w:val="20"/>
              <w:szCs w:val="20"/>
            </w:rPr>
          </w:rPrChange>
        </w:rPr>
        <w:t xml:space="preserve">Qur’ānic teaching that no human community had been left without Prophetic guidance (Qur’ān, 10:47; 35:24; 40:78). Thus, he was certain that God had sent Prophets to ancient India, and he asserted that Rāma-Chandra and Krishna had likely been Prophets. </w:t>
      </w:r>
      <w:r w:rsidRPr="00E13F4E">
        <w:rPr>
          <w:rFonts w:ascii="Times New Roman" w:hAnsi="Times New Roman" w:cs="Times New Roman"/>
          <w:color w:val="000000" w:themeColor="text1"/>
          <w:sz w:val="20"/>
          <w:szCs w:val="20"/>
          <w:rPrChange w:id="856" w:author="Zahid Syed" w:date="2025-09-24T13:00:00Z" w16du:dateUtc="2025-09-24T04:00:00Z">
            <w:rPr>
              <w:rFonts w:ascii="Times New Roman" w:hAnsi="Times New Roman" w:cs="Times New Roman"/>
              <w:color w:val="000000"/>
              <w:sz w:val="20"/>
              <w:szCs w:val="20"/>
            </w:rPr>
          </w:rPrChange>
        </w:rPr>
        <w:t>He insisted that no pre-Islamic person or community should be declared a disbeliever without explicit scriptural evidence. The coming of the Prophet</w:t>
      </w:r>
      <w:r w:rsidRPr="00E13F4E">
        <w:rPr>
          <w:rFonts w:ascii="Times New Roman" w:hAnsi="Times New Roman" w:cs="Times New Roman"/>
          <w:color w:val="000000" w:themeColor="text1"/>
          <w:sz w:val="20"/>
          <w:szCs w:val="20"/>
          <w:rPrChange w:id="857" w:author="Zahid Syed" w:date="2025-09-24T13:00:00Z" w16du:dateUtc="2025-09-24T04:00:00Z">
            <w:rPr>
              <w:rFonts w:ascii="Times New Roman" w:hAnsi="Times New Roman" w:cs="Times New Roman"/>
              <w:sz w:val="20"/>
              <w:szCs w:val="20"/>
            </w:rPr>
          </w:rPrChange>
        </w:rPr>
        <w:t xml:space="preserve"> Muḥammad</w:t>
      </w:r>
      <w:r w:rsidRPr="00E13F4E">
        <w:rPr>
          <w:rFonts w:ascii="Times New Roman" w:hAnsi="Times New Roman" w:cs="Times New Roman"/>
          <w:color w:val="000000" w:themeColor="text1"/>
          <w:sz w:val="20"/>
          <w:szCs w:val="20"/>
          <w:rPrChange w:id="858" w:author="Zahid Syed" w:date="2025-09-24T13:00:00Z" w16du:dateUtc="2025-09-24T04:00:00Z">
            <w:rPr>
              <w:rFonts w:ascii="Times New Roman" w:hAnsi="Times New Roman" w:cs="Times New Roman"/>
              <w:color w:val="000000"/>
              <w:sz w:val="20"/>
              <w:szCs w:val="20"/>
            </w:rPr>
          </w:rPrChange>
        </w:rPr>
        <w:t xml:space="preserve"> had abrogated Hinduism and all former religions, but Indians had been obliged to follow their way until his teaching came. It is characteristic of Hindus that they can accept many beliefs, including respect for the Prophet and Muslim Saints, and this is consistent with the emphasis in Indic religious thought upon the supreme status of all Saints. It is to be noted, however, that true belief requires both the affirmation of truth and the repudiation of falsehood. This second dimension is often missing from Hindus, who can affirm the greatness of religious figures, but do not reject the polytheistic and anthropomorphic doctrines of indigenous Hindu cultures. The </w:t>
      </w:r>
      <w:r w:rsidRPr="00E13F4E">
        <w:rPr>
          <w:rFonts w:ascii="Times New Roman" w:hAnsi="Times New Roman" w:cs="Times New Roman"/>
          <w:i/>
          <w:iCs/>
          <w:color w:val="000000" w:themeColor="text1"/>
          <w:sz w:val="20"/>
          <w:szCs w:val="20"/>
          <w:rPrChange w:id="859" w:author="Zahid Syed" w:date="2025-09-24T13:00:00Z" w16du:dateUtc="2025-09-24T04:00:00Z">
            <w:rPr>
              <w:rFonts w:ascii="Times New Roman" w:hAnsi="Times New Roman" w:cs="Times New Roman"/>
              <w:i/>
              <w:iCs/>
              <w:color w:val="000000"/>
              <w:sz w:val="20"/>
              <w:szCs w:val="20"/>
            </w:rPr>
          </w:rPrChange>
        </w:rPr>
        <w:t>Rigveda</w:t>
      </w:r>
      <w:r w:rsidRPr="00E13F4E">
        <w:rPr>
          <w:rFonts w:ascii="Times New Roman" w:hAnsi="Times New Roman" w:cs="Times New Roman"/>
          <w:color w:val="000000" w:themeColor="text1"/>
          <w:sz w:val="20"/>
          <w:szCs w:val="20"/>
          <w:rPrChange w:id="860" w:author="Zahid Syed" w:date="2025-09-24T13:00:00Z" w16du:dateUtc="2025-09-24T04:00:00Z">
            <w:rPr>
              <w:rFonts w:ascii="Times New Roman" w:hAnsi="Times New Roman" w:cs="Times New Roman"/>
              <w:color w:val="000000"/>
              <w:sz w:val="20"/>
              <w:szCs w:val="20"/>
            </w:rPr>
          </w:rPrChange>
        </w:rPr>
        <w:t xml:space="preserve"> expresses the view that the many gods were only different manifestations of the One Divine Being. In traditional Indic myth, however, there were three hundred and thirty million gods with their female consorts, who were personal manifestations of </w:t>
      </w:r>
      <w:r w:rsidRPr="00E13F4E">
        <w:rPr>
          <w:rFonts w:ascii="Times New Roman" w:hAnsi="Times New Roman" w:cs="Times New Roman"/>
          <w:i/>
          <w:iCs/>
          <w:color w:val="000000" w:themeColor="text1"/>
          <w:sz w:val="20"/>
          <w:szCs w:val="20"/>
          <w:rPrChange w:id="861" w:author="Zahid Syed" w:date="2025-09-24T13:00:00Z" w16du:dateUtc="2025-09-24T04:00:00Z">
            <w:rPr>
              <w:rFonts w:ascii="Times New Roman" w:hAnsi="Times New Roman" w:cs="Times New Roman"/>
              <w:i/>
              <w:iCs/>
              <w:color w:val="000000"/>
              <w:sz w:val="20"/>
              <w:szCs w:val="20"/>
            </w:rPr>
          </w:rPrChange>
        </w:rPr>
        <w:t>shakti</w:t>
      </w:r>
      <w:r w:rsidRPr="00E13F4E">
        <w:rPr>
          <w:rFonts w:ascii="Times New Roman" w:hAnsi="Times New Roman" w:cs="Times New Roman"/>
          <w:color w:val="000000" w:themeColor="text1"/>
          <w:sz w:val="20"/>
          <w:szCs w:val="20"/>
          <w:rPrChange w:id="862" w:author="Zahid Syed" w:date="2025-09-24T13:00:00Z" w16du:dateUtc="2025-09-24T04:00:00Z">
            <w:rPr>
              <w:rFonts w:ascii="Times New Roman" w:hAnsi="Times New Roman" w:cs="Times New Roman"/>
              <w:color w:val="000000"/>
              <w:sz w:val="20"/>
              <w:szCs w:val="20"/>
            </w:rPr>
          </w:rPrChange>
        </w:rPr>
        <w:t xml:space="preserve"> (creative force). The </w:t>
      </w:r>
      <w:r w:rsidRPr="00E13F4E">
        <w:rPr>
          <w:rFonts w:ascii="Times New Roman" w:hAnsi="Times New Roman" w:cs="Times New Roman"/>
          <w:i/>
          <w:iCs/>
          <w:color w:val="000000" w:themeColor="text1"/>
          <w:sz w:val="20"/>
          <w:szCs w:val="20"/>
          <w:rPrChange w:id="863" w:author="Zahid Syed" w:date="2025-09-24T13:00:00Z" w16du:dateUtc="2025-09-24T04:00:00Z">
            <w:rPr>
              <w:rFonts w:ascii="Times New Roman" w:hAnsi="Times New Roman" w:cs="Times New Roman"/>
              <w:i/>
              <w:iCs/>
              <w:color w:val="000000"/>
              <w:sz w:val="20"/>
              <w:szCs w:val="20"/>
            </w:rPr>
          </w:rPrChange>
        </w:rPr>
        <w:t>Vedānta</w:t>
      </w:r>
      <w:r w:rsidRPr="00E13F4E">
        <w:rPr>
          <w:rFonts w:ascii="Times New Roman" w:hAnsi="Times New Roman" w:cs="Times New Roman"/>
          <w:color w:val="000000" w:themeColor="text1"/>
          <w:sz w:val="20"/>
          <w:szCs w:val="20"/>
          <w:rPrChange w:id="864" w:author="Zahid Syed" w:date="2025-09-24T13:00:00Z" w16du:dateUtc="2025-09-24T04:00:00Z">
            <w:rPr>
              <w:rFonts w:ascii="Times New Roman" w:hAnsi="Times New Roman" w:cs="Times New Roman"/>
              <w:color w:val="000000"/>
              <w:sz w:val="20"/>
              <w:szCs w:val="20"/>
            </w:rPr>
          </w:rPrChange>
        </w:rPr>
        <w:t xml:space="preserve">--the “end” or “final aim of the Vedas”--is the most wide-spread philosophy in Hindu India, especially among the educated, and it systematically developed the doctrine of </w:t>
      </w:r>
      <w:r w:rsidRPr="00E13F4E">
        <w:rPr>
          <w:rFonts w:ascii="Times New Roman" w:hAnsi="Times New Roman" w:cs="Times New Roman"/>
          <w:i/>
          <w:iCs/>
          <w:color w:val="000000" w:themeColor="text1"/>
          <w:sz w:val="20"/>
          <w:szCs w:val="20"/>
          <w:rPrChange w:id="865" w:author="Zahid Syed" w:date="2025-09-24T13:00:00Z" w16du:dateUtc="2025-09-24T04:00:00Z">
            <w:rPr>
              <w:rFonts w:ascii="Times New Roman" w:hAnsi="Times New Roman" w:cs="Times New Roman"/>
              <w:i/>
              <w:iCs/>
              <w:color w:val="000000"/>
              <w:sz w:val="20"/>
              <w:szCs w:val="20"/>
            </w:rPr>
          </w:rPrChange>
        </w:rPr>
        <w:t>Brahmān</w:t>
      </w:r>
      <w:r w:rsidRPr="00E13F4E">
        <w:rPr>
          <w:rFonts w:ascii="Times New Roman" w:hAnsi="Times New Roman" w:cs="Times New Roman"/>
          <w:color w:val="000000" w:themeColor="text1"/>
          <w:sz w:val="20"/>
          <w:szCs w:val="20"/>
          <w:rPrChange w:id="866" w:author="Zahid Syed" w:date="2025-09-24T13:00:00Z" w16du:dateUtc="2025-09-24T04:00:00Z">
            <w:rPr>
              <w:rFonts w:ascii="Times New Roman" w:hAnsi="Times New Roman" w:cs="Times New Roman"/>
              <w:color w:val="000000"/>
              <w:sz w:val="20"/>
              <w:szCs w:val="20"/>
            </w:rPr>
          </w:rPrChange>
        </w:rPr>
        <w:t xml:space="preserve"> and Metaphysics. The all-comprehending </w:t>
      </w:r>
      <w:r w:rsidRPr="00E13F4E">
        <w:rPr>
          <w:rFonts w:ascii="Times New Roman" w:hAnsi="Times New Roman" w:cs="Times New Roman"/>
          <w:i/>
          <w:iCs/>
          <w:color w:val="000000" w:themeColor="text1"/>
          <w:sz w:val="20"/>
          <w:szCs w:val="20"/>
          <w:rPrChange w:id="867" w:author="Zahid Syed" w:date="2025-09-24T13:00:00Z" w16du:dateUtc="2025-09-24T04:00:00Z">
            <w:rPr>
              <w:rFonts w:ascii="Times New Roman" w:hAnsi="Times New Roman" w:cs="Times New Roman"/>
              <w:i/>
              <w:iCs/>
              <w:color w:val="000000"/>
              <w:sz w:val="20"/>
              <w:szCs w:val="20"/>
            </w:rPr>
          </w:rPrChange>
        </w:rPr>
        <w:t>Brahmān</w:t>
      </w:r>
      <w:r w:rsidRPr="00E13F4E">
        <w:rPr>
          <w:rFonts w:ascii="Times New Roman" w:hAnsi="Times New Roman" w:cs="Times New Roman"/>
          <w:color w:val="000000" w:themeColor="text1"/>
          <w:sz w:val="20"/>
          <w:szCs w:val="20"/>
          <w:rPrChange w:id="868" w:author="Zahid Syed" w:date="2025-09-24T13:00:00Z" w16du:dateUtc="2025-09-24T04:00:00Z">
            <w:rPr>
              <w:rFonts w:ascii="Times New Roman" w:hAnsi="Times New Roman" w:cs="Times New Roman"/>
              <w:color w:val="000000"/>
              <w:sz w:val="20"/>
              <w:szCs w:val="20"/>
            </w:rPr>
          </w:rPrChange>
        </w:rPr>
        <w:t xml:space="preserve"> became the central theme of all Indian thought, and in later times indicated the personal name of the Creator, who was identified as </w:t>
      </w:r>
      <w:r w:rsidRPr="00E13F4E">
        <w:rPr>
          <w:rFonts w:ascii="Times New Roman" w:hAnsi="Times New Roman" w:cs="Times New Roman"/>
          <w:i/>
          <w:iCs/>
          <w:color w:val="000000" w:themeColor="text1"/>
          <w:sz w:val="20"/>
          <w:szCs w:val="20"/>
          <w:rPrChange w:id="869" w:author="Zahid Syed" w:date="2025-09-24T13:00:00Z" w16du:dateUtc="2025-09-24T04:00:00Z">
            <w:rPr>
              <w:rFonts w:ascii="Times New Roman" w:hAnsi="Times New Roman" w:cs="Times New Roman"/>
              <w:i/>
              <w:iCs/>
              <w:color w:val="000000"/>
              <w:sz w:val="20"/>
              <w:szCs w:val="20"/>
            </w:rPr>
          </w:rPrChange>
        </w:rPr>
        <w:t>Brahmā</w:t>
      </w:r>
      <w:r w:rsidRPr="00E13F4E">
        <w:rPr>
          <w:rFonts w:ascii="Times New Roman" w:hAnsi="Times New Roman" w:cs="Times New Roman"/>
          <w:color w:val="000000" w:themeColor="text1"/>
          <w:sz w:val="20"/>
          <w:szCs w:val="20"/>
          <w:rPrChange w:id="870" w:author="Zahid Syed" w:date="2025-09-24T13:00:00Z" w16du:dateUtc="2025-09-24T04:00:00Z">
            <w:rPr>
              <w:rFonts w:ascii="Times New Roman" w:hAnsi="Times New Roman" w:cs="Times New Roman"/>
              <w:color w:val="000000"/>
              <w:sz w:val="20"/>
              <w:szCs w:val="20"/>
            </w:rPr>
          </w:rPrChange>
        </w:rPr>
        <w:t xml:space="preserve">, who appears in Indic thought at a time of great antiquity. </w:t>
      </w:r>
      <w:r w:rsidRPr="00E13F4E">
        <w:rPr>
          <w:rFonts w:ascii="Times New Roman" w:hAnsi="Times New Roman" w:cs="Times New Roman"/>
          <w:i/>
          <w:iCs/>
          <w:color w:val="000000" w:themeColor="text1"/>
          <w:sz w:val="20"/>
          <w:szCs w:val="20"/>
          <w:rPrChange w:id="871" w:author="Zahid Syed" w:date="2025-09-24T13:00:00Z" w16du:dateUtc="2025-09-24T04:00:00Z">
            <w:rPr>
              <w:rFonts w:ascii="Times New Roman" w:hAnsi="Times New Roman" w:cs="Times New Roman"/>
              <w:i/>
              <w:iCs/>
              <w:color w:val="000000"/>
              <w:sz w:val="20"/>
              <w:szCs w:val="20"/>
            </w:rPr>
          </w:rPrChange>
        </w:rPr>
        <w:t>Brahmā</w:t>
      </w:r>
      <w:r w:rsidRPr="00E13F4E">
        <w:rPr>
          <w:rFonts w:ascii="Times New Roman" w:hAnsi="Times New Roman" w:cs="Times New Roman"/>
          <w:color w:val="000000" w:themeColor="text1"/>
          <w:sz w:val="20"/>
          <w:szCs w:val="20"/>
          <w:rPrChange w:id="872" w:author="Zahid Syed" w:date="2025-09-24T13:00:00Z" w16du:dateUtc="2025-09-24T04:00:00Z">
            <w:rPr>
              <w:rFonts w:ascii="Times New Roman" w:hAnsi="Times New Roman" w:cs="Times New Roman"/>
              <w:color w:val="000000"/>
              <w:sz w:val="20"/>
              <w:szCs w:val="20"/>
            </w:rPr>
          </w:rPrChange>
        </w:rPr>
        <w:t xml:space="preserve">, however, was never universally worshipped in India, and not all Brahmanic sects recognized </w:t>
      </w:r>
      <w:r w:rsidRPr="00E13F4E">
        <w:rPr>
          <w:rFonts w:ascii="Times New Roman" w:hAnsi="Times New Roman" w:cs="Times New Roman"/>
          <w:i/>
          <w:iCs/>
          <w:color w:val="000000" w:themeColor="text1"/>
          <w:sz w:val="20"/>
          <w:szCs w:val="20"/>
          <w:rPrChange w:id="873" w:author="Zahid Syed" w:date="2025-09-24T13:00:00Z" w16du:dateUtc="2025-09-24T04:00:00Z">
            <w:rPr>
              <w:rFonts w:ascii="Times New Roman" w:hAnsi="Times New Roman" w:cs="Times New Roman"/>
              <w:i/>
              <w:iCs/>
              <w:color w:val="000000"/>
              <w:sz w:val="20"/>
              <w:szCs w:val="20"/>
            </w:rPr>
          </w:rPrChange>
        </w:rPr>
        <w:t>Brahmā</w:t>
      </w:r>
      <w:r w:rsidRPr="00E13F4E">
        <w:rPr>
          <w:rFonts w:ascii="Times New Roman" w:hAnsi="Times New Roman" w:cs="Times New Roman"/>
          <w:color w:val="000000" w:themeColor="text1"/>
          <w:sz w:val="20"/>
          <w:szCs w:val="20"/>
          <w:rPrChange w:id="874" w:author="Zahid Syed" w:date="2025-09-24T13:00:00Z" w16du:dateUtc="2025-09-24T04:00:00Z">
            <w:rPr>
              <w:rFonts w:ascii="Times New Roman" w:hAnsi="Times New Roman" w:cs="Times New Roman"/>
              <w:color w:val="000000"/>
              <w:sz w:val="20"/>
              <w:szCs w:val="20"/>
            </w:rPr>
          </w:rPrChange>
        </w:rPr>
        <w:t xml:space="preserve"> as the supreme God. Their common characteristic, on the other hand, was that they recognized the Vedas as divine revelation. </w:t>
      </w:r>
      <w:r w:rsidRPr="00E13F4E">
        <w:rPr>
          <w:rFonts w:ascii="Times New Roman" w:hAnsi="Times New Roman" w:cs="Times New Roman"/>
          <w:i/>
          <w:iCs/>
          <w:color w:val="000000" w:themeColor="text1"/>
          <w:sz w:val="20"/>
          <w:szCs w:val="20"/>
          <w:rPrChange w:id="875" w:author="Zahid Syed" w:date="2025-09-24T13:00:00Z" w16du:dateUtc="2025-09-24T04:00:00Z">
            <w:rPr>
              <w:rFonts w:ascii="Times New Roman" w:hAnsi="Times New Roman" w:cs="Times New Roman"/>
              <w:i/>
              <w:iCs/>
              <w:color w:val="000000"/>
              <w:sz w:val="20"/>
              <w:szCs w:val="20"/>
            </w:rPr>
          </w:rPrChange>
        </w:rPr>
        <w:t>Brahmā</w:t>
      </w:r>
      <w:r w:rsidRPr="00E13F4E">
        <w:rPr>
          <w:rFonts w:ascii="Times New Roman" w:hAnsi="Times New Roman" w:cs="Times New Roman"/>
          <w:color w:val="000000" w:themeColor="text1"/>
          <w:sz w:val="20"/>
          <w:szCs w:val="20"/>
          <w:rPrChange w:id="876" w:author="Zahid Syed" w:date="2025-09-24T13:00:00Z" w16du:dateUtc="2025-09-24T04:00:00Z">
            <w:rPr>
              <w:rFonts w:ascii="Times New Roman" w:hAnsi="Times New Roman" w:cs="Times New Roman"/>
              <w:color w:val="000000"/>
              <w:sz w:val="20"/>
              <w:szCs w:val="20"/>
            </w:rPr>
          </w:rPrChange>
        </w:rPr>
        <w:t xml:space="preserve"> is deemed as omniscient. He is the Creator--who continually produces the world anew--he is also the Sustainer and Destroyer of the world. From great antiquity, the lesser gods are portrayed as turning </w:t>
      </w:r>
      <w:r w:rsidRPr="00E13F4E">
        <w:rPr>
          <w:rFonts w:ascii="Times New Roman" w:hAnsi="Times New Roman" w:cs="Times New Roman"/>
          <w:i/>
          <w:iCs/>
          <w:color w:val="000000" w:themeColor="text1"/>
          <w:sz w:val="20"/>
          <w:szCs w:val="20"/>
          <w:rPrChange w:id="877" w:author="Zahid Syed" w:date="2025-09-24T13:00:00Z" w16du:dateUtc="2025-09-24T04:00:00Z">
            <w:rPr>
              <w:rFonts w:ascii="Times New Roman" w:hAnsi="Times New Roman" w:cs="Times New Roman"/>
              <w:i/>
              <w:iCs/>
              <w:color w:val="000000"/>
              <w:sz w:val="20"/>
              <w:szCs w:val="20"/>
            </w:rPr>
          </w:rPrChange>
        </w:rPr>
        <w:t>Brahmā</w:t>
      </w:r>
      <w:r w:rsidRPr="00E13F4E">
        <w:rPr>
          <w:rFonts w:ascii="Times New Roman" w:hAnsi="Times New Roman" w:cs="Times New Roman"/>
          <w:b/>
          <w:bCs/>
          <w:color w:val="000000" w:themeColor="text1"/>
          <w:sz w:val="20"/>
          <w:szCs w:val="20"/>
          <w:rPrChange w:id="878" w:author="Zahid Syed" w:date="2025-09-24T13:00:00Z" w16du:dateUtc="2025-09-24T04:00:00Z">
            <w:rPr>
              <w:rFonts w:ascii="Times New Roman" w:hAnsi="Times New Roman" w:cs="Times New Roman"/>
              <w:b/>
              <w:bCs/>
              <w:color w:val="000000"/>
              <w:sz w:val="20"/>
              <w:szCs w:val="20"/>
            </w:rPr>
          </w:rPrChange>
        </w:rPr>
        <w:t xml:space="preserve"> </w:t>
      </w:r>
      <w:r w:rsidRPr="00E13F4E">
        <w:rPr>
          <w:rFonts w:ascii="Times New Roman" w:hAnsi="Times New Roman" w:cs="Times New Roman"/>
          <w:color w:val="000000" w:themeColor="text1"/>
          <w:sz w:val="20"/>
          <w:szCs w:val="20"/>
          <w:rPrChange w:id="879" w:author="Zahid Syed" w:date="2025-09-24T13:00:00Z" w16du:dateUtc="2025-09-24T04:00:00Z">
            <w:rPr>
              <w:rFonts w:ascii="Times New Roman" w:hAnsi="Times New Roman" w:cs="Times New Roman"/>
              <w:color w:val="000000"/>
              <w:sz w:val="20"/>
              <w:szCs w:val="20"/>
            </w:rPr>
          </w:rPrChange>
        </w:rPr>
        <w:t xml:space="preserve">in their perplexity, and he supports them with his counsel. The Hindu castes and the established social and political order precede from him. </w:t>
      </w:r>
      <w:r w:rsidRPr="00E13F4E">
        <w:rPr>
          <w:rFonts w:ascii="Times New Roman" w:hAnsi="Times New Roman" w:cs="Times New Roman"/>
          <w:i/>
          <w:iCs/>
          <w:color w:val="000000" w:themeColor="text1"/>
          <w:sz w:val="20"/>
          <w:szCs w:val="20"/>
          <w:rPrChange w:id="880" w:author="Zahid Syed" w:date="2025-09-24T13:00:00Z" w16du:dateUtc="2025-09-24T04:00:00Z">
            <w:rPr>
              <w:rFonts w:ascii="Times New Roman" w:hAnsi="Times New Roman" w:cs="Times New Roman"/>
              <w:i/>
              <w:iCs/>
              <w:color w:val="000000"/>
              <w:sz w:val="20"/>
              <w:szCs w:val="20"/>
            </w:rPr>
          </w:rPrChange>
        </w:rPr>
        <w:t>Brahmā</w:t>
      </w:r>
      <w:r w:rsidRPr="00E13F4E">
        <w:rPr>
          <w:rFonts w:ascii="Times New Roman" w:hAnsi="Times New Roman" w:cs="Times New Roman"/>
          <w:color w:val="000000" w:themeColor="text1"/>
          <w:sz w:val="20"/>
          <w:szCs w:val="20"/>
          <w:rPrChange w:id="881" w:author="Zahid Syed" w:date="2025-09-24T13:00:00Z" w16du:dateUtc="2025-09-24T04:00:00Z">
            <w:rPr>
              <w:rFonts w:ascii="Times New Roman" w:hAnsi="Times New Roman" w:cs="Times New Roman"/>
              <w:color w:val="000000"/>
              <w:sz w:val="20"/>
              <w:szCs w:val="20"/>
            </w:rPr>
          </w:rPrChange>
        </w:rPr>
        <w:t xml:space="preserve"> is usually exalted above the gods, but some passages subordinate him to Vishnu or Shiva. In much Hindu doctrine, </w:t>
      </w:r>
      <w:r w:rsidRPr="00E13F4E">
        <w:rPr>
          <w:rFonts w:ascii="Times New Roman" w:hAnsi="Times New Roman" w:cs="Times New Roman"/>
          <w:i/>
          <w:iCs/>
          <w:color w:val="000000" w:themeColor="text1"/>
          <w:sz w:val="20"/>
          <w:szCs w:val="20"/>
          <w:rPrChange w:id="882" w:author="Zahid Syed" w:date="2025-09-24T13:00:00Z" w16du:dateUtc="2025-09-24T04:00:00Z">
            <w:rPr>
              <w:rFonts w:ascii="Times New Roman" w:hAnsi="Times New Roman" w:cs="Times New Roman"/>
              <w:i/>
              <w:iCs/>
              <w:color w:val="000000"/>
              <w:sz w:val="20"/>
              <w:szCs w:val="20"/>
            </w:rPr>
          </w:rPrChange>
        </w:rPr>
        <w:t>Brahmā</w:t>
      </w:r>
      <w:r w:rsidRPr="00E13F4E">
        <w:rPr>
          <w:rFonts w:ascii="Times New Roman" w:hAnsi="Times New Roman" w:cs="Times New Roman"/>
          <w:color w:val="000000" w:themeColor="text1"/>
          <w:sz w:val="20"/>
          <w:szCs w:val="20"/>
          <w:rPrChange w:id="883" w:author="Zahid Syed" w:date="2025-09-24T13:00:00Z" w16du:dateUtc="2025-09-24T04:00:00Z">
            <w:rPr>
              <w:rFonts w:ascii="Times New Roman" w:hAnsi="Times New Roman" w:cs="Times New Roman"/>
              <w:color w:val="000000"/>
              <w:sz w:val="20"/>
              <w:szCs w:val="20"/>
            </w:rPr>
          </w:rPrChange>
        </w:rPr>
        <w:t xml:space="preserve">, Vishnu, and Shiva constitute a hold trinity, although--at the popular level--the worship of Vishnu and Shiva are more common than the worship of </w:t>
      </w:r>
      <w:r w:rsidRPr="00E13F4E">
        <w:rPr>
          <w:rFonts w:ascii="Times New Roman" w:hAnsi="Times New Roman" w:cs="Times New Roman"/>
          <w:i/>
          <w:iCs/>
          <w:color w:val="000000" w:themeColor="text1"/>
          <w:sz w:val="20"/>
          <w:szCs w:val="20"/>
          <w:rPrChange w:id="884" w:author="Zahid Syed" w:date="2025-09-24T13:00:00Z" w16du:dateUtc="2025-09-24T04:00:00Z">
            <w:rPr>
              <w:rFonts w:ascii="Times New Roman" w:hAnsi="Times New Roman" w:cs="Times New Roman"/>
              <w:i/>
              <w:iCs/>
              <w:color w:val="000000"/>
              <w:sz w:val="20"/>
              <w:szCs w:val="20"/>
            </w:rPr>
          </w:rPrChange>
        </w:rPr>
        <w:t>Brahmā</w:t>
      </w:r>
      <w:r w:rsidRPr="00E13F4E">
        <w:rPr>
          <w:rFonts w:ascii="Times New Roman" w:hAnsi="Times New Roman" w:cs="Times New Roman"/>
          <w:color w:val="000000" w:themeColor="text1"/>
          <w:sz w:val="20"/>
          <w:szCs w:val="20"/>
          <w:rPrChange w:id="885" w:author="Zahid Syed" w:date="2025-09-24T13:00:00Z" w16du:dateUtc="2025-09-24T04:00:00Z">
            <w:rPr>
              <w:rFonts w:ascii="Times New Roman" w:hAnsi="Times New Roman" w:cs="Times New Roman"/>
              <w:color w:val="000000"/>
              <w:sz w:val="20"/>
              <w:szCs w:val="20"/>
            </w:rPr>
          </w:rPrChange>
        </w:rPr>
        <w:t xml:space="preserve">. </w:t>
      </w:r>
      <w:r w:rsidRPr="00E13F4E">
        <w:rPr>
          <w:rFonts w:ascii="Times New Roman" w:hAnsi="Times New Roman" w:cs="Times New Roman"/>
          <w:i/>
          <w:iCs/>
          <w:color w:val="000000" w:themeColor="text1"/>
          <w:sz w:val="20"/>
          <w:szCs w:val="20"/>
          <w:rPrChange w:id="886" w:author="Zahid Syed" w:date="2025-09-24T13:00:00Z" w16du:dateUtc="2025-09-24T04:00:00Z">
            <w:rPr>
              <w:rFonts w:ascii="Times New Roman" w:hAnsi="Times New Roman" w:cs="Times New Roman"/>
              <w:i/>
              <w:iCs/>
              <w:color w:val="000000"/>
              <w:sz w:val="20"/>
              <w:szCs w:val="20"/>
            </w:rPr>
          </w:rPrChange>
        </w:rPr>
        <w:t>Brahmā</w:t>
      </w:r>
      <w:r w:rsidRPr="00E13F4E">
        <w:rPr>
          <w:rFonts w:ascii="Times New Roman" w:hAnsi="Times New Roman" w:cs="Times New Roman"/>
          <w:color w:val="000000" w:themeColor="text1"/>
          <w:sz w:val="20"/>
          <w:szCs w:val="20"/>
          <w:rPrChange w:id="887" w:author="Zahid Syed" w:date="2025-09-24T13:00:00Z" w16du:dateUtc="2025-09-24T04:00:00Z">
            <w:rPr>
              <w:rFonts w:ascii="Times New Roman" w:hAnsi="Times New Roman" w:cs="Times New Roman"/>
              <w:color w:val="000000"/>
              <w:sz w:val="20"/>
              <w:szCs w:val="20"/>
            </w:rPr>
          </w:rPrChange>
        </w:rPr>
        <w:t xml:space="preserve"> is a common figure of the Pali texts of early Buddhism. He comes to the Buddha, for example, and urges him not to withhold his knowledge from the world. </w:t>
      </w:r>
      <w:r w:rsidRPr="00E13F4E">
        <w:rPr>
          <w:rFonts w:ascii="Times New Roman" w:hAnsi="Times New Roman" w:cs="Times New Roman"/>
          <w:i/>
          <w:iCs/>
          <w:color w:val="000000" w:themeColor="text1"/>
          <w:sz w:val="20"/>
          <w:szCs w:val="20"/>
          <w:rPrChange w:id="888" w:author="Zahid Syed" w:date="2025-09-24T13:00:00Z" w16du:dateUtc="2025-09-24T04:00:00Z">
            <w:rPr>
              <w:rFonts w:ascii="Times New Roman" w:hAnsi="Times New Roman" w:cs="Times New Roman"/>
              <w:i/>
              <w:iCs/>
              <w:color w:val="000000"/>
              <w:sz w:val="20"/>
              <w:szCs w:val="20"/>
            </w:rPr>
          </w:rPrChange>
        </w:rPr>
        <w:t>Brahmā</w:t>
      </w:r>
      <w:r w:rsidRPr="00E13F4E">
        <w:rPr>
          <w:rFonts w:ascii="Times New Roman" w:hAnsi="Times New Roman" w:cs="Times New Roman"/>
          <w:color w:val="000000" w:themeColor="text1"/>
          <w:sz w:val="20"/>
          <w:szCs w:val="20"/>
          <w:rPrChange w:id="889" w:author="Zahid Syed" w:date="2025-09-24T13:00:00Z" w16du:dateUtc="2025-09-24T04:00:00Z">
            <w:rPr>
              <w:rFonts w:ascii="Times New Roman" w:hAnsi="Times New Roman" w:cs="Times New Roman"/>
              <w:color w:val="000000"/>
              <w:sz w:val="20"/>
              <w:szCs w:val="20"/>
            </w:rPr>
          </w:rPrChange>
        </w:rPr>
        <w:t xml:space="preserve"> accompanies the Buddha upon his entrance into Nirvana and gives a number of moral reflections. He is also portrayed as the ministering attendant who holds the white sunshade over the Buddha. In the popular imagination, Hinduism is closely associated with the veneration of the cow. In India, cow veneration goes back to an ancient shared Indian-Iranian past, and the cow was the main symbol of ancient Aryan wealth. In Indian-Iranian myth, the “Cow Soul” was regarded as a personification and guardian of living animals. The Vedas consider the “earth” as being under the archetype of the Cow. This is also associated with the cow’s milk, that, symbolically, stood for what “fecundates” the earth. The Creator God, </w:t>
      </w:r>
      <w:r w:rsidRPr="00E13F4E">
        <w:rPr>
          <w:rFonts w:ascii="Times New Roman" w:hAnsi="Times New Roman" w:cs="Times New Roman"/>
          <w:i/>
          <w:iCs/>
          <w:color w:val="000000" w:themeColor="text1"/>
          <w:sz w:val="20"/>
          <w:szCs w:val="20"/>
          <w:rPrChange w:id="890" w:author="Zahid Syed" w:date="2025-09-24T13:00:00Z" w16du:dateUtc="2025-09-24T04:00:00Z">
            <w:rPr>
              <w:rFonts w:ascii="Times New Roman" w:hAnsi="Times New Roman" w:cs="Times New Roman"/>
              <w:i/>
              <w:iCs/>
              <w:color w:val="000000"/>
              <w:sz w:val="20"/>
              <w:szCs w:val="20"/>
            </w:rPr>
          </w:rPrChange>
        </w:rPr>
        <w:t>Prajāpati</w:t>
      </w:r>
      <w:r w:rsidRPr="00E13F4E">
        <w:rPr>
          <w:rFonts w:ascii="Times New Roman" w:hAnsi="Times New Roman" w:cs="Times New Roman"/>
          <w:color w:val="000000" w:themeColor="text1"/>
          <w:sz w:val="20"/>
          <w:szCs w:val="20"/>
          <w:rPrChange w:id="891" w:author="Zahid Syed" w:date="2025-09-24T13:00:00Z" w16du:dateUtc="2025-09-24T04:00:00Z">
            <w:rPr>
              <w:rFonts w:ascii="Times New Roman" w:hAnsi="Times New Roman" w:cs="Times New Roman"/>
              <w:color w:val="000000"/>
              <w:sz w:val="20"/>
              <w:szCs w:val="20"/>
            </w:rPr>
          </w:rPrChange>
        </w:rPr>
        <w:t xml:space="preserve"> (Lord of the Creatures) is said to have created the Cow from His breath. Hinduism, is also closely associated with the doctrine of the transmigration of souls--which is central to Buddhist and Jain religion as well. It is noteworthy, however, that the doctrine of the transmigration of sould is not found in the ancient Vedas. Its beginnings are to be found, instead, in the later Brāhmana texts, where the first evidence of belief in repeated births and deaths appears. By the time of the oldest Upanishads, the doctrine has been fully developed, and around 600 BCE, it seems to have become generally accepted in India. Thus, the Buddhist and Jain commmunities accepted it without question in their times. It must be emphasized that that the doctrine of the transmigration of souls is hardly politically neutral but constitutes the chief underpinning and justification of the caste system. Each person deserves their rank in that system according to the </w:t>
      </w:r>
      <w:r w:rsidRPr="00E13F4E">
        <w:rPr>
          <w:rFonts w:ascii="Times New Roman" w:hAnsi="Times New Roman" w:cs="Times New Roman"/>
          <w:i/>
          <w:iCs/>
          <w:color w:val="000000" w:themeColor="text1"/>
          <w:sz w:val="20"/>
          <w:szCs w:val="20"/>
          <w:rPrChange w:id="892" w:author="Zahid Syed" w:date="2025-09-24T13:00:00Z" w16du:dateUtc="2025-09-24T04:00:00Z">
            <w:rPr>
              <w:rFonts w:ascii="Times New Roman" w:hAnsi="Times New Roman" w:cs="Times New Roman"/>
              <w:i/>
              <w:iCs/>
              <w:color w:val="000000"/>
              <w:sz w:val="20"/>
              <w:szCs w:val="20"/>
            </w:rPr>
          </w:rPrChange>
        </w:rPr>
        <w:t>karma</w:t>
      </w:r>
      <w:r w:rsidRPr="00E13F4E">
        <w:rPr>
          <w:rFonts w:ascii="Times New Roman" w:hAnsi="Times New Roman" w:cs="Times New Roman"/>
          <w:color w:val="000000" w:themeColor="text1"/>
          <w:sz w:val="20"/>
          <w:szCs w:val="20"/>
          <w:rPrChange w:id="893" w:author="Zahid Syed" w:date="2025-09-24T13:00:00Z" w16du:dateUtc="2025-09-24T04:00:00Z">
            <w:rPr>
              <w:rFonts w:ascii="Times New Roman" w:hAnsi="Times New Roman" w:cs="Times New Roman"/>
              <w:color w:val="000000"/>
              <w:sz w:val="20"/>
              <w:szCs w:val="20"/>
            </w:rPr>
          </w:rPrChange>
        </w:rPr>
        <w:t xml:space="preserve"> of their previous lives. It must also be noted that the doctrine of the transmigration of souls in India led to what some scholars have called “Indian pessimism,” and it is the chief objective of Jain, Buddhist, and Yogic practices to liberate the adept from this “pessimistic cycle” of rebirth. Westerners sometimes speak of the transmigration of souls in a romantic light, but as a practiced doctrine that is actually believed, there is nothing romantic about it. Rather, it is a type of unending damnation upon the earth. Thus, o</w:t>
      </w:r>
      <w:r w:rsidRPr="00E13F4E">
        <w:rPr>
          <w:rFonts w:ascii="Times New Roman" w:eastAsia="Yu Gothic" w:hAnsi="Times New Roman" w:cs="Times New Roman"/>
          <w:color w:val="000000" w:themeColor="text1"/>
          <w:sz w:val="20"/>
          <w:szCs w:val="20"/>
          <w:rPrChange w:id="894" w:author="Zahid Syed" w:date="2025-09-24T13:00:00Z" w16du:dateUtc="2025-09-24T04:00:00Z">
            <w:rPr>
              <w:rFonts w:ascii="Times New Roman" w:eastAsia="Yu Gothic" w:hAnsi="Times New Roman" w:cs="Times New Roman"/>
              <w:color w:val="000000"/>
              <w:sz w:val="20"/>
              <w:szCs w:val="20"/>
            </w:rPr>
          </w:rPrChange>
        </w:rPr>
        <w:t xml:space="preserve">ne of the most distinctive characteristics of “Hinduism” is its blatantly racist caste system. </w:t>
      </w:r>
      <w:r w:rsidRPr="00E13F4E">
        <w:rPr>
          <w:rFonts w:ascii="Times New Roman" w:hAnsi="Times New Roman" w:cs="Times New Roman"/>
          <w:color w:val="000000" w:themeColor="text1"/>
          <w:sz w:val="20"/>
          <w:szCs w:val="20"/>
          <w:rPrChange w:id="895" w:author="Zahid Syed" w:date="2025-09-24T13:00:00Z" w16du:dateUtc="2025-09-24T04:00:00Z">
            <w:rPr>
              <w:rFonts w:ascii="Times New Roman" w:hAnsi="Times New Roman" w:cs="Times New Roman"/>
              <w:color w:val="000000"/>
              <w:sz w:val="20"/>
              <w:szCs w:val="20"/>
            </w:rPr>
          </w:rPrChange>
        </w:rPr>
        <w:t>Because of its caste system--which was officially rejected by the formation of the present Indian state but the effects of which still continue--it is said that Hindu India is a land of many “fellowships” but no single “fellowship.”</w:t>
      </w:r>
      <w:r w:rsidRPr="00E13F4E">
        <w:rPr>
          <w:rFonts w:ascii="Times New Roman" w:eastAsia="Yu Gothic" w:hAnsi="Times New Roman" w:cs="Times New Roman"/>
          <w:color w:val="000000" w:themeColor="text1"/>
          <w:sz w:val="20"/>
          <w:szCs w:val="20"/>
          <w:rPrChange w:id="896" w:author="Zahid Syed" w:date="2025-09-24T13:00:00Z" w16du:dateUtc="2025-09-24T04:00:00Z">
            <w:rPr>
              <w:rFonts w:ascii="Times New Roman" w:eastAsia="Yu Gothic" w:hAnsi="Times New Roman" w:cs="Times New Roman"/>
              <w:color w:val="000000"/>
              <w:sz w:val="20"/>
              <w:szCs w:val="20"/>
            </w:rPr>
          </w:rPrChange>
        </w:rPr>
        <w:t xml:space="preserve"> Hindu society and its caste system constituted a hierarchy of endogamous social aggregates, each with its own rules of commensality, its hereditary occupations, common ritual practices, and divided--higher from lower--by walls of at best mild distaste in minor cases and brutal contempt in the worst. </w:t>
      </w:r>
      <w:r w:rsidRPr="00E13F4E">
        <w:rPr>
          <w:rFonts w:ascii="Times New Roman" w:hAnsi="Times New Roman" w:cs="Times New Roman"/>
          <w:color w:val="000000" w:themeColor="text1"/>
          <w:sz w:val="20"/>
          <w:szCs w:val="20"/>
          <w:rPrChange w:id="897" w:author="Zahid Syed" w:date="2025-09-24T13:00:00Z" w16du:dateUtc="2025-09-24T04:00:00Z">
            <w:rPr>
              <w:rFonts w:ascii="Times New Roman" w:hAnsi="Times New Roman" w:cs="Times New Roman"/>
              <w:color w:val="000000"/>
              <w:sz w:val="20"/>
              <w:szCs w:val="20"/>
            </w:rPr>
          </w:rPrChange>
        </w:rPr>
        <w:t>Historically, the caste system of India was rigidly stratified into mutually exclusive social aggregates, separated by distaste in inor cases  that was ritually sanctified. There was no honor or security for persons who could not find fellowship with others for such necessary activities of life as the sexual and the occupational or for the group that could not establish its own exclusive aggregate.</w:t>
      </w:r>
      <w:r w:rsidRPr="00E13F4E">
        <w:rPr>
          <w:rFonts w:ascii="Times New Roman" w:eastAsia="Yu Gothic" w:hAnsi="Times New Roman" w:cs="Times New Roman"/>
          <w:color w:val="000000" w:themeColor="text1"/>
          <w:sz w:val="20"/>
          <w:szCs w:val="20"/>
          <w:rPrChange w:id="898" w:author="Zahid Syed" w:date="2025-09-24T13:00:00Z" w16du:dateUtc="2025-09-24T04:00:00Z">
            <w:rPr>
              <w:rFonts w:ascii="Times New Roman" w:eastAsia="Yu Gothic" w:hAnsi="Times New Roman" w:cs="Times New Roman"/>
              <w:color w:val="000000"/>
              <w:sz w:val="20"/>
              <w:szCs w:val="20"/>
            </w:rPr>
          </w:rPrChange>
        </w:rPr>
        <w:t xml:space="preserve"> which has six primary divisions: 1) the priestly Brahmin caste (</w:t>
      </w:r>
      <w:r w:rsidRPr="00E13F4E">
        <w:rPr>
          <w:rFonts w:ascii="Times New Roman" w:hAnsi="Times New Roman" w:cs="Times New Roman"/>
          <w:i/>
          <w:iCs/>
          <w:color w:val="000000" w:themeColor="text1"/>
          <w:sz w:val="20"/>
          <w:szCs w:val="20"/>
          <w:rPrChange w:id="899" w:author="Zahid Syed" w:date="2025-09-24T13:00:00Z" w16du:dateUtc="2025-09-24T04:00:00Z">
            <w:rPr>
              <w:rFonts w:ascii="Times New Roman" w:hAnsi="Times New Roman" w:cs="Times New Roman"/>
              <w:i/>
              <w:iCs/>
              <w:color w:val="000000"/>
              <w:sz w:val="20"/>
              <w:szCs w:val="20"/>
            </w:rPr>
          </w:rPrChange>
        </w:rPr>
        <w:t>Brāhmaņas</w:t>
      </w:r>
      <w:r w:rsidRPr="00E13F4E">
        <w:rPr>
          <w:rFonts w:ascii="Times New Roman" w:eastAsia="Yu Gothic" w:hAnsi="Times New Roman" w:cs="Times New Roman"/>
          <w:color w:val="000000" w:themeColor="text1"/>
          <w:sz w:val="20"/>
          <w:szCs w:val="20"/>
          <w:rPrChange w:id="900" w:author="Zahid Syed" w:date="2025-09-24T13:00:00Z" w16du:dateUtc="2025-09-24T04:00:00Z">
            <w:rPr>
              <w:rFonts w:ascii="Times New Roman" w:eastAsia="Yu Gothic" w:hAnsi="Times New Roman" w:cs="Times New Roman"/>
              <w:color w:val="000000"/>
              <w:sz w:val="20"/>
              <w:szCs w:val="20"/>
            </w:rPr>
          </w:rPrChange>
        </w:rPr>
        <w:t>), 2) the warrior caste (</w:t>
      </w:r>
      <w:r w:rsidRPr="00E13F4E">
        <w:rPr>
          <w:rFonts w:ascii="Times New Roman" w:hAnsi="Times New Roman" w:cs="Times New Roman"/>
          <w:i/>
          <w:iCs/>
          <w:color w:val="000000" w:themeColor="text1"/>
          <w:sz w:val="20"/>
          <w:szCs w:val="20"/>
          <w:rPrChange w:id="901" w:author="Zahid Syed" w:date="2025-09-24T13:00:00Z" w16du:dateUtc="2025-09-24T04:00:00Z">
            <w:rPr>
              <w:rFonts w:ascii="Times New Roman" w:hAnsi="Times New Roman" w:cs="Times New Roman"/>
              <w:i/>
              <w:iCs/>
              <w:color w:val="000000"/>
              <w:sz w:val="20"/>
              <w:szCs w:val="20"/>
            </w:rPr>
          </w:rPrChange>
        </w:rPr>
        <w:t>Kshatriyas</w:t>
      </w:r>
      <w:r w:rsidRPr="00E13F4E">
        <w:rPr>
          <w:rFonts w:ascii="Times New Roman" w:hAnsi="Times New Roman" w:cs="Times New Roman"/>
          <w:color w:val="000000" w:themeColor="text1"/>
          <w:sz w:val="20"/>
          <w:szCs w:val="20"/>
          <w:rPrChange w:id="902" w:author="Zahid Syed" w:date="2025-09-24T13:00:00Z" w16du:dateUtc="2025-09-24T04:00:00Z">
            <w:rPr>
              <w:rFonts w:ascii="Times New Roman" w:hAnsi="Times New Roman" w:cs="Times New Roman"/>
              <w:color w:val="000000"/>
              <w:sz w:val="20"/>
              <w:szCs w:val="20"/>
            </w:rPr>
          </w:rPrChange>
        </w:rPr>
        <w:t>), 3) the Artisans, merchants, and other craftsmen (</w:t>
      </w:r>
      <w:r w:rsidRPr="00E13F4E">
        <w:rPr>
          <w:rFonts w:ascii="Times New Roman" w:hAnsi="Times New Roman" w:cs="Times New Roman"/>
          <w:i/>
          <w:iCs/>
          <w:color w:val="000000" w:themeColor="text1"/>
          <w:sz w:val="20"/>
          <w:szCs w:val="20"/>
          <w:rPrChange w:id="903" w:author="Zahid Syed" w:date="2025-09-24T13:00:00Z" w16du:dateUtc="2025-09-24T04:00:00Z">
            <w:rPr>
              <w:rFonts w:ascii="Times New Roman" w:hAnsi="Times New Roman" w:cs="Times New Roman"/>
              <w:i/>
              <w:iCs/>
              <w:color w:val="000000"/>
              <w:sz w:val="20"/>
              <w:szCs w:val="20"/>
            </w:rPr>
          </w:rPrChange>
        </w:rPr>
        <w:t>Vaishyas</w:t>
      </w:r>
      <w:r w:rsidRPr="00E13F4E">
        <w:rPr>
          <w:rFonts w:ascii="Times New Roman" w:hAnsi="Times New Roman" w:cs="Times New Roman"/>
          <w:color w:val="000000" w:themeColor="text1"/>
          <w:sz w:val="20"/>
          <w:szCs w:val="20"/>
          <w:rPrChange w:id="904" w:author="Zahid Syed" w:date="2025-09-24T13:00:00Z" w16du:dateUtc="2025-09-24T04:00:00Z">
            <w:rPr>
              <w:rFonts w:ascii="Times New Roman" w:hAnsi="Times New Roman" w:cs="Times New Roman"/>
              <w:color w:val="000000"/>
              <w:sz w:val="20"/>
              <w:szCs w:val="20"/>
            </w:rPr>
          </w:rPrChange>
        </w:rPr>
        <w:t>), 4) the servants and underlings (</w:t>
      </w:r>
      <w:r w:rsidRPr="00E13F4E">
        <w:rPr>
          <w:rFonts w:ascii="Times New Roman" w:hAnsi="Times New Roman" w:cs="Times New Roman"/>
          <w:i/>
          <w:iCs/>
          <w:color w:val="000000" w:themeColor="text1"/>
          <w:sz w:val="20"/>
          <w:szCs w:val="20"/>
          <w:rPrChange w:id="905" w:author="Zahid Syed" w:date="2025-09-24T13:00:00Z" w16du:dateUtc="2025-09-24T04:00:00Z">
            <w:rPr>
              <w:rFonts w:ascii="Times New Roman" w:hAnsi="Times New Roman" w:cs="Times New Roman"/>
              <w:i/>
              <w:iCs/>
              <w:color w:val="000000"/>
              <w:sz w:val="20"/>
              <w:szCs w:val="20"/>
            </w:rPr>
          </w:rPrChange>
        </w:rPr>
        <w:t>Sūdras</w:t>
      </w:r>
      <w:r w:rsidRPr="00E13F4E">
        <w:rPr>
          <w:rFonts w:ascii="Times New Roman" w:hAnsi="Times New Roman" w:cs="Times New Roman"/>
          <w:color w:val="000000" w:themeColor="text1"/>
          <w:sz w:val="20"/>
          <w:szCs w:val="20"/>
          <w:rPrChange w:id="906" w:author="Zahid Syed" w:date="2025-09-24T13:00:00Z" w16du:dateUtc="2025-09-24T04:00:00Z">
            <w:rPr>
              <w:rFonts w:ascii="Times New Roman" w:hAnsi="Times New Roman" w:cs="Times New Roman"/>
              <w:color w:val="000000"/>
              <w:sz w:val="20"/>
              <w:szCs w:val="20"/>
            </w:rPr>
          </w:rPrChange>
        </w:rPr>
        <w:t xml:space="preserve">), who suffered from many disabilities in Brahmin law such as not being allowed to spend the night in the same areas as the </w:t>
      </w:r>
      <w:r w:rsidRPr="00E13F4E">
        <w:rPr>
          <w:rFonts w:ascii="Times New Roman" w:hAnsi="Times New Roman" w:cs="Times New Roman"/>
          <w:i/>
          <w:iCs/>
          <w:color w:val="000000" w:themeColor="text1"/>
          <w:sz w:val="20"/>
          <w:szCs w:val="20"/>
          <w:rPrChange w:id="907" w:author="Zahid Syed" w:date="2025-09-24T13:00:00Z" w16du:dateUtc="2025-09-24T04:00:00Z">
            <w:rPr>
              <w:rFonts w:ascii="Times New Roman" w:hAnsi="Times New Roman" w:cs="Times New Roman"/>
              <w:i/>
              <w:iCs/>
              <w:color w:val="000000"/>
              <w:sz w:val="20"/>
              <w:szCs w:val="20"/>
            </w:rPr>
          </w:rPrChange>
        </w:rPr>
        <w:t>Āryas</w:t>
      </w:r>
      <w:r w:rsidRPr="00E13F4E">
        <w:rPr>
          <w:rFonts w:ascii="Times New Roman" w:hAnsi="Times New Roman" w:cs="Times New Roman"/>
          <w:color w:val="000000" w:themeColor="text1"/>
          <w:sz w:val="20"/>
          <w:szCs w:val="20"/>
          <w:rPrChange w:id="908" w:author="Zahid Syed" w:date="2025-09-24T13:00:00Z" w16du:dateUtc="2025-09-24T04:00:00Z">
            <w:rPr>
              <w:rFonts w:ascii="Times New Roman" w:hAnsi="Times New Roman" w:cs="Times New Roman"/>
              <w:color w:val="000000"/>
              <w:sz w:val="20"/>
              <w:szCs w:val="20"/>
            </w:rPr>
          </w:rPrChange>
        </w:rPr>
        <w:t>,  5) the Untouchables (</w:t>
      </w:r>
      <w:r w:rsidRPr="00E13F4E">
        <w:rPr>
          <w:rFonts w:ascii="Times New Roman" w:hAnsi="Times New Roman" w:cs="Times New Roman"/>
          <w:i/>
          <w:iCs/>
          <w:color w:val="000000" w:themeColor="text1"/>
          <w:sz w:val="20"/>
          <w:szCs w:val="20"/>
          <w:rPrChange w:id="909" w:author="Zahid Syed" w:date="2025-09-24T13:00:00Z" w16du:dateUtc="2025-09-24T04:00:00Z">
            <w:rPr>
              <w:rFonts w:ascii="Times New Roman" w:hAnsi="Times New Roman" w:cs="Times New Roman"/>
              <w:i/>
              <w:iCs/>
              <w:color w:val="000000"/>
              <w:sz w:val="20"/>
              <w:szCs w:val="20"/>
            </w:rPr>
          </w:rPrChange>
        </w:rPr>
        <w:t>Chaņḍāla</w:t>
      </w:r>
      <w:r w:rsidRPr="00E13F4E">
        <w:rPr>
          <w:rFonts w:ascii="Times New Roman" w:hAnsi="Times New Roman" w:cs="Times New Roman"/>
          <w:color w:val="000000" w:themeColor="text1"/>
          <w:sz w:val="20"/>
          <w:szCs w:val="20"/>
          <w:rPrChange w:id="910" w:author="Zahid Syed" w:date="2025-09-24T13:00:00Z" w16du:dateUtc="2025-09-24T04:00:00Z">
            <w:rPr>
              <w:rFonts w:ascii="Times New Roman" w:hAnsi="Times New Roman" w:cs="Times New Roman"/>
              <w:color w:val="000000"/>
              <w:sz w:val="20"/>
              <w:szCs w:val="20"/>
            </w:rPr>
          </w:rPrChange>
        </w:rPr>
        <w:t xml:space="preserve">), and 6) the outcastes, both of whose plights were even worse than the </w:t>
      </w:r>
      <w:r w:rsidRPr="00E13F4E">
        <w:rPr>
          <w:rFonts w:ascii="Times New Roman" w:hAnsi="Times New Roman" w:cs="Times New Roman"/>
          <w:i/>
          <w:iCs/>
          <w:color w:val="000000" w:themeColor="text1"/>
          <w:sz w:val="20"/>
          <w:szCs w:val="20"/>
          <w:rPrChange w:id="911" w:author="Zahid Syed" w:date="2025-09-24T13:00:00Z" w16du:dateUtc="2025-09-24T04:00:00Z">
            <w:rPr>
              <w:rFonts w:ascii="Times New Roman" w:hAnsi="Times New Roman" w:cs="Times New Roman"/>
              <w:i/>
              <w:iCs/>
              <w:color w:val="000000"/>
              <w:sz w:val="20"/>
              <w:szCs w:val="20"/>
            </w:rPr>
          </w:rPrChange>
        </w:rPr>
        <w:t xml:space="preserve">Sūdras, </w:t>
      </w:r>
      <w:r w:rsidRPr="00E13F4E">
        <w:rPr>
          <w:rFonts w:ascii="Times New Roman" w:hAnsi="Times New Roman" w:cs="Times New Roman"/>
          <w:color w:val="000000" w:themeColor="text1"/>
          <w:sz w:val="20"/>
          <w:szCs w:val="20"/>
          <w:rPrChange w:id="912" w:author="Zahid Syed" w:date="2025-09-24T13:00:00Z" w16du:dateUtc="2025-09-24T04:00:00Z">
            <w:rPr>
              <w:rFonts w:ascii="Times New Roman" w:hAnsi="Times New Roman" w:cs="Times New Roman"/>
              <w:color w:val="000000"/>
              <w:sz w:val="20"/>
              <w:szCs w:val="20"/>
            </w:rPr>
          </w:rPrChange>
        </w:rPr>
        <w:t>and they were objects of contempt and disgust</w:t>
      </w:r>
      <w:r w:rsidRPr="00E13F4E">
        <w:rPr>
          <w:rFonts w:ascii="Times New Roman" w:hAnsi="Times New Roman" w:cs="Times New Roman"/>
          <w:i/>
          <w:iCs/>
          <w:color w:val="000000" w:themeColor="text1"/>
          <w:sz w:val="20"/>
          <w:szCs w:val="20"/>
          <w:rPrChange w:id="913" w:author="Zahid Syed" w:date="2025-09-24T13:00:00Z" w16du:dateUtc="2025-09-24T04:00:00Z">
            <w:rPr>
              <w:rFonts w:ascii="Times New Roman" w:hAnsi="Times New Roman" w:cs="Times New Roman"/>
              <w:i/>
              <w:iCs/>
              <w:color w:val="000000"/>
              <w:sz w:val="20"/>
              <w:szCs w:val="20"/>
            </w:rPr>
          </w:rPrChange>
        </w:rPr>
        <w:t xml:space="preserve">. </w:t>
      </w:r>
      <w:r w:rsidRPr="00E13F4E">
        <w:rPr>
          <w:rFonts w:ascii="Times New Roman" w:hAnsi="Times New Roman" w:cs="Times New Roman"/>
          <w:color w:val="000000" w:themeColor="text1"/>
          <w:sz w:val="20"/>
          <w:szCs w:val="20"/>
          <w:rPrChange w:id="914" w:author="Zahid Syed" w:date="2025-09-24T13:00:00Z" w16du:dateUtc="2025-09-24T04:00:00Z">
            <w:rPr>
              <w:rFonts w:ascii="Times New Roman" w:hAnsi="Times New Roman" w:cs="Times New Roman"/>
              <w:color w:val="000000"/>
              <w:sz w:val="20"/>
              <w:szCs w:val="20"/>
            </w:rPr>
          </w:rPrChange>
        </w:rPr>
        <w:t xml:space="preserve">For grave offenses, a person could be excluded from his or her caste. Such crimes involved knowingly and persistently eating and drinking with lower castes. Marrying a lower caste woman and refusing to put her away was another such crime. Marrying a woman of one’s caste without consent of her relatives or against her their will was another grave offense that would lead to being put out of one’s caste. Another was adultery and engaging in degrading occupations. For less serious offenses, one could be outcaste temporarily until he clears himself of the charge. The </w:t>
      </w:r>
      <w:r w:rsidRPr="00E13F4E">
        <w:rPr>
          <w:rFonts w:ascii="Times New Roman" w:hAnsi="Times New Roman" w:cs="Times New Roman"/>
          <w:i/>
          <w:iCs/>
          <w:color w:val="000000" w:themeColor="text1"/>
          <w:sz w:val="20"/>
          <w:szCs w:val="20"/>
          <w:rPrChange w:id="915" w:author="Zahid Syed" w:date="2025-09-24T13:00:00Z" w16du:dateUtc="2025-09-24T04:00:00Z">
            <w:rPr>
              <w:rFonts w:ascii="Times New Roman" w:hAnsi="Times New Roman" w:cs="Times New Roman"/>
              <w:i/>
              <w:iCs/>
              <w:color w:val="000000"/>
              <w:sz w:val="20"/>
              <w:szCs w:val="20"/>
            </w:rPr>
          </w:rPrChange>
        </w:rPr>
        <w:t>Chaņḍāla</w:t>
      </w:r>
      <w:r w:rsidRPr="00E13F4E">
        <w:rPr>
          <w:rFonts w:ascii="Times New Roman" w:hAnsi="Times New Roman" w:cs="Times New Roman"/>
          <w:color w:val="000000" w:themeColor="text1"/>
          <w:sz w:val="20"/>
          <w:szCs w:val="20"/>
          <w:rPrChange w:id="916" w:author="Zahid Syed" w:date="2025-09-24T13:00:00Z" w16du:dateUtc="2025-09-24T04:00:00Z">
            <w:rPr>
              <w:rFonts w:ascii="Times New Roman" w:hAnsi="Times New Roman" w:cs="Times New Roman"/>
              <w:color w:val="000000"/>
              <w:sz w:val="20"/>
              <w:szCs w:val="20"/>
            </w:rPr>
          </w:rPrChange>
        </w:rPr>
        <w:t xml:space="preserve"> were prohibited from looking on the </w:t>
      </w:r>
      <w:r w:rsidRPr="00E13F4E">
        <w:rPr>
          <w:rFonts w:ascii="Times New Roman" w:hAnsi="Times New Roman" w:cs="Times New Roman"/>
          <w:i/>
          <w:iCs/>
          <w:color w:val="000000" w:themeColor="text1"/>
          <w:sz w:val="20"/>
          <w:szCs w:val="20"/>
          <w:rPrChange w:id="917" w:author="Zahid Syed" w:date="2025-09-24T13:00:00Z" w16du:dateUtc="2025-09-24T04:00:00Z">
            <w:rPr>
              <w:rFonts w:ascii="Times New Roman" w:hAnsi="Times New Roman" w:cs="Times New Roman"/>
              <w:i/>
              <w:iCs/>
              <w:color w:val="000000"/>
              <w:sz w:val="20"/>
              <w:szCs w:val="20"/>
            </w:rPr>
          </w:rPrChange>
        </w:rPr>
        <w:t>Brāhmaņas</w:t>
      </w:r>
      <w:r w:rsidRPr="00E13F4E">
        <w:rPr>
          <w:rFonts w:ascii="Times New Roman" w:hAnsi="Times New Roman" w:cs="Times New Roman"/>
          <w:color w:val="000000" w:themeColor="text1"/>
          <w:sz w:val="20"/>
          <w:szCs w:val="20"/>
          <w:rPrChange w:id="918" w:author="Zahid Syed" w:date="2025-09-24T13:00:00Z" w16du:dateUtc="2025-09-24T04:00:00Z">
            <w:rPr>
              <w:rFonts w:ascii="Times New Roman" w:hAnsi="Times New Roman" w:cs="Times New Roman"/>
              <w:color w:val="000000"/>
              <w:sz w:val="20"/>
              <w:szCs w:val="20"/>
            </w:rPr>
          </w:rPrChange>
        </w:rPr>
        <w:t xml:space="preserve"> when they ate. They lived outside the towns and villages. They wore the garments of the dead, and their ornamentation was from black iron. They ate from broken dishes, and no one else could eat from their dishes. They were forced to wander from place to place. They may not walk about in the villages and towns by night. They may do so in the day to work but with special masks. They carry out the corpses of those who die without relatives. They execute criminals by the king’s orders and take their clothes, beds, and ornaments. They could only marry each other, and their transactions were among themselves. The </w:t>
      </w:r>
      <w:r w:rsidRPr="00E13F4E">
        <w:rPr>
          <w:rFonts w:ascii="Times New Roman" w:hAnsi="Times New Roman" w:cs="Times New Roman"/>
          <w:i/>
          <w:iCs/>
          <w:color w:val="000000" w:themeColor="text1"/>
          <w:sz w:val="20"/>
          <w:szCs w:val="20"/>
          <w:rPrChange w:id="919" w:author="Zahid Syed" w:date="2025-09-24T13:00:00Z" w16du:dateUtc="2025-09-24T04:00:00Z">
            <w:rPr>
              <w:rFonts w:ascii="Times New Roman" w:hAnsi="Times New Roman" w:cs="Times New Roman"/>
              <w:i/>
              <w:iCs/>
              <w:color w:val="000000"/>
              <w:sz w:val="20"/>
              <w:szCs w:val="20"/>
            </w:rPr>
          </w:rPrChange>
        </w:rPr>
        <w:t>Āryas</w:t>
      </w:r>
      <w:r w:rsidRPr="00E13F4E">
        <w:rPr>
          <w:rFonts w:ascii="Times New Roman" w:hAnsi="Times New Roman" w:cs="Times New Roman"/>
          <w:color w:val="000000" w:themeColor="text1"/>
          <w:sz w:val="20"/>
          <w:szCs w:val="20"/>
          <w:rPrChange w:id="920" w:author="Zahid Syed" w:date="2025-09-24T13:00:00Z" w16du:dateUtc="2025-09-24T04:00:00Z">
            <w:rPr>
              <w:rFonts w:ascii="Times New Roman" w:hAnsi="Times New Roman" w:cs="Times New Roman"/>
              <w:color w:val="000000"/>
              <w:sz w:val="20"/>
              <w:szCs w:val="20"/>
            </w:rPr>
          </w:rPrChange>
        </w:rPr>
        <w:t xml:space="preserve"> did not give them food, but others would give them food in broken dishes. Pollution was caused if an outcaste touched a man of high caste or even if his shadow fell upon him. In parts of South India, an outcaste was said to “pollute” a Brāhman if he came within three hundred feet of him. Although the Hindu caste system is rooted in the Indo-European</w:t>
      </w:r>
      <w:r w:rsidRPr="00E13F4E">
        <w:rPr>
          <w:rFonts w:ascii="Times New Roman" w:hAnsi="Times New Roman" w:cs="Times New Roman"/>
          <w:i/>
          <w:iCs/>
          <w:color w:val="000000" w:themeColor="text1"/>
          <w:sz w:val="20"/>
          <w:szCs w:val="20"/>
          <w:rPrChange w:id="921" w:author="Zahid Syed" w:date="2025-09-24T13:00:00Z" w16du:dateUtc="2025-09-24T04:00:00Z">
            <w:rPr>
              <w:rFonts w:ascii="Times New Roman" w:hAnsi="Times New Roman" w:cs="Times New Roman"/>
              <w:i/>
              <w:iCs/>
              <w:color w:val="000000"/>
              <w:sz w:val="20"/>
              <w:szCs w:val="20"/>
            </w:rPr>
          </w:rPrChange>
        </w:rPr>
        <w:t xml:space="preserve"> Āryas</w:t>
      </w:r>
      <w:r w:rsidRPr="00E13F4E">
        <w:rPr>
          <w:rFonts w:ascii="Times New Roman" w:hAnsi="Times New Roman" w:cs="Times New Roman"/>
          <w:color w:val="000000" w:themeColor="text1"/>
          <w:sz w:val="20"/>
          <w:szCs w:val="20"/>
          <w:rPrChange w:id="922" w:author="Zahid Syed" w:date="2025-09-24T13:00:00Z" w16du:dateUtc="2025-09-24T04:00:00Z">
            <w:rPr>
              <w:rFonts w:ascii="Times New Roman" w:hAnsi="Times New Roman" w:cs="Times New Roman"/>
              <w:color w:val="000000"/>
              <w:sz w:val="20"/>
              <w:szCs w:val="20"/>
            </w:rPr>
          </w:rPrChange>
        </w:rPr>
        <w:t xml:space="preserve"> (“the noble people”), who invaded India in different waves, beginning around 1500 BCE. The caste system itself, however, developed later in its full form. India’s Aryan invaders settled primarily in the Indus and Ganges River Valleys, which became the heartlands of Aryan culture in India. The indigenous Dravidians, whom they defeated, moved South. Brāhman ascendency came about with the consolidation of Indo-Aryan power in Northern India, and with their ascendency, came various doctrine of caste “purity” that reinforced the rule of the dominant tribes and their classes, which then came to be generally accepted. Early Indic texts contrast the </w:t>
      </w:r>
      <w:r w:rsidRPr="00E13F4E">
        <w:rPr>
          <w:rFonts w:ascii="Times New Roman" w:hAnsi="Times New Roman" w:cs="Times New Roman"/>
          <w:i/>
          <w:iCs/>
          <w:color w:val="000000" w:themeColor="text1"/>
          <w:sz w:val="20"/>
          <w:szCs w:val="20"/>
          <w:rPrChange w:id="923" w:author="Zahid Syed" w:date="2025-09-24T13:00:00Z" w16du:dateUtc="2025-09-24T04:00:00Z">
            <w:rPr>
              <w:rFonts w:ascii="Times New Roman" w:hAnsi="Times New Roman" w:cs="Times New Roman"/>
              <w:i/>
              <w:iCs/>
              <w:color w:val="000000"/>
              <w:sz w:val="20"/>
              <w:szCs w:val="20"/>
            </w:rPr>
          </w:rPrChange>
        </w:rPr>
        <w:t>Āryas</w:t>
      </w:r>
      <w:r w:rsidRPr="00E13F4E">
        <w:rPr>
          <w:rFonts w:ascii="Times New Roman" w:hAnsi="Times New Roman" w:cs="Times New Roman"/>
          <w:color w:val="000000" w:themeColor="text1"/>
          <w:sz w:val="20"/>
          <w:szCs w:val="20"/>
          <w:rPrChange w:id="924" w:author="Zahid Syed" w:date="2025-09-24T13:00:00Z" w16du:dateUtc="2025-09-24T04:00:00Z">
            <w:rPr>
              <w:rFonts w:ascii="Times New Roman" w:hAnsi="Times New Roman" w:cs="Times New Roman"/>
              <w:color w:val="000000"/>
              <w:sz w:val="20"/>
              <w:szCs w:val="20"/>
            </w:rPr>
          </w:rPrChange>
        </w:rPr>
        <w:t xml:space="preserve"> (Indo-Europeans) with the Barbarians (</w:t>
      </w:r>
      <w:r w:rsidRPr="00E13F4E">
        <w:rPr>
          <w:rFonts w:ascii="Times New Roman" w:hAnsi="Times New Roman" w:cs="Times New Roman"/>
          <w:i/>
          <w:iCs/>
          <w:color w:val="000000" w:themeColor="text1"/>
          <w:sz w:val="20"/>
          <w:szCs w:val="20"/>
          <w:rPrChange w:id="925" w:author="Zahid Syed" w:date="2025-09-24T13:00:00Z" w16du:dateUtc="2025-09-24T04:00:00Z">
            <w:rPr>
              <w:rFonts w:ascii="Times New Roman" w:hAnsi="Times New Roman" w:cs="Times New Roman"/>
              <w:i/>
              <w:iCs/>
              <w:color w:val="000000"/>
              <w:sz w:val="20"/>
              <w:szCs w:val="20"/>
            </w:rPr>
          </w:rPrChange>
        </w:rPr>
        <w:t>Mlechchā</w:t>
      </w:r>
      <w:r w:rsidRPr="00E13F4E">
        <w:rPr>
          <w:rFonts w:ascii="Times New Roman" w:hAnsi="Times New Roman" w:cs="Times New Roman"/>
          <w:color w:val="000000" w:themeColor="text1"/>
          <w:sz w:val="20"/>
          <w:szCs w:val="20"/>
          <w:rPrChange w:id="926" w:author="Zahid Syed" w:date="2025-09-24T13:00:00Z" w16du:dateUtc="2025-09-24T04:00:00Z">
            <w:rPr>
              <w:rFonts w:ascii="Times New Roman" w:hAnsi="Times New Roman" w:cs="Times New Roman"/>
              <w:color w:val="000000"/>
              <w:sz w:val="20"/>
              <w:szCs w:val="20"/>
            </w:rPr>
          </w:rPrChange>
        </w:rPr>
        <w:t xml:space="preserve">), who were the indigenous peoples of India. The </w:t>
      </w:r>
      <w:r w:rsidRPr="00E13F4E">
        <w:rPr>
          <w:rFonts w:ascii="Times New Roman" w:hAnsi="Times New Roman" w:cs="Times New Roman"/>
          <w:i/>
          <w:iCs/>
          <w:color w:val="000000" w:themeColor="text1"/>
          <w:sz w:val="20"/>
          <w:szCs w:val="20"/>
          <w:rPrChange w:id="927" w:author="Zahid Syed" w:date="2025-09-24T13:00:00Z" w16du:dateUtc="2025-09-24T04:00:00Z">
            <w:rPr>
              <w:rFonts w:ascii="Times New Roman" w:hAnsi="Times New Roman" w:cs="Times New Roman"/>
              <w:i/>
              <w:iCs/>
              <w:color w:val="000000"/>
              <w:sz w:val="20"/>
              <w:szCs w:val="20"/>
            </w:rPr>
          </w:rPrChange>
        </w:rPr>
        <w:t>Dasyu</w:t>
      </w:r>
      <w:r w:rsidRPr="00E13F4E">
        <w:rPr>
          <w:rFonts w:ascii="Times New Roman" w:hAnsi="Times New Roman" w:cs="Times New Roman"/>
          <w:color w:val="000000" w:themeColor="text1"/>
          <w:sz w:val="20"/>
          <w:szCs w:val="20"/>
          <w:rPrChange w:id="928" w:author="Zahid Syed" w:date="2025-09-24T13:00:00Z" w16du:dateUtc="2025-09-24T04:00:00Z">
            <w:rPr>
              <w:rFonts w:ascii="Times New Roman" w:hAnsi="Times New Roman" w:cs="Times New Roman"/>
              <w:color w:val="000000"/>
              <w:sz w:val="20"/>
              <w:szCs w:val="20"/>
            </w:rPr>
          </w:rPrChange>
        </w:rPr>
        <w:t xml:space="preserve"> were a second class of indigenous aliens, especially the dark-skinned races who had resisted the Aryan advance. Early texts refer to the </w:t>
      </w:r>
      <w:r w:rsidRPr="00E13F4E">
        <w:rPr>
          <w:rFonts w:ascii="Times New Roman" w:hAnsi="Times New Roman" w:cs="Times New Roman"/>
          <w:i/>
          <w:iCs/>
          <w:color w:val="000000" w:themeColor="text1"/>
          <w:sz w:val="20"/>
          <w:szCs w:val="20"/>
          <w:rPrChange w:id="929" w:author="Zahid Syed" w:date="2025-09-24T13:00:00Z" w16du:dateUtc="2025-09-24T04:00:00Z">
            <w:rPr>
              <w:rFonts w:ascii="Times New Roman" w:hAnsi="Times New Roman" w:cs="Times New Roman"/>
              <w:i/>
              <w:iCs/>
              <w:color w:val="000000"/>
              <w:sz w:val="20"/>
              <w:szCs w:val="20"/>
            </w:rPr>
          </w:rPrChange>
        </w:rPr>
        <w:t>Dasyus</w:t>
      </w:r>
      <w:r w:rsidRPr="00E13F4E">
        <w:rPr>
          <w:rFonts w:ascii="Times New Roman" w:hAnsi="Times New Roman" w:cs="Times New Roman"/>
          <w:color w:val="000000" w:themeColor="text1"/>
          <w:sz w:val="20"/>
          <w:szCs w:val="20"/>
          <w:rPrChange w:id="930" w:author="Zahid Syed" w:date="2025-09-24T13:00:00Z" w16du:dateUtc="2025-09-24T04:00:00Z">
            <w:rPr>
              <w:rFonts w:ascii="Times New Roman" w:hAnsi="Times New Roman" w:cs="Times New Roman"/>
              <w:color w:val="000000"/>
              <w:sz w:val="20"/>
              <w:szCs w:val="20"/>
            </w:rPr>
          </w:rPrChange>
        </w:rPr>
        <w:t xml:space="preserve"> as “the destroyers of the good,” the </w:t>
      </w:r>
      <w:r w:rsidRPr="00E13F4E">
        <w:rPr>
          <w:rFonts w:ascii="Times New Roman" w:hAnsi="Times New Roman" w:cs="Times New Roman"/>
          <w:i/>
          <w:iCs/>
          <w:color w:val="000000" w:themeColor="text1"/>
          <w:sz w:val="20"/>
          <w:szCs w:val="20"/>
          <w:rPrChange w:id="931" w:author="Zahid Syed" w:date="2025-09-24T13:00:00Z" w16du:dateUtc="2025-09-24T04:00:00Z">
            <w:rPr>
              <w:rFonts w:ascii="Times New Roman" w:hAnsi="Times New Roman" w:cs="Times New Roman"/>
              <w:i/>
              <w:iCs/>
              <w:color w:val="000000"/>
              <w:sz w:val="20"/>
              <w:szCs w:val="20"/>
            </w:rPr>
          </w:rPrChange>
        </w:rPr>
        <w:t>Rākṣasa</w:t>
      </w:r>
      <w:r w:rsidRPr="00E13F4E">
        <w:rPr>
          <w:rFonts w:ascii="Times New Roman" w:hAnsi="Times New Roman" w:cs="Times New Roman"/>
          <w:color w:val="000000" w:themeColor="text1"/>
          <w:sz w:val="20"/>
          <w:szCs w:val="20"/>
          <w:rPrChange w:id="932" w:author="Zahid Syed" w:date="2025-09-24T13:00:00Z" w16du:dateUtc="2025-09-24T04:00:00Z">
            <w:rPr>
              <w:rFonts w:ascii="Times New Roman" w:hAnsi="Times New Roman" w:cs="Times New Roman"/>
              <w:color w:val="000000"/>
              <w:sz w:val="20"/>
              <w:szCs w:val="20"/>
            </w:rPr>
          </w:rPrChange>
        </w:rPr>
        <w:t xml:space="preserve"> or </w:t>
      </w:r>
      <w:r w:rsidRPr="00E13F4E">
        <w:rPr>
          <w:rFonts w:ascii="Times New Roman" w:hAnsi="Times New Roman" w:cs="Times New Roman"/>
          <w:i/>
          <w:iCs/>
          <w:color w:val="000000" w:themeColor="text1"/>
          <w:sz w:val="20"/>
          <w:szCs w:val="20"/>
          <w:rPrChange w:id="933" w:author="Zahid Syed" w:date="2025-09-24T13:00:00Z" w16du:dateUtc="2025-09-24T04:00:00Z">
            <w:rPr>
              <w:rFonts w:ascii="Times New Roman" w:hAnsi="Times New Roman" w:cs="Times New Roman"/>
              <w:i/>
              <w:iCs/>
              <w:color w:val="000000"/>
              <w:sz w:val="20"/>
              <w:szCs w:val="20"/>
            </w:rPr>
          </w:rPrChange>
        </w:rPr>
        <w:t>Asuras</w:t>
      </w:r>
      <w:r w:rsidRPr="00E13F4E">
        <w:rPr>
          <w:rFonts w:ascii="Times New Roman" w:hAnsi="Times New Roman" w:cs="Times New Roman"/>
          <w:color w:val="000000" w:themeColor="text1"/>
          <w:sz w:val="20"/>
          <w:szCs w:val="20"/>
          <w:rPrChange w:id="934" w:author="Zahid Syed" w:date="2025-09-24T13:00:00Z" w16du:dateUtc="2025-09-24T04:00:00Z">
            <w:rPr>
              <w:rFonts w:ascii="Times New Roman" w:hAnsi="Times New Roman" w:cs="Times New Roman"/>
              <w:color w:val="000000"/>
              <w:sz w:val="20"/>
              <w:szCs w:val="20"/>
            </w:rPr>
          </w:rPrChange>
        </w:rPr>
        <w:t xml:space="preserve"> (demons), and the</w:t>
      </w:r>
      <w:r w:rsidRPr="00E13F4E">
        <w:rPr>
          <w:rFonts w:ascii="Times New Roman" w:hAnsi="Times New Roman" w:cs="Times New Roman"/>
          <w:i/>
          <w:iCs/>
          <w:color w:val="000000" w:themeColor="text1"/>
          <w:sz w:val="20"/>
          <w:szCs w:val="20"/>
          <w:rPrChange w:id="935" w:author="Zahid Syed" w:date="2025-09-24T13:00:00Z" w16du:dateUtc="2025-09-24T04:00:00Z">
            <w:rPr>
              <w:rFonts w:ascii="Times New Roman" w:hAnsi="Times New Roman" w:cs="Times New Roman"/>
              <w:i/>
              <w:iCs/>
              <w:color w:val="000000"/>
              <w:sz w:val="20"/>
              <w:szCs w:val="20"/>
            </w:rPr>
          </w:rPrChange>
        </w:rPr>
        <w:t xml:space="preserve"> Anāsas </w:t>
      </w:r>
      <w:r w:rsidRPr="00E13F4E">
        <w:rPr>
          <w:rFonts w:ascii="Times New Roman" w:hAnsi="Times New Roman" w:cs="Times New Roman"/>
          <w:color w:val="000000" w:themeColor="text1"/>
          <w:sz w:val="20"/>
          <w:szCs w:val="20"/>
          <w:rPrChange w:id="936" w:author="Zahid Syed" w:date="2025-09-24T13:00:00Z" w16du:dateUtc="2025-09-24T04:00:00Z">
            <w:rPr>
              <w:rFonts w:ascii="Times New Roman" w:hAnsi="Times New Roman" w:cs="Times New Roman"/>
              <w:color w:val="000000"/>
              <w:sz w:val="20"/>
              <w:szCs w:val="20"/>
            </w:rPr>
          </w:rPrChange>
        </w:rPr>
        <w:t>(nose-less people).</w:t>
      </w:r>
    </w:p>
  </w:footnote>
  <w:footnote w:id="28">
    <w:p w14:paraId="7CFD0B80"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937" w:author="Zahid Syed" w:date="2025-09-24T13:00:00Z" w16du:dateUtc="2025-09-24T04:00:00Z">
            <w:rPr>
              <w:rFonts w:ascii="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938"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b/>
          <w:bCs/>
          <w:color w:val="000000" w:themeColor="text1"/>
          <w:sz w:val="20"/>
          <w:szCs w:val="20"/>
          <w:rPrChange w:id="939" w:author="Zahid Syed" w:date="2025-09-24T13:00:00Z" w16du:dateUtc="2025-09-24T04:00:00Z">
            <w:rPr>
              <w:rFonts w:ascii="Times New Roman" w:hAnsi="Times New Roman" w:cs="Times New Roman"/>
              <w:b/>
              <w:bCs/>
              <w:sz w:val="20"/>
              <w:szCs w:val="20"/>
            </w:rPr>
          </w:rPrChange>
        </w:rPr>
        <w:t xml:space="preserve"> Buddhism</w:t>
      </w:r>
      <w:r w:rsidRPr="00E13F4E">
        <w:rPr>
          <w:rFonts w:ascii="Times New Roman" w:hAnsi="Times New Roman" w:cs="Times New Roman"/>
          <w:color w:val="000000" w:themeColor="text1"/>
          <w:sz w:val="20"/>
          <w:szCs w:val="20"/>
          <w:rPrChange w:id="940" w:author="Zahid Syed" w:date="2025-09-24T13:00:00Z" w16du:dateUtc="2025-09-24T04:00:00Z">
            <w:rPr>
              <w:rFonts w:ascii="Times New Roman" w:hAnsi="Times New Roman" w:cs="Times New Roman"/>
              <w:sz w:val="20"/>
              <w:szCs w:val="20"/>
            </w:rPr>
          </w:rPrChange>
        </w:rPr>
        <w:t xml:space="preserve"> is a monastic religion, which grew up in ancient India during the sixth and fifth centuries BCE, roughly during the initial period of the Second Temple of the Children of Israel, after the voice of Prophecy had fallen silent among them. Buddhism is attributed to the sage </w:t>
      </w:r>
      <w:r w:rsidRPr="00E13F4E">
        <w:rPr>
          <w:rFonts w:ascii="Times New Roman" w:hAnsi="Times New Roman" w:cs="Times New Roman"/>
          <w:color w:val="000000" w:themeColor="text1"/>
          <w:sz w:val="20"/>
          <w:szCs w:val="20"/>
          <w:rPrChange w:id="941" w:author="Zahid Syed" w:date="2025-09-24T13:00:00Z" w16du:dateUtc="2025-09-24T04:00:00Z">
            <w:rPr>
              <w:rFonts w:ascii="Times New Roman" w:hAnsi="Times New Roman" w:cs="Times New Roman"/>
              <w:color w:val="000000"/>
              <w:sz w:val="20"/>
              <w:szCs w:val="20"/>
            </w:rPr>
          </w:rPrChange>
        </w:rPr>
        <w:t xml:space="preserve">Gautama of the Southern Nepalese tribe of the Sākyas. Gautama in known in Buddhist tradition as “Sākyamuni” (the sage of the Sākyas), “Siddhārta” (he who accomplished his aim), “Tathāgata” (he who arrived at the truth), and especially as “the Buddha” (the fully or perfectly enlightened one). </w:t>
      </w:r>
      <w:r w:rsidRPr="00E13F4E">
        <w:rPr>
          <w:rFonts w:ascii="Times New Roman" w:hAnsi="Times New Roman" w:cs="Times New Roman"/>
          <w:color w:val="000000" w:themeColor="text1"/>
          <w:sz w:val="20"/>
          <w:szCs w:val="20"/>
          <w:rPrChange w:id="942" w:author="Zahid Syed" w:date="2025-09-24T13:00:00Z" w16du:dateUtc="2025-09-24T04:00:00Z">
            <w:rPr>
              <w:rFonts w:ascii="Times New Roman" w:hAnsi="Times New Roman" w:cs="Times New Roman"/>
              <w:color w:val="1A1A1A"/>
              <w:sz w:val="20"/>
              <w:szCs w:val="20"/>
            </w:rPr>
          </w:rPrChange>
        </w:rPr>
        <w:t xml:space="preserve">The times of Gautama’s birth, life, and death are uncertain, and--in fact--all early Indian historical dates are subject to debate. During the twentieth century, most historians dated his life between around 563 BCE to 483 BCE. More recently, however, his death has been dated later, between 411 BCE and 400 BCE. No written records about Gautama have been found from his lifetime or even from the period of one or two centuries afterwards. </w:t>
      </w:r>
      <w:r w:rsidRPr="00E13F4E">
        <w:rPr>
          <w:rFonts w:ascii="Times New Roman" w:hAnsi="Times New Roman" w:cs="Times New Roman"/>
          <w:color w:val="000000" w:themeColor="text1"/>
          <w:sz w:val="20"/>
          <w:szCs w:val="20"/>
          <w:rPrChange w:id="943" w:author="Zahid Syed" w:date="2025-09-24T13:00:00Z" w16du:dateUtc="2025-09-24T04:00:00Z">
            <w:rPr>
              <w:rFonts w:ascii="Times New Roman" w:hAnsi="Times New Roman" w:cs="Times New Roman"/>
              <w:color w:val="000000"/>
              <w:sz w:val="20"/>
              <w:szCs w:val="20"/>
            </w:rPr>
          </w:rPrChange>
        </w:rPr>
        <w:t>Gautama was born as a Sākya</w:t>
      </w:r>
      <w:r w:rsidRPr="00E13F4E">
        <w:rPr>
          <w:rFonts w:ascii="Times New Roman" w:hAnsi="Times New Roman" w:cs="Times New Roman"/>
          <w:color w:val="000000" w:themeColor="text1"/>
          <w:sz w:val="20"/>
          <w:szCs w:val="20"/>
          <w:rPrChange w:id="944" w:author="Zahid Syed" w:date="2025-09-24T13:00:00Z" w16du:dateUtc="2025-09-24T04:00:00Z">
            <w:rPr>
              <w:rFonts w:ascii="Times New Roman" w:hAnsi="Times New Roman" w:cs="Times New Roman"/>
              <w:color w:val="1A1A1A"/>
              <w:sz w:val="20"/>
              <w:szCs w:val="20"/>
            </w:rPr>
          </w:rPrChange>
        </w:rPr>
        <w:t xml:space="preserve"> </w:t>
      </w:r>
      <w:r w:rsidRPr="00E13F4E">
        <w:rPr>
          <w:rFonts w:ascii="Times New Roman" w:hAnsi="Times New Roman" w:cs="Times New Roman"/>
          <w:color w:val="000000" w:themeColor="text1"/>
          <w:sz w:val="20"/>
          <w:szCs w:val="20"/>
          <w:rPrChange w:id="945" w:author="Zahid Syed" w:date="2025-09-24T13:00:00Z" w16du:dateUtc="2025-09-24T04:00:00Z">
            <w:rPr>
              <w:rFonts w:ascii="Times New Roman" w:hAnsi="Times New Roman" w:cs="Times New Roman"/>
              <w:color w:val="000000"/>
              <w:sz w:val="20"/>
              <w:szCs w:val="20"/>
            </w:rPr>
          </w:rPrChange>
        </w:rPr>
        <w:t>aristocrat at a time when the older Indic social order was under great challenge from new ideas and forces. During the period of roughly one century during the middle of the first millennium BCE (around 500 BCE), new ideas and practices came to the forefront in India. The belief in the transmigration of souls (</w:t>
      </w:r>
      <w:r w:rsidRPr="00E13F4E">
        <w:rPr>
          <w:rFonts w:ascii="Times New Roman" w:hAnsi="Times New Roman" w:cs="Times New Roman"/>
          <w:i/>
          <w:iCs/>
          <w:color w:val="000000" w:themeColor="text1"/>
          <w:sz w:val="20"/>
          <w:szCs w:val="20"/>
          <w:rPrChange w:id="946" w:author="Zahid Syed" w:date="2025-09-24T13:00:00Z" w16du:dateUtc="2025-09-24T04:00:00Z">
            <w:rPr>
              <w:rFonts w:ascii="Times New Roman" w:hAnsi="Times New Roman" w:cs="Times New Roman"/>
              <w:i/>
              <w:iCs/>
              <w:color w:val="000000"/>
              <w:sz w:val="20"/>
              <w:szCs w:val="20"/>
            </w:rPr>
          </w:rPrChange>
        </w:rPr>
        <w:t>samsāra</w:t>
      </w:r>
      <w:r w:rsidRPr="00E13F4E">
        <w:rPr>
          <w:rFonts w:ascii="Times New Roman" w:hAnsi="Times New Roman" w:cs="Times New Roman"/>
          <w:color w:val="000000" w:themeColor="text1"/>
          <w:sz w:val="20"/>
          <w:szCs w:val="20"/>
          <w:rPrChange w:id="947" w:author="Zahid Syed" w:date="2025-09-24T13:00:00Z" w16du:dateUtc="2025-09-24T04:00:00Z">
            <w:rPr>
              <w:rFonts w:ascii="Times New Roman" w:hAnsi="Times New Roman" w:cs="Times New Roman"/>
              <w:color w:val="000000"/>
              <w:sz w:val="20"/>
              <w:szCs w:val="20"/>
            </w:rPr>
          </w:rPrChange>
        </w:rPr>
        <w:t xml:space="preserve">) was among the most important of these new teachings and led to the quest for liberation through austerity or meditation. Such beliefs and practices were based on the conviction that a person could be saved by wiping out the effects of </w:t>
      </w:r>
      <w:r w:rsidRPr="00E13F4E">
        <w:rPr>
          <w:rFonts w:ascii="Times New Roman" w:hAnsi="Times New Roman" w:cs="Times New Roman"/>
          <w:i/>
          <w:iCs/>
          <w:color w:val="000000" w:themeColor="text1"/>
          <w:sz w:val="20"/>
          <w:szCs w:val="20"/>
          <w:rPrChange w:id="948" w:author="Zahid Syed" w:date="2025-09-24T13:00:00Z" w16du:dateUtc="2025-09-24T04:00:00Z">
            <w:rPr>
              <w:rFonts w:ascii="Times New Roman" w:hAnsi="Times New Roman" w:cs="Times New Roman"/>
              <w:i/>
              <w:iCs/>
              <w:color w:val="000000"/>
              <w:sz w:val="20"/>
              <w:szCs w:val="20"/>
            </w:rPr>
          </w:rPrChange>
        </w:rPr>
        <w:t>karma</w:t>
      </w:r>
      <w:r w:rsidRPr="00E13F4E">
        <w:rPr>
          <w:rFonts w:ascii="Times New Roman" w:hAnsi="Times New Roman" w:cs="Times New Roman"/>
          <w:color w:val="000000" w:themeColor="text1"/>
          <w:sz w:val="20"/>
          <w:szCs w:val="20"/>
          <w:rPrChange w:id="949" w:author="Zahid Syed" w:date="2025-09-24T13:00:00Z" w16du:dateUtc="2025-09-24T04:00:00Z">
            <w:rPr>
              <w:rFonts w:ascii="Times New Roman" w:hAnsi="Times New Roman" w:cs="Times New Roman"/>
              <w:color w:val="000000"/>
              <w:sz w:val="20"/>
              <w:szCs w:val="20"/>
            </w:rPr>
          </w:rPrChange>
        </w:rPr>
        <w:t xml:space="preserve"> from past actions and past lives. This new teaching of </w:t>
      </w:r>
      <w:r w:rsidRPr="00E13F4E">
        <w:rPr>
          <w:rFonts w:ascii="Times New Roman" w:hAnsi="Times New Roman" w:cs="Times New Roman"/>
          <w:i/>
          <w:iCs/>
          <w:color w:val="000000" w:themeColor="text1"/>
          <w:sz w:val="20"/>
          <w:szCs w:val="20"/>
          <w:rPrChange w:id="950" w:author="Zahid Syed" w:date="2025-09-24T13:00:00Z" w16du:dateUtc="2025-09-24T04:00:00Z">
            <w:rPr>
              <w:rFonts w:ascii="Times New Roman" w:hAnsi="Times New Roman" w:cs="Times New Roman"/>
              <w:i/>
              <w:iCs/>
              <w:color w:val="000000"/>
              <w:sz w:val="20"/>
              <w:szCs w:val="20"/>
            </w:rPr>
          </w:rPrChange>
        </w:rPr>
        <w:t>samsāra</w:t>
      </w:r>
      <w:r w:rsidRPr="00E13F4E">
        <w:rPr>
          <w:rFonts w:ascii="Times New Roman" w:hAnsi="Times New Roman" w:cs="Times New Roman"/>
          <w:color w:val="000000" w:themeColor="text1"/>
          <w:sz w:val="20"/>
          <w:szCs w:val="20"/>
          <w:rPrChange w:id="951" w:author="Zahid Syed" w:date="2025-09-24T13:00:00Z" w16du:dateUtc="2025-09-24T04:00:00Z">
            <w:rPr>
              <w:rFonts w:ascii="Times New Roman" w:hAnsi="Times New Roman" w:cs="Times New Roman"/>
              <w:color w:val="000000"/>
              <w:sz w:val="20"/>
              <w:szCs w:val="20"/>
            </w:rPr>
          </w:rPrChange>
        </w:rPr>
        <w:t xml:space="preserve"> penetrated the Brahman religion of the time--as can be seen in the Upanishads--but it was equally central to Buddhism and Jainism as they grew out of the same period.</w:t>
      </w:r>
      <w:r w:rsidRPr="00E13F4E">
        <w:rPr>
          <w:rFonts w:ascii="Times New Roman" w:eastAsia="MS Mincho" w:hAnsi="Times New Roman" w:cs="Times New Roman"/>
          <w:color w:val="000000" w:themeColor="text1"/>
          <w:sz w:val="20"/>
          <w:szCs w:val="20"/>
          <w:rPrChange w:id="952" w:author="Zahid Syed" w:date="2025-09-24T13:00:00Z" w16du:dateUtc="2025-09-24T04:00:00Z">
            <w:rPr>
              <w:rFonts w:ascii="Times New Roman" w:eastAsia="MS Mincho" w:hAnsi="Times New Roman" w:cs="Times New Roman"/>
              <w:color w:val="000000"/>
              <w:sz w:val="20"/>
              <w:szCs w:val="20"/>
            </w:rPr>
          </w:rPrChange>
        </w:rPr>
        <w:t xml:space="preserve"> Some Western scholars have asserted that the doctrine of </w:t>
      </w:r>
      <w:r w:rsidRPr="00E13F4E">
        <w:rPr>
          <w:rFonts w:ascii="Times New Roman" w:eastAsia="MS Mincho" w:hAnsi="Times New Roman" w:cs="Times New Roman"/>
          <w:i/>
          <w:iCs/>
          <w:color w:val="000000" w:themeColor="text1"/>
          <w:sz w:val="20"/>
          <w:szCs w:val="20"/>
          <w:rPrChange w:id="953" w:author="Zahid Syed" w:date="2025-09-24T13:00:00Z" w16du:dateUtc="2025-09-24T04:00:00Z">
            <w:rPr>
              <w:rFonts w:ascii="Times New Roman" w:eastAsia="MS Mincho" w:hAnsi="Times New Roman" w:cs="Times New Roman"/>
              <w:i/>
              <w:iCs/>
              <w:color w:val="000000"/>
              <w:sz w:val="20"/>
              <w:szCs w:val="20"/>
            </w:rPr>
          </w:rPrChange>
        </w:rPr>
        <w:t>samsara</w:t>
      </w:r>
      <w:r w:rsidRPr="00E13F4E">
        <w:rPr>
          <w:rFonts w:ascii="Times New Roman" w:eastAsia="MS Mincho" w:hAnsi="Times New Roman" w:cs="Times New Roman"/>
          <w:color w:val="000000" w:themeColor="text1"/>
          <w:sz w:val="20"/>
          <w:szCs w:val="20"/>
          <w:rPrChange w:id="954" w:author="Zahid Syed" w:date="2025-09-24T13:00:00Z" w16du:dateUtc="2025-09-24T04:00:00Z">
            <w:rPr>
              <w:rFonts w:ascii="Times New Roman" w:eastAsia="MS Mincho" w:hAnsi="Times New Roman" w:cs="Times New Roman"/>
              <w:color w:val="000000"/>
              <w:sz w:val="20"/>
              <w:szCs w:val="20"/>
            </w:rPr>
          </w:rPrChange>
        </w:rPr>
        <w:t xml:space="preserve"> originally implied that there was a Creator God. But that God was often conceived of as beyond all comprehension and description.</w:t>
      </w:r>
      <w:r w:rsidRPr="00E13F4E">
        <w:rPr>
          <w:rFonts w:ascii="Times New Roman" w:hAnsi="Times New Roman" w:cs="Times New Roman"/>
          <w:color w:val="000000" w:themeColor="text1"/>
          <w:sz w:val="20"/>
          <w:szCs w:val="20"/>
          <w:rPrChange w:id="955" w:author="Zahid Syed" w:date="2025-09-24T13:00:00Z" w16du:dateUtc="2025-09-24T04:00:00Z">
            <w:rPr>
              <w:rFonts w:ascii="Times New Roman" w:hAnsi="Times New Roman" w:cs="Times New Roman"/>
              <w:color w:val="000000"/>
              <w:sz w:val="20"/>
              <w:szCs w:val="20"/>
            </w:rPr>
          </w:rPrChange>
        </w:rPr>
        <w:t xml:space="preserve"> Of all religious orders known in the history of religions, the Buddhist dispensation is marked by the greatest elaboration and variety of thought. Buddhism grew up in Ancient India in a culture filled with luxuriant mythology, religious dogma, mystical paths, penitential disciplines, and the ritualistic growth of Vedic practice. It was the period that witnessed the development of Jainism and the Brāhmanas and the Upanishads. </w:t>
      </w:r>
    </w:p>
    <w:p w14:paraId="12AF37D2"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956"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957" w:author="Zahid Syed" w:date="2025-09-24T13:00:00Z" w16du:dateUtc="2025-09-24T04:00:00Z">
            <w:rPr>
              <w:rFonts w:ascii="Times New Roman" w:hAnsi="Times New Roman" w:cs="Times New Roman"/>
              <w:color w:val="000000"/>
              <w:sz w:val="20"/>
              <w:szCs w:val="20"/>
            </w:rPr>
          </w:rPrChange>
        </w:rPr>
        <w:t xml:space="preserve">Buddhism was established as a religion in India toward the end of the sixth century BCE. Its essential teaching was that earthly existence is suffering. Renunciation and eternal death are the only release. All canonical texts of Buddhism are Indian. It disappeared from the land of its birth, but it deeply influenced spiritual life in India for more than a millennium. Ashoka (d. 232 BCE) ruled over all of India except the extreme South. His rule is an epoch of high importance in Indian Buddhism. Before that, Buddhism was a religion of only one of several sects in India. Now it became a state religion. There was now a zealous propaganda throughout India and in distant lands. All Buddhist traditions agree on this. The most important result was the conversion of Ceylon through these missions. All sources agree that Buddhism entered Ceylon during Ashoka’s reign. But after Ashoka, dissension and schism grew. According to the standard historical picture, the Buddha established his order with stern simplicity and a strict moral regime. Buddha regarded the way of the Jains as a “sorrowful life of penance.” He held that virtue produces perfect happiness. He also is related to have said: “If you are not satisfied with my teaching, go elsewhere.” But Buddhism believed in future births and rebirths and the rewards of virtue in them. Primitive Buddhism was a religion of humanity and a system of practical morality. It insisted on kindness to all beings, humans as well as animals. Brāhmanic thought had neglected the sphere of ethics and was directed to ritual and theological speculation. Buddhism adopted the ethical dimension as its basis as a world religion. Early Buddhist art of the ancient period represents the Buddha by an empty place or a symbol…”. The idea of representing Buddha in human form was of Hellenic origin. In Mahāyāna, it helps to turn Buddha into a God in practice, if not in theory, with his ears open to the prayers of the faithful and served by a hierarchy of Bodhisattvas and other beings acting as mediators between him and sinful man. The Buddha-statue (under Hellenic influence) played its part in the conversion of the Buddha from a man to a god which took place in the Mahāyāna. The idea of representing the Buddha in human form was of Hellenic origin. In Christianity, the most far-reaching disputes were on Christology. Among Buddhists, they were about the personality of a Buddha. There is remarkable silence on other differences. There was, however, formidable dissension among the Buddhist orders about one hundred years after the Buddha’s passing. Around one thousand years after his death--during the fourth and fifth centuries CE--Buddhism was represented by eighteen different sects. Today, there are two primary sectarian manifestations of Buddhism: 1) </w:t>
      </w:r>
      <w:r w:rsidRPr="00E13F4E">
        <w:rPr>
          <w:rFonts w:ascii="Times New Roman" w:hAnsi="Times New Roman" w:cs="Times New Roman"/>
          <w:i/>
          <w:iCs/>
          <w:color w:val="000000" w:themeColor="text1"/>
          <w:sz w:val="20"/>
          <w:szCs w:val="20"/>
          <w:rPrChange w:id="958" w:author="Zahid Syed" w:date="2025-09-24T13:00:00Z" w16du:dateUtc="2025-09-24T04:00:00Z">
            <w:rPr>
              <w:rFonts w:ascii="Times New Roman" w:hAnsi="Times New Roman" w:cs="Times New Roman"/>
              <w:i/>
              <w:iCs/>
              <w:color w:val="000000"/>
              <w:sz w:val="20"/>
              <w:szCs w:val="20"/>
            </w:rPr>
          </w:rPrChange>
        </w:rPr>
        <w:t xml:space="preserve">Hīnayāna </w:t>
      </w:r>
      <w:r w:rsidRPr="00E13F4E">
        <w:rPr>
          <w:rFonts w:ascii="Times New Roman" w:hAnsi="Times New Roman" w:cs="Times New Roman"/>
          <w:color w:val="000000" w:themeColor="text1"/>
          <w:sz w:val="20"/>
          <w:szCs w:val="20"/>
          <w:rPrChange w:id="959" w:author="Zahid Syed" w:date="2025-09-24T13:00:00Z" w16du:dateUtc="2025-09-24T04:00:00Z">
            <w:rPr>
              <w:rFonts w:ascii="Times New Roman" w:hAnsi="Times New Roman" w:cs="Times New Roman"/>
              <w:color w:val="000000"/>
              <w:sz w:val="20"/>
              <w:szCs w:val="20"/>
            </w:rPr>
          </w:rPrChange>
        </w:rPr>
        <w:t xml:space="preserve">(the lesser Vehicle), whichis more respectfully called </w:t>
      </w:r>
      <w:r w:rsidRPr="00E13F4E">
        <w:rPr>
          <w:rFonts w:ascii="Times New Roman" w:hAnsi="Times New Roman" w:cs="Times New Roman"/>
          <w:i/>
          <w:iCs/>
          <w:color w:val="000000" w:themeColor="text1"/>
          <w:sz w:val="20"/>
          <w:szCs w:val="20"/>
          <w:rPrChange w:id="960" w:author="Zahid Syed" w:date="2025-09-24T13:00:00Z" w16du:dateUtc="2025-09-24T04:00:00Z">
            <w:rPr>
              <w:rFonts w:ascii="Times New Roman" w:hAnsi="Times New Roman" w:cs="Times New Roman"/>
              <w:i/>
              <w:iCs/>
              <w:color w:val="000000"/>
              <w:sz w:val="20"/>
              <w:szCs w:val="20"/>
            </w:rPr>
          </w:rPrChange>
        </w:rPr>
        <w:t>Theravāda</w:t>
      </w:r>
      <w:r w:rsidRPr="00E13F4E">
        <w:rPr>
          <w:rFonts w:ascii="Times New Roman" w:hAnsi="Times New Roman" w:cs="Times New Roman"/>
          <w:color w:val="000000" w:themeColor="text1"/>
          <w:sz w:val="20"/>
          <w:szCs w:val="20"/>
          <w:rPrChange w:id="961" w:author="Zahid Syed" w:date="2025-09-24T13:00:00Z" w16du:dateUtc="2025-09-24T04:00:00Z">
            <w:rPr>
              <w:rFonts w:ascii="Times New Roman" w:hAnsi="Times New Roman" w:cs="Times New Roman"/>
              <w:color w:val="000000"/>
              <w:sz w:val="20"/>
              <w:szCs w:val="20"/>
            </w:rPr>
          </w:rPrChange>
        </w:rPr>
        <w:t xml:space="preserve"> (the Pay of the ancestors), which focuses upon the practices of the Buddha, and 2) </w:t>
      </w:r>
      <w:r w:rsidRPr="00E13F4E">
        <w:rPr>
          <w:rFonts w:ascii="Times New Roman" w:hAnsi="Times New Roman" w:cs="Times New Roman"/>
          <w:i/>
          <w:iCs/>
          <w:color w:val="000000" w:themeColor="text1"/>
          <w:sz w:val="20"/>
          <w:szCs w:val="20"/>
          <w:rPrChange w:id="962" w:author="Zahid Syed" w:date="2025-09-24T13:00:00Z" w16du:dateUtc="2025-09-24T04:00:00Z">
            <w:rPr>
              <w:rFonts w:ascii="Times New Roman" w:hAnsi="Times New Roman" w:cs="Times New Roman"/>
              <w:i/>
              <w:iCs/>
              <w:color w:val="000000"/>
              <w:sz w:val="20"/>
              <w:szCs w:val="20"/>
            </w:rPr>
          </w:rPrChange>
        </w:rPr>
        <w:t>Mahāyāna</w:t>
      </w:r>
      <w:r w:rsidRPr="00E13F4E">
        <w:rPr>
          <w:rFonts w:ascii="Times New Roman" w:hAnsi="Times New Roman" w:cs="Times New Roman"/>
          <w:color w:val="000000" w:themeColor="text1"/>
          <w:sz w:val="20"/>
          <w:szCs w:val="20"/>
          <w:rPrChange w:id="963" w:author="Zahid Syed" w:date="2025-09-24T13:00:00Z" w16du:dateUtc="2025-09-24T04:00:00Z">
            <w:rPr>
              <w:rFonts w:ascii="Times New Roman" w:hAnsi="Times New Roman" w:cs="Times New Roman"/>
              <w:color w:val="000000"/>
              <w:sz w:val="20"/>
              <w:szCs w:val="20"/>
            </w:rPr>
          </w:rPrChange>
        </w:rPr>
        <w:t xml:space="preserve"> (the greater Vehicle). The former is represented in Srilanka, Thailand, Burma, Cambodia, and Laos and other regions of Southeast Asia, while the second grew up in Central Asia and became the dominant form of Buddhism there and in China, Japan, and Korea.</w:t>
      </w:r>
    </w:p>
    <w:p w14:paraId="66FD329A"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964"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965" w:author="Zahid Syed" w:date="2025-09-24T13:00:00Z" w16du:dateUtc="2025-09-24T04:00:00Z">
            <w:rPr>
              <w:rFonts w:ascii="Times New Roman" w:hAnsi="Times New Roman" w:cs="Times New Roman"/>
              <w:color w:val="000000"/>
              <w:sz w:val="20"/>
              <w:szCs w:val="20"/>
            </w:rPr>
          </w:rPrChange>
        </w:rPr>
        <w:t xml:space="preserve">   Historically, Buddhism arose in the context of Indic Brāhmanism. The Buddha repudiated the authority of the Vedas and the Vedic sacrificial system. He condemned extreme self-mortification. He also rejected theBrāhmanic caste system and its racial distinctions within his monastic order, but not as a general classification of society. Early Buddhism was a religion of humanity and a system of practical morality. It taught kindness to all things, animals as well as human beings. Buddhism promoted “the Eightfold Path” of: 1) right belief, 2) right resolve, 3) right speech, 4) right deeds, 5) right living, 6) right endeavors, 7) right thought, and 8) right meditation. This eight-fold path of Buddhism compares favorably with the three-fold path of Zoroaster, which was: 1) good thoughts, 2) good words, and 3) good deeds. By contrast, Zoroaster taught that evil was was based on the three opposites of these: 1) evil thoughts, 2) evil words, and 3) evil deeds. In the ancient Zoroastrian view, all good thoughts, words, and deeds flow from divine Wisdom, while all evil thoughts, words, and deeds arise from turning away from divine Wisdom. The former lead to Paradise, while the latter lead to Hell. In Buddhism, charity or “universal benevolence” (</w:t>
      </w:r>
      <w:r w:rsidRPr="00E13F4E">
        <w:rPr>
          <w:rFonts w:ascii="Times New Roman" w:hAnsi="Times New Roman" w:cs="Times New Roman"/>
          <w:i/>
          <w:iCs/>
          <w:color w:val="000000" w:themeColor="text1"/>
          <w:sz w:val="20"/>
          <w:szCs w:val="20"/>
          <w:rPrChange w:id="966" w:author="Zahid Syed" w:date="2025-09-24T13:00:00Z" w16du:dateUtc="2025-09-24T04:00:00Z">
            <w:rPr>
              <w:rFonts w:ascii="Times New Roman" w:hAnsi="Times New Roman" w:cs="Times New Roman"/>
              <w:i/>
              <w:iCs/>
              <w:color w:val="000000"/>
              <w:sz w:val="20"/>
              <w:szCs w:val="20"/>
            </w:rPr>
          </w:rPrChange>
        </w:rPr>
        <w:t>maitrī</w:t>
      </w:r>
      <w:r w:rsidRPr="00E13F4E">
        <w:rPr>
          <w:rFonts w:ascii="Times New Roman" w:hAnsi="Times New Roman" w:cs="Times New Roman"/>
          <w:color w:val="000000" w:themeColor="text1"/>
          <w:sz w:val="20"/>
          <w:szCs w:val="20"/>
          <w:rPrChange w:id="967" w:author="Zahid Syed" w:date="2025-09-24T13:00:00Z" w16du:dateUtc="2025-09-24T04:00:00Z">
            <w:rPr>
              <w:rFonts w:ascii="Times New Roman" w:hAnsi="Times New Roman" w:cs="Times New Roman"/>
              <w:color w:val="000000"/>
              <w:sz w:val="20"/>
              <w:szCs w:val="20"/>
            </w:rPr>
          </w:rPrChange>
        </w:rPr>
        <w:t xml:space="preserve">) was established as the cardinal virtue of the faith. Buddhism declared charity of far greater value than any other virtue as a means of acquiring religious merit. Buddhist Scriptures constantly emphasize the practice of charity. But it must flow form true compassion, sympathy, equanimity, and human kindness. Such charity also included the Buddhist command to requite evil with good. The five commandments of Buddhism were: 1) You shall not kill or commit harm directly or indirectly; 2) you shall not steal but be liberal, even giving your life for others; 3) you shall not be unchaste, meaning that monks must be celibate but the lay Buddhist must avoid adultery; 4) you shall not lie but say what is good and only what brings harmony; and 5) you shall not drink intoxicants, which leads to foolishness and ends in insanity. The doctrine of </w:t>
      </w:r>
      <w:r w:rsidRPr="00E13F4E">
        <w:rPr>
          <w:rFonts w:ascii="Times New Roman" w:hAnsi="Times New Roman" w:cs="Times New Roman"/>
          <w:i/>
          <w:iCs/>
          <w:color w:val="000000" w:themeColor="text1"/>
          <w:sz w:val="20"/>
          <w:szCs w:val="20"/>
          <w:rPrChange w:id="968" w:author="Zahid Syed" w:date="2025-09-24T13:00:00Z" w16du:dateUtc="2025-09-24T04:00:00Z">
            <w:rPr>
              <w:rFonts w:ascii="Times New Roman" w:hAnsi="Times New Roman" w:cs="Times New Roman"/>
              <w:i/>
              <w:iCs/>
              <w:color w:val="000000"/>
              <w:sz w:val="20"/>
              <w:szCs w:val="20"/>
            </w:rPr>
          </w:rPrChange>
        </w:rPr>
        <w:t>karma</w:t>
      </w:r>
      <w:r w:rsidRPr="00E13F4E">
        <w:rPr>
          <w:rFonts w:ascii="Times New Roman" w:hAnsi="Times New Roman" w:cs="Times New Roman"/>
          <w:color w:val="000000" w:themeColor="text1"/>
          <w:sz w:val="20"/>
          <w:szCs w:val="20"/>
          <w:rPrChange w:id="969" w:author="Zahid Syed" w:date="2025-09-24T13:00:00Z" w16du:dateUtc="2025-09-24T04:00:00Z">
            <w:rPr>
              <w:rFonts w:ascii="Times New Roman" w:hAnsi="Times New Roman" w:cs="Times New Roman"/>
              <w:color w:val="000000"/>
              <w:sz w:val="20"/>
              <w:szCs w:val="20"/>
            </w:rPr>
          </w:rPrChange>
        </w:rPr>
        <w:t xml:space="preserve"> is central to Hindusim, Buddhism, and Jainism. Historically, the doctrine of </w:t>
      </w:r>
      <w:r w:rsidRPr="00E13F4E">
        <w:rPr>
          <w:rFonts w:ascii="Times New Roman" w:hAnsi="Times New Roman" w:cs="Times New Roman"/>
          <w:i/>
          <w:iCs/>
          <w:color w:val="000000" w:themeColor="text1"/>
          <w:sz w:val="20"/>
          <w:szCs w:val="20"/>
          <w:rPrChange w:id="970" w:author="Zahid Syed" w:date="2025-09-24T13:00:00Z" w16du:dateUtc="2025-09-24T04:00:00Z">
            <w:rPr>
              <w:rFonts w:ascii="Times New Roman" w:hAnsi="Times New Roman" w:cs="Times New Roman"/>
              <w:i/>
              <w:iCs/>
              <w:color w:val="000000"/>
              <w:sz w:val="20"/>
              <w:szCs w:val="20"/>
            </w:rPr>
          </w:rPrChange>
        </w:rPr>
        <w:t>karma</w:t>
      </w:r>
      <w:r w:rsidRPr="00E13F4E">
        <w:rPr>
          <w:rFonts w:ascii="Times New Roman" w:hAnsi="Times New Roman" w:cs="Times New Roman"/>
          <w:color w:val="000000" w:themeColor="text1"/>
          <w:sz w:val="20"/>
          <w:szCs w:val="20"/>
          <w:rPrChange w:id="971" w:author="Zahid Syed" w:date="2025-09-24T13:00:00Z" w16du:dateUtc="2025-09-24T04:00:00Z">
            <w:rPr>
              <w:rFonts w:ascii="Times New Roman" w:hAnsi="Times New Roman" w:cs="Times New Roman"/>
              <w:color w:val="000000"/>
              <w:sz w:val="20"/>
              <w:szCs w:val="20"/>
            </w:rPr>
          </w:rPrChange>
        </w:rPr>
        <w:t xml:space="preserve"> had the effect of challenging older Vedic beliefs in sacrifice, penance, and repentance as “destroyers” of sin. The doctrine of </w:t>
      </w:r>
      <w:r w:rsidRPr="00E13F4E">
        <w:rPr>
          <w:rFonts w:ascii="Times New Roman" w:hAnsi="Times New Roman" w:cs="Times New Roman"/>
          <w:i/>
          <w:iCs/>
          <w:color w:val="000000" w:themeColor="text1"/>
          <w:sz w:val="20"/>
          <w:szCs w:val="20"/>
          <w:rPrChange w:id="972" w:author="Zahid Syed" w:date="2025-09-24T13:00:00Z" w16du:dateUtc="2025-09-24T04:00:00Z">
            <w:rPr>
              <w:rFonts w:ascii="Times New Roman" w:hAnsi="Times New Roman" w:cs="Times New Roman"/>
              <w:i/>
              <w:iCs/>
              <w:color w:val="000000"/>
              <w:sz w:val="20"/>
              <w:szCs w:val="20"/>
            </w:rPr>
          </w:rPrChange>
        </w:rPr>
        <w:t>karma</w:t>
      </w:r>
      <w:r w:rsidRPr="00E13F4E">
        <w:rPr>
          <w:rFonts w:ascii="Times New Roman" w:hAnsi="Times New Roman" w:cs="Times New Roman"/>
          <w:color w:val="000000" w:themeColor="text1"/>
          <w:sz w:val="20"/>
          <w:szCs w:val="20"/>
          <w:rPrChange w:id="973" w:author="Zahid Syed" w:date="2025-09-24T13:00:00Z" w16du:dateUtc="2025-09-24T04:00:00Z">
            <w:rPr>
              <w:rFonts w:ascii="Times New Roman" w:hAnsi="Times New Roman" w:cs="Times New Roman"/>
              <w:color w:val="000000"/>
              <w:sz w:val="20"/>
              <w:szCs w:val="20"/>
            </w:rPr>
          </w:rPrChange>
        </w:rPr>
        <w:t xml:space="preserve"> gradually became an essential part of all Indian moral theory as well as popular belief. A person is born, given its caste, deformed, or rendered unhealthy because of its sins in a former life. According to the doctrine of </w:t>
      </w:r>
      <w:r w:rsidRPr="00E13F4E">
        <w:rPr>
          <w:rFonts w:ascii="Times New Roman" w:hAnsi="Times New Roman" w:cs="Times New Roman"/>
          <w:i/>
          <w:iCs/>
          <w:color w:val="000000" w:themeColor="text1"/>
          <w:sz w:val="20"/>
          <w:szCs w:val="20"/>
          <w:rPrChange w:id="974" w:author="Zahid Syed" w:date="2025-09-24T13:00:00Z" w16du:dateUtc="2025-09-24T04:00:00Z">
            <w:rPr>
              <w:rFonts w:ascii="Times New Roman" w:hAnsi="Times New Roman" w:cs="Times New Roman"/>
              <w:i/>
              <w:iCs/>
              <w:color w:val="000000"/>
              <w:sz w:val="20"/>
              <w:szCs w:val="20"/>
            </w:rPr>
          </w:rPrChange>
        </w:rPr>
        <w:t>karma</w:t>
      </w:r>
      <w:r w:rsidRPr="00E13F4E">
        <w:rPr>
          <w:rFonts w:ascii="Times New Roman" w:hAnsi="Times New Roman" w:cs="Times New Roman"/>
          <w:color w:val="000000" w:themeColor="text1"/>
          <w:sz w:val="20"/>
          <w:szCs w:val="20"/>
          <w:rPrChange w:id="975" w:author="Zahid Syed" w:date="2025-09-24T13:00:00Z" w16du:dateUtc="2025-09-24T04:00:00Z">
            <w:rPr>
              <w:rFonts w:ascii="Times New Roman" w:hAnsi="Times New Roman" w:cs="Times New Roman"/>
              <w:color w:val="000000"/>
              <w:sz w:val="20"/>
              <w:szCs w:val="20"/>
            </w:rPr>
          </w:rPrChange>
        </w:rPr>
        <w:t xml:space="preserve">, no person inherits the good or evil actions of others, but they are bound by their own actions--good or evil--which are not destroyed. The fruit of each action is identical to its moral quality as good or bad. In Buddhism, however, </w:t>
      </w:r>
      <w:r w:rsidRPr="00E13F4E">
        <w:rPr>
          <w:rFonts w:ascii="Times New Roman" w:hAnsi="Times New Roman" w:cs="Times New Roman"/>
          <w:i/>
          <w:iCs/>
          <w:color w:val="000000" w:themeColor="text1"/>
          <w:sz w:val="20"/>
          <w:szCs w:val="20"/>
          <w:rPrChange w:id="976" w:author="Zahid Syed" w:date="2025-09-24T13:00:00Z" w16du:dateUtc="2025-09-24T04:00:00Z">
            <w:rPr>
              <w:rFonts w:ascii="Times New Roman" w:hAnsi="Times New Roman" w:cs="Times New Roman"/>
              <w:i/>
              <w:iCs/>
              <w:color w:val="000000"/>
              <w:sz w:val="20"/>
              <w:szCs w:val="20"/>
            </w:rPr>
          </w:rPrChange>
        </w:rPr>
        <w:t>karma</w:t>
      </w:r>
      <w:r w:rsidRPr="00E13F4E">
        <w:rPr>
          <w:rFonts w:ascii="Times New Roman" w:hAnsi="Times New Roman" w:cs="Times New Roman"/>
          <w:color w:val="000000" w:themeColor="text1"/>
          <w:sz w:val="20"/>
          <w:szCs w:val="20"/>
          <w:rPrChange w:id="977" w:author="Zahid Syed" w:date="2025-09-24T13:00:00Z" w16du:dateUtc="2025-09-24T04:00:00Z">
            <w:rPr>
              <w:rFonts w:ascii="Times New Roman" w:hAnsi="Times New Roman" w:cs="Times New Roman"/>
              <w:color w:val="000000"/>
              <w:sz w:val="20"/>
              <w:szCs w:val="20"/>
            </w:rPr>
          </w:rPrChange>
        </w:rPr>
        <w:t xml:space="preserve"> becomes absolutely central and is the explanation of everything. In the doctrine of karma, no one inherits the good or evil actions of others. But their own actions--good or evil--are not destroyed. The fruit of each action is identically to its moral quality as good or bad. In the classical doctrine of </w:t>
      </w:r>
      <w:r w:rsidRPr="00E13F4E">
        <w:rPr>
          <w:rFonts w:ascii="Times New Roman" w:hAnsi="Times New Roman" w:cs="Times New Roman"/>
          <w:i/>
          <w:iCs/>
          <w:color w:val="000000" w:themeColor="text1"/>
          <w:sz w:val="20"/>
          <w:szCs w:val="20"/>
          <w:rPrChange w:id="978" w:author="Zahid Syed" w:date="2025-09-24T13:00:00Z" w16du:dateUtc="2025-09-24T04:00:00Z">
            <w:rPr>
              <w:rFonts w:ascii="Times New Roman" w:hAnsi="Times New Roman" w:cs="Times New Roman"/>
              <w:i/>
              <w:iCs/>
              <w:color w:val="000000"/>
              <w:sz w:val="20"/>
              <w:szCs w:val="20"/>
            </w:rPr>
          </w:rPrChange>
        </w:rPr>
        <w:t>karma</w:t>
      </w:r>
      <w:r w:rsidRPr="00E13F4E">
        <w:rPr>
          <w:rFonts w:ascii="Times New Roman" w:hAnsi="Times New Roman" w:cs="Times New Roman"/>
          <w:color w:val="000000" w:themeColor="text1"/>
          <w:sz w:val="20"/>
          <w:szCs w:val="20"/>
          <w:rPrChange w:id="979" w:author="Zahid Syed" w:date="2025-09-24T13:00:00Z" w16du:dateUtc="2025-09-24T04:00:00Z">
            <w:rPr>
              <w:rFonts w:ascii="Times New Roman" w:hAnsi="Times New Roman" w:cs="Times New Roman"/>
              <w:color w:val="000000"/>
              <w:sz w:val="20"/>
              <w:szCs w:val="20"/>
            </w:rPr>
          </w:rPrChange>
        </w:rPr>
        <w:t xml:space="preserve"> (action), there is no Supreme Agent (</w:t>
      </w:r>
      <w:r w:rsidRPr="00E13F4E">
        <w:rPr>
          <w:rFonts w:ascii="Times New Roman" w:hAnsi="Times New Roman" w:cs="Times New Roman"/>
          <w:i/>
          <w:iCs/>
          <w:color w:val="000000" w:themeColor="text1"/>
          <w:sz w:val="20"/>
          <w:szCs w:val="20"/>
          <w:rPrChange w:id="980" w:author="Zahid Syed" w:date="2025-09-24T13:00:00Z" w16du:dateUtc="2025-09-24T04:00:00Z">
            <w:rPr>
              <w:rFonts w:ascii="Times New Roman" w:hAnsi="Times New Roman" w:cs="Times New Roman"/>
              <w:i/>
              <w:iCs/>
              <w:color w:val="000000"/>
              <w:sz w:val="20"/>
              <w:szCs w:val="20"/>
            </w:rPr>
          </w:rPrChange>
        </w:rPr>
        <w:t>Kartar</w:t>
      </w:r>
      <w:r w:rsidRPr="00E13F4E">
        <w:rPr>
          <w:rFonts w:ascii="Times New Roman" w:hAnsi="Times New Roman" w:cs="Times New Roman"/>
          <w:color w:val="000000" w:themeColor="text1"/>
          <w:sz w:val="20"/>
          <w:szCs w:val="20"/>
          <w:rPrChange w:id="981" w:author="Zahid Syed" w:date="2025-09-24T13:00:00Z" w16du:dateUtc="2025-09-24T04:00:00Z">
            <w:rPr>
              <w:rFonts w:ascii="Times New Roman" w:hAnsi="Times New Roman" w:cs="Times New Roman"/>
              <w:color w:val="000000"/>
              <w:sz w:val="20"/>
              <w:szCs w:val="20"/>
            </w:rPr>
          </w:rPrChange>
        </w:rPr>
        <w:t xml:space="preserve">), who metes out punishment or grants rewards, although some scholars hold that the doctrine originally hearkens back to the belief in Divine punishment and reward. In this regard, the abstract concept of </w:t>
      </w:r>
      <w:r w:rsidRPr="00E13F4E">
        <w:rPr>
          <w:rFonts w:ascii="Times New Roman" w:hAnsi="Times New Roman" w:cs="Times New Roman"/>
          <w:i/>
          <w:iCs/>
          <w:color w:val="000000" w:themeColor="text1"/>
          <w:sz w:val="20"/>
          <w:szCs w:val="20"/>
          <w:rPrChange w:id="982" w:author="Zahid Syed" w:date="2025-09-24T13:00:00Z" w16du:dateUtc="2025-09-24T04:00:00Z">
            <w:rPr>
              <w:rFonts w:ascii="Times New Roman" w:hAnsi="Times New Roman" w:cs="Times New Roman"/>
              <w:i/>
              <w:iCs/>
              <w:color w:val="000000"/>
              <w:sz w:val="20"/>
              <w:szCs w:val="20"/>
            </w:rPr>
          </w:rPrChange>
        </w:rPr>
        <w:t>karma</w:t>
      </w:r>
      <w:r w:rsidRPr="00E13F4E">
        <w:rPr>
          <w:rFonts w:ascii="Times New Roman" w:hAnsi="Times New Roman" w:cs="Times New Roman"/>
          <w:color w:val="000000" w:themeColor="text1"/>
          <w:sz w:val="20"/>
          <w:szCs w:val="20"/>
          <w:rPrChange w:id="983" w:author="Zahid Syed" w:date="2025-09-24T13:00:00Z" w16du:dateUtc="2025-09-24T04:00:00Z">
            <w:rPr>
              <w:rFonts w:ascii="Times New Roman" w:hAnsi="Times New Roman" w:cs="Times New Roman"/>
              <w:color w:val="000000"/>
              <w:sz w:val="20"/>
              <w:szCs w:val="20"/>
            </w:rPr>
          </w:rPrChange>
        </w:rPr>
        <w:t xml:space="preserve">--divorced from the Supreme </w:t>
      </w:r>
      <w:r w:rsidRPr="00E13F4E">
        <w:rPr>
          <w:rFonts w:ascii="Times New Roman" w:hAnsi="Times New Roman" w:cs="Times New Roman"/>
          <w:i/>
          <w:iCs/>
          <w:color w:val="000000" w:themeColor="text1"/>
          <w:sz w:val="20"/>
          <w:szCs w:val="20"/>
          <w:rPrChange w:id="984" w:author="Zahid Syed" w:date="2025-09-24T13:00:00Z" w16du:dateUtc="2025-09-24T04:00:00Z">
            <w:rPr>
              <w:rFonts w:ascii="Times New Roman" w:hAnsi="Times New Roman" w:cs="Times New Roman"/>
              <w:i/>
              <w:iCs/>
              <w:color w:val="000000"/>
              <w:sz w:val="20"/>
              <w:szCs w:val="20"/>
            </w:rPr>
          </w:rPrChange>
        </w:rPr>
        <w:t>Kartar</w:t>
      </w:r>
      <w:r w:rsidRPr="00E13F4E">
        <w:rPr>
          <w:rFonts w:ascii="Times New Roman" w:hAnsi="Times New Roman" w:cs="Times New Roman"/>
          <w:color w:val="000000" w:themeColor="text1"/>
          <w:sz w:val="20"/>
          <w:szCs w:val="20"/>
          <w:rPrChange w:id="985" w:author="Zahid Syed" w:date="2025-09-24T13:00:00Z" w16du:dateUtc="2025-09-24T04:00:00Z">
            <w:rPr>
              <w:rFonts w:ascii="Times New Roman" w:hAnsi="Times New Roman" w:cs="Times New Roman"/>
              <w:color w:val="000000"/>
              <w:sz w:val="20"/>
              <w:szCs w:val="20"/>
            </w:rPr>
          </w:rPrChange>
        </w:rPr>
        <w:t xml:space="preserve">--is an example of the fallacy of misplaced concreteness, which mistakes a concept for a concrete reality. In the later tenet of </w:t>
      </w:r>
      <w:r w:rsidRPr="00E13F4E">
        <w:rPr>
          <w:rFonts w:ascii="Times New Roman" w:hAnsi="Times New Roman" w:cs="Times New Roman"/>
          <w:i/>
          <w:iCs/>
          <w:color w:val="000000" w:themeColor="text1"/>
          <w:sz w:val="20"/>
          <w:szCs w:val="20"/>
          <w:rPrChange w:id="986" w:author="Zahid Syed" w:date="2025-09-24T13:00:00Z" w16du:dateUtc="2025-09-24T04:00:00Z">
            <w:rPr>
              <w:rFonts w:ascii="Times New Roman" w:hAnsi="Times New Roman" w:cs="Times New Roman"/>
              <w:i/>
              <w:iCs/>
              <w:color w:val="000000"/>
              <w:sz w:val="20"/>
              <w:szCs w:val="20"/>
            </w:rPr>
          </w:rPrChange>
        </w:rPr>
        <w:t>karma</w:t>
      </w:r>
      <w:r w:rsidRPr="00E13F4E">
        <w:rPr>
          <w:rFonts w:ascii="Times New Roman" w:hAnsi="Times New Roman" w:cs="Times New Roman"/>
          <w:color w:val="000000" w:themeColor="text1"/>
          <w:sz w:val="20"/>
          <w:szCs w:val="20"/>
          <w:rPrChange w:id="987" w:author="Zahid Syed" w:date="2025-09-24T13:00:00Z" w16du:dateUtc="2025-09-24T04:00:00Z">
            <w:rPr>
              <w:rFonts w:ascii="Times New Roman" w:hAnsi="Times New Roman" w:cs="Times New Roman"/>
              <w:color w:val="000000"/>
              <w:sz w:val="20"/>
              <w:szCs w:val="20"/>
            </w:rPr>
          </w:rPrChange>
        </w:rPr>
        <w:t>, there is nothing but the act and its fruit--functioning independently in the world. Human organs, thoughts, and all of the external aspects of human beings are just the fruits of their acts--just like pleasant and unpleasant sensations. Brāhmanism placed destiny (</w:t>
      </w:r>
      <w:r w:rsidRPr="00E13F4E">
        <w:rPr>
          <w:rFonts w:ascii="Times New Roman" w:hAnsi="Times New Roman" w:cs="Times New Roman"/>
          <w:i/>
          <w:iCs/>
          <w:color w:val="000000" w:themeColor="text1"/>
          <w:sz w:val="20"/>
          <w:szCs w:val="20"/>
          <w:rPrChange w:id="988" w:author="Zahid Syed" w:date="2025-09-24T13:00:00Z" w16du:dateUtc="2025-09-24T04:00:00Z">
            <w:rPr>
              <w:rFonts w:ascii="Times New Roman" w:hAnsi="Times New Roman" w:cs="Times New Roman"/>
              <w:i/>
              <w:iCs/>
              <w:color w:val="000000"/>
              <w:sz w:val="20"/>
              <w:szCs w:val="20"/>
            </w:rPr>
          </w:rPrChange>
        </w:rPr>
        <w:t>daiva</w:t>
      </w:r>
      <w:r w:rsidRPr="00E13F4E">
        <w:rPr>
          <w:rFonts w:ascii="Times New Roman" w:hAnsi="Times New Roman" w:cs="Times New Roman"/>
          <w:color w:val="000000" w:themeColor="text1"/>
          <w:sz w:val="20"/>
          <w:szCs w:val="20"/>
          <w:rPrChange w:id="989" w:author="Zahid Syed" w:date="2025-09-24T13:00:00Z" w16du:dateUtc="2025-09-24T04:00:00Z">
            <w:rPr>
              <w:rFonts w:ascii="Times New Roman" w:hAnsi="Times New Roman" w:cs="Times New Roman"/>
              <w:color w:val="000000"/>
              <w:sz w:val="20"/>
              <w:szCs w:val="20"/>
            </w:rPr>
          </w:rPrChange>
        </w:rPr>
        <w:t xml:space="preserve"> from </w:t>
      </w:r>
      <w:r w:rsidRPr="00E13F4E">
        <w:rPr>
          <w:rFonts w:ascii="Times New Roman" w:hAnsi="Times New Roman" w:cs="Times New Roman"/>
          <w:i/>
          <w:iCs/>
          <w:color w:val="000000" w:themeColor="text1"/>
          <w:sz w:val="20"/>
          <w:szCs w:val="20"/>
          <w:rPrChange w:id="990" w:author="Zahid Syed" w:date="2025-09-24T13:00:00Z" w16du:dateUtc="2025-09-24T04:00:00Z">
            <w:rPr>
              <w:rFonts w:ascii="Times New Roman" w:hAnsi="Times New Roman" w:cs="Times New Roman"/>
              <w:i/>
              <w:iCs/>
              <w:color w:val="000000"/>
              <w:sz w:val="20"/>
              <w:szCs w:val="20"/>
            </w:rPr>
          </w:rPrChange>
        </w:rPr>
        <w:t>deva</w:t>
      </w:r>
      <w:r w:rsidRPr="00E13F4E">
        <w:rPr>
          <w:rFonts w:ascii="Times New Roman" w:hAnsi="Times New Roman" w:cs="Times New Roman"/>
          <w:color w:val="000000" w:themeColor="text1"/>
          <w:sz w:val="20"/>
          <w:szCs w:val="20"/>
          <w:rPrChange w:id="991" w:author="Zahid Syed" w:date="2025-09-24T13:00:00Z" w16du:dateUtc="2025-09-24T04:00:00Z">
            <w:rPr>
              <w:rFonts w:ascii="Times New Roman" w:hAnsi="Times New Roman" w:cs="Times New Roman"/>
              <w:color w:val="000000"/>
              <w:sz w:val="20"/>
              <w:szCs w:val="20"/>
            </w:rPr>
          </w:rPrChange>
        </w:rPr>
        <w:t xml:space="preserve"> [god]) over human energy and free will. But Buddhism came to hold that “destiny” nothing but past actions. The entire universe is simply “the work of acts,” and these “acts” are the combined mass of all the acts of all agents. They rise up in the universal void and make the “clouds” that pour the “creative rains. It is of note that the </w:t>
      </w:r>
      <w:r w:rsidRPr="00E13F4E">
        <w:rPr>
          <w:rFonts w:ascii="Times New Roman" w:hAnsi="Times New Roman" w:cs="Times New Roman"/>
          <w:i/>
          <w:iCs/>
          <w:color w:val="000000" w:themeColor="text1"/>
          <w:sz w:val="20"/>
          <w:szCs w:val="20"/>
          <w:rPrChange w:id="992" w:author="Zahid Syed" w:date="2025-09-24T13:00:00Z" w16du:dateUtc="2025-09-24T04:00:00Z">
            <w:rPr>
              <w:rFonts w:ascii="Times New Roman" w:hAnsi="Times New Roman" w:cs="Times New Roman"/>
              <w:i/>
              <w:iCs/>
              <w:color w:val="000000"/>
              <w:sz w:val="20"/>
              <w:szCs w:val="20"/>
            </w:rPr>
          </w:rPrChange>
        </w:rPr>
        <w:t>Diamond Sutra</w:t>
      </w:r>
      <w:r w:rsidRPr="00E13F4E">
        <w:rPr>
          <w:rFonts w:ascii="Times New Roman" w:hAnsi="Times New Roman" w:cs="Times New Roman"/>
          <w:color w:val="000000" w:themeColor="text1"/>
          <w:sz w:val="20"/>
          <w:szCs w:val="20"/>
          <w:rPrChange w:id="993" w:author="Zahid Syed" w:date="2025-09-24T13:00:00Z" w16du:dateUtc="2025-09-24T04:00:00Z">
            <w:rPr>
              <w:rFonts w:ascii="Times New Roman" w:hAnsi="Times New Roman" w:cs="Times New Roman"/>
              <w:color w:val="000000"/>
              <w:sz w:val="20"/>
              <w:szCs w:val="20"/>
            </w:rPr>
          </w:rPrChange>
        </w:rPr>
        <w:t xml:space="preserve"> of Buddhism relates that the Buddha said: “Five hundred years after my death, there will arise another Teacher of Religion (</w:t>
      </w:r>
      <w:r w:rsidRPr="00E13F4E">
        <w:rPr>
          <w:rFonts w:ascii="Times New Roman" w:hAnsi="Times New Roman" w:cs="Times New Roman"/>
          <w:i/>
          <w:iCs/>
          <w:color w:val="000000" w:themeColor="text1"/>
          <w:sz w:val="20"/>
          <w:szCs w:val="20"/>
          <w:rPrChange w:id="994" w:author="Zahid Syed" w:date="2025-09-24T13:00:00Z" w16du:dateUtc="2025-09-24T04:00:00Z">
            <w:rPr>
              <w:rFonts w:ascii="Times New Roman" w:hAnsi="Times New Roman" w:cs="Times New Roman"/>
              <w:i/>
              <w:iCs/>
              <w:color w:val="000000"/>
              <w:sz w:val="20"/>
              <w:szCs w:val="20"/>
            </w:rPr>
          </w:rPrChange>
        </w:rPr>
        <w:t>Maitreya</w:t>
      </w:r>
      <w:r w:rsidRPr="00E13F4E">
        <w:rPr>
          <w:rFonts w:ascii="Times New Roman" w:hAnsi="Times New Roman" w:cs="Times New Roman"/>
          <w:color w:val="000000" w:themeColor="text1"/>
          <w:sz w:val="20"/>
          <w:szCs w:val="20"/>
          <w:rPrChange w:id="995" w:author="Zahid Syed" w:date="2025-09-24T13:00:00Z" w16du:dateUtc="2025-09-24T04:00:00Z">
            <w:rPr>
              <w:rFonts w:ascii="Times New Roman" w:hAnsi="Times New Roman" w:cs="Times New Roman"/>
              <w:color w:val="000000"/>
              <w:sz w:val="20"/>
              <w:szCs w:val="20"/>
            </w:rPr>
          </w:rPrChange>
        </w:rPr>
        <w:t>), who will produce faith by the fulfillment of this prophecy. You should know that he will plant the root of his teaching not in one, two, three, four, or five Buddhas, nor in ten thousand Buddhas, but plant it at the root of all the Buddhas. When that one comes, according to this Prophecy, then have faith in him at once, and you will obtain incalculable blessings.” Here, the</w:t>
      </w:r>
      <w:r w:rsidRPr="00E13F4E">
        <w:rPr>
          <w:rFonts w:ascii="Times New Roman" w:hAnsi="Times New Roman" w:cs="Times New Roman"/>
          <w:i/>
          <w:iCs/>
          <w:color w:val="000000" w:themeColor="text1"/>
          <w:sz w:val="20"/>
          <w:szCs w:val="20"/>
          <w:rPrChange w:id="996" w:author="Zahid Syed" w:date="2025-09-24T13:00:00Z" w16du:dateUtc="2025-09-24T04:00:00Z">
            <w:rPr>
              <w:rFonts w:ascii="Times New Roman" w:hAnsi="Times New Roman" w:cs="Times New Roman"/>
              <w:i/>
              <w:iCs/>
              <w:color w:val="000000"/>
              <w:sz w:val="20"/>
              <w:szCs w:val="20"/>
            </w:rPr>
          </w:rPrChange>
        </w:rPr>
        <w:t xml:space="preserve"> Maitreya</w:t>
      </w:r>
      <w:r w:rsidRPr="00E13F4E">
        <w:rPr>
          <w:rFonts w:ascii="Times New Roman" w:hAnsi="Times New Roman" w:cs="Times New Roman"/>
          <w:color w:val="000000" w:themeColor="text1"/>
          <w:sz w:val="20"/>
          <w:szCs w:val="20"/>
          <w:rPrChange w:id="997" w:author="Zahid Syed" w:date="2025-09-24T13:00:00Z" w16du:dateUtc="2025-09-24T04:00:00Z">
            <w:rPr>
              <w:rFonts w:ascii="Times New Roman" w:hAnsi="Times New Roman" w:cs="Times New Roman"/>
              <w:color w:val="000000"/>
              <w:sz w:val="20"/>
              <w:szCs w:val="20"/>
            </w:rPr>
          </w:rPrChange>
        </w:rPr>
        <w:t xml:space="preserve"> is called “the coming Buddha,” and he is believed to be a blessed figure who will bring deliverance from oppression and persecution and restores the Buddha’s original religious community to its first glory. </w:t>
      </w:r>
    </w:p>
  </w:footnote>
  <w:footnote w:id="29">
    <w:p w14:paraId="1A8B2A72"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998" w:author="Zahid Syed" w:date="2025-09-24T13:00:00Z" w16du:dateUtc="2025-09-24T04:00:00Z">
            <w:rPr>
              <w:rFonts w:ascii="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999"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000"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b/>
          <w:bCs/>
          <w:color w:val="000000" w:themeColor="text1"/>
          <w:sz w:val="20"/>
          <w:szCs w:val="20"/>
          <w:rPrChange w:id="1001" w:author="Zahid Syed" w:date="2025-09-24T13:00:00Z" w16du:dateUtc="2025-09-24T04:00:00Z">
            <w:rPr>
              <w:rFonts w:ascii="Times New Roman" w:eastAsia="Yu Gothic" w:hAnsi="Times New Roman" w:cs="Times New Roman"/>
              <w:b/>
              <w:bCs/>
              <w:color w:val="000000"/>
              <w:sz w:val="20"/>
              <w:szCs w:val="20"/>
            </w:rPr>
          </w:rPrChange>
        </w:rPr>
        <w:t xml:space="preserve">Jains </w:t>
      </w:r>
      <w:r w:rsidRPr="00E13F4E">
        <w:rPr>
          <w:rFonts w:ascii="Times New Roman" w:eastAsia="Yu Gothic" w:hAnsi="Times New Roman" w:cs="Times New Roman"/>
          <w:color w:val="000000" w:themeColor="text1"/>
          <w:sz w:val="20"/>
          <w:szCs w:val="20"/>
          <w:rPrChange w:id="1002" w:author="Zahid Syed" w:date="2025-09-24T13:00:00Z" w16du:dateUtc="2025-09-24T04:00:00Z">
            <w:rPr>
              <w:rFonts w:ascii="Times New Roman" w:eastAsia="Yu Gothic" w:hAnsi="Times New Roman" w:cs="Times New Roman"/>
              <w:color w:val="000000"/>
              <w:sz w:val="20"/>
              <w:szCs w:val="20"/>
            </w:rPr>
          </w:rPrChange>
        </w:rPr>
        <w:t>make up an Indian religious Community which practices</w:t>
      </w:r>
      <w:r w:rsidRPr="00E13F4E">
        <w:rPr>
          <w:rFonts w:ascii="Times New Roman" w:hAnsi="Times New Roman" w:cs="Times New Roman"/>
          <w:color w:val="000000" w:themeColor="text1"/>
          <w:sz w:val="20"/>
          <w:szCs w:val="20"/>
          <w:rPrChange w:id="1003" w:author="Zahid Syed" w:date="2025-09-24T13:00:00Z" w16du:dateUtc="2025-09-24T04:00:00Z">
            <w:rPr>
              <w:rFonts w:ascii="Times New Roman" w:hAnsi="Times New Roman" w:cs="Times New Roman"/>
              <w:color w:val="000000"/>
              <w:sz w:val="20"/>
              <w:szCs w:val="20"/>
            </w:rPr>
          </w:rPrChange>
        </w:rPr>
        <w:t xml:space="preserve"> a monastic religion--like Buddhism, Catholicism, and Eastern Christian Orthodoxy. Like Buddhism, the followers are divided into the monastic order and the lay community that supports them. Jainism--again like Buddhism--denies the authority of the Vedas and Veda-based religion. Not surprisingly, the Brāhmans regarded both the Jains and Buddhists to be heretical. The Jains are divided into two rival sects: The White-Robed Ones (</w:t>
      </w:r>
      <w:r w:rsidRPr="00E13F4E">
        <w:rPr>
          <w:rFonts w:ascii="Times New Roman" w:hAnsi="Times New Roman" w:cs="Times New Roman"/>
          <w:i/>
          <w:iCs/>
          <w:color w:val="000000" w:themeColor="text1"/>
          <w:sz w:val="20"/>
          <w:szCs w:val="20"/>
          <w:rPrChange w:id="1004" w:author="Zahid Syed" w:date="2025-09-24T13:00:00Z" w16du:dateUtc="2025-09-24T04:00:00Z">
            <w:rPr>
              <w:rFonts w:ascii="Times New Roman" w:hAnsi="Times New Roman" w:cs="Times New Roman"/>
              <w:i/>
              <w:iCs/>
              <w:color w:val="000000"/>
              <w:sz w:val="20"/>
              <w:szCs w:val="20"/>
            </w:rPr>
          </w:rPrChange>
        </w:rPr>
        <w:t>Svetāmbaras</w:t>
      </w:r>
      <w:r w:rsidRPr="00E13F4E">
        <w:rPr>
          <w:rFonts w:ascii="Times New Roman" w:hAnsi="Times New Roman" w:cs="Times New Roman"/>
          <w:color w:val="000000" w:themeColor="text1"/>
          <w:sz w:val="20"/>
          <w:szCs w:val="20"/>
          <w:rPrChange w:id="1005" w:author="Zahid Syed" w:date="2025-09-24T13:00:00Z" w16du:dateUtc="2025-09-24T04:00:00Z">
            <w:rPr>
              <w:rFonts w:ascii="Times New Roman" w:hAnsi="Times New Roman" w:cs="Times New Roman"/>
              <w:color w:val="000000"/>
              <w:sz w:val="20"/>
              <w:szCs w:val="20"/>
            </w:rPr>
          </w:rPrChange>
        </w:rPr>
        <w:t>) and the Sky-Clad Ones (</w:t>
      </w:r>
      <w:r w:rsidRPr="00E13F4E">
        <w:rPr>
          <w:rFonts w:ascii="Times New Roman" w:hAnsi="Times New Roman" w:cs="Times New Roman"/>
          <w:i/>
          <w:iCs/>
          <w:color w:val="000000" w:themeColor="text1"/>
          <w:sz w:val="20"/>
          <w:szCs w:val="20"/>
          <w:rPrChange w:id="1006" w:author="Zahid Syed" w:date="2025-09-24T13:00:00Z" w16du:dateUtc="2025-09-24T04:00:00Z">
            <w:rPr>
              <w:rFonts w:ascii="Times New Roman" w:hAnsi="Times New Roman" w:cs="Times New Roman"/>
              <w:i/>
              <w:iCs/>
              <w:color w:val="000000"/>
              <w:sz w:val="20"/>
              <w:szCs w:val="20"/>
            </w:rPr>
          </w:rPrChange>
        </w:rPr>
        <w:t>Digambaras</w:t>
      </w:r>
      <w:r w:rsidRPr="00E13F4E">
        <w:rPr>
          <w:rFonts w:ascii="Times New Roman" w:hAnsi="Times New Roman" w:cs="Times New Roman"/>
          <w:color w:val="000000" w:themeColor="text1"/>
          <w:sz w:val="20"/>
          <w:szCs w:val="20"/>
          <w:rPrChange w:id="1007" w:author="Zahid Syed" w:date="2025-09-24T13:00:00Z" w16du:dateUtc="2025-09-24T04:00:00Z">
            <w:rPr>
              <w:rFonts w:ascii="Times New Roman" w:hAnsi="Times New Roman" w:cs="Times New Roman"/>
              <w:color w:val="000000"/>
              <w:sz w:val="20"/>
              <w:szCs w:val="20"/>
            </w:rPr>
          </w:rPrChange>
        </w:rPr>
        <w:t>). The latter originally moved about in Indian society completely naked, but--as indicated above--India’s Muslim rulers required them to cover their private parts in public.</w:t>
      </w:r>
    </w:p>
    <w:p w14:paraId="67E80B7D"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1008"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1009" w:author="Zahid Syed" w:date="2025-09-24T13:00:00Z" w16du:dateUtc="2025-09-24T04:00:00Z">
            <w:rPr>
              <w:rFonts w:ascii="Times New Roman" w:hAnsi="Times New Roman" w:cs="Times New Roman"/>
              <w:color w:val="000000"/>
              <w:sz w:val="20"/>
              <w:szCs w:val="20"/>
            </w:rPr>
          </w:rPrChange>
        </w:rPr>
        <w:t xml:space="preserve">    It is common among Western scholars to speak of Buddhism and Jainism as “atheistic.” Neither of these faiths denied belief in the gods of the ancient Indic past. But one of the most important paradigms in understanding the development of Indic religion from the Vedas onward--including especially Buddhism and Jainism--is belief in the supreme godlike status of the religious saint (</w:t>
      </w:r>
      <w:r w:rsidRPr="00E13F4E">
        <w:rPr>
          <w:rFonts w:ascii="Times New Roman" w:hAnsi="Times New Roman" w:cs="Times New Roman"/>
          <w:i/>
          <w:iCs/>
          <w:color w:val="000000" w:themeColor="text1"/>
          <w:sz w:val="20"/>
          <w:szCs w:val="20"/>
          <w:rPrChange w:id="1010" w:author="Zahid Syed" w:date="2025-09-24T13:00:00Z" w16du:dateUtc="2025-09-24T04:00:00Z">
            <w:rPr>
              <w:rFonts w:ascii="Times New Roman" w:hAnsi="Times New Roman" w:cs="Times New Roman"/>
              <w:i/>
              <w:iCs/>
              <w:color w:val="000000"/>
              <w:sz w:val="20"/>
              <w:szCs w:val="20"/>
            </w:rPr>
          </w:rPrChange>
        </w:rPr>
        <w:t>ŗşi</w:t>
      </w:r>
      <w:r w:rsidRPr="00E13F4E">
        <w:rPr>
          <w:rFonts w:ascii="Times New Roman" w:hAnsi="Times New Roman" w:cs="Times New Roman"/>
          <w:color w:val="000000" w:themeColor="text1"/>
          <w:sz w:val="20"/>
          <w:szCs w:val="20"/>
          <w:rPrChange w:id="1011" w:author="Zahid Syed" w:date="2025-09-24T13:00:00Z" w16du:dateUtc="2025-09-24T04:00:00Z">
            <w:rPr>
              <w:rFonts w:ascii="Times New Roman" w:hAnsi="Times New Roman" w:cs="Times New Roman"/>
              <w:color w:val="000000"/>
              <w:sz w:val="20"/>
              <w:szCs w:val="20"/>
            </w:rPr>
          </w:rPrChange>
        </w:rPr>
        <w:t xml:space="preserve">). In a world of countless gods, the perfect </w:t>
      </w:r>
      <w:r w:rsidRPr="00E13F4E">
        <w:rPr>
          <w:rFonts w:ascii="Times New Roman" w:hAnsi="Times New Roman" w:cs="Times New Roman"/>
          <w:i/>
          <w:iCs/>
          <w:color w:val="000000" w:themeColor="text1"/>
          <w:sz w:val="20"/>
          <w:szCs w:val="20"/>
          <w:rPrChange w:id="1012" w:author="Zahid Syed" w:date="2025-09-24T13:00:00Z" w16du:dateUtc="2025-09-24T04:00:00Z">
            <w:rPr>
              <w:rFonts w:ascii="Times New Roman" w:hAnsi="Times New Roman" w:cs="Times New Roman"/>
              <w:i/>
              <w:iCs/>
              <w:color w:val="000000"/>
              <w:sz w:val="20"/>
              <w:szCs w:val="20"/>
            </w:rPr>
          </w:rPrChange>
        </w:rPr>
        <w:t>ŗşi</w:t>
      </w:r>
      <w:r w:rsidRPr="00E13F4E">
        <w:rPr>
          <w:rFonts w:ascii="Times New Roman" w:hAnsi="Times New Roman" w:cs="Times New Roman"/>
          <w:color w:val="000000" w:themeColor="text1"/>
          <w:sz w:val="20"/>
          <w:szCs w:val="20"/>
          <w:rPrChange w:id="1013" w:author="Zahid Syed" w:date="2025-09-24T13:00:00Z" w16du:dateUtc="2025-09-24T04:00:00Z">
            <w:rPr>
              <w:rFonts w:ascii="Times New Roman" w:hAnsi="Times New Roman" w:cs="Times New Roman"/>
              <w:color w:val="000000"/>
              <w:sz w:val="20"/>
              <w:szCs w:val="20"/>
            </w:rPr>
          </w:rPrChange>
        </w:rPr>
        <w:t xml:space="preserve"> had power over the gods themselves, could intervene directly in creation, and in the belief of Buddhists and others, the anger of the </w:t>
      </w:r>
      <w:r w:rsidRPr="00E13F4E">
        <w:rPr>
          <w:rFonts w:ascii="Times New Roman" w:hAnsi="Times New Roman" w:cs="Times New Roman"/>
          <w:i/>
          <w:iCs/>
          <w:color w:val="000000" w:themeColor="text1"/>
          <w:sz w:val="20"/>
          <w:szCs w:val="20"/>
          <w:rPrChange w:id="1014" w:author="Zahid Syed" w:date="2025-09-24T13:00:00Z" w16du:dateUtc="2025-09-24T04:00:00Z">
            <w:rPr>
              <w:rFonts w:ascii="Times New Roman" w:hAnsi="Times New Roman" w:cs="Times New Roman"/>
              <w:i/>
              <w:iCs/>
              <w:color w:val="000000"/>
              <w:sz w:val="20"/>
              <w:szCs w:val="20"/>
            </w:rPr>
          </w:rPrChange>
        </w:rPr>
        <w:t>ŗşi</w:t>
      </w:r>
      <w:r w:rsidRPr="00E13F4E">
        <w:rPr>
          <w:rFonts w:ascii="Times New Roman" w:hAnsi="Times New Roman" w:cs="Times New Roman"/>
          <w:color w:val="000000" w:themeColor="text1"/>
          <w:sz w:val="20"/>
          <w:szCs w:val="20"/>
          <w:rPrChange w:id="1015" w:author="Zahid Syed" w:date="2025-09-24T13:00:00Z" w16du:dateUtc="2025-09-24T04:00:00Z">
            <w:rPr>
              <w:rFonts w:ascii="Times New Roman" w:hAnsi="Times New Roman" w:cs="Times New Roman"/>
              <w:color w:val="000000"/>
              <w:sz w:val="20"/>
              <w:szCs w:val="20"/>
            </w:rPr>
          </w:rPrChange>
        </w:rPr>
        <w:t xml:space="preserve"> could depopulate entire regions. In speaking of the “atheistic” nature of classical Buddhist and Jain teaching, therefore, it must be noted that these faiths did not reject belief in the gods of the Indic past but that they elevate the </w:t>
      </w:r>
      <w:r w:rsidRPr="00E13F4E">
        <w:rPr>
          <w:rFonts w:ascii="Times New Roman" w:hAnsi="Times New Roman" w:cs="Times New Roman"/>
          <w:i/>
          <w:iCs/>
          <w:color w:val="000000" w:themeColor="text1"/>
          <w:sz w:val="20"/>
          <w:szCs w:val="20"/>
          <w:rPrChange w:id="1016" w:author="Zahid Syed" w:date="2025-09-24T13:00:00Z" w16du:dateUtc="2025-09-24T04:00:00Z">
            <w:rPr>
              <w:rFonts w:ascii="Times New Roman" w:hAnsi="Times New Roman" w:cs="Times New Roman"/>
              <w:i/>
              <w:iCs/>
              <w:color w:val="000000"/>
              <w:sz w:val="20"/>
              <w:szCs w:val="20"/>
            </w:rPr>
          </w:rPrChange>
        </w:rPr>
        <w:t>ŗşi</w:t>
      </w:r>
      <w:r w:rsidRPr="00E13F4E">
        <w:rPr>
          <w:rFonts w:ascii="Times New Roman" w:hAnsi="Times New Roman" w:cs="Times New Roman"/>
          <w:color w:val="000000" w:themeColor="text1"/>
          <w:sz w:val="20"/>
          <w:szCs w:val="20"/>
          <w:rPrChange w:id="1017" w:author="Zahid Syed" w:date="2025-09-24T13:00:00Z" w16du:dateUtc="2025-09-24T04:00:00Z">
            <w:rPr>
              <w:rFonts w:ascii="Times New Roman" w:hAnsi="Times New Roman" w:cs="Times New Roman"/>
              <w:color w:val="000000"/>
              <w:sz w:val="20"/>
              <w:szCs w:val="20"/>
            </w:rPr>
          </w:rPrChange>
        </w:rPr>
        <w:t xml:space="preserve"> to a station that eclipsed them as well as human need for them. </w:t>
      </w:r>
    </w:p>
    <w:p w14:paraId="4C0D9D77"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1018"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1019" w:author="Zahid Syed" w:date="2025-09-24T13:00:00Z" w16du:dateUtc="2025-09-24T04:00:00Z">
            <w:rPr>
              <w:rFonts w:ascii="Times New Roman" w:hAnsi="Times New Roman" w:cs="Times New Roman"/>
              <w:color w:val="000000"/>
              <w:sz w:val="20"/>
              <w:szCs w:val="20"/>
            </w:rPr>
          </w:rPrChange>
        </w:rPr>
        <w:t xml:space="preserve">    Historically, the Jain religion goes back to Vardhamāna, who is called </w:t>
      </w:r>
      <w:r w:rsidRPr="00E13F4E">
        <w:rPr>
          <w:rFonts w:ascii="Times New Roman" w:hAnsi="Times New Roman" w:cs="Times New Roman"/>
          <w:i/>
          <w:iCs/>
          <w:color w:val="000000" w:themeColor="text1"/>
          <w:sz w:val="20"/>
          <w:szCs w:val="20"/>
          <w:rPrChange w:id="1020" w:author="Zahid Syed" w:date="2025-09-24T13:00:00Z" w16du:dateUtc="2025-09-24T04:00:00Z">
            <w:rPr>
              <w:rFonts w:ascii="Times New Roman" w:hAnsi="Times New Roman" w:cs="Times New Roman"/>
              <w:i/>
              <w:iCs/>
              <w:color w:val="000000"/>
              <w:sz w:val="20"/>
              <w:szCs w:val="20"/>
            </w:rPr>
          </w:rPrChange>
        </w:rPr>
        <w:t>Vīra</w:t>
      </w:r>
      <w:r w:rsidRPr="00E13F4E">
        <w:rPr>
          <w:rFonts w:ascii="Times New Roman" w:hAnsi="Times New Roman" w:cs="Times New Roman"/>
          <w:color w:val="000000" w:themeColor="text1"/>
          <w:sz w:val="20"/>
          <w:szCs w:val="20"/>
          <w:rPrChange w:id="1021" w:author="Zahid Syed" w:date="2025-09-24T13:00:00Z" w16du:dateUtc="2025-09-24T04:00:00Z">
            <w:rPr>
              <w:rFonts w:ascii="Times New Roman" w:hAnsi="Times New Roman" w:cs="Times New Roman"/>
              <w:color w:val="000000"/>
              <w:sz w:val="20"/>
              <w:szCs w:val="20"/>
            </w:rPr>
          </w:rPrChange>
        </w:rPr>
        <w:t xml:space="preserve"> (the Man) and </w:t>
      </w:r>
      <w:r w:rsidRPr="00E13F4E">
        <w:rPr>
          <w:rFonts w:ascii="Times New Roman" w:hAnsi="Times New Roman" w:cs="Times New Roman"/>
          <w:i/>
          <w:iCs/>
          <w:color w:val="000000" w:themeColor="text1"/>
          <w:sz w:val="20"/>
          <w:szCs w:val="20"/>
          <w:rPrChange w:id="1022" w:author="Zahid Syed" w:date="2025-09-24T13:00:00Z" w16du:dateUtc="2025-09-24T04:00:00Z">
            <w:rPr>
              <w:rFonts w:ascii="Times New Roman" w:hAnsi="Times New Roman" w:cs="Times New Roman"/>
              <w:i/>
              <w:iCs/>
              <w:color w:val="000000"/>
              <w:sz w:val="20"/>
              <w:szCs w:val="20"/>
            </w:rPr>
          </w:rPrChange>
        </w:rPr>
        <w:t>Mahāvīra</w:t>
      </w:r>
      <w:r w:rsidRPr="00E13F4E">
        <w:rPr>
          <w:rFonts w:ascii="Times New Roman" w:hAnsi="Times New Roman" w:cs="Times New Roman"/>
          <w:color w:val="000000" w:themeColor="text1"/>
          <w:sz w:val="20"/>
          <w:szCs w:val="20"/>
          <w:rPrChange w:id="1023" w:author="Zahid Syed" w:date="2025-09-24T13:00:00Z" w16du:dateUtc="2025-09-24T04:00:00Z">
            <w:rPr>
              <w:rFonts w:ascii="Times New Roman" w:hAnsi="Times New Roman" w:cs="Times New Roman"/>
              <w:color w:val="000000"/>
              <w:sz w:val="20"/>
              <w:szCs w:val="20"/>
            </w:rPr>
          </w:rPrChange>
        </w:rPr>
        <w:t xml:space="preserve"> (the Great Man). Mahāvīra belonged to a pivotal period in Indic religion that also saw the birth of Buddhism, Yoga, and the Sāňkhya School of Indic atheism. Vardhamāna was a contemporary of the Buddha, although probably older in age. Mahāvīra--like the Buddha--to on the vows of a monk. Mahāvīra practiced extreme asceticism and--in a pattern similar to the Buddha--began to preach his religion after attain “enlightenment.” He performed twelve years of self-mortification. After the first thirteen months, he discarded his clothing. At the end of the period, he attained “enlightenment.” He lived another forty-two years, preaching the law and instructing his eleven disciples, who laid the foundations of the Jain community. According to Jain tradition, Mahāvīra did not originate a new religion but followed in the wake of earler ancient exemplars (the </w:t>
      </w:r>
      <w:r w:rsidRPr="00E13F4E">
        <w:rPr>
          <w:rFonts w:ascii="Times New Roman" w:hAnsi="Times New Roman" w:cs="Times New Roman"/>
          <w:i/>
          <w:iCs/>
          <w:color w:val="000000" w:themeColor="text1"/>
          <w:sz w:val="20"/>
          <w:szCs w:val="20"/>
          <w:rPrChange w:id="1024" w:author="Zahid Syed" w:date="2025-09-24T13:00:00Z" w16du:dateUtc="2025-09-24T04:00:00Z">
            <w:rPr>
              <w:rFonts w:ascii="Times New Roman" w:hAnsi="Times New Roman" w:cs="Times New Roman"/>
              <w:i/>
              <w:iCs/>
              <w:color w:val="000000"/>
              <w:sz w:val="20"/>
              <w:szCs w:val="20"/>
            </w:rPr>
          </w:rPrChange>
        </w:rPr>
        <w:t>Tīrthakaras</w:t>
      </w:r>
      <w:r w:rsidRPr="00E13F4E">
        <w:rPr>
          <w:rFonts w:ascii="Times New Roman" w:hAnsi="Times New Roman" w:cs="Times New Roman"/>
          <w:color w:val="000000" w:themeColor="text1"/>
          <w:sz w:val="20"/>
          <w:szCs w:val="20"/>
          <w:rPrChange w:id="1025" w:author="Zahid Syed" w:date="2025-09-24T13:00:00Z" w16du:dateUtc="2025-09-24T04:00:00Z">
            <w:rPr>
              <w:rFonts w:ascii="Times New Roman" w:hAnsi="Times New Roman" w:cs="Times New Roman"/>
              <w:color w:val="000000"/>
              <w:sz w:val="20"/>
              <w:szCs w:val="20"/>
            </w:rPr>
          </w:rPrChange>
        </w:rPr>
        <w:t>), each of whom the Jains worship as a “god” (</w:t>
      </w:r>
      <w:r w:rsidRPr="00E13F4E">
        <w:rPr>
          <w:rFonts w:ascii="Times New Roman" w:hAnsi="Times New Roman" w:cs="Times New Roman"/>
          <w:i/>
          <w:iCs/>
          <w:color w:val="000000" w:themeColor="text1"/>
          <w:sz w:val="20"/>
          <w:szCs w:val="20"/>
          <w:rPrChange w:id="1026" w:author="Zahid Syed" w:date="2025-09-24T13:00:00Z" w16du:dateUtc="2025-09-24T04:00:00Z">
            <w:rPr>
              <w:rFonts w:ascii="Times New Roman" w:hAnsi="Times New Roman" w:cs="Times New Roman"/>
              <w:i/>
              <w:iCs/>
              <w:color w:val="000000"/>
              <w:sz w:val="20"/>
              <w:szCs w:val="20"/>
            </w:rPr>
          </w:rPrChange>
        </w:rPr>
        <w:t>deva</w:t>
      </w:r>
      <w:r w:rsidRPr="00E13F4E">
        <w:rPr>
          <w:rFonts w:ascii="Times New Roman" w:hAnsi="Times New Roman" w:cs="Times New Roman"/>
          <w:color w:val="000000" w:themeColor="text1"/>
          <w:sz w:val="20"/>
          <w:szCs w:val="20"/>
          <w:rPrChange w:id="1027" w:author="Zahid Syed" w:date="2025-09-24T13:00:00Z" w16du:dateUtc="2025-09-24T04:00:00Z">
            <w:rPr>
              <w:rFonts w:ascii="Times New Roman" w:hAnsi="Times New Roman" w:cs="Times New Roman"/>
              <w:color w:val="000000"/>
              <w:sz w:val="20"/>
              <w:szCs w:val="20"/>
            </w:rPr>
          </w:rPrChange>
        </w:rPr>
        <w:t xml:space="preserve">) along with Mahāvīra. They were all released from this world and do not intervene in worldly affairs. Yet the Jains erect temples to them and worship their images. The Jains do not consider Mahāvīra as the originator of their faith. Rather, they regard him as part of an “eternal” succession of Jain masters, who revealed their faith again and again in endlessly succeeding periods of the world’s past. Jainis deny belief in an eternal Supreme God, Creator and Lord of all things. But they admit to the existence of innumerable lesser gods of many kinds and various degrees of perfection. They believe none of these gods, however, to be eternal. Like Buddhism, Jainism focuses its teachings on the doctrine of </w:t>
      </w:r>
      <w:r w:rsidRPr="00E13F4E">
        <w:rPr>
          <w:rFonts w:ascii="Times New Roman" w:hAnsi="Times New Roman" w:cs="Times New Roman"/>
          <w:i/>
          <w:iCs/>
          <w:color w:val="000000" w:themeColor="text1"/>
          <w:sz w:val="20"/>
          <w:szCs w:val="20"/>
          <w:rPrChange w:id="1028" w:author="Zahid Syed" w:date="2025-09-24T13:00:00Z" w16du:dateUtc="2025-09-24T04:00:00Z">
            <w:rPr>
              <w:rFonts w:ascii="Times New Roman" w:hAnsi="Times New Roman" w:cs="Times New Roman"/>
              <w:i/>
              <w:iCs/>
              <w:color w:val="000000"/>
              <w:sz w:val="20"/>
              <w:szCs w:val="20"/>
            </w:rPr>
          </w:rPrChange>
        </w:rPr>
        <w:t>karma</w:t>
      </w:r>
      <w:r w:rsidRPr="00E13F4E">
        <w:rPr>
          <w:rFonts w:ascii="Times New Roman" w:hAnsi="Times New Roman" w:cs="Times New Roman"/>
          <w:color w:val="000000" w:themeColor="text1"/>
          <w:sz w:val="20"/>
          <w:szCs w:val="20"/>
          <w:rPrChange w:id="1029" w:author="Zahid Syed" w:date="2025-09-24T13:00:00Z" w16du:dateUtc="2025-09-24T04:00:00Z">
            <w:rPr>
              <w:rFonts w:ascii="Times New Roman" w:hAnsi="Times New Roman" w:cs="Times New Roman"/>
              <w:color w:val="000000"/>
              <w:sz w:val="20"/>
              <w:szCs w:val="20"/>
            </w:rPr>
          </w:rPrChange>
        </w:rPr>
        <w:t xml:space="preserve"> and seeks to attain “liberation” from the cycle of reincarnation in this world. In contrast to Buddhism, however, the Jains regard </w:t>
      </w:r>
      <w:r w:rsidRPr="00E13F4E">
        <w:rPr>
          <w:rFonts w:ascii="Times New Roman" w:hAnsi="Times New Roman" w:cs="Times New Roman"/>
          <w:i/>
          <w:iCs/>
          <w:color w:val="000000" w:themeColor="text1"/>
          <w:sz w:val="20"/>
          <w:szCs w:val="20"/>
          <w:rPrChange w:id="1030" w:author="Zahid Syed" w:date="2025-09-24T13:00:00Z" w16du:dateUtc="2025-09-24T04:00:00Z">
            <w:rPr>
              <w:rFonts w:ascii="Times New Roman" w:hAnsi="Times New Roman" w:cs="Times New Roman"/>
              <w:i/>
              <w:iCs/>
              <w:color w:val="000000"/>
              <w:sz w:val="20"/>
              <w:szCs w:val="20"/>
            </w:rPr>
          </w:rPrChange>
        </w:rPr>
        <w:t>karma</w:t>
      </w:r>
      <w:r w:rsidRPr="00E13F4E">
        <w:rPr>
          <w:rFonts w:ascii="Times New Roman" w:hAnsi="Times New Roman" w:cs="Times New Roman"/>
          <w:color w:val="000000" w:themeColor="text1"/>
          <w:sz w:val="20"/>
          <w:szCs w:val="20"/>
          <w:rPrChange w:id="1031" w:author="Zahid Syed" w:date="2025-09-24T13:00:00Z" w16du:dateUtc="2025-09-24T04:00:00Z">
            <w:rPr>
              <w:rFonts w:ascii="Times New Roman" w:hAnsi="Times New Roman" w:cs="Times New Roman"/>
              <w:color w:val="000000"/>
              <w:sz w:val="20"/>
              <w:szCs w:val="20"/>
            </w:rPr>
          </w:rPrChange>
        </w:rPr>
        <w:t xml:space="preserve"> as a subtle form of matter. The highest goal of Jainism is to rid the soul of all past</w:t>
      </w:r>
      <w:r w:rsidRPr="00E13F4E">
        <w:rPr>
          <w:rFonts w:ascii="Times New Roman" w:hAnsi="Times New Roman" w:cs="Times New Roman"/>
          <w:i/>
          <w:iCs/>
          <w:color w:val="000000" w:themeColor="text1"/>
          <w:sz w:val="20"/>
          <w:szCs w:val="20"/>
          <w:rPrChange w:id="1032" w:author="Zahid Syed" w:date="2025-09-24T13:00:00Z" w16du:dateUtc="2025-09-24T04:00:00Z">
            <w:rPr>
              <w:rFonts w:ascii="Times New Roman" w:hAnsi="Times New Roman" w:cs="Times New Roman"/>
              <w:i/>
              <w:iCs/>
              <w:color w:val="000000"/>
              <w:sz w:val="20"/>
              <w:szCs w:val="20"/>
            </w:rPr>
          </w:rPrChange>
        </w:rPr>
        <w:t xml:space="preserve"> karma</w:t>
      </w:r>
      <w:r w:rsidRPr="00E13F4E">
        <w:rPr>
          <w:rFonts w:ascii="Times New Roman" w:hAnsi="Times New Roman" w:cs="Times New Roman"/>
          <w:color w:val="000000" w:themeColor="text1"/>
          <w:sz w:val="20"/>
          <w:szCs w:val="20"/>
          <w:rPrChange w:id="1033" w:author="Zahid Syed" w:date="2025-09-24T13:00:00Z" w16du:dateUtc="2025-09-24T04:00:00Z">
            <w:rPr>
              <w:rFonts w:ascii="Times New Roman" w:hAnsi="Times New Roman" w:cs="Times New Roman"/>
              <w:color w:val="000000"/>
              <w:sz w:val="20"/>
              <w:szCs w:val="20"/>
            </w:rPr>
          </w:rPrChange>
        </w:rPr>
        <w:t xml:space="preserve">, while acquiring no new </w:t>
      </w:r>
      <w:r w:rsidRPr="00E13F4E">
        <w:rPr>
          <w:rFonts w:ascii="Times New Roman" w:hAnsi="Times New Roman" w:cs="Times New Roman"/>
          <w:i/>
          <w:iCs/>
          <w:color w:val="000000" w:themeColor="text1"/>
          <w:sz w:val="20"/>
          <w:szCs w:val="20"/>
          <w:rPrChange w:id="1034" w:author="Zahid Syed" w:date="2025-09-24T13:00:00Z" w16du:dateUtc="2025-09-24T04:00:00Z">
            <w:rPr>
              <w:rFonts w:ascii="Times New Roman" w:hAnsi="Times New Roman" w:cs="Times New Roman"/>
              <w:i/>
              <w:iCs/>
              <w:color w:val="000000"/>
              <w:sz w:val="20"/>
              <w:szCs w:val="20"/>
            </w:rPr>
          </w:rPrChange>
        </w:rPr>
        <w:t>karma</w:t>
      </w:r>
      <w:r w:rsidRPr="00E13F4E">
        <w:rPr>
          <w:rFonts w:ascii="Times New Roman" w:hAnsi="Times New Roman" w:cs="Times New Roman"/>
          <w:color w:val="000000" w:themeColor="text1"/>
          <w:sz w:val="20"/>
          <w:szCs w:val="20"/>
          <w:rPrChange w:id="1035" w:author="Zahid Syed" w:date="2025-09-24T13:00:00Z" w16du:dateUtc="2025-09-24T04:00:00Z">
            <w:rPr>
              <w:rFonts w:ascii="Times New Roman" w:hAnsi="Times New Roman" w:cs="Times New Roman"/>
              <w:color w:val="000000"/>
              <w:sz w:val="20"/>
              <w:szCs w:val="20"/>
            </w:rPr>
          </w:rPrChange>
        </w:rPr>
        <w:t>. The Buddhists call liberation “</w:t>
      </w:r>
      <w:r w:rsidRPr="00E13F4E">
        <w:rPr>
          <w:rFonts w:ascii="Times New Roman" w:hAnsi="Times New Roman" w:cs="Times New Roman"/>
          <w:i/>
          <w:iCs/>
          <w:color w:val="000000" w:themeColor="text1"/>
          <w:sz w:val="20"/>
          <w:szCs w:val="20"/>
          <w:rPrChange w:id="1036" w:author="Zahid Syed" w:date="2025-09-24T13:00:00Z" w16du:dateUtc="2025-09-24T04:00:00Z">
            <w:rPr>
              <w:rFonts w:ascii="Times New Roman" w:hAnsi="Times New Roman" w:cs="Times New Roman"/>
              <w:i/>
              <w:iCs/>
              <w:color w:val="000000"/>
              <w:sz w:val="20"/>
              <w:szCs w:val="20"/>
            </w:rPr>
          </w:rPrChange>
        </w:rPr>
        <w:t>nirvaņa</w:t>
      </w:r>
      <w:r w:rsidRPr="00E13F4E">
        <w:rPr>
          <w:rFonts w:ascii="Times New Roman" w:hAnsi="Times New Roman" w:cs="Times New Roman"/>
          <w:color w:val="000000" w:themeColor="text1"/>
          <w:sz w:val="20"/>
          <w:szCs w:val="20"/>
          <w:rPrChange w:id="1037" w:author="Zahid Syed" w:date="2025-09-24T13:00:00Z" w16du:dateUtc="2025-09-24T04:00:00Z">
            <w:rPr>
              <w:rFonts w:ascii="Times New Roman" w:hAnsi="Times New Roman" w:cs="Times New Roman"/>
              <w:color w:val="000000"/>
              <w:sz w:val="20"/>
              <w:szCs w:val="20"/>
            </w:rPr>
          </w:rPrChange>
        </w:rPr>
        <w:t>,” while the Jains refer to it as “</w:t>
      </w:r>
      <w:r w:rsidRPr="00E13F4E">
        <w:rPr>
          <w:rFonts w:ascii="Times New Roman" w:hAnsi="Times New Roman" w:cs="Times New Roman"/>
          <w:i/>
          <w:iCs/>
          <w:color w:val="000000" w:themeColor="text1"/>
          <w:sz w:val="20"/>
          <w:szCs w:val="20"/>
          <w:rPrChange w:id="1038" w:author="Zahid Syed" w:date="2025-09-24T13:00:00Z" w16du:dateUtc="2025-09-24T04:00:00Z">
            <w:rPr>
              <w:rFonts w:ascii="Times New Roman" w:hAnsi="Times New Roman" w:cs="Times New Roman"/>
              <w:i/>
              <w:iCs/>
              <w:color w:val="000000"/>
              <w:sz w:val="20"/>
              <w:szCs w:val="20"/>
            </w:rPr>
          </w:rPrChange>
        </w:rPr>
        <w:t>kevala</w:t>
      </w:r>
      <w:r w:rsidRPr="00E13F4E">
        <w:rPr>
          <w:rFonts w:ascii="Times New Roman" w:hAnsi="Times New Roman" w:cs="Times New Roman"/>
          <w:color w:val="000000" w:themeColor="text1"/>
          <w:sz w:val="20"/>
          <w:szCs w:val="20"/>
          <w:rPrChange w:id="1039" w:author="Zahid Syed" w:date="2025-09-24T13:00:00Z" w16du:dateUtc="2025-09-24T04:00:00Z">
            <w:rPr>
              <w:rFonts w:ascii="Times New Roman" w:hAnsi="Times New Roman" w:cs="Times New Roman"/>
              <w:color w:val="000000"/>
              <w:sz w:val="20"/>
              <w:szCs w:val="20"/>
            </w:rPr>
          </w:rPrChange>
        </w:rPr>
        <w:t>” (isolation). Jain monks take five vows: 1) Do not kill, 2) do not lie, 3) do not steal, 4) do not have sexual intercourse, and 5) renounce all interest in worldly things, especially the possession of property. The Jain lay community is not held to these vows but has well-defined religious duties and privileges, and they are not regarded as outsiders in the presence of the monks. The Jain lay community exist in most Indian towns and cities. They tend to be wealthy and well-educated.</w:t>
      </w:r>
    </w:p>
  </w:footnote>
  <w:footnote w:id="30">
    <w:p w14:paraId="415EBD04" w14:textId="77777777" w:rsidR="00B335E1" w:rsidRPr="00E13F4E" w:rsidRDefault="00B335E1" w:rsidP="005D5C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sz w:val="20"/>
          <w:szCs w:val="20"/>
          <w:rPrChange w:id="1041"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1042"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043" w:author="Zahid Syed" w:date="2025-09-24T13:00:00Z" w16du:dateUtc="2025-09-24T04:00:00Z">
            <w:rPr>
              <w:rFonts w:ascii="Times New Roman" w:hAnsi="Times New Roman" w:cs="Times New Roman"/>
              <w:sz w:val="20"/>
              <w:szCs w:val="20"/>
            </w:rPr>
          </w:rPrChange>
        </w:rPr>
        <w:t xml:space="preserve"> Thomas Walker Arnold, </w:t>
      </w:r>
      <w:r w:rsidRPr="00E13F4E">
        <w:rPr>
          <w:rFonts w:ascii="Times New Roman" w:hAnsi="Times New Roman" w:cs="Times New Roman"/>
          <w:i/>
          <w:iCs/>
          <w:color w:val="000000" w:themeColor="text1"/>
          <w:sz w:val="20"/>
          <w:szCs w:val="20"/>
          <w:rPrChange w:id="1044" w:author="Zahid Syed" w:date="2025-09-24T13:00:00Z" w16du:dateUtc="2025-09-24T04:00:00Z">
            <w:rPr>
              <w:rFonts w:ascii="Times New Roman" w:hAnsi="Times New Roman" w:cs="Times New Roman"/>
              <w:i/>
              <w:iCs/>
              <w:color w:val="000000"/>
              <w:sz w:val="20"/>
              <w:szCs w:val="20"/>
            </w:rPr>
          </w:rPrChange>
        </w:rPr>
        <w:t>The Preaching of Islam: A History of the Propagation of the Muslim Faith</w:t>
      </w:r>
      <w:r w:rsidRPr="00E13F4E">
        <w:rPr>
          <w:rFonts w:ascii="Times New Roman" w:hAnsi="Times New Roman" w:cs="Times New Roman"/>
          <w:color w:val="000000" w:themeColor="text1"/>
          <w:sz w:val="20"/>
          <w:szCs w:val="20"/>
          <w:rPrChange w:id="1045" w:author="Zahid Syed" w:date="2025-09-24T13:00:00Z" w16du:dateUtc="2025-09-24T04:00:00Z">
            <w:rPr>
              <w:rFonts w:ascii="Times New Roman" w:hAnsi="Times New Roman" w:cs="Times New Roman"/>
              <w:color w:val="000000"/>
              <w:sz w:val="20"/>
              <w:szCs w:val="20"/>
            </w:rPr>
          </w:rPrChange>
        </w:rPr>
        <w:t>, (Westminster: Archibald Constable &amp; Co., 1896)</w:t>
      </w:r>
      <w:r w:rsidRPr="00E13F4E">
        <w:rPr>
          <w:rFonts w:ascii="Times New Roman" w:hAnsi="Times New Roman" w:cs="Times New Roman"/>
          <w:color w:val="000000" w:themeColor="text1"/>
          <w:sz w:val="20"/>
          <w:szCs w:val="20"/>
          <w:rPrChange w:id="1046" w:author="Zahid Syed" w:date="2025-09-24T13:00:00Z" w16du:dateUtc="2025-09-24T04:00:00Z">
            <w:rPr>
              <w:rFonts w:ascii="Times New Roman" w:hAnsi="Times New Roman" w:cs="Times New Roman"/>
              <w:sz w:val="20"/>
              <w:szCs w:val="20"/>
            </w:rPr>
          </w:rPrChange>
        </w:rPr>
        <w:t>. Although first published in 1313/1896, Arnold’s work appeared in many successive editions in later decades.</w:t>
      </w:r>
    </w:p>
  </w:footnote>
  <w:footnote w:id="31">
    <w:p w14:paraId="6A8613AC" w14:textId="77777777" w:rsidR="00B335E1" w:rsidRPr="00E13F4E" w:rsidRDefault="00B335E1" w:rsidP="005D5C5B">
      <w:pPr>
        <w:pStyle w:val="NormalWeb"/>
        <w:spacing w:before="0" w:beforeAutospacing="0" w:after="0" w:afterAutospacing="0"/>
        <w:rPr>
          <w:color w:val="000000" w:themeColor="text1"/>
          <w:sz w:val="20"/>
          <w:szCs w:val="20"/>
          <w:rPrChange w:id="1047" w:author="Zahid Syed" w:date="2025-09-24T13:00:00Z" w16du:dateUtc="2025-09-24T04:00:00Z">
            <w:rPr>
              <w:color w:val="202122"/>
              <w:sz w:val="20"/>
              <w:szCs w:val="20"/>
            </w:rPr>
          </w:rPrChange>
        </w:rPr>
      </w:pPr>
      <w:r w:rsidRPr="00E13F4E">
        <w:rPr>
          <w:rStyle w:val="FootnoteReference"/>
          <w:color w:val="000000" w:themeColor="text1"/>
          <w:sz w:val="20"/>
          <w:szCs w:val="20"/>
          <w:rPrChange w:id="1048" w:author="Zahid Syed" w:date="2025-09-24T13:00:00Z" w16du:dateUtc="2025-09-24T04:00:00Z">
            <w:rPr>
              <w:rStyle w:val="FootnoteReference"/>
              <w:sz w:val="20"/>
              <w:szCs w:val="20"/>
            </w:rPr>
          </w:rPrChange>
        </w:rPr>
        <w:footnoteRef/>
      </w:r>
      <w:r w:rsidRPr="00E13F4E">
        <w:rPr>
          <w:color w:val="000000" w:themeColor="text1"/>
          <w:sz w:val="20"/>
          <w:szCs w:val="20"/>
          <w:rPrChange w:id="1049" w:author="Zahid Syed" w:date="2025-09-24T13:00:00Z" w16du:dateUtc="2025-09-24T04:00:00Z">
            <w:rPr>
              <w:sz w:val="20"/>
              <w:szCs w:val="20"/>
            </w:rPr>
          </w:rPrChange>
        </w:rPr>
        <w:t xml:space="preserve"> </w:t>
      </w:r>
      <w:r w:rsidRPr="00E13F4E">
        <w:rPr>
          <w:b/>
          <w:bCs/>
          <w:color w:val="000000" w:themeColor="text1"/>
          <w:sz w:val="20"/>
          <w:szCs w:val="20"/>
          <w:rPrChange w:id="1050" w:author="Zahid Syed" w:date="2025-09-24T13:00:00Z" w16du:dateUtc="2025-09-24T04:00:00Z">
            <w:rPr>
              <w:b/>
              <w:bCs/>
              <w:color w:val="202122"/>
              <w:sz w:val="20"/>
              <w:szCs w:val="20"/>
            </w:rPr>
          </w:rPrChange>
        </w:rPr>
        <w:t xml:space="preserve">Thomas W. Arnold </w:t>
      </w:r>
      <w:r w:rsidRPr="00E13F4E">
        <w:rPr>
          <w:color w:val="000000" w:themeColor="text1"/>
          <w:sz w:val="20"/>
          <w:szCs w:val="20"/>
          <w:rPrChange w:id="1051" w:author="Zahid Syed" w:date="2025-09-24T13:00:00Z" w16du:dateUtc="2025-09-24T04:00:00Z">
            <w:rPr>
              <w:color w:val="202122"/>
              <w:sz w:val="20"/>
              <w:szCs w:val="20"/>
            </w:rPr>
          </w:rPrChange>
        </w:rPr>
        <w:t xml:space="preserve">(d. 1349/1930) or, more fully, Sir Thomas Walker Arnold was a noted English Orientalist and historian of Islamic art, teaching at the Muhammadan Anglo-Oriental College of India, which later became Aligarh Muslim University, and the Government College University of Lahore, later being appointed as the Dean of the Oriental Faculty at Lahore’s Punjab University. He also taught Arabic and Islamic Studies at the University of London’s School of Oriental Studies from 1339/1921 until his death in 1349/1030. Arnold was a close friend of Sir Syed Ahmed Khan (d. 1316/1898), who inspired him to write </w:t>
      </w:r>
      <w:r w:rsidRPr="00E13F4E">
        <w:rPr>
          <w:i/>
          <w:iCs/>
          <w:color w:val="000000" w:themeColor="text1"/>
          <w:sz w:val="20"/>
          <w:szCs w:val="20"/>
          <w:rPrChange w:id="1052" w:author="Zahid Syed" w:date="2025-09-24T13:00:00Z" w16du:dateUtc="2025-09-24T04:00:00Z">
            <w:rPr>
              <w:i/>
              <w:iCs/>
              <w:color w:val="202122"/>
              <w:sz w:val="20"/>
              <w:szCs w:val="20"/>
            </w:rPr>
          </w:rPrChange>
        </w:rPr>
        <w:t>The Preaching of Islam</w:t>
      </w:r>
      <w:r w:rsidRPr="00E13F4E">
        <w:rPr>
          <w:color w:val="000000" w:themeColor="text1"/>
          <w:sz w:val="20"/>
          <w:szCs w:val="20"/>
          <w:rPrChange w:id="1053" w:author="Zahid Syed" w:date="2025-09-24T13:00:00Z" w16du:dateUtc="2025-09-24T04:00:00Z">
            <w:rPr>
              <w:color w:val="202122"/>
              <w:sz w:val="20"/>
              <w:szCs w:val="20"/>
            </w:rPr>
          </w:rPrChange>
        </w:rPr>
        <w:t xml:space="preserve">. He also knew well the Islamic Scholar, poet, and philosopher Shibli Nomani (d. 1332/1914), whom he taught at Aligarh, as well as the historian, writer, and Scholar Syed Sulaiman Nadvi (d. 1372/1953) and the great Muslim poet-philosopher Muhammad Iqbal (d. 1357/1938), who was undoubtedly one of the greatest poets of the entire fourteenth/twentieth century. Thomas Arnold was also the first English editor of the first edition of </w:t>
      </w:r>
      <w:r w:rsidRPr="00E13F4E">
        <w:rPr>
          <w:i/>
          <w:iCs/>
          <w:color w:val="000000" w:themeColor="text1"/>
          <w:sz w:val="20"/>
          <w:szCs w:val="20"/>
          <w:rPrChange w:id="1054" w:author="Zahid Syed" w:date="2025-09-24T13:00:00Z" w16du:dateUtc="2025-09-24T04:00:00Z">
            <w:rPr>
              <w:i/>
              <w:iCs/>
              <w:color w:val="202122"/>
              <w:sz w:val="20"/>
              <w:szCs w:val="20"/>
            </w:rPr>
          </w:rPrChange>
        </w:rPr>
        <w:t>The Encyclopaedia of Islam</w:t>
      </w:r>
      <w:r w:rsidRPr="00E13F4E">
        <w:rPr>
          <w:color w:val="000000" w:themeColor="text1"/>
          <w:sz w:val="20"/>
          <w:szCs w:val="20"/>
          <w:rPrChange w:id="1055" w:author="Zahid Syed" w:date="2025-09-24T13:00:00Z" w16du:dateUtc="2025-09-24T04:00:00Z">
            <w:rPr>
              <w:color w:val="202122"/>
              <w:sz w:val="20"/>
              <w:szCs w:val="20"/>
            </w:rPr>
          </w:rPrChange>
        </w:rPr>
        <w:t xml:space="preserve">. He was invested as a Companion of the Order of the Indian Empire in 1330/1912 and anointed as a British Knight in 1339/1921. Among the most influential works of Thomas Arnold is </w:t>
      </w:r>
      <w:r w:rsidRPr="00E13F4E">
        <w:rPr>
          <w:i/>
          <w:iCs/>
          <w:color w:val="000000" w:themeColor="text1"/>
          <w:sz w:val="20"/>
          <w:szCs w:val="20"/>
          <w:rPrChange w:id="1056" w:author="Zahid Syed" w:date="2025-09-24T13:00:00Z" w16du:dateUtc="2025-09-24T04:00:00Z">
            <w:rPr>
              <w:i/>
              <w:iCs/>
              <w:color w:val="202122"/>
              <w:sz w:val="20"/>
              <w:szCs w:val="20"/>
            </w:rPr>
          </w:rPrChange>
        </w:rPr>
        <w:t>The Preaching of Islam: A History of the Propagation of the Muslim Faith</w:t>
      </w:r>
      <w:r w:rsidRPr="00E13F4E">
        <w:rPr>
          <w:color w:val="000000" w:themeColor="text1"/>
          <w:sz w:val="20"/>
          <w:szCs w:val="20"/>
          <w:rPrChange w:id="1057" w:author="Zahid Syed" w:date="2025-09-24T13:00:00Z" w16du:dateUtc="2025-09-24T04:00:00Z">
            <w:rPr>
              <w:color w:val="202122"/>
              <w:sz w:val="20"/>
              <w:szCs w:val="20"/>
            </w:rPr>
          </w:rPrChange>
        </w:rPr>
        <w:t xml:space="preserve">, which first appeared in 1314/1896 and many other works. </w:t>
      </w:r>
    </w:p>
  </w:footnote>
  <w:footnote w:id="32">
    <w:p w14:paraId="34ADA9CB" w14:textId="77777777" w:rsidR="00B335E1" w:rsidRPr="00E13F4E" w:rsidRDefault="00B335E1" w:rsidP="005D5C5B">
      <w:pPr>
        <w:pStyle w:val="FootnoteText1"/>
        <w:rPr>
          <w:color w:val="000000" w:themeColor="text1"/>
          <w:rPrChange w:id="1058" w:author="Zahid Syed" w:date="2025-09-24T13:00:00Z" w16du:dateUtc="2025-09-24T04:00:00Z">
            <w:rPr/>
          </w:rPrChange>
        </w:rPr>
      </w:pPr>
      <w:r w:rsidRPr="00E13F4E">
        <w:rPr>
          <w:rStyle w:val="FootnoteReference"/>
          <w:color w:val="000000" w:themeColor="text1"/>
          <w:rPrChange w:id="1059" w:author="Zahid Syed" w:date="2025-09-24T13:00:00Z" w16du:dateUtc="2025-09-24T04:00:00Z">
            <w:rPr>
              <w:rStyle w:val="FootnoteReference"/>
            </w:rPr>
          </w:rPrChange>
        </w:rPr>
        <w:footnoteRef/>
      </w:r>
      <w:r w:rsidRPr="00E13F4E">
        <w:rPr>
          <w:color w:val="000000" w:themeColor="text1"/>
          <w:rPrChange w:id="1060" w:author="Zahid Syed" w:date="2025-09-24T13:00:00Z" w16du:dateUtc="2025-09-24T04:00:00Z">
            <w:rPr/>
          </w:rPrChange>
        </w:rPr>
        <w:t xml:space="preserve"> </w:t>
      </w:r>
      <w:r w:rsidRPr="00E13F4E">
        <w:rPr>
          <w:rFonts w:eastAsia="Yu Gothic"/>
          <w:b/>
          <w:bCs/>
          <w:color w:val="000000" w:themeColor="text1"/>
          <w:rPrChange w:id="1061" w:author="Zahid Syed" w:date="2025-09-24T13:00:00Z" w16du:dateUtc="2025-09-24T04:00:00Z">
            <w:rPr>
              <w:rFonts w:eastAsia="Yu Gothic"/>
              <w:b/>
              <w:bCs/>
              <w:color w:val="000000"/>
            </w:rPr>
          </w:rPrChange>
        </w:rPr>
        <w:t>Animus</w:t>
      </w:r>
      <w:r w:rsidRPr="00E13F4E">
        <w:rPr>
          <w:rFonts w:eastAsia="Yu Gothic"/>
          <w:color w:val="000000" w:themeColor="text1"/>
          <w:rPrChange w:id="1062" w:author="Zahid Syed" w:date="2025-09-24T13:00:00Z" w16du:dateUtc="2025-09-24T04:00:00Z">
            <w:rPr>
              <w:rFonts w:eastAsia="Yu Gothic"/>
              <w:color w:val="000000"/>
            </w:rPr>
          </w:rPrChange>
        </w:rPr>
        <w:t xml:space="preserve"> refers to prejudicial ill will that is spiteful and malevolent.</w:t>
      </w:r>
    </w:p>
  </w:footnote>
  <w:footnote w:id="33">
    <w:p w14:paraId="05579157" w14:textId="77777777" w:rsidR="00B335E1" w:rsidRPr="00E13F4E" w:rsidRDefault="00B335E1" w:rsidP="005D5C5B">
      <w:pPr>
        <w:pStyle w:val="FootnoteText1"/>
        <w:rPr>
          <w:color w:val="000000" w:themeColor="text1"/>
          <w:rPrChange w:id="1063" w:author="Zahid Syed" w:date="2025-09-24T13:00:00Z" w16du:dateUtc="2025-09-24T04:00:00Z">
            <w:rPr/>
          </w:rPrChange>
        </w:rPr>
      </w:pPr>
      <w:r w:rsidRPr="00E13F4E">
        <w:rPr>
          <w:rStyle w:val="FootnoteReference"/>
          <w:color w:val="000000" w:themeColor="text1"/>
          <w:rPrChange w:id="1064" w:author="Zahid Syed" w:date="2025-09-24T13:00:00Z" w16du:dateUtc="2025-09-24T04:00:00Z">
            <w:rPr>
              <w:rStyle w:val="FootnoteReference"/>
            </w:rPr>
          </w:rPrChange>
        </w:rPr>
        <w:footnoteRef/>
      </w:r>
      <w:r w:rsidRPr="00E13F4E">
        <w:rPr>
          <w:color w:val="000000" w:themeColor="text1"/>
          <w:rPrChange w:id="1065" w:author="Zahid Syed" w:date="2025-09-24T13:00:00Z" w16du:dateUtc="2025-09-24T04:00:00Z">
            <w:rPr/>
          </w:rPrChange>
        </w:rPr>
        <w:t xml:space="preserve"> Richard W. Bulliet’s </w:t>
      </w:r>
      <w:r w:rsidRPr="00E13F4E">
        <w:rPr>
          <w:i/>
          <w:iCs/>
          <w:color w:val="000000" w:themeColor="text1"/>
          <w:rPrChange w:id="1066" w:author="Zahid Syed" w:date="2025-09-24T13:00:00Z" w16du:dateUtc="2025-09-24T04:00:00Z">
            <w:rPr>
              <w:i/>
              <w:iCs/>
            </w:rPr>
          </w:rPrChange>
        </w:rPr>
        <w:t xml:space="preserve">Conversion to Islam in the Medieval Period: An Essay in Quantitative History, </w:t>
      </w:r>
      <w:r w:rsidRPr="00E13F4E">
        <w:rPr>
          <w:color w:val="000000" w:themeColor="text1"/>
          <w:rPrChange w:id="1067" w:author="Zahid Syed" w:date="2025-09-24T13:00:00Z" w16du:dateUtc="2025-09-24T04:00:00Z">
            <w:rPr/>
          </w:rPrChange>
        </w:rPr>
        <w:t>(Cambridge, Mass. &amp; London: Harvard University Press, 1979). This innovative</w:t>
      </w:r>
      <w:r w:rsidRPr="00E13F4E">
        <w:rPr>
          <w:i/>
          <w:iCs/>
          <w:color w:val="000000" w:themeColor="text1"/>
          <w:rPrChange w:id="1068" w:author="Zahid Syed" w:date="2025-09-24T13:00:00Z" w16du:dateUtc="2025-09-24T04:00:00Z">
            <w:rPr>
              <w:i/>
              <w:iCs/>
            </w:rPr>
          </w:rPrChange>
        </w:rPr>
        <w:t xml:space="preserve"> </w:t>
      </w:r>
      <w:r w:rsidRPr="00E13F4E">
        <w:rPr>
          <w:color w:val="000000" w:themeColor="text1"/>
          <w:rPrChange w:id="1069" w:author="Zahid Syed" w:date="2025-09-24T13:00:00Z" w16du:dateUtc="2025-09-24T04:00:00Z">
            <w:rPr/>
          </w:rPrChange>
        </w:rPr>
        <w:t>work introduced a new approach to the history of Islamic conversion, which was based on a quantitative historiography of Muslim conversion in the core lands of Islam during the early centuries. Bulliet asserts that Islam’s initial conversions in these central regions of the Near East constituted “the great conversion experience that fundamentally changed world history by uniting the peoples of the Middle East in a new religion.” He shows that this conversion process in such lands as Iran, Iraq, Syria, Egypt, Spain, and Portugal was gradual, and his data demonstrates repeatedly that Muslims did not attain majority status in any of the core conquered regions until centuries after conquest.</w:t>
      </w:r>
    </w:p>
  </w:footnote>
  <w:footnote w:id="34">
    <w:p w14:paraId="0B6F59C0" w14:textId="77777777" w:rsidR="00B335E1" w:rsidRPr="00E13F4E" w:rsidRDefault="00B335E1" w:rsidP="005D5C5B">
      <w:pPr>
        <w:pStyle w:val="NormalWeb"/>
        <w:spacing w:before="0" w:beforeAutospacing="0" w:after="0" w:afterAutospacing="0"/>
        <w:rPr>
          <w:color w:val="000000" w:themeColor="text1"/>
          <w:sz w:val="20"/>
          <w:szCs w:val="20"/>
          <w:rPrChange w:id="1070" w:author="Zahid Syed" w:date="2025-09-24T13:00:00Z" w16du:dateUtc="2025-09-24T04:00:00Z">
            <w:rPr>
              <w:sz w:val="20"/>
              <w:szCs w:val="20"/>
            </w:rPr>
          </w:rPrChange>
        </w:rPr>
      </w:pPr>
      <w:r w:rsidRPr="00E13F4E">
        <w:rPr>
          <w:rStyle w:val="FootnoteReference"/>
          <w:color w:val="000000" w:themeColor="text1"/>
          <w:sz w:val="20"/>
          <w:szCs w:val="20"/>
          <w:rPrChange w:id="1071" w:author="Zahid Syed" w:date="2025-09-24T13:00:00Z" w16du:dateUtc="2025-09-24T04:00:00Z">
            <w:rPr>
              <w:rStyle w:val="FootnoteReference"/>
              <w:sz w:val="20"/>
              <w:szCs w:val="20"/>
            </w:rPr>
          </w:rPrChange>
        </w:rPr>
        <w:footnoteRef/>
      </w:r>
      <w:r w:rsidRPr="00E13F4E">
        <w:rPr>
          <w:color w:val="000000" w:themeColor="text1"/>
          <w:sz w:val="20"/>
          <w:szCs w:val="20"/>
          <w:rPrChange w:id="1072" w:author="Zahid Syed" w:date="2025-09-24T13:00:00Z" w16du:dateUtc="2025-09-24T04:00:00Z">
            <w:rPr>
              <w:sz w:val="20"/>
              <w:szCs w:val="20"/>
            </w:rPr>
          </w:rPrChange>
        </w:rPr>
        <w:t xml:space="preserve"> </w:t>
      </w:r>
      <w:r w:rsidRPr="00E13F4E">
        <w:rPr>
          <w:b/>
          <w:bCs/>
          <w:color w:val="000000" w:themeColor="text1"/>
          <w:sz w:val="20"/>
          <w:szCs w:val="20"/>
          <w:rPrChange w:id="1073" w:author="Zahid Syed" w:date="2025-09-24T13:00:00Z" w16du:dateUtc="2025-09-24T04:00:00Z">
            <w:rPr>
              <w:b/>
              <w:bCs/>
              <w:sz w:val="20"/>
              <w:szCs w:val="20"/>
            </w:rPr>
          </w:rPrChange>
        </w:rPr>
        <w:t xml:space="preserve">Richard W. Bulliet </w:t>
      </w:r>
      <w:r w:rsidRPr="00E13F4E">
        <w:rPr>
          <w:color w:val="000000" w:themeColor="text1"/>
          <w:sz w:val="20"/>
          <w:szCs w:val="20"/>
          <w:rPrChange w:id="1074" w:author="Zahid Syed" w:date="2025-09-24T13:00:00Z" w16du:dateUtc="2025-09-24T04:00:00Z">
            <w:rPr>
              <w:sz w:val="20"/>
              <w:szCs w:val="20"/>
            </w:rPr>
          </w:rPrChange>
        </w:rPr>
        <w:t xml:space="preserve">(born 1359/1940) is a professor emeritus in Middle Eastern history at Columbia University. He specialized in the history of Islamic society and institution, with particular interest in the data-based study of the spread of Islam in its central lands in history. He endorses and embodies synthetic global history and also focuses upon the history of technology and the age-old relationship between human beings and animals in their societies. Among his many notable works are </w:t>
      </w:r>
      <w:r w:rsidRPr="00E13F4E">
        <w:rPr>
          <w:i/>
          <w:iCs/>
          <w:color w:val="000000" w:themeColor="text1"/>
          <w:sz w:val="20"/>
          <w:szCs w:val="20"/>
          <w:rPrChange w:id="1075" w:author="Zahid Syed" w:date="2025-09-24T13:00:00Z" w16du:dateUtc="2025-09-24T04:00:00Z">
            <w:rPr>
              <w:i/>
              <w:iCs/>
              <w:sz w:val="20"/>
              <w:szCs w:val="20"/>
            </w:rPr>
          </w:rPrChange>
        </w:rPr>
        <w:t xml:space="preserve">The Camel and the Wheel </w:t>
      </w:r>
      <w:r w:rsidRPr="00E13F4E">
        <w:rPr>
          <w:color w:val="000000" w:themeColor="text1"/>
          <w:sz w:val="20"/>
          <w:szCs w:val="20"/>
          <w:rPrChange w:id="1076" w:author="Zahid Syed" w:date="2025-09-24T13:00:00Z" w16du:dateUtc="2025-09-24T04:00:00Z">
            <w:rPr>
              <w:sz w:val="20"/>
              <w:szCs w:val="20"/>
            </w:rPr>
          </w:rPrChange>
        </w:rPr>
        <w:t xml:space="preserve">(1975), </w:t>
      </w:r>
      <w:r w:rsidRPr="00E13F4E">
        <w:rPr>
          <w:i/>
          <w:iCs/>
          <w:color w:val="000000" w:themeColor="text1"/>
          <w:sz w:val="20"/>
          <w:szCs w:val="20"/>
          <w:rPrChange w:id="1077" w:author="Zahid Syed" w:date="2025-09-24T13:00:00Z" w16du:dateUtc="2025-09-24T04:00:00Z">
            <w:rPr>
              <w:i/>
              <w:iCs/>
              <w:sz w:val="20"/>
              <w:szCs w:val="20"/>
            </w:rPr>
          </w:rPrChange>
        </w:rPr>
        <w:t>Conversion to Islam in the Medieval Period: An Essay in Quantitative History</w:t>
      </w:r>
      <w:r w:rsidRPr="00E13F4E">
        <w:rPr>
          <w:color w:val="000000" w:themeColor="text1"/>
          <w:sz w:val="20"/>
          <w:szCs w:val="20"/>
          <w:rPrChange w:id="1078" w:author="Zahid Syed" w:date="2025-09-24T13:00:00Z" w16du:dateUtc="2025-09-24T04:00:00Z">
            <w:rPr>
              <w:sz w:val="20"/>
              <w:szCs w:val="20"/>
            </w:rPr>
          </w:rPrChange>
        </w:rPr>
        <w:t xml:space="preserve"> (1979), </w:t>
      </w:r>
      <w:r w:rsidRPr="00E13F4E">
        <w:rPr>
          <w:i/>
          <w:iCs/>
          <w:color w:val="000000" w:themeColor="text1"/>
          <w:sz w:val="20"/>
          <w:szCs w:val="20"/>
          <w:rPrChange w:id="1079" w:author="Zahid Syed" w:date="2025-09-24T13:00:00Z" w16du:dateUtc="2025-09-24T04:00:00Z">
            <w:rPr>
              <w:i/>
              <w:iCs/>
              <w:sz w:val="20"/>
              <w:szCs w:val="20"/>
            </w:rPr>
          </w:rPrChange>
        </w:rPr>
        <w:t>Islam: The View from the Edge</w:t>
      </w:r>
      <w:r w:rsidRPr="00E13F4E">
        <w:rPr>
          <w:color w:val="000000" w:themeColor="text1"/>
          <w:sz w:val="20"/>
          <w:szCs w:val="20"/>
          <w:rPrChange w:id="1080" w:author="Zahid Syed" w:date="2025-09-24T13:00:00Z" w16du:dateUtc="2025-09-24T04:00:00Z">
            <w:rPr>
              <w:sz w:val="20"/>
              <w:szCs w:val="20"/>
            </w:rPr>
          </w:rPrChange>
        </w:rPr>
        <w:t xml:space="preserve"> (1994), </w:t>
      </w:r>
      <w:r w:rsidRPr="00E13F4E">
        <w:rPr>
          <w:i/>
          <w:iCs/>
          <w:color w:val="000000" w:themeColor="text1"/>
          <w:sz w:val="20"/>
          <w:szCs w:val="20"/>
          <w:rPrChange w:id="1081" w:author="Zahid Syed" w:date="2025-09-24T13:00:00Z" w16du:dateUtc="2025-09-24T04:00:00Z">
            <w:rPr>
              <w:i/>
              <w:iCs/>
              <w:sz w:val="20"/>
              <w:szCs w:val="20"/>
            </w:rPr>
          </w:rPrChange>
        </w:rPr>
        <w:t>Under Siege: Islam and Democracy</w:t>
      </w:r>
      <w:r w:rsidRPr="00E13F4E">
        <w:rPr>
          <w:color w:val="000000" w:themeColor="text1"/>
          <w:sz w:val="20"/>
          <w:szCs w:val="20"/>
          <w:rPrChange w:id="1082" w:author="Zahid Syed" w:date="2025-09-24T13:00:00Z" w16du:dateUtc="2025-09-24T04:00:00Z">
            <w:rPr>
              <w:sz w:val="20"/>
              <w:szCs w:val="20"/>
            </w:rPr>
          </w:rPrChange>
        </w:rPr>
        <w:t xml:space="preserve"> (1994), </w:t>
      </w:r>
      <w:r w:rsidRPr="00E13F4E">
        <w:rPr>
          <w:i/>
          <w:iCs/>
          <w:color w:val="000000" w:themeColor="text1"/>
          <w:sz w:val="20"/>
          <w:szCs w:val="20"/>
          <w:rPrChange w:id="1083" w:author="Zahid Syed" w:date="2025-09-24T13:00:00Z" w16du:dateUtc="2025-09-24T04:00:00Z">
            <w:rPr>
              <w:i/>
              <w:iCs/>
              <w:sz w:val="20"/>
              <w:szCs w:val="20"/>
            </w:rPr>
          </w:rPrChange>
        </w:rPr>
        <w:t>The Case for Islamo-Christian Civilization</w:t>
      </w:r>
      <w:r w:rsidRPr="00E13F4E">
        <w:rPr>
          <w:color w:val="000000" w:themeColor="text1"/>
          <w:sz w:val="20"/>
          <w:szCs w:val="20"/>
          <w:rPrChange w:id="1084" w:author="Zahid Syed" w:date="2025-09-24T13:00:00Z" w16du:dateUtc="2025-09-24T04:00:00Z">
            <w:rPr>
              <w:sz w:val="20"/>
              <w:szCs w:val="20"/>
            </w:rPr>
          </w:rPrChange>
        </w:rPr>
        <w:t xml:space="preserve"> (2004), and </w:t>
      </w:r>
      <w:r w:rsidRPr="00E13F4E">
        <w:rPr>
          <w:i/>
          <w:iCs/>
          <w:color w:val="000000" w:themeColor="text1"/>
          <w:sz w:val="20"/>
          <w:szCs w:val="20"/>
          <w:rPrChange w:id="1085" w:author="Zahid Syed" w:date="2025-09-24T13:00:00Z" w16du:dateUtc="2025-09-24T04:00:00Z">
            <w:rPr>
              <w:i/>
              <w:iCs/>
              <w:sz w:val="20"/>
              <w:szCs w:val="20"/>
            </w:rPr>
          </w:rPrChange>
        </w:rPr>
        <w:t>Hunters, Herders, and Hamburgers: The Past and Future of Human-Animal Relationships</w:t>
      </w:r>
      <w:r w:rsidRPr="00E13F4E">
        <w:rPr>
          <w:color w:val="000000" w:themeColor="text1"/>
          <w:sz w:val="20"/>
          <w:szCs w:val="20"/>
          <w:rPrChange w:id="1086" w:author="Zahid Syed" w:date="2025-09-24T13:00:00Z" w16du:dateUtc="2025-09-24T04:00:00Z">
            <w:rPr>
              <w:sz w:val="20"/>
              <w:szCs w:val="20"/>
            </w:rPr>
          </w:rPrChange>
        </w:rPr>
        <w:t xml:space="preserve"> (2005). Bulliet is also an author of fiction, and among his works in this genre are </w:t>
      </w:r>
      <w:r w:rsidRPr="00E13F4E">
        <w:rPr>
          <w:i/>
          <w:iCs/>
          <w:color w:val="000000" w:themeColor="text1"/>
          <w:sz w:val="20"/>
          <w:szCs w:val="20"/>
          <w:rPrChange w:id="1087" w:author="Zahid Syed" w:date="2025-09-24T13:00:00Z" w16du:dateUtc="2025-09-24T04:00:00Z">
            <w:rPr>
              <w:i/>
              <w:iCs/>
              <w:sz w:val="20"/>
              <w:szCs w:val="20"/>
            </w:rPr>
          </w:rPrChange>
        </w:rPr>
        <w:t>Kicked to Death by a Camel</w:t>
      </w:r>
      <w:r w:rsidRPr="00E13F4E">
        <w:rPr>
          <w:color w:val="000000" w:themeColor="text1"/>
          <w:sz w:val="20"/>
          <w:szCs w:val="20"/>
          <w:rPrChange w:id="1088" w:author="Zahid Syed" w:date="2025-09-24T13:00:00Z" w16du:dateUtc="2025-09-24T04:00:00Z">
            <w:rPr>
              <w:sz w:val="20"/>
              <w:szCs w:val="20"/>
            </w:rPr>
          </w:rPrChange>
        </w:rPr>
        <w:t xml:space="preserve"> (1973), </w:t>
      </w:r>
      <w:r w:rsidRPr="00E13F4E">
        <w:rPr>
          <w:i/>
          <w:iCs/>
          <w:color w:val="000000" w:themeColor="text1"/>
          <w:sz w:val="20"/>
          <w:szCs w:val="20"/>
          <w:rPrChange w:id="1089" w:author="Zahid Syed" w:date="2025-09-24T13:00:00Z" w16du:dateUtc="2025-09-24T04:00:00Z">
            <w:rPr>
              <w:i/>
              <w:iCs/>
              <w:sz w:val="20"/>
              <w:szCs w:val="20"/>
            </w:rPr>
          </w:rPrChange>
        </w:rPr>
        <w:t>The Sufi Fiddle</w:t>
      </w:r>
      <w:r w:rsidRPr="00E13F4E">
        <w:rPr>
          <w:color w:val="000000" w:themeColor="text1"/>
          <w:sz w:val="20"/>
          <w:szCs w:val="20"/>
          <w:rPrChange w:id="1090" w:author="Zahid Syed" w:date="2025-09-24T13:00:00Z" w16du:dateUtc="2025-09-24T04:00:00Z">
            <w:rPr>
              <w:sz w:val="20"/>
              <w:szCs w:val="20"/>
            </w:rPr>
          </w:rPrChange>
        </w:rPr>
        <w:t xml:space="preserve"> (1991), and</w:t>
      </w:r>
      <w:r w:rsidRPr="00E13F4E">
        <w:rPr>
          <w:i/>
          <w:iCs/>
          <w:color w:val="000000" w:themeColor="text1"/>
          <w:sz w:val="20"/>
          <w:szCs w:val="20"/>
          <w:rPrChange w:id="1091" w:author="Zahid Syed" w:date="2025-09-24T13:00:00Z" w16du:dateUtc="2025-09-24T04:00:00Z">
            <w:rPr>
              <w:i/>
              <w:iCs/>
              <w:sz w:val="20"/>
              <w:szCs w:val="20"/>
            </w:rPr>
          </w:rPrChange>
        </w:rPr>
        <w:t xml:space="preserve"> The One-Donkey Solution</w:t>
      </w:r>
      <w:r w:rsidRPr="00E13F4E">
        <w:rPr>
          <w:color w:val="000000" w:themeColor="text1"/>
          <w:sz w:val="20"/>
          <w:szCs w:val="20"/>
          <w:rPrChange w:id="1092" w:author="Zahid Syed" w:date="2025-09-24T13:00:00Z" w16du:dateUtc="2025-09-24T04:00:00Z">
            <w:rPr>
              <w:sz w:val="20"/>
              <w:szCs w:val="20"/>
            </w:rPr>
          </w:rPrChange>
        </w:rPr>
        <w:t xml:space="preserve"> (2011). He editorials and commentaries on the Middle East have also appeared in </w:t>
      </w:r>
      <w:r w:rsidRPr="00E13F4E">
        <w:rPr>
          <w:i/>
          <w:iCs/>
          <w:color w:val="000000" w:themeColor="text1"/>
          <w:sz w:val="20"/>
          <w:szCs w:val="20"/>
          <w:rPrChange w:id="1093" w:author="Zahid Syed" w:date="2025-09-24T13:00:00Z" w16du:dateUtc="2025-09-24T04:00:00Z">
            <w:rPr>
              <w:i/>
              <w:iCs/>
              <w:sz w:val="20"/>
              <w:szCs w:val="20"/>
            </w:rPr>
          </w:rPrChange>
        </w:rPr>
        <w:t>The Guardian</w:t>
      </w:r>
      <w:r w:rsidRPr="00E13F4E">
        <w:rPr>
          <w:color w:val="000000" w:themeColor="text1"/>
          <w:sz w:val="20"/>
          <w:szCs w:val="20"/>
          <w:rPrChange w:id="1094" w:author="Zahid Syed" w:date="2025-09-24T13:00:00Z" w16du:dateUtc="2025-09-24T04:00:00Z">
            <w:rPr>
              <w:sz w:val="20"/>
              <w:szCs w:val="20"/>
            </w:rPr>
          </w:rPrChange>
        </w:rPr>
        <w:t xml:space="preserve">, </w:t>
      </w:r>
      <w:r w:rsidRPr="00E13F4E">
        <w:rPr>
          <w:i/>
          <w:iCs/>
          <w:color w:val="000000" w:themeColor="text1"/>
          <w:sz w:val="20"/>
          <w:szCs w:val="20"/>
          <w:rPrChange w:id="1095" w:author="Zahid Syed" w:date="2025-09-24T13:00:00Z" w16du:dateUtc="2025-09-24T04:00:00Z">
            <w:rPr>
              <w:i/>
              <w:iCs/>
              <w:sz w:val="20"/>
              <w:szCs w:val="20"/>
            </w:rPr>
          </w:rPrChange>
        </w:rPr>
        <w:t>The New York Times International Edition</w:t>
      </w:r>
      <w:r w:rsidRPr="00E13F4E">
        <w:rPr>
          <w:color w:val="000000" w:themeColor="text1"/>
          <w:sz w:val="20"/>
          <w:szCs w:val="20"/>
          <w:rPrChange w:id="1096" w:author="Zahid Syed" w:date="2025-09-24T13:00:00Z" w16du:dateUtc="2025-09-24T04:00:00Z">
            <w:rPr>
              <w:sz w:val="20"/>
              <w:szCs w:val="20"/>
            </w:rPr>
          </w:rPrChange>
        </w:rPr>
        <w:t xml:space="preserve">, and </w:t>
      </w:r>
      <w:r w:rsidRPr="00E13F4E">
        <w:rPr>
          <w:i/>
          <w:iCs/>
          <w:color w:val="000000" w:themeColor="text1"/>
          <w:sz w:val="20"/>
          <w:szCs w:val="20"/>
          <w:rPrChange w:id="1097" w:author="Zahid Syed" w:date="2025-09-24T13:00:00Z" w16du:dateUtc="2025-09-24T04:00:00Z">
            <w:rPr>
              <w:i/>
              <w:iCs/>
              <w:sz w:val="20"/>
              <w:szCs w:val="20"/>
            </w:rPr>
          </w:rPrChange>
        </w:rPr>
        <w:t>Die Süddeutsche Zeitung</w:t>
      </w:r>
      <w:r w:rsidRPr="00E13F4E">
        <w:rPr>
          <w:color w:val="000000" w:themeColor="text1"/>
          <w:sz w:val="20"/>
          <w:szCs w:val="20"/>
          <w:rPrChange w:id="1098" w:author="Zahid Syed" w:date="2025-09-24T13:00:00Z" w16du:dateUtc="2025-09-24T04:00:00Z">
            <w:rPr>
              <w:sz w:val="20"/>
              <w:szCs w:val="20"/>
            </w:rPr>
          </w:rPrChange>
        </w:rPr>
        <w:t>.</w:t>
      </w:r>
    </w:p>
  </w:footnote>
  <w:footnote w:id="35">
    <w:p w14:paraId="49D2D57E" w14:textId="77777777" w:rsidR="00B335E1" w:rsidRPr="00E13F4E" w:rsidRDefault="00B335E1" w:rsidP="005D5C5B">
      <w:pPr>
        <w:pStyle w:val="FootnoteText1"/>
        <w:rPr>
          <w:color w:val="000000" w:themeColor="text1"/>
          <w:rPrChange w:id="1101" w:author="Zahid Syed" w:date="2025-09-24T13:00:00Z" w16du:dateUtc="2025-09-24T04:00:00Z">
            <w:rPr/>
          </w:rPrChange>
        </w:rPr>
      </w:pPr>
      <w:r w:rsidRPr="00E13F4E">
        <w:rPr>
          <w:rStyle w:val="FootnoteReference"/>
          <w:color w:val="000000" w:themeColor="text1"/>
          <w:rPrChange w:id="1102" w:author="Zahid Syed" w:date="2025-09-24T13:00:00Z" w16du:dateUtc="2025-09-24T04:00:00Z">
            <w:rPr>
              <w:rStyle w:val="FootnoteReference"/>
            </w:rPr>
          </w:rPrChange>
        </w:rPr>
        <w:footnoteRef/>
      </w:r>
      <w:r w:rsidRPr="00E13F4E">
        <w:rPr>
          <w:color w:val="000000" w:themeColor="text1"/>
          <w:rPrChange w:id="1103" w:author="Zahid Syed" w:date="2025-09-24T13:00:00Z" w16du:dateUtc="2025-09-24T04:00:00Z">
            <w:rPr/>
          </w:rPrChange>
        </w:rPr>
        <w:t xml:space="preserve"> </w:t>
      </w:r>
      <w:r w:rsidRPr="00E13F4E">
        <w:rPr>
          <w:b/>
          <w:bCs/>
          <w:color w:val="000000" w:themeColor="text1"/>
          <w:rPrChange w:id="1104" w:author="Zahid Syed" w:date="2025-09-24T13:00:00Z" w16du:dateUtc="2025-09-24T04:00:00Z">
            <w:rPr>
              <w:b/>
              <w:bCs/>
            </w:rPr>
          </w:rPrChange>
        </w:rPr>
        <w:t>The Prophet</w:t>
      </w:r>
      <w:r w:rsidRPr="00E13F4E">
        <w:rPr>
          <w:color w:val="000000" w:themeColor="text1"/>
          <w:rPrChange w:id="1105" w:author="Zahid Syed" w:date="2025-09-24T13:00:00Z" w16du:dateUtc="2025-09-24T04:00:00Z">
            <w:rPr/>
          </w:rPrChange>
        </w:rPr>
        <w:t xml:space="preserve"> </w:t>
      </w:r>
      <w:r w:rsidRPr="00E13F4E">
        <w:rPr>
          <w:b/>
          <w:bCs/>
          <w:color w:val="000000" w:themeColor="text1"/>
          <w:rPrChange w:id="1106" w:author="Zahid Syed" w:date="2025-09-24T13:00:00Z" w16du:dateUtc="2025-09-24T04:00:00Z">
            <w:rPr>
              <w:b/>
              <w:bCs/>
            </w:rPr>
          </w:rPrChange>
        </w:rPr>
        <w:t>Ezra</w:t>
      </w:r>
      <w:r w:rsidRPr="00E13F4E">
        <w:rPr>
          <w:color w:val="000000" w:themeColor="text1"/>
          <w:rPrChange w:id="1107" w:author="Zahid Syed" w:date="2025-09-24T13:00:00Z" w16du:dateUtc="2025-09-24T04:00:00Z">
            <w:rPr/>
          </w:rPrChange>
        </w:rPr>
        <w:t xml:space="preserve"> (d. ca. 440 BCE) (Hebrew-Aramaic: </w:t>
      </w:r>
      <w:r w:rsidRPr="00E13F4E">
        <w:rPr>
          <w:i/>
          <w:iCs/>
          <w:color w:val="000000" w:themeColor="text1"/>
          <w:rPrChange w:id="1108" w:author="Zahid Syed" w:date="2025-09-24T13:00:00Z" w16du:dateUtc="2025-09-24T04:00:00Z">
            <w:rPr>
              <w:i/>
              <w:iCs/>
            </w:rPr>
          </w:rPrChange>
        </w:rPr>
        <w:t>‘Ezr</w:t>
      </w:r>
      <w:r w:rsidRPr="00E13F4E">
        <w:rPr>
          <w:i/>
          <w:iCs/>
          <w:color w:val="000000" w:themeColor="text1"/>
          <w:lang w:bidi="he"/>
          <w:rPrChange w:id="1109" w:author="Zahid Syed" w:date="2025-09-24T13:00:00Z" w16du:dateUtc="2025-09-24T04:00:00Z">
            <w:rPr>
              <w:i/>
              <w:iCs/>
              <w:color w:val="202122"/>
              <w:lang w:bidi="he"/>
            </w:rPr>
          </w:rPrChange>
        </w:rPr>
        <w:t>ā</w:t>
      </w:r>
      <w:r w:rsidRPr="00E13F4E">
        <w:rPr>
          <w:color w:val="000000" w:themeColor="text1"/>
          <w:lang w:bidi="he"/>
          <w:rPrChange w:id="1110" w:author="Zahid Syed" w:date="2025-09-24T13:00:00Z" w16du:dateUtc="2025-09-24T04:00:00Z">
            <w:rPr>
              <w:color w:val="202122"/>
              <w:lang w:bidi="he"/>
            </w:rPr>
          </w:rPrChange>
        </w:rPr>
        <w:t xml:space="preserve">, meaning “the Help” or “the Helper,” Arabic: </w:t>
      </w:r>
      <w:r w:rsidRPr="00E13F4E">
        <w:rPr>
          <w:i/>
          <w:iCs/>
          <w:color w:val="000000" w:themeColor="text1"/>
          <w:lang w:bidi="he"/>
          <w:rPrChange w:id="1111" w:author="Zahid Syed" w:date="2025-09-24T13:00:00Z" w16du:dateUtc="2025-09-24T04:00:00Z">
            <w:rPr>
              <w:i/>
              <w:iCs/>
              <w:color w:val="202122"/>
              <w:lang w:bidi="he"/>
            </w:rPr>
          </w:rPrChange>
        </w:rPr>
        <w:t>‘Azrā</w:t>
      </w:r>
      <w:r w:rsidRPr="00E13F4E">
        <w:rPr>
          <w:color w:val="000000" w:themeColor="text1"/>
          <w:lang w:bidi="he"/>
          <w:rPrChange w:id="1112" w:author="Zahid Syed" w:date="2025-09-24T13:00:00Z" w16du:dateUtc="2025-09-24T04:00:00Z">
            <w:rPr>
              <w:color w:val="202122"/>
              <w:lang w:bidi="he"/>
            </w:rPr>
          </w:rPrChange>
        </w:rPr>
        <w:t xml:space="preserve"> with the diminutive </w:t>
      </w:r>
      <w:r w:rsidRPr="00E13F4E">
        <w:rPr>
          <w:i/>
          <w:iCs/>
          <w:color w:val="000000" w:themeColor="text1"/>
          <w:lang w:bidi="he"/>
          <w:rPrChange w:id="1113" w:author="Zahid Syed" w:date="2025-09-24T13:00:00Z" w16du:dateUtc="2025-09-24T04:00:00Z">
            <w:rPr>
              <w:i/>
              <w:iCs/>
              <w:color w:val="202122"/>
              <w:lang w:bidi="he"/>
            </w:rPr>
          </w:rPrChange>
        </w:rPr>
        <w:t>‘Uzayr</w:t>
      </w:r>
      <w:r w:rsidRPr="00E13F4E">
        <w:rPr>
          <w:color w:val="000000" w:themeColor="text1"/>
          <w:lang w:bidi="he"/>
          <w:rPrChange w:id="1114" w:author="Zahid Syed" w:date="2025-09-24T13:00:00Z" w16du:dateUtc="2025-09-24T04:00:00Z">
            <w:rPr>
              <w:color w:val="202122"/>
              <w:lang w:bidi="he"/>
            </w:rPr>
          </w:rPrChange>
        </w:rPr>
        <w:t>) is also called “Ezra the Scribe” (Hebrew:</w:t>
      </w:r>
      <w:r w:rsidRPr="00E13F4E">
        <w:rPr>
          <w:i/>
          <w:iCs/>
          <w:color w:val="000000" w:themeColor="text1"/>
          <w:rPrChange w:id="1115" w:author="Zahid Syed" w:date="2025-09-24T13:00:00Z" w16du:dateUtc="2025-09-24T04:00:00Z">
            <w:rPr>
              <w:i/>
              <w:iCs/>
            </w:rPr>
          </w:rPrChange>
        </w:rPr>
        <w:t xml:space="preserve"> ‘Ezr</w:t>
      </w:r>
      <w:r w:rsidRPr="00E13F4E">
        <w:rPr>
          <w:i/>
          <w:iCs/>
          <w:color w:val="000000" w:themeColor="text1"/>
          <w:lang w:bidi="he"/>
          <w:rPrChange w:id="1116" w:author="Zahid Syed" w:date="2025-09-24T13:00:00Z" w16du:dateUtc="2025-09-24T04:00:00Z">
            <w:rPr>
              <w:i/>
              <w:iCs/>
              <w:color w:val="202122"/>
              <w:lang w:bidi="he"/>
            </w:rPr>
          </w:rPrChange>
        </w:rPr>
        <w:t>ā has-S</w:t>
      </w:r>
      <w:r w:rsidRPr="00E13F4E">
        <w:rPr>
          <w:i/>
          <w:iCs/>
          <w:color w:val="000000" w:themeColor="text1"/>
          <w:rPrChange w:id="1117" w:author="Zahid Syed" w:date="2025-09-24T13:00:00Z" w16du:dateUtc="2025-09-24T04:00:00Z">
            <w:rPr>
              <w:i/>
              <w:iCs/>
              <w:color w:val="000000"/>
            </w:rPr>
          </w:rPrChange>
        </w:rPr>
        <w:t>ô</w:t>
      </w:r>
      <w:r w:rsidRPr="00E13F4E">
        <w:rPr>
          <w:i/>
          <w:iCs/>
          <w:color w:val="000000" w:themeColor="text1"/>
          <w:lang w:bidi="he"/>
          <w:rPrChange w:id="1118" w:author="Zahid Syed" w:date="2025-09-24T13:00:00Z" w16du:dateUtc="2025-09-24T04:00:00Z">
            <w:rPr>
              <w:i/>
              <w:iCs/>
              <w:color w:val="202122"/>
              <w:lang w:bidi="he"/>
            </w:rPr>
          </w:rPrChange>
        </w:rPr>
        <w:t>fēr</w:t>
      </w:r>
      <w:r w:rsidRPr="00E13F4E">
        <w:rPr>
          <w:color w:val="000000" w:themeColor="text1"/>
          <w:lang w:bidi="he"/>
          <w:rPrChange w:id="1119" w:author="Zahid Syed" w:date="2025-09-24T13:00:00Z" w16du:dateUtc="2025-09-24T04:00:00Z">
            <w:rPr>
              <w:color w:val="202122"/>
              <w:lang w:bidi="he"/>
            </w:rPr>
          </w:rPrChange>
        </w:rPr>
        <w:t xml:space="preserve">) and Esdras (Greek:  </w:t>
      </w:r>
      <w:r w:rsidRPr="00E13F4E">
        <w:rPr>
          <w:i/>
          <w:iCs/>
          <w:color w:val="000000" w:themeColor="text1"/>
          <w:rPrChange w:id="1120" w:author="Zahid Syed" w:date="2025-09-24T13:00:00Z" w16du:dateUtc="2025-09-24T04:00:00Z">
            <w:rPr>
              <w:i/>
              <w:iCs/>
              <w:color w:val="000000"/>
            </w:rPr>
          </w:rPrChange>
        </w:rPr>
        <w:t>É</w:t>
      </w:r>
      <w:r w:rsidRPr="00E13F4E">
        <w:rPr>
          <w:i/>
          <w:iCs/>
          <w:color w:val="000000" w:themeColor="text1"/>
          <w:rPrChange w:id="1121" w:author="Zahid Syed" w:date="2025-09-24T13:00:00Z" w16du:dateUtc="2025-09-24T04:00:00Z">
            <w:rPr>
              <w:i/>
              <w:iCs/>
              <w:color w:val="202122"/>
            </w:rPr>
          </w:rPrChange>
        </w:rPr>
        <w:t>sdras;Ἔσδρας</w:t>
      </w:r>
      <w:r w:rsidRPr="00E13F4E">
        <w:rPr>
          <w:color w:val="000000" w:themeColor="text1"/>
          <w:lang w:bidi="he"/>
          <w:rPrChange w:id="1122" w:author="Zahid Syed" w:date="2025-09-24T13:00:00Z" w16du:dateUtc="2025-09-24T04:00:00Z">
            <w:rPr>
              <w:color w:val="202122"/>
              <w:lang w:bidi="he"/>
            </w:rPr>
          </w:rPrChange>
        </w:rPr>
        <w:t>)</w:t>
      </w:r>
      <w:r w:rsidRPr="00E13F4E">
        <w:rPr>
          <w:i/>
          <w:iCs/>
          <w:color w:val="000000" w:themeColor="text1"/>
          <w:lang w:bidi="he"/>
          <w:rPrChange w:id="1123" w:author="Zahid Syed" w:date="2025-09-24T13:00:00Z" w16du:dateUtc="2025-09-24T04:00:00Z">
            <w:rPr>
              <w:i/>
              <w:iCs/>
              <w:color w:val="202122"/>
              <w:lang w:bidi="he"/>
            </w:rPr>
          </w:rPrChange>
        </w:rPr>
        <w:t>,</w:t>
      </w:r>
      <w:r w:rsidRPr="00E13F4E">
        <w:rPr>
          <w:color w:val="000000" w:themeColor="text1"/>
          <w:lang w:bidi="he"/>
          <w:rPrChange w:id="1124" w:author="Zahid Syed" w:date="2025-09-24T13:00:00Z" w16du:dateUtc="2025-09-24T04:00:00Z">
            <w:rPr>
              <w:color w:val="202122"/>
              <w:lang w:bidi="he"/>
            </w:rPr>
          </w:rPrChange>
        </w:rPr>
        <w:t xml:space="preserve"> which is the way that his name appears in the Greek Septuagint. His name may be an abbreviated Aramaic rendition of the Hebrw name </w:t>
      </w:r>
      <w:r w:rsidRPr="00E13F4E">
        <w:rPr>
          <w:i/>
          <w:iCs/>
          <w:color w:val="000000" w:themeColor="text1"/>
          <w:lang w:bidi="he"/>
          <w:rPrChange w:id="1125" w:author="Zahid Syed" w:date="2025-09-24T13:00:00Z" w16du:dateUtc="2025-09-24T04:00:00Z">
            <w:rPr>
              <w:i/>
              <w:iCs/>
              <w:color w:val="202122"/>
              <w:lang w:bidi="he"/>
            </w:rPr>
          </w:rPrChange>
        </w:rPr>
        <w:t>‘Azar-Y</w:t>
      </w:r>
      <w:r w:rsidRPr="00E13F4E">
        <w:rPr>
          <w:i/>
          <w:iCs/>
          <w:color w:val="000000" w:themeColor="text1"/>
          <w:rPrChange w:id="1126" w:author="Zahid Syed" w:date="2025-09-24T13:00:00Z" w16du:dateUtc="2025-09-24T04:00:00Z">
            <w:rPr>
              <w:i/>
              <w:iCs/>
            </w:rPr>
          </w:rPrChange>
        </w:rPr>
        <w:t>ā</w:t>
      </w:r>
      <w:r w:rsidRPr="00E13F4E">
        <w:rPr>
          <w:i/>
          <w:iCs/>
          <w:color w:val="000000" w:themeColor="text1"/>
          <w:lang w:bidi="he"/>
          <w:rPrChange w:id="1127" w:author="Zahid Syed" w:date="2025-09-24T13:00:00Z" w16du:dateUtc="2025-09-24T04:00:00Z">
            <w:rPr>
              <w:i/>
              <w:iCs/>
              <w:color w:val="202122"/>
              <w:lang w:bidi="he"/>
            </w:rPr>
          </w:rPrChange>
        </w:rPr>
        <w:t>h</w:t>
      </w:r>
      <w:r w:rsidRPr="00E13F4E">
        <w:rPr>
          <w:i/>
          <w:iCs/>
          <w:color w:val="000000" w:themeColor="text1"/>
          <w:rPrChange w:id="1128" w:author="Zahid Syed" w:date="2025-09-24T13:00:00Z" w16du:dateUtc="2025-09-24T04:00:00Z">
            <w:rPr>
              <w:i/>
              <w:iCs/>
              <w:color w:val="000000"/>
            </w:rPr>
          </w:rPrChange>
        </w:rPr>
        <w:t>û</w:t>
      </w:r>
      <w:r w:rsidRPr="00E13F4E">
        <w:rPr>
          <w:color w:val="000000" w:themeColor="text1"/>
          <w:rPrChange w:id="1129" w:author="Zahid Syed" w:date="2025-09-24T13:00:00Z" w16du:dateUtc="2025-09-24T04:00:00Z">
            <w:rPr>
              <w:color w:val="000000"/>
            </w:rPr>
          </w:rPrChange>
        </w:rPr>
        <w:t xml:space="preserve">, meaning “God helps.” </w:t>
      </w:r>
      <w:r w:rsidRPr="00E13F4E">
        <w:rPr>
          <w:color w:val="000000" w:themeColor="text1"/>
          <w:rPrChange w:id="1130" w:author="Zahid Syed" w:date="2025-09-24T13:00:00Z" w16du:dateUtc="2025-09-24T04:00:00Z">
            <w:rPr/>
          </w:rPrChange>
        </w:rPr>
        <w:t>It is not a matter of Creedal Consensus in Islam that Ezra was a Prophet, although he is widely viewed as such. Rather, the Islamic view is that he was either an upright Man (</w:t>
      </w:r>
      <w:r w:rsidRPr="00E13F4E">
        <w:rPr>
          <w:i/>
          <w:iCs/>
          <w:color w:val="000000" w:themeColor="text1"/>
          <w:rPrChange w:id="1131" w:author="Zahid Syed" w:date="2025-09-24T13:00:00Z" w16du:dateUtc="2025-09-24T04:00:00Z">
            <w:rPr>
              <w:i/>
              <w:iCs/>
            </w:rPr>
          </w:rPrChange>
        </w:rPr>
        <w:t>Ṣāliḥ</w:t>
      </w:r>
      <w:r w:rsidRPr="00E13F4E">
        <w:rPr>
          <w:color w:val="000000" w:themeColor="text1"/>
          <w:rPrChange w:id="1132" w:author="Zahid Syed" w:date="2025-09-24T13:00:00Z" w16du:dateUtc="2025-09-24T04:00:00Z">
            <w:rPr/>
          </w:rPrChange>
        </w:rPr>
        <w:t>) or a Prophet, but both positions are conjectural according to the Epistemology of Certainty. I personally view Ezra as a Prophet. The Rabbinic Tradition holds that Ezra was the author of the Book of Malachi, the Prophet, which would make Ezra a Prophet, which is generally held to be true among the Rabbis. There are strong similarities between the Book of Ezra and Malachi, and some Christians such as Clement of Alexandria and Saint Jerome have also held that Malachi was, in fact, Ezra. We will discuss the Prophet Ezra at greater length in what follows of this Section and in Volume Six.</w:t>
      </w:r>
      <w:r w:rsidRPr="00E13F4E">
        <w:rPr>
          <w:color w:val="000000" w:themeColor="text1"/>
          <w:rPrChange w:id="1133" w:author="Zahid Syed" w:date="2025-09-24T13:00:00Z" w16du:dateUtc="2025-09-24T04:00:00Z">
            <w:rPr>
              <w:color w:val="000000"/>
            </w:rPr>
          </w:rPrChange>
        </w:rPr>
        <w:t xml:space="preserve"> Ezra is said to have written the Biblical Books of Nehemiah and Ezra as well as the Books of Chronicles and Malachi—the last book of the Old Testament. Ezra almost single-handedly restored the Biblical Scriptures and the religion of ancient Israel after the end of the Babylonian Captivity, which followed the destruction of the First Temple in 587 BCE and ended around 539 BCE with the return of the Jews from Exile and the construction of the Second Temple, which began around 537 CE. Ezra also gave the Jews their present Hebrew script, which is an Aramaic script and differs greatly from the Hebrew script of Moses, David, and the Prophets. Ezra is venerated as a Saint in Roman Catholicism and the Greek Orthodox Churches, while the Rabbinical Tradition regards him as having been a Prophet. Ezra was of the Children of Zadok and descended directly from Seraiah (Hebrew: </w:t>
      </w:r>
      <w:r w:rsidRPr="00E13F4E">
        <w:rPr>
          <w:i/>
          <w:iCs/>
          <w:color w:val="000000" w:themeColor="text1"/>
          <w:rPrChange w:id="1134" w:author="Zahid Syed" w:date="2025-09-24T13:00:00Z" w16du:dateUtc="2025-09-24T04:00:00Z">
            <w:rPr>
              <w:i/>
              <w:iCs/>
              <w:color w:val="000000"/>
            </w:rPr>
          </w:rPrChange>
        </w:rPr>
        <w:t>Śar</w:t>
      </w:r>
      <w:r w:rsidRPr="00E13F4E">
        <w:rPr>
          <w:i/>
          <w:iCs/>
          <w:color w:val="000000" w:themeColor="text1"/>
          <w:rPrChange w:id="1135" w:author="Zahid Syed" w:date="2025-09-24T13:00:00Z" w16du:dateUtc="2025-09-24T04:00:00Z">
            <w:rPr>
              <w:i/>
              <w:iCs/>
            </w:rPr>
          </w:rPrChange>
        </w:rPr>
        <w:t>āyāh</w:t>
      </w:r>
      <w:r w:rsidRPr="00E13F4E">
        <w:rPr>
          <w:color w:val="000000" w:themeColor="text1"/>
          <w:rPrChange w:id="1136" w:author="Zahid Syed" w:date="2025-09-24T13:00:00Z" w16du:dateUtc="2025-09-24T04:00:00Z">
            <w:rPr/>
          </w:rPrChange>
        </w:rPr>
        <w:t>, meaning “Prince of the Lord”), who was the last High Priest of Solomon’s Temple before its destruction. Ezra, who is also called the High Priest, assumed that function in the Second Temple after his return from the Babylonian Exile. Ezra established the Great Assembly of Scholars, which was the forerunner of the Sanhedrin, both of which became the bodies of chief authority in expounding the Law of Moses. Rabbinic Tradition refers to Ezra as “the flowers that appear on the earth,” since he brought about the “springtime” of the restoration of Judaism in the Second Temple period.</w:t>
      </w:r>
    </w:p>
  </w:footnote>
  <w:footnote w:id="36">
    <w:p w14:paraId="38552C33"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1137" w:author="Zahid Syed" w:date="2025-09-24T13:00:00Z" w16du:dateUtc="2025-09-24T04:00:00Z">
            <w:rPr>
              <w:rFonts w:ascii="Times New Roman" w:hAnsi="Times New Roman" w:cs="Times New Roman"/>
              <w:color w:val="202122"/>
              <w:sz w:val="20"/>
              <w:szCs w:val="20"/>
            </w:rPr>
          </w:rPrChange>
        </w:rPr>
      </w:pPr>
      <w:r w:rsidRPr="00E13F4E">
        <w:rPr>
          <w:rStyle w:val="FootnoteReference"/>
          <w:rFonts w:ascii="Times New Roman" w:hAnsi="Times New Roman" w:cs="Times New Roman"/>
          <w:color w:val="000000" w:themeColor="text1"/>
          <w:sz w:val="20"/>
          <w:szCs w:val="20"/>
          <w:rPrChange w:id="1138"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139"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1140" w:author="Zahid Syed" w:date="2025-09-24T13:00:00Z" w16du:dateUtc="2025-09-24T04:00:00Z">
            <w:rPr>
              <w:rFonts w:ascii="Times New Roman" w:hAnsi="Times New Roman" w:cs="Times New Roman"/>
              <w:b/>
              <w:bCs/>
              <w:sz w:val="20"/>
              <w:szCs w:val="20"/>
            </w:rPr>
          </w:rPrChange>
        </w:rPr>
        <w:t>The Prophet Haggai</w:t>
      </w:r>
      <w:r w:rsidRPr="00E13F4E">
        <w:rPr>
          <w:rFonts w:ascii="Times New Roman" w:hAnsi="Times New Roman" w:cs="Times New Roman"/>
          <w:color w:val="000000" w:themeColor="text1"/>
          <w:sz w:val="20"/>
          <w:szCs w:val="20"/>
          <w:rPrChange w:id="1141" w:author="Zahid Syed" w:date="2025-09-24T13:00:00Z" w16du:dateUtc="2025-09-24T04:00:00Z">
            <w:rPr>
              <w:rFonts w:ascii="Times New Roman" w:hAnsi="Times New Roman" w:cs="Times New Roman"/>
              <w:sz w:val="20"/>
              <w:szCs w:val="20"/>
            </w:rPr>
          </w:rPrChange>
        </w:rPr>
        <w:t xml:space="preserve"> (d. post 520 BCE) </w:t>
      </w:r>
      <w:r w:rsidRPr="00E13F4E">
        <w:rPr>
          <w:rFonts w:ascii="Times New Roman" w:eastAsia="Yu Gothic" w:hAnsi="Times New Roman" w:cs="Times New Roman"/>
          <w:color w:val="000000" w:themeColor="text1"/>
          <w:sz w:val="20"/>
          <w:szCs w:val="20"/>
          <w:rPrChange w:id="1142" w:author="Zahid Syed" w:date="2025-09-24T13:00:00Z" w16du:dateUtc="2025-09-24T04:00:00Z">
            <w:rPr>
              <w:rFonts w:ascii="Times New Roman" w:eastAsia="Yu Gothic" w:hAnsi="Times New Roman" w:cs="Times New Roman"/>
              <w:color w:val="000000"/>
              <w:sz w:val="20"/>
              <w:szCs w:val="20"/>
            </w:rPr>
          </w:rPrChange>
        </w:rPr>
        <w:t xml:space="preserve">(Hebrew: </w:t>
      </w:r>
      <w:r w:rsidRPr="00E13F4E">
        <w:rPr>
          <w:rFonts w:ascii="Times New Roman" w:hAnsi="Times New Roman" w:cs="Times New Roman"/>
          <w:i/>
          <w:iCs/>
          <w:color w:val="000000" w:themeColor="text1"/>
          <w:sz w:val="20"/>
          <w:szCs w:val="20"/>
          <w:rPrChange w:id="1143" w:author="Zahid Syed" w:date="2025-09-24T13:00:00Z" w16du:dateUtc="2025-09-24T04:00:00Z">
            <w:rPr>
              <w:rFonts w:ascii="Times New Roman" w:hAnsi="Times New Roman" w:cs="Times New Roman"/>
              <w:i/>
              <w:iCs/>
              <w:sz w:val="20"/>
              <w:szCs w:val="20"/>
            </w:rPr>
          </w:rPrChange>
        </w:rPr>
        <w:t>Ḥaggay</w:t>
      </w:r>
      <w:r w:rsidRPr="00E13F4E">
        <w:rPr>
          <w:rFonts w:ascii="Times New Roman" w:hAnsi="Times New Roman" w:cs="Times New Roman"/>
          <w:color w:val="000000" w:themeColor="text1"/>
          <w:sz w:val="20"/>
          <w:szCs w:val="20"/>
          <w:rPrChange w:id="1144" w:author="Zahid Syed" w:date="2025-09-24T13:00:00Z" w16du:dateUtc="2025-09-24T04:00:00Z">
            <w:rPr>
              <w:rFonts w:ascii="Times New Roman" w:hAnsi="Times New Roman" w:cs="Times New Roman"/>
              <w:sz w:val="20"/>
              <w:szCs w:val="20"/>
            </w:rPr>
          </w:rPrChange>
        </w:rPr>
        <w:t xml:space="preserve">; Arabic, Ḥajjay; </w:t>
      </w:r>
      <w:r w:rsidRPr="00E13F4E">
        <w:rPr>
          <w:rFonts w:ascii="Times New Roman" w:hAnsi="Times New Roman" w:cs="Times New Roman"/>
          <w:i/>
          <w:iCs/>
          <w:color w:val="000000" w:themeColor="text1"/>
          <w:sz w:val="20"/>
          <w:szCs w:val="20"/>
          <w:rPrChange w:id="1145" w:author="Zahid Syed" w:date="2025-09-24T13:00:00Z" w16du:dateUtc="2025-09-24T04:00:00Z">
            <w:rPr>
              <w:rFonts w:ascii="Times New Roman" w:hAnsi="Times New Roman" w:cs="Times New Roman"/>
              <w:i/>
              <w:iCs/>
              <w:sz w:val="20"/>
              <w:szCs w:val="20"/>
            </w:rPr>
          </w:rPrChange>
        </w:rPr>
        <w:t>Ḥaggay</w:t>
      </w:r>
      <w:r w:rsidRPr="00E13F4E">
        <w:rPr>
          <w:rFonts w:ascii="Times New Roman" w:hAnsi="Times New Roman" w:cs="Times New Roman"/>
          <w:color w:val="000000" w:themeColor="text1"/>
          <w:sz w:val="20"/>
          <w:szCs w:val="20"/>
          <w:rPrChange w:id="1146" w:author="Zahid Syed" w:date="2025-09-24T13:00:00Z" w16du:dateUtc="2025-09-24T04:00:00Z">
            <w:rPr>
              <w:rFonts w:ascii="Times New Roman" w:hAnsi="Times New Roman" w:cs="Times New Roman"/>
              <w:sz w:val="20"/>
              <w:szCs w:val="20"/>
            </w:rPr>
          </w:rPrChange>
        </w:rPr>
        <w:t xml:space="preserve"> means “my festival,” which refers especially to the “festival” of visiting God’s Sanctuary in Jerusalem and is akin to the Arabic form of “</w:t>
      </w:r>
      <w:r w:rsidRPr="00E13F4E">
        <w:rPr>
          <w:rFonts w:ascii="Times New Roman" w:hAnsi="Times New Roman" w:cs="Times New Roman"/>
          <w:i/>
          <w:iCs/>
          <w:color w:val="000000" w:themeColor="text1"/>
          <w:sz w:val="20"/>
          <w:szCs w:val="20"/>
          <w:rPrChange w:id="1147" w:author="Zahid Syed" w:date="2025-09-24T13:00:00Z" w16du:dateUtc="2025-09-24T04:00:00Z">
            <w:rPr>
              <w:rFonts w:ascii="Times New Roman" w:hAnsi="Times New Roman" w:cs="Times New Roman"/>
              <w:i/>
              <w:iCs/>
              <w:sz w:val="20"/>
              <w:szCs w:val="20"/>
            </w:rPr>
          </w:rPrChange>
        </w:rPr>
        <w:t>ḥajjī</w:t>
      </w:r>
      <w:r w:rsidRPr="00E13F4E">
        <w:rPr>
          <w:rFonts w:ascii="Times New Roman" w:hAnsi="Times New Roman" w:cs="Times New Roman"/>
          <w:color w:val="000000" w:themeColor="text1"/>
          <w:sz w:val="20"/>
          <w:szCs w:val="20"/>
          <w:rPrChange w:id="1148" w:author="Zahid Syed" w:date="2025-09-24T13:00:00Z" w16du:dateUtc="2025-09-24T04:00:00Z">
            <w:rPr>
              <w:rFonts w:ascii="Times New Roman" w:hAnsi="Times New Roman" w:cs="Times New Roman"/>
              <w:sz w:val="20"/>
              <w:szCs w:val="20"/>
            </w:rPr>
          </w:rPrChange>
        </w:rPr>
        <w:t>,” meaning “my Pilgrimage [to God’s sacred House in Mecca]”). The Prophet Haggai lived around 520 BCE and was roughly contemporary with the Prophet Zechariah I.</w:t>
      </w:r>
      <w:r w:rsidRPr="00E13F4E">
        <w:rPr>
          <w:rFonts w:ascii="Times New Roman" w:hAnsi="Times New Roman" w:cs="Times New Roman"/>
          <w:color w:val="000000" w:themeColor="text1"/>
          <w:sz w:val="20"/>
          <w:szCs w:val="20"/>
          <w:rPrChange w:id="1149" w:author="Zahid Syed" w:date="2025-09-24T13:00:00Z" w16du:dateUtc="2025-09-24T04:00:00Z">
            <w:rPr>
              <w:rFonts w:ascii="Times New Roman" w:hAnsi="Times New Roman" w:cs="Times New Roman"/>
              <w:color w:val="202122"/>
              <w:sz w:val="20"/>
              <w:szCs w:val="20"/>
            </w:rPr>
          </w:rPrChange>
        </w:rPr>
        <w:t xml:space="preserve"> Haggai and Zechariah are believed to have lived about one hundred years before Malachi, but all of these datings are approximate and—as is readily apparent—contradictory. </w:t>
      </w:r>
      <w:r w:rsidRPr="00E13F4E">
        <w:rPr>
          <w:rFonts w:ascii="Times New Roman" w:eastAsia="Yu Gothic" w:hAnsi="Times New Roman" w:cs="Times New Roman"/>
          <w:color w:val="000000" w:themeColor="text1"/>
          <w:sz w:val="20"/>
          <w:szCs w:val="20"/>
          <w:rPrChange w:id="1150" w:author="Zahid Syed" w:date="2025-09-24T13:00:00Z" w16du:dateUtc="2025-09-24T04:00:00Z">
            <w:rPr>
              <w:rFonts w:ascii="Times New Roman" w:eastAsia="Yu Gothic" w:hAnsi="Times New Roman" w:cs="Times New Roman"/>
              <w:color w:val="000000"/>
              <w:sz w:val="20"/>
              <w:szCs w:val="20"/>
            </w:rPr>
          </w:rPrChange>
        </w:rPr>
        <w:t>Haggai</w:t>
      </w:r>
      <w:r w:rsidRPr="00E13F4E">
        <w:rPr>
          <w:rFonts w:ascii="Times New Roman" w:hAnsi="Times New Roman" w:cs="Times New Roman"/>
          <w:color w:val="000000" w:themeColor="text1"/>
          <w:sz w:val="20"/>
          <w:szCs w:val="20"/>
          <w:rPrChange w:id="1151" w:author="Zahid Syed" w:date="2025-09-24T13:00:00Z" w16du:dateUtc="2025-09-24T04:00:00Z">
            <w:rPr>
              <w:rFonts w:ascii="Times New Roman" w:hAnsi="Times New Roman" w:cs="Times New Roman"/>
              <w:sz w:val="20"/>
              <w:szCs w:val="20"/>
            </w:rPr>
          </w:rPrChange>
        </w:rPr>
        <w:t xml:space="preserve"> is a Prophet of the period following the Babylonian Exile and the return of the Jews to Jerusalem and Palestine. His prophecy It is generally held that Haggai began his Prophetic ministry in the year 520 BCE, the second year of the Darius the Great. Some suggest, however, that it took place around 504 BCE, roughly sixteen years after the Jews began returning to Jerusalem in 520 BCE. Haggai commanded the Jews to continue rebuilding the Temple, work upon which had begun but had been stopped because of Samaritan opposition. The work was resumed around 502 BCE because of the efforts of Haggai and Zechariah. Haggai is regarded chronologically as the first of the three post-Exile Prophets of the House of Judah--Haggai, his contemporary Zechariah I, and Malachi, whose dates are not certain but probably lived somewhat later. Scarcely anything is known of Haggai’s life and personal history, and he may have been among the captives whom Nebuchadnezzar took to Babylon. </w:t>
      </w:r>
      <w:r w:rsidRPr="00E13F4E">
        <w:rPr>
          <w:rFonts w:ascii="Times New Roman" w:eastAsia="Yu Gothic" w:hAnsi="Times New Roman" w:cs="Times New Roman"/>
          <w:color w:val="000000" w:themeColor="text1"/>
          <w:sz w:val="20"/>
          <w:szCs w:val="20"/>
          <w:rPrChange w:id="1152" w:author="Zahid Syed" w:date="2025-09-24T13:00:00Z" w16du:dateUtc="2025-09-24T04:00:00Z">
            <w:rPr>
              <w:rFonts w:ascii="Times New Roman" w:eastAsia="Yu Gothic" w:hAnsi="Times New Roman" w:cs="Times New Roman"/>
              <w:color w:val="000000"/>
              <w:sz w:val="20"/>
              <w:szCs w:val="20"/>
            </w:rPr>
          </w:rPrChange>
        </w:rPr>
        <w:t xml:space="preserve">The Children of Israel were disappointed that the Second Temple would not be as great as the first. Haggais reassures them. </w:t>
      </w:r>
      <w:r w:rsidRPr="00E13F4E">
        <w:rPr>
          <w:rFonts w:ascii="Times New Roman" w:hAnsi="Times New Roman" w:cs="Times New Roman"/>
          <w:color w:val="000000" w:themeColor="text1"/>
          <w:sz w:val="20"/>
          <w:szCs w:val="20"/>
          <w:rPrChange w:id="1153" w:author="Zahid Syed" w:date="2025-09-24T13:00:00Z" w16du:dateUtc="2025-09-24T04:00:00Z">
            <w:rPr>
              <w:rFonts w:ascii="Times New Roman" w:hAnsi="Times New Roman" w:cs="Times New Roman"/>
              <w:color w:val="202122"/>
              <w:sz w:val="20"/>
              <w:szCs w:val="20"/>
            </w:rPr>
          </w:rPrChange>
        </w:rPr>
        <w:t>Haggai prophesied that the new Temple would exceed the greatness of the first. He claimed if the Temple were not built there would be poverty, famine and drought affecting the Jewish nation. According to Jewish tradition, the Book of Haggai was edited by the men of the Great Assembly, although there is controversy about who actually edited the book.</w:t>
      </w:r>
      <w:r w:rsidRPr="00E13F4E">
        <w:rPr>
          <w:rFonts w:ascii="Times New Roman" w:eastAsia="Yu Gothic" w:hAnsi="Times New Roman" w:cs="Times New Roman"/>
          <w:color w:val="000000" w:themeColor="text1"/>
          <w:sz w:val="20"/>
          <w:szCs w:val="20"/>
          <w:rPrChange w:id="1154" w:author="Zahid Syed" w:date="2025-09-24T13:00:00Z" w16du:dateUtc="2025-09-24T04:00:00Z">
            <w:rPr>
              <w:rFonts w:ascii="Times New Roman" w:eastAsia="Yu Gothic" w:hAnsi="Times New Roman" w:cs="Times New Roman"/>
              <w:color w:val="000000"/>
              <w:sz w:val="20"/>
              <w:szCs w:val="20"/>
            </w:rPr>
          </w:rPrChange>
        </w:rPr>
        <w:t xml:space="preserve"> This Book of Haggai contains only two chapters. It calls upon Zerubbabel, the governor of Judea, and his Priest Joshua to rebuild the Temple (chapters, 1:1-11).</w:t>
      </w:r>
      <w:r w:rsidRPr="00E13F4E">
        <w:rPr>
          <w:rFonts w:ascii="Times New Roman" w:hAnsi="Times New Roman" w:cs="Times New Roman"/>
          <w:color w:val="000000" w:themeColor="text1"/>
          <w:sz w:val="20"/>
          <w:szCs w:val="20"/>
          <w:rPrChange w:id="1155" w:author="Zahid Syed" w:date="2025-09-24T13:00:00Z" w16du:dateUtc="2025-09-24T04:00:00Z">
            <w:rPr>
              <w:rFonts w:ascii="Times New Roman" w:hAnsi="Times New Roman" w:cs="Times New Roman"/>
              <w:color w:val="202122"/>
              <w:sz w:val="20"/>
              <w:szCs w:val="20"/>
            </w:rPr>
          </w:rPrChange>
        </w:rPr>
        <w:t xml:space="preserve"> It is the Book of Haggai</w:t>
      </w:r>
      <w:r w:rsidRPr="00E13F4E">
        <w:rPr>
          <w:rFonts w:ascii="Times New Roman" w:eastAsia="Yu Gothic" w:hAnsi="Times New Roman" w:cs="Times New Roman"/>
          <w:color w:val="000000" w:themeColor="text1"/>
          <w:sz w:val="20"/>
          <w:szCs w:val="20"/>
          <w:rPrChange w:id="1156" w:author="Zahid Syed" w:date="2025-09-24T13:00:00Z" w16du:dateUtc="2025-09-24T04:00:00Z">
            <w:rPr>
              <w:rFonts w:ascii="Times New Roman" w:eastAsia="Yu Gothic" w:hAnsi="Times New Roman" w:cs="Times New Roman"/>
              <w:color w:val="000000"/>
              <w:sz w:val="20"/>
              <w:szCs w:val="20"/>
            </w:rPr>
          </w:rPrChange>
        </w:rPr>
        <w:t xml:space="preserve"> that foretells that unto the site of the Second Temple, “he who is anticipated by the nations </w:t>
      </w:r>
      <w:r w:rsidRPr="00E13F4E">
        <w:rPr>
          <w:rFonts w:ascii="Times New Roman" w:hAnsi="Times New Roman" w:cs="Times New Roman"/>
          <w:color w:val="000000" w:themeColor="text1"/>
          <w:sz w:val="20"/>
          <w:szCs w:val="20"/>
          <w:rPrChange w:id="1157" w:author="Zahid Syed" w:date="2025-09-24T13:00:00Z" w16du:dateUtc="2025-09-24T04:00:00Z">
            <w:rPr>
              <w:rFonts w:ascii="Times New Roman" w:hAnsi="Times New Roman" w:cs="Times New Roman"/>
              <w:color w:val="202122"/>
              <w:sz w:val="20"/>
              <w:szCs w:val="20"/>
            </w:rPr>
          </w:rPrChange>
        </w:rPr>
        <w:t>(</w:t>
      </w:r>
      <w:r w:rsidRPr="00E13F4E">
        <w:rPr>
          <w:rFonts w:ascii="Times New Roman" w:hAnsi="Times New Roman" w:cs="Times New Roman"/>
          <w:i/>
          <w:iCs/>
          <w:color w:val="000000" w:themeColor="text1"/>
          <w:sz w:val="20"/>
          <w:szCs w:val="20"/>
          <w:rPrChange w:id="1158" w:author="Zahid Syed" w:date="2025-09-24T13:00:00Z" w16du:dateUtc="2025-09-24T04:00:00Z">
            <w:rPr>
              <w:rFonts w:ascii="Times New Roman" w:hAnsi="Times New Roman" w:cs="Times New Roman"/>
              <w:i/>
              <w:iCs/>
              <w:sz w:val="20"/>
              <w:szCs w:val="20"/>
            </w:rPr>
          </w:rPrChange>
        </w:rPr>
        <w:t xml:space="preserve">Ḥemdath </w:t>
      </w:r>
      <w:r w:rsidRPr="00E13F4E">
        <w:rPr>
          <w:rFonts w:ascii="Times New Roman" w:hAnsi="Times New Roman" w:cs="Times New Roman"/>
          <w:i/>
          <w:iCs/>
          <w:color w:val="000000" w:themeColor="text1"/>
          <w:sz w:val="20"/>
          <w:szCs w:val="20"/>
          <w:rPrChange w:id="1159" w:author="Zahid Syed" w:date="2025-09-24T13:00:00Z" w16du:dateUtc="2025-09-24T04:00:00Z">
            <w:rPr>
              <w:rFonts w:ascii="Times New Roman" w:hAnsi="Times New Roman" w:cs="Times New Roman"/>
              <w:i/>
              <w:iCs/>
              <w:color w:val="000000"/>
              <w:sz w:val="20"/>
              <w:szCs w:val="20"/>
            </w:rPr>
          </w:rPrChange>
        </w:rPr>
        <w:t>kol-hag-gôyîm</w:t>
      </w:r>
      <w:r w:rsidRPr="00E13F4E">
        <w:rPr>
          <w:rFonts w:ascii="Times New Roman" w:hAnsi="Times New Roman" w:cs="Times New Roman"/>
          <w:color w:val="000000" w:themeColor="text1"/>
          <w:sz w:val="20"/>
          <w:szCs w:val="20"/>
          <w:rPrChange w:id="1160" w:author="Zahid Syed" w:date="2025-09-24T13:00:00Z" w16du:dateUtc="2025-09-24T04:00:00Z">
            <w:rPr>
              <w:rFonts w:ascii="Times New Roman" w:hAnsi="Times New Roman" w:cs="Times New Roman"/>
              <w:color w:val="202122"/>
              <w:sz w:val="20"/>
              <w:szCs w:val="20"/>
            </w:rPr>
          </w:rPrChange>
        </w:rPr>
        <w:t xml:space="preserve">)” will come, whose description </w:t>
      </w:r>
      <w:r w:rsidRPr="00E13F4E">
        <w:rPr>
          <w:rFonts w:ascii="Times New Roman" w:hAnsi="Times New Roman" w:cs="Times New Roman"/>
          <w:i/>
          <w:iCs/>
          <w:color w:val="000000" w:themeColor="text1"/>
          <w:sz w:val="20"/>
          <w:szCs w:val="20"/>
          <w:rPrChange w:id="1161" w:author="Zahid Syed" w:date="2025-09-24T13:00:00Z" w16du:dateUtc="2025-09-24T04:00:00Z">
            <w:rPr>
              <w:rFonts w:ascii="Times New Roman" w:hAnsi="Times New Roman" w:cs="Times New Roman"/>
              <w:i/>
              <w:iCs/>
              <w:sz w:val="20"/>
              <w:szCs w:val="20"/>
            </w:rPr>
          </w:rPrChange>
        </w:rPr>
        <w:t>Ḥemdath</w:t>
      </w:r>
      <w:r w:rsidRPr="00E13F4E">
        <w:rPr>
          <w:rFonts w:ascii="Times New Roman" w:hAnsi="Times New Roman" w:cs="Times New Roman"/>
          <w:color w:val="000000" w:themeColor="text1"/>
          <w:sz w:val="20"/>
          <w:szCs w:val="20"/>
          <w:rPrChange w:id="1162" w:author="Zahid Syed" w:date="2025-09-24T13:00:00Z" w16du:dateUtc="2025-09-24T04:00:00Z">
            <w:rPr>
              <w:rFonts w:ascii="Times New Roman" w:hAnsi="Times New Roman" w:cs="Times New Roman"/>
              <w:sz w:val="20"/>
              <w:szCs w:val="20"/>
            </w:rPr>
          </w:rPrChange>
        </w:rPr>
        <w:t xml:space="preserve"> derives from the same root and meaning as the name of the Prophet Muḥammad</w:t>
      </w:r>
      <w:r w:rsidRPr="00E13F4E">
        <w:rPr>
          <w:rFonts w:ascii="Times New Roman" w:hAnsi="Times New Roman" w:cs="Times New Roman"/>
          <w:color w:val="000000" w:themeColor="text1"/>
          <w:sz w:val="20"/>
          <w:szCs w:val="20"/>
          <w:rPrChange w:id="1163" w:author="Zahid Syed" w:date="2025-09-24T13:00:00Z" w16du:dateUtc="2025-09-24T04:00:00Z">
            <w:rPr>
              <w:rFonts w:ascii="Times New Roman" w:hAnsi="Times New Roman" w:cs="Times New Roman"/>
              <w:color w:val="202122"/>
              <w:sz w:val="20"/>
              <w:szCs w:val="20"/>
            </w:rPr>
          </w:rPrChange>
        </w:rPr>
        <w:t>:</w:t>
      </w:r>
    </w:p>
    <w:p w14:paraId="368D69CF" w14:textId="77777777" w:rsidR="00B335E1" w:rsidRPr="00E13F4E" w:rsidRDefault="00B335E1" w:rsidP="005D5C5B">
      <w:pPr>
        <w:autoSpaceDE w:val="0"/>
        <w:autoSpaceDN w:val="0"/>
        <w:adjustRightInd w:val="0"/>
        <w:spacing w:after="0" w:line="240" w:lineRule="auto"/>
        <w:ind w:left="630" w:right="810"/>
        <w:rPr>
          <w:rFonts w:ascii="Times New Roman" w:hAnsi="Times New Roman" w:cs="Times New Roman"/>
          <w:color w:val="000000" w:themeColor="text1"/>
          <w:sz w:val="20"/>
          <w:szCs w:val="20"/>
          <w:rPrChange w:id="1164" w:author="Zahid Syed" w:date="2025-09-24T13:00:00Z" w16du:dateUtc="2025-09-24T04:00:00Z">
            <w:rPr>
              <w:rFonts w:ascii="Times New Roman" w:hAnsi="Times New Roman" w:cs="Times New Roman"/>
              <w:color w:val="202122"/>
              <w:sz w:val="20"/>
              <w:szCs w:val="20"/>
            </w:rPr>
          </w:rPrChange>
        </w:rPr>
      </w:pPr>
      <w:r w:rsidRPr="00E13F4E">
        <w:rPr>
          <w:rFonts w:ascii="Times New Roman" w:hAnsi="Times New Roman" w:cs="Times New Roman"/>
          <w:color w:val="000000" w:themeColor="text1"/>
          <w:sz w:val="20"/>
          <w:szCs w:val="20"/>
          <w:rPrChange w:id="1165" w:author="Zahid Syed" w:date="2025-09-24T13:00:00Z" w16du:dateUtc="2025-09-24T04:00:00Z">
            <w:rPr>
              <w:rFonts w:ascii="Times New Roman" w:hAnsi="Times New Roman" w:cs="Times New Roman"/>
              <w:color w:val="202122"/>
              <w:sz w:val="20"/>
              <w:szCs w:val="20"/>
            </w:rPr>
          </w:rPrChange>
        </w:rPr>
        <w:t>And I will shake all nations (</w:t>
      </w:r>
      <w:r w:rsidRPr="00E13F4E">
        <w:rPr>
          <w:rFonts w:ascii="Times New Roman" w:hAnsi="Times New Roman" w:cs="Times New Roman"/>
          <w:i/>
          <w:iCs/>
          <w:color w:val="000000" w:themeColor="text1"/>
          <w:sz w:val="20"/>
          <w:szCs w:val="20"/>
          <w:rPrChange w:id="1166" w:author="Zahid Syed" w:date="2025-09-24T13:00:00Z" w16du:dateUtc="2025-09-24T04:00:00Z">
            <w:rPr>
              <w:rFonts w:ascii="Times New Roman" w:hAnsi="Times New Roman" w:cs="Times New Roman"/>
              <w:i/>
              <w:iCs/>
              <w:color w:val="202122"/>
              <w:sz w:val="20"/>
              <w:szCs w:val="20"/>
            </w:rPr>
          </w:rPrChange>
        </w:rPr>
        <w:t>we-hir‘asht</w:t>
      </w:r>
      <w:r w:rsidRPr="00E13F4E">
        <w:rPr>
          <w:rFonts w:ascii="Times New Roman" w:hAnsi="Times New Roman" w:cs="Times New Roman"/>
          <w:i/>
          <w:iCs/>
          <w:color w:val="000000" w:themeColor="text1"/>
          <w:sz w:val="20"/>
          <w:szCs w:val="20"/>
          <w:rPrChange w:id="1167" w:author="Zahid Syed" w:date="2025-09-24T13:00:00Z" w16du:dateUtc="2025-09-24T04:00:00Z">
            <w:rPr>
              <w:rFonts w:ascii="Times New Roman" w:hAnsi="Times New Roman" w:cs="Times New Roman"/>
              <w:i/>
              <w:iCs/>
              <w:color w:val="000000"/>
              <w:sz w:val="20"/>
              <w:szCs w:val="20"/>
            </w:rPr>
          </w:rPrChange>
        </w:rPr>
        <w:t>î eth-kol-hag-gôyîm</w:t>
      </w:r>
      <w:r w:rsidRPr="00E13F4E">
        <w:rPr>
          <w:rFonts w:ascii="Times New Roman" w:hAnsi="Times New Roman" w:cs="Times New Roman"/>
          <w:color w:val="000000" w:themeColor="text1"/>
          <w:sz w:val="20"/>
          <w:szCs w:val="20"/>
          <w:rPrChange w:id="1168" w:author="Zahid Syed" w:date="2025-09-24T13:00:00Z" w16du:dateUtc="2025-09-24T04:00:00Z">
            <w:rPr>
              <w:rFonts w:ascii="Times New Roman" w:hAnsi="Times New Roman" w:cs="Times New Roman"/>
              <w:color w:val="202122"/>
              <w:sz w:val="20"/>
              <w:szCs w:val="20"/>
            </w:rPr>
          </w:rPrChange>
        </w:rPr>
        <w:t>), and the desire of all nations shall come (</w:t>
      </w:r>
      <w:r w:rsidRPr="00E13F4E">
        <w:rPr>
          <w:rFonts w:ascii="Times New Roman" w:hAnsi="Times New Roman" w:cs="Times New Roman"/>
          <w:i/>
          <w:iCs/>
          <w:color w:val="000000" w:themeColor="text1"/>
          <w:sz w:val="20"/>
          <w:szCs w:val="20"/>
          <w:rPrChange w:id="1169" w:author="Zahid Syed" w:date="2025-09-24T13:00:00Z" w16du:dateUtc="2025-09-24T04:00:00Z">
            <w:rPr>
              <w:rFonts w:ascii="Times New Roman" w:hAnsi="Times New Roman" w:cs="Times New Roman"/>
              <w:i/>
              <w:iCs/>
              <w:color w:val="202122"/>
              <w:sz w:val="20"/>
              <w:szCs w:val="20"/>
            </w:rPr>
          </w:rPrChange>
        </w:rPr>
        <w:t>we-b</w:t>
      </w:r>
      <w:r w:rsidRPr="00E13F4E">
        <w:rPr>
          <w:rFonts w:ascii="Times New Roman" w:hAnsi="Times New Roman" w:cs="Times New Roman"/>
          <w:i/>
          <w:iCs/>
          <w:color w:val="000000" w:themeColor="text1"/>
          <w:sz w:val="20"/>
          <w:szCs w:val="20"/>
          <w:rPrChange w:id="1170" w:author="Zahid Syed" w:date="2025-09-24T13:00:00Z" w16du:dateUtc="2025-09-24T04:00:00Z">
            <w:rPr>
              <w:rFonts w:ascii="Times New Roman" w:hAnsi="Times New Roman" w:cs="Times New Roman"/>
              <w:i/>
              <w:iCs/>
              <w:sz w:val="20"/>
              <w:szCs w:val="20"/>
            </w:rPr>
          </w:rPrChange>
        </w:rPr>
        <w:t>ā’</w:t>
      </w:r>
      <w:r w:rsidRPr="00E13F4E">
        <w:rPr>
          <w:rFonts w:ascii="Times New Roman" w:hAnsi="Times New Roman" w:cs="Times New Roman"/>
          <w:i/>
          <w:iCs/>
          <w:color w:val="000000" w:themeColor="text1"/>
          <w:sz w:val="20"/>
          <w:szCs w:val="20"/>
          <w:rPrChange w:id="1171" w:author="Zahid Syed" w:date="2025-09-24T13:00:00Z" w16du:dateUtc="2025-09-24T04:00:00Z">
            <w:rPr>
              <w:rFonts w:ascii="Times New Roman" w:hAnsi="Times New Roman" w:cs="Times New Roman"/>
              <w:i/>
              <w:iCs/>
              <w:color w:val="000000"/>
              <w:sz w:val="20"/>
              <w:szCs w:val="20"/>
            </w:rPr>
          </w:rPrChange>
        </w:rPr>
        <w:t xml:space="preserve">û </w:t>
      </w:r>
      <w:r w:rsidRPr="00E13F4E">
        <w:rPr>
          <w:rFonts w:ascii="Times New Roman" w:hAnsi="Times New Roman" w:cs="Times New Roman"/>
          <w:i/>
          <w:iCs/>
          <w:color w:val="000000" w:themeColor="text1"/>
          <w:sz w:val="20"/>
          <w:szCs w:val="20"/>
          <w:rPrChange w:id="1172" w:author="Zahid Syed" w:date="2025-09-24T13:00:00Z" w16du:dateUtc="2025-09-24T04:00:00Z">
            <w:rPr>
              <w:rFonts w:ascii="Times New Roman" w:hAnsi="Times New Roman" w:cs="Times New Roman"/>
              <w:i/>
              <w:iCs/>
              <w:sz w:val="20"/>
              <w:szCs w:val="20"/>
            </w:rPr>
          </w:rPrChange>
        </w:rPr>
        <w:t xml:space="preserve">Ḥemdath </w:t>
      </w:r>
      <w:r w:rsidRPr="00E13F4E">
        <w:rPr>
          <w:rFonts w:ascii="Times New Roman" w:hAnsi="Times New Roman" w:cs="Times New Roman"/>
          <w:i/>
          <w:iCs/>
          <w:color w:val="000000" w:themeColor="text1"/>
          <w:sz w:val="20"/>
          <w:szCs w:val="20"/>
          <w:rPrChange w:id="1173" w:author="Zahid Syed" w:date="2025-09-24T13:00:00Z" w16du:dateUtc="2025-09-24T04:00:00Z">
            <w:rPr>
              <w:rFonts w:ascii="Times New Roman" w:hAnsi="Times New Roman" w:cs="Times New Roman"/>
              <w:i/>
              <w:iCs/>
              <w:color w:val="000000"/>
              <w:sz w:val="20"/>
              <w:szCs w:val="20"/>
            </w:rPr>
          </w:rPrChange>
        </w:rPr>
        <w:t>kol-hag-gôyîm</w:t>
      </w:r>
      <w:r w:rsidRPr="00E13F4E">
        <w:rPr>
          <w:rFonts w:ascii="Times New Roman" w:hAnsi="Times New Roman" w:cs="Times New Roman"/>
          <w:color w:val="000000" w:themeColor="text1"/>
          <w:sz w:val="20"/>
          <w:szCs w:val="20"/>
          <w:rPrChange w:id="1174" w:author="Zahid Syed" w:date="2025-09-24T13:00:00Z" w16du:dateUtc="2025-09-24T04:00:00Z">
            <w:rPr>
              <w:rFonts w:ascii="Times New Roman" w:hAnsi="Times New Roman" w:cs="Times New Roman"/>
              <w:color w:val="202122"/>
              <w:sz w:val="20"/>
              <w:szCs w:val="20"/>
            </w:rPr>
          </w:rPrChange>
        </w:rPr>
        <w:t>), and I will fill this house with glory (</w:t>
      </w:r>
      <w:r w:rsidRPr="00E13F4E">
        <w:rPr>
          <w:rFonts w:ascii="Times New Roman" w:hAnsi="Times New Roman" w:cs="Times New Roman"/>
          <w:i/>
          <w:iCs/>
          <w:color w:val="000000" w:themeColor="text1"/>
          <w:sz w:val="20"/>
          <w:szCs w:val="20"/>
          <w:rPrChange w:id="1175" w:author="Zahid Syed" w:date="2025-09-24T13:00:00Z" w16du:dateUtc="2025-09-24T04:00:00Z">
            <w:rPr>
              <w:rFonts w:ascii="Times New Roman" w:hAnsi="Times New Roman" w:cs="Times New Roman"/>
              <w:i/>
              <w:iCs/>
              <w:color w:val="202122"/>
              <w:sz w:val="20"/>
              <w:szCs w:val="20"/>
            </w:rPr>
          </w:rPrChange>
        </w:rPr>
        <w:t>we-mill</w:t>
      </w:r>
      <w:r w:rsidRPr="00E13F4E">
        <w:rPr>
          <w:rFonts w:ascii="Times New Roman" w:hAnsi="Times New Roman" w:cs="Times New Roman"/>
          <w:i/>
          <w:iCs/>
          <w:color w:val="000000" w:themeColor="text1"/>
          <w:sz w:val="20"/>
          <w:szCs w:val="20"/>
          <w:rPrChange w:id="1176" w:author="Zahid Syed" w:date="2025-09-24T13:00:00Z" w16du:dateUtc="2025-09-24T04:00:00Z">
            <w:rPr>
              <w:rFonts w:ascii="Times New Roman" w:hAnsi="Times New Roman" w:cs="Times New Roman"/>
              <w:i/>
              <w:iCs/>
              <w:color w:val="000000"/>
              <w:sz w:val="20"/>
              <w:szCs w:val="20"/>
            </w:rPr>
          </w:rPrChange>
        </w:rPr>
        <w:t>ê’thî eth-hab-Bayith hazzeh k</w:t>
      </w:r>
      <w:r w:rsidRPr="00E13F4E">
        <w:rPr>
          <w:rFonts w:ascii="Times New Roman" w:hAnsi="Times New Roman" w:cs="Times New Roman"/>
          <w:i/>
          <w:iCs/>
          <w:color w:val="000000" w:themeColor="text1"/>
          <w:sz w:val="20"/>
          <w:szCs w:val="20"/>
          <w:rPrChange w:id="1177" w:author="Zahid Syed" w:date="2025-09-24T13:00:00Z" w16du:dateUtc="2025-09-24T04:00:00Z">
            <w:rPr>
              <w:rFonts w:ascii="Times New Roman" w:hAnsi="Times New Roman" w:cs="Times New Roman"/>
              <w:i/>
              <w:iCs/>
              <w:sz w:val="20"/>
              <w:szCs w:val="20"/>
            </w:rPr>
          </w:rPrChange>
        </w:rPr>
        <w:t>ā</w:t>
      </w:r>
      <w:r w:rsidRPr="00E13F4E">
        <w:rPr>
          <w:rFonts w:ascii="Times New Roman" w:hAnsi="Times New Roman" w:cs="Times New Roman"/>
          <w:i/>
          <w:iCs/>
          <w:color w:val="000000" w:themeColor="text1"/>
          <w:sz w:val="20"/>
          <w:szCs w:val="20"/>
          <w:rPrChange w:id="1178" w:author="Zahid Syed" w:date="2025-09-24T13:00:00Z" w16du:dateUtc="2025-09-24T04:00:00Z">
            <w:rPr>
              <w:rFonts w:ascii="Times New Roman" w:hAnsi="Times New Roman" w:cs="Times New Roman"/>
              <w:i/>
              <w:iCs/>
              <w:color w:val="000000"/>
              <w:sz w:val="20"/>
              <w:szCs w:val="20"/>
            </w:rPr>
          </w:rPrChange>
        </w:rPr>
        <w:t>bhôdh</w:t>
      </w:r>
      <w:r w:rsidRPr="00E13F4E">
        <w:rPr>
          <w:rFonts w:ascii="Times New Roman" w:hAnsi="Times New Roman" w:cs="Times New Roman"/>
          <w:color w:val="000000" w:themeColor="text1"/>
          <w:sz w:val="20"/>
          <w:szCs w:val="20"/>
          <w:rPrChange w:id="1179" w:author="Zahid Syed" w:date="2025-09-24T13:00:00Z" w16du:dateUtc="2025-09-24T04:00:00Z">
            <w:rPr>
              <w:rFonts w:ascii="Times New Roman" w:hAnsi="Times New Roman" w:cs="Times New Roman"/>
              <w:color w:val="202122"/>
              <w:sz w:val="20"/>
              <w:szCs w:val="20"/>
            </w:rPr>
          </w:rPrChange>
        </w:rPr>
        <w:t>),’ says the Lord of hosts. (Haggai, 2:7).</w:t>
      </w:r>
    </w:p>
  </w:footnote>
  <w:footnote w:id="37">
    <w:p w14:paraId="6A20F666" w14:textId="77777777" w:rsidR="00B335E1" w:rsidRPr="00E13F4E" w:rsidRDefault="00B335E1" w:rsidP="005D5C5B">
      <w:pPr>
        <w:pStyle w:val="FootnoteText1"/>
        <w:rPr>
          <w:rFonts w:eastAsia="MS Mincho"/>
          <w:color w:val="000000" w:themeColor="text1"/>
          <w:rPrChange w:id="1180" w:author="Zahid Syed" w:date="2025-09-24T13:00:00Z" w16du:dateUtc="2025-09-24T04:00:00Z">
            <w:rPr>
              <w:rFonts w:eastAsia="MS Mincho"/>
              <w:color w:val="000000"/>
            </w:rPr>
          </w:rPrChange>
        </w:rPr>
      </w:pPr>
      <w:r w:rsidRPr="00E13F4E">
        <w:rPr>
          <w:rStyle w:val="FootnoteReference"/>
          <w:color w:val="000000" w:themeColor="text1"/>
          <w:rPrChange w:id="1181" w:author="Zahid Syed" w:date="2025-09-24T13:00:00Z" w16du:dateUtc="2025-09-24T04:00:00Z">
            <w:rPr>
              <w:rStyle w:val="FootnoteReference"/>
            </w:rPr>
          </w:rPrChange>
        </w:rPr>
        <w:footnoteRef/>
      </w:r>
      <w:r w:rsidRPr="00E13F4E">
        <w:rPr>
          <w:color w:val="000000" w:themeColor="text1"/>
          <w:rPrChange w:id="1182" w:author="Zahid Syed" w:date="2025-09-24T13:00:00Z" w16du:dateUtc="2025-09-24T04:00:00Z">
            <w:rPr/>
          </w:rPrChange>
        </w:rPr>
        <w:t xml:space="preserve"> </w:t>
      </w:r>
      <w:r w:rsidRPr="00E13F4E">
        <w:rPr>
          <w:rFonts w:eastAsia="Yu Gothic"/>
          <w:b/>
          <w:bCs/>
          <w:color w:val="000000" w:themeColor="text1"/>
          <w:rPrChange w:id="1183" w:author="Zahid Syed" w:date="2025-09-24T13:00:00Z" w16du:dateUtc="2025-09-24T04:00:00Z">
            <w:rPr>
              <w:rFonts w:eastAsia="Yu Gothic"/>
              <w:b/>
              <w:bCs/>
              <w:color w:val="000000"/>
            </w:rPr>
          </w:rPrChange>
        </w:rPr>
        <w:t xml:space="preserve">Zechariah I </w:t>
      </w:r>
      <w:r w:rsidRPr="00E13F4E">
        <w:rPr>
          <w:rFonts w:eastAsia="Yu Gothic"/>
          <w:color w:val="000000" w:themeColor="text1"/>
          <w:rPrChange w:id="1184" w:author="Zahid Syed" w:date="2025-09-24T13:00:00Z" w16du:dateUtc="2025-09-24T04:00:00Z">
            <w:rPr>
              <w:rFonts w:eastAsia="Yu Gothic"/>
              <w:color w:val="000000"/>
            </w:rPr>
          </w:rPrChange>
        </w:rPr>
        <w:t xml:space="preserve">(d. post 520 BCE) </w:t>
      </w:r>
      <w:r w:rsidRPr="00E13F4E">
        <w:rPr>
          <w:rFonts w:eastAsia="MS Mincho"/>
          <w:color w:val="000000" w:themeColor="text1"/>
          <w:rPrChange w:id="1185" w:author="Zahid Syed" w:date="2025-09-24T13:00:00Z" w16du:dateUtc="2025-09-24T04:00:00Z">
            <w:rPr>
              <w:rFonts w:eastAsia="MS Mincho"/>
              <w:color w:val="000000"/>
            </w:rPr>
          </w:rPrChange>
        </w:rPr>
        <w:t>(</w:t>
      </w:r>
      <w:r w:rsidRPr="00E13F4E">
        <w:rPr>
          <w:color w:val="000000" w:themeColor="text1"/>
          <w:lang w:bidi="ar"/>
          <w:rPrChange w:id="1186" w:author="Zahid Syed" w:date="2025-09-24T13:00:00Z" w16du:dateUtc="2025-09-24T04:00:00Z">
            <w:rPr>
              <w:color w:val="202122"/>
              <w:lang w:bidi="ar"/>
            </w:rPr>
          </w:rPrChange>
        </w:rPr>
        <w:t xml:space="preserve">Hebrew: </w:t>
      </w:r>
      <w:r w:rsidRPr="00E13F4E">
        <w:rPr>
          <w:i/>
          <w:iCs/>
          <w:color w:val="000000" w:themeColor="text1"/>
          <w:lang w:bidi="ar"/>
          <w:rPrChange w:id="1187" w:author="Zahid Syed" w:date="2025-09-24T13:00:00Z" w16du:dateUtc="2025-09-24T04:00:00Z">
            <w:rPr>
              <w:i/>
              <w:iCs/>
              <w:color w:val="202122"/>
              <w:lang w:bidi="ar"/>
            </w:rPr>
          </w:rPrChange>
        </w:rPr>
        <w:t>Zekhary</w:t>
      </w:r>
      <w:r w:rsidRPr="00E13F4E">
        <w:rPr>
          <w:i/>
          <w:iCs/>
          <w:color w:val="000000" w:themeColor="text1"/>
          <w:rPrChange w:id="1188" w:author="Zahid Syed" w:date="2025-09-24T13:00:00Z" w16du:dateUtc="2025-09-24T04:00:00Z">
            <w:rPr>
              <w:i/>
              <w:iCs/>
              <w:color w:val="202122"/>
            </w:rPr>
          </w:rPrChange>
        </w:rPr>
        <w:t>āh</w:t>
      </w:r>
      <w:r w:rsidRPr="00E13F4E">
        <w:rPr>
          <w:color w:val="000000" w:themeColor="text1"/>
          <w:rPrChange w:id="1189" w:author="Zahid Syed" w:date="2025-09-24T13:00:00Z" w16du:dateUtc="2025-09-24T04:00:00Z">
            <w:rPr>
              <w:color w:val="202122"/>
            </w:rPr>
          </w:rPrChange>
        </w:rPr>
        <w:t xml:space="preserve">, meaning “Remember the Lord” or “make mention of the Lord;” </w:t>
      </w:r>
      <w:r w:rsidRPr="00E13F4E">
        <w:rPr>
          <w:color w:val="000000" w:themeColor="text1"/>
          <w:rPrChange w:id="1190" w:author="Zahid Syed" w:date="2025-09-24T13:00:00Z" w16du:dateUtc="2025-09-24T04:00:00Z">
            <w:rPr/>
          </w:rPrChange>
        </w:rPr>
        <w:t xml:space="preserve">Arabic: </w:t>
      </w:r>
      <w:r w:rsidRPr="00E13F4E">
        <w:rPr>
          <w:i/>
          <w:iCs/>
          <w:color w:val="000000" w:themeColor="text1"/>
          <w:lang w:bidi="ar"/>
          <w:rPrChange w:id="1191" w:author="Zahid Syed" w:date="2025-09-24T13:00:00Z" w16du:dateUtc="2025-09-24T04:00:00Z">
            <w:rPr>
              <w:i/>
              <w:iCs/>
              <w:color w:val="202122"/>
              <w:lang w:bidi="ar"/>
            </w:rPr>
          </w:rPrChange>
        </w:rPr>
        <w:t>Zakariyyā</w:t>
      </w:r>
      <w:r w:rsidRPr="00E13F4E">
        <w:rPr>
          <w:color w:val="000000" w:themeColor="text1"/>
          <w:lang w:bidi="ar"/>
          <w:rPrChange w:id="1192" w:author="Zahid Syed" w:date="2025-09-24T13:00:00Z" w16du:dateUtc="2025-09-24T04:00:00Z">
            <w:rPr>
              <w:color w:val="202122"/>
              <w:lang w:bidi="ar"/>
            </w:rPr>
          </w:rPrChange>
        </w:rPr>
        <w:t xml:space="preserve"> and </w:t>
      </w:r>
      <w:r w:rsidRPr="00E13F4E">
        <w:rPr>
          <w:i/>
          <w:iCs/>
          <w:color w:val="000000" w:themeColor="text1"/>
          <w:lang w:bidi="ar"/>
          <w:rPrChange w:id="1193" w:author="Zahid Syed" w:date="2025-09-24T13:00:00Z" w16du:dateUtc="2025-09-24T04:00:00Z">
            <w:rPr>
              <w:i/>
              <w:iCs/>
              <w:color w:val="202122"/>
              <w:lang w:bidi="ar"/>
            </w:rPr>
          </w:rPrChange>
        </w:rPr>
        <w:t>Zakariyyā’</w:t>
      </w:r>
      <w:r w:rsidRPr="00E13F4E">
        <w:rPr>
          <w:color w:val="000000" w:themeColor="text1"/>
          <w:lang w:bidi="ar"/>
          <w:rPrChange w:id="1194" w:author="Zahid Syed" w:date="2025-09-24T13:00:00Z" w16du:dateUtc="2025-09-24T04:00:00Z">
            <w:rPr>
              <w:color w:val="202122"/>
              <w:lang w:bidi="ar"/>
            </w:rPr>
          </w:rPrChange>
        </w:rPr>
        <w:t xml:space="preserve">; </w:t>
      </w:r>
      <w:r w:rsidRPr="00E13F4E">
        <w:rPr>
          <w:color w:val="000000" w:themeColor="text1"/>
          <w:rPrChange w:id="1195" w:author="Zahid Syed" w:date="2025-09-24T13:00:00Z" w16du:dateUtc="2025-09-24T04:00:00Z">
            <w:rPr>
              <w:color w:val="202122"/>
            </w:rPr>
          </w:rPrChange>
        </w:rPr>
        <w:t xml:space="preserve">Greek: </w:t>
      </w:r>
      <w:r w:rsidRPr="00E13F4E">
        <w:rPr>
          <w:i/>
          <w:iCs/>
          <w:color w:val="000000" w:themeColor="text1"/>
          <w:rPrChange w:id="1196" w:author="Zahid Syed" w:date="2025-09-24T13:00:00Z" w16du:dateUtc="2025-09-24T04:00:00Z">
            <w:rPr>
              <w:i/>
              <w:iCs/>
              <w:color w:val="202122"/>
            </w:rPr>
          </w:rPrChange>
        </w:rPr>
        <w:t>Zakhar</w:t>
      </w:r>
      <w:r w:rsidRPr="00E13F4E">
        <w:rPr>
          <w:i/>
          <w:iCs/>
          <w:color w:val="000000" w:themeColor="text1"/>
          <w:rPrChange w:id="1197" w:author="Zahid Syed" w:date="2025-09-24T13:00:00Z" w16du:dateUtc="2025-09-24T04:00:00Z">
            <w:rPr>
              <w:i/>
              <w:iCs/>
              <w:color w:val="000000"/>
            </w:rPr>
          </w:rPrChange>
        </w:rPr>
        <w:t>í</w:t>
      </w:r>
      <w:r w:rsidRPr="00E13F4E">
        <w:rPr>
          <w:i/>
          <w:iCs/>
          <w:color w:val="000000" w:themeColor="text1"/>
          <w:rPrChange w:id="1198" w:author="Zahid Syed" w:date="2025-09-24T13:00:00Z" w16du:dateUtc="2025-09-24T04:00:00Z">
            <w:rPr>
              <w:i/>
              <w:iCs/>
              <w:color w:val="202122"/>
            </w:rPr>
          </w:rPrChange>
        </w:rPr>
        <w:t>as</w:t>
      </w:r>
      <w:r w:rsidRPr="00E13F4E">
        <w:rPr>
          <w:color w:val="000000" w:themeColor="text1"/>
          <w:rPrChange w:id="1199" w:author="Zahid Syed" w:date="2025-09-24T13:00:00Z" w16du:dateUtc="2025-09-24T04:00:00Z">
            <w:rPr>
              <w:color w:val="202122"/>
            </w:rPr>
          </w:rPrChange>
        </w:rPr>
        <w:t xml:space="preserve">; </w:t>
      </w:r>
      <w:r w:rsidRPr="00E13F4E">
        <w:rPr>
          <w:i/>
          <w:iCs/>
          <w:color w:val="000000" w:themeColor="text1"/>
          <w:lang w:val="el-GR"/>
          <w:rPrChange w:id="1200" w:author="Zahid Syed" w:date="2025-09-24T13:00:00Z" w16du:dateUtc="2025-09-24T04:00:00Z">
            <w:rPr>
              <w:i/>
              <w:iCs/>
              <w:color w:val="202122"/>
              <w:lang w:val="el-GR"/>
            </w:rPr>
          </w:rPrChange>
        </w:rPr>
        <w:t>Ζαχαρίας</w:t>
      </w:r>
      <w:r w:rsidRPr="00E13F4E">
        <w:rPr>
          <w:i/>
          <w:iCs/>
          <w:color w:val="000000" w:themeColor="text1"/>
          <w:rPrChange w:id="1201" w:author="Zahid Syed" w:date="2025-09-24T13:00:00Z" w16du:dateUtc="2025-09-24T04:00:00Z">
            <w:rPr>
              <w:i/>
              <w:iCs/>
            </w:rPr>
          </w:rPrChange>
        </w:rPr>
        <w:t>’</w:t>
      </w:r>
      <w:r w:rsidRPr="00E13F4E">
        <w:rPr>
          <w:color w:val="000000" w:themeColor="text1"/>
          <w:rPrChange w:id="1202" w:author="Zahid Syed" w:date="2025-09-24T13:00:00Z" w16du:dateUtc="2025-09-24T04:00:00Z">
            <w:rPr/>
          </w:rPrChange>
        </w:rPr>
        <w:t>). Zechariah or Zacharias</w:t>
      </w:r>
      <w:r w:rsidRPr="00E13F4E">
        <w:rPr>
          <w:rFonts w:eastAsia="Yu Gothic"/>
          <w:color w:val="000000" w:themeColor="text1"/>
          <w:rPrChange w:id="1203" w:author="Zahid Syed" w:date="2025-09-24T13:00:00Z" w16du:dateUtc="2025-09-24T04:00:00Z">
            <w:rPr>
              <w:rFonts w:eastAsia="Yu Gothic"/>
              <w:color w:val="000000"/>
            </w:rPr>
          </w:rPrChange>
        </w:rPr>
        <w:t xml:space="preserve"> will often be referred to in this book as Zechariah I so that he is not to confused with his namesake, Zechariah II, the Prophet Zechariah (Arabic: </w:t>
      </w:r>
      <w:r w:rsidRPr="00E13F4E">
        <w:rPr>
          <w:rFonts w:eastAsia="Yu Gothic"/>
          <w:i/>
          <w:iCs/>
          <w:color w:val="000000" w:themeColor="text1"/>
          <w:rPrChange w:id="1204" w:author="Zahid Syed" w:date="2025-09-24T13:00:00Z" w16du:dateUtc="2025-09-24T04:00:00Z">
            <w:rPr>
              <w:rFonts w:eastAsia="Yu Gothic"/>
              <w:i/>
              <w:iCs/>
              <w:color w:val="000000"/>
            </w:rPr>
          </w:rPrChange>
        </w:rPr>
        <w:t>Zakariy</w:t>
      </w:r>
      <w:r w:rsidRPr="00E13F4E">
        <w:rPr>
          <w:i/>
          <w:iCs/>
          <w:color w:val="000000" w:themeColor="text1"/>
          <w:rPrChange w:id="1205" w:author="Zahid Syed" w:date="2025-09-24T13:00:00Z" w16du:dateUtc="2025-09-24T04:00:00Z">
            <w:rPr>
              <w:i/>
              <w:iCs/>
            </w:rPr>
          </w:rPrChange>
        </w:rPr>
        <w:t>ā</w:t>
      </w:r>
      <w:r w:rsidRPr="00E13F4E">
        <w:rPr>
          <w:rFonts w:eastAsia="Yu Gothic"/>
          <w:color w:val="000000" w:themeColor="text1"/>
          <w:rPrChange w:id="1206" w:author="Zahid Syed" w:date="2025-09-24T13:00:00Z" w16du:dateUtc="2025-09-24T04:00:00Z">
            <w:rPr>
              <w:rFonts w:eastAsia="Yu Gothic"/>
              <w:color w:val="000000"/>
            </w:rPr>
          </w:rPrChange>
        </w:rPr>
        <w:t>), who is the second Biblical Zechariah and the father of John the Baptist. Both Haggai and Zechariah I lived around 520 BCE.</w:t>
      </w:r>
      <w:r w:rsidRPr="00E13F4E">
        <w:rPr>
          <w:rFonts w:eastAsia="MS Mincho"/>
          <w:color w:val="000000" w:themeColor="text1"/>
          <w:rPrChange w:id="1207" w:author="Zahid Syed" w:date="2025-09-24T13:00:00Z" w16du:dateUtc="2025-09-24T04:00:00Z">
            <w:rPr>
              <w:rFonts w:eastAsia="MS Mincho"/>
              <w:color w:val="000000"/>
            </w:rPr>
          </w:rPrChange>
        </w:rPr>
        <w:t xml:space="preserve"> Zechariah or Zacharias </w:t>
      </w:r>
      <w:r w:rsidRPr="00E13F4E">
        <w:rPr>
          <w:color w:val="000000" w:themeColor="text1"/>
          <w:rPrChange w:id="1208" w:author="Zahid Syed" w:date="2025-09-24T13:00:00Z" w16du:dateUtc="2025-09-24T04:00:00Z">
            <w:rPr/>
          </w:rPrChange>
        </w:rPr>
        <w:t xml:space="preserve">was the son of Berechiah, son of Iddo (Zechariah, 1:1). </w:t>
      </w:r>
      <w:r w:rsidRPr="00E13F4E">
        <w:rPr>
          <w:rFonts w:eastAsia="Yu Gothic"/>
          <w:color w:val="000000" w:themeColor="text1"/>
          <w:rPrChange w:id="1209" w:author="Zahid Syed" w:date="2025-09-24T13:00:00Z" w16du:dateUtc="2025-09-24T04:00:00Z">
            <w:rPr>
              <w:rFonts w:eastAsia="Yu Gothic"/>
              <w:color w:val="000000"/>
            </w:rPr>
          </w:rPrChange>
        </w:rPr>
        <w:t xml:space="preserve">He is probably identical to Zechariah the son of Iddo who is mentioned in the Book of Ezra (Ezra, 5:1; 6:14). But it is likely that Berechiah was his father, and Iddo his grandfather. His Prophetic ministry--like that of Haggai--probably began in the second year (520 BCE) of Darius the Great, Persian emperor of the Achaemenid Empire. The chief concern of the Book of Zechariah is the rebuilding of the Temple. </w:t>
      </w:r>
      <w:r w:rsidRPr="00E13F4E">
        <w:rPr>
          <w:color w:val="000000" w:themeColor="text1"/>
          <w:rPrChange w:id="1210" w:author="Zahid Syed" w:date="2025-09-24T13:00:00Z" w16du:dateUtc="2025-09-24T04:00:00Z">
            <w:rPr/>
          </w:rPrChange>
        </w:rPr>
        <w:t>Little is known of Zechariah’s life, but he is not to be confused with Zacharias of the New Testament and the Qur’ān, who was the father of John the Baptist and may be referred to as Zachariah II. As noted, he was a contemporary of Haggai and, like him, may have been among the exiles who returned to Jerusalem from Babylon. The Book of Zechariah is from the same period as that of Haggai, that is, roughly around 520 BCE. The book has fourteen chapters.</w:t>
      </w:r>
      <w:r w:rsidRPr="00E13F4E">
        <w:rPr>
          <w:rFonts w:eastAsia="Yu Gothic"/>
          <w:color w:val="000000" w:themeColor="text1"/>
          <w:rPrChange w:id="1211" w:author="Zahid Syed" w:date="2025-09-24T13:00:00Z" w16du:dateUtc="2025-09-24T04:00:00Z">
            <w:rPr>
              <w:rFonts w:eastAsia="Yu Gothic"/>
              <w:color w:val="000000"/>
            </w:rPr>
          </w:rPrChange>
        </w:rPr>
        <w:t xml:space="preserve"> Zechariah has a vision of four horsemen who patrol the world and another of </w:t>
      </w:r>
      <w:r w:rsidRPr="00E13F4E">
        <w:rPr>
          <w:rFonts w:eastAsia="Yu Gothic"/>
          <w:color w:val="000000" w:themeColor="text1"/>
          <w:u w:val="single"/>
          <w:rPrChange w:id="1212" w:author="Zahid Syed" w:date="2025-09-24T13:00:00Z" w16du:dateUtc="2025-09-24T04:00:00Z">
            <w:rPr>
              <w:rFonts w:eastAsia="Yu Gothic"/>
              <w:color w:val="000000"/>
              <w:u w:val="single"/>
            </w:rPr>
          </w:rPrChange>
        </w:rPr>
        <w:t>four horns</w:t>
      </w:r>
      <w:r w:rsidRPr="00E13F4E">
        <w:rPr>
          <w:rFonts w:eastAsia="Yu Gothic"/>
          <w:color w:val="000000" w:themeColor="text1"/>
          <w:rPrChange w:id="1213" w:author="Zahid Syed" w:date="2025-09-24T13:00:00Z" w16du:dateUtc="2025-09-24T04:00:00Z">
            <w:rPr>
              <w:rFonts w:eastAsia="Yu Gothic"/>
              <w:color w:val="000000"/>
            </w:rPr>
          </w:rPrChange>
        </w:rPr>
        <w:t xml:space="preserve">, which are the nations that conquered Israel and Judah, which will be destroyed. The first is similar to the four horsemen of the Apocalypse in Revelations, and the second is akin to the vision of the horns of the Prophet Daniel. Zechariah has a vison of four chariots, possibly referring to the Messianic reign. He also refers to “a king riding upon the foal of an ass and a vast </w:t>
      </w:r>
      <w:r w:rsidRPr="00E13F4E">
        <w:rPr>
          <w:rFonts w:eastAsia="Yu Gothic"/>
          <w:color w:val="000000" w:themeColor="text1"/>
          <w:u w:val="single"/>
          <w:rPrChange w:id="1214" w:author="Zahid Syed" w:date="2025-09-24T13:00:00Z" w16du:dateUtc="2025-09-24T04:00:00Z">
            <w:rPr>
              <w:rFonts w:eastAsia="Yu Gothic"/>
              <w:color w:val="000000"/>
              <w:u w:val="single"/>
            </w:rPr>
          </w:rPrChange>
        </w:rPr>
        <w:t>kingdom of peace</w:t>
      </w:r>
      <w:r w:rsidRPr="00E13F4E">
        <w:rPr>
          <w:rFonts w:eastAsia="Yu Gothic"/>
          <w:color w:val="000000" w:themeColor="text1"/>
          <w:rPrChange w:id="1215" w:author="Zahid Syed" w:date="2025-09-24T13:00:00Z" w16du:dateUtc="2025-09-24T04:00:00Z">
            <w:rPr>
              <w:rFonts w:eastAsia="Yu Gothic"/>
              <w:color w:val="000000"/>
            </w:rPr>
          </w:rPrChange>
        </w:rPr>
        <w:t xml:space="preserve">” that is to come (Zechariah, 9:9-10), referring to the Messiah and the events of the End of Days that were to come after his appearance. </w:t>
      </w:r>
      <w:r w:rsidRPr="00E13F4E">
        <w:rPr>
          <w:rFonts w:eastAsia="MS Mincho"/>
          <w:color w:val="000000" w:themeColor="text1"/>
          <w:rPrChange w:id="1216" w:author="Zahid Syed" w:date="2025-09-24T13:00:00Z" w16du:dateUtc="2025-09-24T04:00:00Z">
            <w:rPr>
              <w:rFonts w:eastAsia="MS Mincho"/>
              <w:color w:val="000000"/>
            </w:rPr>
          </w:rPrChange>
        </w:rPr>
        <w:t>Zechariah emphasized that rebuilding the Temple was a necessary prelude to the Eschatalogical Age, the arrival of which was imminent. His eight night-visions (chapter, 1:7-6:8) depict the arrival of the Eschatalogical Age and the End of Times. He also prophesied that eventually all the world would recognize the one God of the Children of Israel.</w:t>
      </w:r>
    </w:p>
  </w:footnote>
  <w:footnote w:id="38">
    <w:p w14:paraId="0D999CD8"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1217"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1218"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219"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1220" w:author="Zahid Syed" w:date="2025-09-24T13:00:00Z" w16du:dateUtc="2025-09-24T04:00:00Z">
            <w:rPr>
              <w:rFonts w:ascii="Times New Roman" w:hAnsi="Times New Roman" w:cs="Times New Roman"/>
              <w:b/>
              <w:bCs/>
              <w:sz w:val="20"/>
              <w:szCs w:val="20"/>
            </w:rPr>
          </w:rPrChange>
        </w:rPr>
        <w:t>The Prophet Malachi</w:t>
      </w:r>
      <w:r w:rsidRPr="00E13F4E">
        <w:rPr>
          <w:rFonts w:ascii="Times New Roman" w:eastAsia="Yu Gothic" w:hAnsi="Times New Roman" w:cs="Times New Roman"/>
          <w:color w:val="000000" w:themeColor="text1"/>
          <w:sz w:val="20"/>
          <w:szCs w:val="20"/>
          <w:rPrChange w:id="1221" w:author="Zahid Syed" w:date="2025-09-24T13:00:00Z" w16du:dateUtc="2025-09-24T04:00:00Z">
            <w:rPr>
              <w:rFonts w:ascii="Times New Roman" w:eastAsia="Yu Gothic" w:hAnsi="Times New Roman" w:cs="Times New Roman"/>
              <w:color w:val="000000"/>
              <w:sz w:val="20"/>
              <w:szCs w:val="20"/>
            </w:rPr>
          </w:rPrChange>
        </w:rPr>
        <w:t xml:space="preserve"> (Hebrew, Mal’akh</w:t>
      </w:r>
      <w:r w:rsidRPr="00E13F4E">
        <w:rPr>
          <w:rFonts w:ascii="Times New Roman" w:hAnsi="Times New Roman" w:cs="Times New Roman"/>
          <w:color w:val="000000" w:themeColor="text1"/>
          <w:sz w:val="20"/>
          <w:szCs w:val="20"/>
          <w:rPrChange w:id="1222" w:author="Zahid Syed" w:date="2025-09-24T13:00:00Z" w16du:dateUtc="2025-09-24T04:00:00Z">
            <w:rPr>
              <w:rFonts w:ascii="Times New Roman" w:hAnsi="Times New Roman" w:cs="Times New Roman"/>
              <w:color w:val="000000"/>
              <w:sz w:val="20"/>
              <w:szCs w:val="20"/>
            </w:rPr>
          </w:rPrChange>
        </w:rPr>
        <w:t>î, meaning “my Angel” or “my Messenger,” akin to the Arabic mal’ak</w:t>
      </w:r>
      <w:r w:rsidRPr="00E13F4E">
        <w:rPr>
          <w:rFonts w:ascii="Times New Roman" w:hAnsi="Times New Roman" w:cs="Times New Roman"/>
          <w:color w:val="000000" w:themeColor="text1"/>
          <w:sz w:val="20"/>
          <w:szCs w:val="20"/>
          <w:rPrChange w:id="1223" w:author="Zahid Syed" w:date="2025-09-24T13:00:00Z" w16du:dateUtc="2025-09-24T04:00:00Z">
            <w:rPr>
              <w:rFonts w:ascii="Times New Roman" w:hAnsi="Times New Roman" w:cs="Times New Roman"/>
              <w:sz w:val="20"/>
              <w:szCs w:val="20"/>
            </w:rPr>
          </w:rPrChange>
        </w:rPr>
        <w:t xml:space="preserve">ī or malakī; Arabic, Malakhī) </w:t>
      </w:r>
      <w:r w:rsidRPr="00E13F4E">
        <w:rPr>
          <w:rFonts w:ascii="Times New Roman" w:hAnsi="Times New Roman" w:cs="Times New Roman"/>
          <w:color w:val="000000" w:themeColor="text1"/>
          <w:sz w:val="20"/>
          <w:szCs w:val="20"/>
          <w:rPrChange w:id="1224" w:author="Zahid Syed" w:date="2025-09-24T13:00:00Z" w16du:dateUtc="2025-09-24T04:00:00Z">
            <w:rPr>
              <w:rFonts w:ascii="Times New Roman" w:hAnsi="Times New Roman" w:cs="Times New Roman"/>
              <w:color w:val="000000"/>
              <w:sz w:val="20"/>
              <w:szCs w:val="20"/>
            </w:rPr>
          </w:rPrChange>
        </w:rPr>
        <w:t xml:space="preserve">is probably a substitute for the Prophet’s real name. Thus, it is said that Malachai is an anonymous Prophet. The name occurs only in the book (Malachai, 1:1; 2:7; 3:1) but nowhere else in the Hebrew Bible. The Book of Malachai </w:t>
      </w:r>
      <w:r w:rsidRPr="00E13F4E">
        <w:rPr>
          <w:rFonts w:ascii="Times New Roman" w:eastAsia="Yu Gothic" w:hAnsi="Times New Roman" w:cs="Times New Roman"/>
          <w:color w:val="000000" w:themeColor="text1"/>
          <w:sz w:val="20"/>
          <w:szCs w:val="20"/>
          <w:rPrChange w:id="1225" w:author="Zahid Syed" w:date="2025-09-24T13:00:00Z" w16du:dateUtc="2025-09-24T04:00:00Z">
            <w:rPr>
              <w:rFonts w:ascii="Times New Roman" w:eastAsia="Yu Gothic" w:hAnsi="Times New Roman" w:cs="Times New Roman"/>
              <w:color w:val="000000"/>
              <w:sz w:val="20"/>
              <w:szCs w:val="20"/>
            </w:rPr>
          </w:rPrChange>
        </w:rPr>
        <w:t xml:space="preserve">is generally dated in the period roughly between 500 BCE until 420 BCE, when Nehemiah returned from Persia for a second time (Nehemiah, 13:6). It is generally assumed that his Prophecies came after those of Hajjai and Zechariah. </w:t>
      </w:r>
      <w:r w:rsidRPr="00E13F4E">
        <w:rPr>
          <w:rFonts w:ascii="Times New Roman" w:hAnsi="Times New Roman" w:cs="Times New Roman"/>
          <w:color w:val="000000" w:themeColor="text1"/>
          <w:sz w:val="20"/>
          <w:szCs w:val="20"/>
          <w:rPrChange w:id="1226" w:author="Zahid Syed" w:date="2025-09-24T13:00:00Z" w16du:dateUtc="2025-09-24T04:00:00Z">
            <w:rPr>
              <w:rFonts w:ascii="Times New Roman" w:hAnsi="Times New Roman" w:cs="Times New Roman"/>
              <w:color w:val="202122"/>
              <w:sz w:val="20"/>
              <w:szCs w:val="20"/>
            </w:rPr>
          </w:rPrChange>
        </w:rPr>
        <w:t>An Aramaic Targum interprets the verse “by the hand of my Angel” (Malachi, 1:1) as meaning, “by the hand of my Angel, whose name is called Ezra, the Scribe.” Rabbinic tradition also states that Malachai was a Levite and a member of the Great Assembly, which is also true of Ezra. To this day, the Rabbis generally ascribe the Book of Malachi to Ezra, although it is not clear why Ezra’s name was dropped. Other traditions ascribe the book to Zerubbabel and Nehemiah. According to Rabbinic tradition, the voice of Prophecy among the Children of Israel grew silent after the Prophetic mission of Malachai, and the same is said of Ezra, whom we will discuss in detail later</w:t>
      </w:r>
      <w:r w:rsidRPr="00E13F4E">
        <w:rPr>
          <w:rFonts w:ascii="Times New Roman" w:hAnsi="Times New Roman" w:cs="Times New Roman"/>
          <w:color w:val="000000" w:themeColor="text1"/>
          <w:sz w:val="20"/>
          <w:szCs w:val="20"/>
          <w:rPrChange w:id="1227" w:author="Zahid Syed" w:date="2025-09-24T13:00:00Z" w16du:dateUtc="2025-09-24T04:00:00Z">
            <w:rPr>
              <w:rFonts w:ascii="Times New Roman" w:hAnsi="Times New Roman" w:cs="Times New Roman"/>
              <w:sz w:val="20"/>
              <w:szCs w:val="20"/>
            </w:rPr>
          </w:rPrChange>
        </w:rPr>
        <w:t xml:space="preserve">. The Prophet Malachi </w:t>
      </w:r>
      <w:r w:rsidRPr="00E13F4E">
        <w:rPr>
          <w:rFonts w:ascii="Times New Roman" w:eastAsia="Yu Gothic" w:hAnsi="Times New Roman" w:cs="Times New Roman"/>
          <w:color w:val="000000" w:themeColor="text1"/>
          <w:sz w:val="20"/>
          <w:szCs w:val="20"/>
          <w:rPrChange w:id="1228" w:author="Zahid Syed" w:date="2025-09-24T13:00:00Z" w16du:dateUtc="2025-09-24T04:00:00Z">
            <w:rPr>
              <w:rFonts w:ascii="Times New Roman" w:eastAsia="Yu Gothic" w:hAnsi="Times New Roman" w:cs="Times New Roman"/>
              <w:color w:val="000000"/>
              <w:sz w:val="20"/>
              <w:szCs w:val="20"/>
            </w:rPr>
          </w:rPrChange>
        </w:rPr>
        <w:t xml:space="preserve">In fact, the identity of the Prophet Malachi is not known. </w:t>
      </w:r>
      <w:r w:rsidRPr="00E13F4E">
        <w:rPr>
          <w:rFonts w:ascii="Times New Roman" w:hAnsi="Times New Roman" w:cs="Times New Roman"/>
          <w:color w:val="000000" w:themeColor="text1"/>
          <w:sz w:val="20"/>
          <w:szCs w:val="20"/>
          <w:rPrChange w:id="1229" w:author="Zahid Syed" w:date="2025-09-24T13:00:00Z" w16du:dateUtc="2025-09-24T04:00:00Z">
            <w:rPr>
              <w:rFonts w:ascii="Times New Roman" w:hAnsi="Times New Roman" w:cs="Times New Roman"/>
              <w:color w:val="202122"/>
              <w:sz w:val="20"/>
              <w:szCs w:val="20"/>
            </w:rPr>
          </w:rPrChange>
        </w:rPr>
        <w:t>Malachi—like Ezra—belongs clearly to the period of Judaic history that begins after the return of the Jews from their Captivity in Babylon and the building and installation of the Second Temple.</w:t>
      </w:r>
      <w:r w:rsidRPr="00E13F4E">
        <w:rPr>
          <w:rFonts w:ascii="Times New Roman" w:eastAsia="Yu Gothic" w:hAnsi="Times New Roman" w:cs="Times New Roman"/>
          <w:color w:val="000000" w:themeColor="text1"/>
          <w:sz w:val="20"/>
          <w:szCs w:val="20"/>
          <w:rPrChange w:id="1230" w:author="Zahid Syed" w:date="2025-09-24T13:00:00Z" w16du:dateUtc="2025-09-24T04:00:00Z">
            <w:rPr>
              <w:rFonts w:ascii="Times New Roman" w:eastAsia="Yu Gothic" w:hAnsi="Times New Roman" w:cs="Times New Roman"/>
              <w:color w:val="000000"/>
              <w:sz w:val="20"/>
              <w:szCs w:val="20"/>
            </w:rPr>
          </w:rPrChange>
        </w:rPr>
        <w:t xml:space="preserve"> Rabbinic tradition, however, identifies him with Ezra, which is one of the proofs of Ezra having been a Prophet. The dates of Malachi, who, as we have seen in often identified with Ezra--are roughly from 500 BCE until 450 BCE, but Ezra probably came to Jerusalem and Palestine around 400 BCE—and we will speak later—in Volume Six—about the quandries surrounding the actual dates of Ezra until the present time.</w:t>
      </w:r>
    </w:p>
  </w:footnote>
  <w:footnote w:id="39">
    <w:p w14:paraId="5922D2A0" w14:textId="77777777" w:rsidR="00B335E1" w:rsidRPr="00E13F4E" w:rsidRDefault="00B335E1" w:rsidP="005D5C5B">
      <w:pPr>
        <w:pStyle w:val="FootnoteText1"/>
        <w:rPr>
          <w:b/>
          <w:bCs/>
          <w:color w:val="000000" w:themeColor="text1"/>
          <w:rPrChange w:id="1231" w:author="Zahid Syed" w:date="2025-09-24T13:00:00Z" w16du:dateUtc="2025-09-24T04:00:00Z">
            <w:rPr>
              <w:b/>
              <w:bCs/>
            </w:rPr>
          </w:rPrChange>
        </w:rPr>
      </w:pPr>
      <w:r w:rsidRPr="00E13F4E">
        <w:rPr>
          <w:rStyle w:val="FootnoteReference"/>
          <w:color w:val="000000" w:themeColor="text1"/>
          <w:rPrChange w:id="1232" w:author="Zahid Syed" w:date="2025-09-24T13:00:00Z" w16du:dateUtc="2025-09-24T04:00:00Z">
            <w:rPr>
              <w:rStyle w:val="FootnoteReference"/>
            </w:rPr>
          </w:rPrChange>
        </w:rPr>
        <w:footnoteRef/>
      </w:r>
      <w:r w:rsidRPr="00E13F4E">
        <w:rPr>
          <w:color w:val="000000" w:themeColor="text1"/>
          <w:rPrChange w:id="1233" w:author="Zahid Syed" w:date="2025-09-24T13:00:00Z" w16du:dateUtc="2025-09-24T04:00:00Z">
            <w:rPr/>
          </w:rPrChange>
        </w:rPr>
        <w:t xml:space="preserve"> </w:t>
      </w:r>
      <w:r w:rsidRPr="00E13F4E">
        <w:rPr>
          <w:b/>
          <w:bCs/>
          <w:color w:val="000000" w:themeColor="text1"/>
          <w:rPrChange w:id="1234" w:author="Zahid Syed" w:date="2025-09-24T13:00:00Z" w16du:dateUtc="2025-09-24T04:00:00Z">
            <w:rPr>
              <w:b/>
              <w:bCs/>
            </w:rPr>
          </w:rPrChange>
        </w:rPr>
        <w:t>Ezra</w:t>
      </w:r>
      <w:r w:rsidRPr="00E13F4E">
        <w:rPr>
          <w:color w:val="000000" w:themeColor="text1"/>
          <w:rPrChange w:id="1235" w:author="Zahid Syed" w:date="2025-09-24T13:00:00Z" w16du:dateUtc="2025-09-24T04:00:00Z">
            <w:rPr/>
          </w:rPrChange>
        </w:rPr>
        <w:t xml:space="preserve"> (d. ca. 440 BCE) (Hebrew-Aramaic: </w:t>
      </w:r>
      <w:r w:rsidRPr="00E13F4E">
        <w:rPr>
          <w:i/>
          <w:iCs/>
          <w:color w:val="000000" w:themeColor="text1"/>
          <w:rPrChange w:id="1236" w:author="Zahid Syed" w:date="2025-09-24T13:00:00Z" w16du:dateUtc="2025-09-24T04:00:00Z">
            <w:rPr>
              <w:i/>
              <w:iCs/>
            </w:rPr>
          </w:rPrChange>
        </w:rPr>
        <w:t>‘Ezr</w:t>
      </w:r>
      <w:r w:rsidRPr="00E13F4E">
        <w:rPr>
          <w:i/>
          <w:iCs/>
          <w:color w:val="000000" w:themeColor="text1"/>
          <w:lang w:bidi="he"/>
          <w:rPrChange w:id="1237" w:author="Zahid Syed" w:date="2025-09-24T13:00:00Z" w16du:dateUtc="2025-09-24T04:00:00Z">
            <w:rPr>
              <w:i/>
              <w:iCs/>
              <w:color w:val="202122"/>
              <w:lang w:bidi="he"/>
            </w:rPr>
          </w:rPrChange>
        </w:rPr>
        <w:t>ā</w:t>
      </w:r>
      <w:r w:rsidRPr="00E13F4E">
        <w:rPr>
          <w:color w:val="000000" w:themeColor="text1"/>
          <w:lang w:bidi="he"/>
          <w:rPrChange w:id="1238" w:author="Zahid Syed" w:date="2025-09-24T13:00:00Z" w16du:dateUtc="2025-09-24T04:00:00Z">
            <w:rPr>
              <w:color w:val="202122"/>
              <w:lang w:bidi="he"/>
            </w:rPr>
          </w:rPrChange>
        </w:rPr>
        <w:t xml:space="preserve">, meaning “the Help” or “the Helper,” Arabic: </w:t>
      </w:r>
      <w:r w:rsidRPr="00E13F4E">
        <w:rPr>
          <w:i/>
          <w:iCs/>
          <w:color w:val="000000" w:themeColor="text1"/>
          <w:lang w:bidi="he"/>
          <w:rPrChange w:id="1239" w:author="Zahid Syed" w:date="2025-09-24T13:00:00Z" w16du:dateUtc="2025-09-24T04:00:00Z">
            <w:rPr>
              <w:i/>
              <w:iCs/>
              <w:color w:val="202122"/>
              <w:lang w:bidi="he"/>
            </w:rPr>
          </w:rPrChange>
        </w:rPr>
        <w:t>‘Azrā</w:t>
      </w:r>
      <w:r w:rsidRPr="00E13F4E">
        <w:rPr>
          <w:color w:val="000000" w:themeColor="text1"/>
          <w:lang w:bidi="he"/>
          <w:rPrChange w:id="1240" w:author="Zahid Syed" w:date="2025-09-24T13:00:00Z" w16du:dateUtc="2025-09-24T04:00:00Z">
            <w:rPr>
              <w:color w:val="202122"/>
              <w:lang w:bidi="he"/>
            </w:rPr>
          </w:rPrChange>
        </w:rPr>
        <w:t xml:space="preserve"> with the diminutive </w:t>
      </w:r>
      <w:r w:rsidRPr="00E13F4E">
        <w:rPr>
          <w:i/>
          <w:iCs/>
          <w:color w:val="000000" w:themeColor="text1"/>
          <w:lang w:bidi="he"/>
          <w:rPrChange w:id="1241" w:author="Zahid Syed" w:date="2025-09-24T13:00:00Z" w16du:dateUtc="2025-09-24T04:00:00Z">
            <w:rPr>
              <w:i/>
              <w:iCs/>
              <w:color w:val="202122"/>
              <w:lang w:bidi="he"/>
            </w:rPr>
          </w:rPrChange>
        </w:rPr>
        <w:t>‘Uzayr</w:t>
      </w:r>
      <w:r w:rsidRPr="00E13F4E">
        <w:rPr>
          <w:color w:val="000000" w:themeColor="text1"/>
          <w:lang w:bidi="he"/>
          <w:rPrChange w:id="1242" w:author="Zahid Syed" w:date="2025-09-24T13:00:00Z" w16du:dateUtc="2025-09-24T04:00:00Z">
            <w:rPr>
              <w:color w:val="202122"/>
              <w:lang w:bidi="he"/>
            </w:rPr>
          </w:rPrChange>
        </w:rPr>
        <w:t>) is also called “Ezra the Scribe” (Hebrew:</w:t>
      </w:r>
      <w:r w:rsidRPr="00E13F4E">
        <w:rPr>
          <w:i/>
          <w:iCs/>
          <w:color w:val="000000" w:themeColor="text1"/>
          <w:rPrChange w:id="1243" w:author="Zahid Syed" w:date="2025-09-24T13:00:00Z" w16du:dateUtc="2025-09-24T04:00:00Z">
            <w:rPr>
              <w:i/>
              <w:iCs/>
            </w:rPr>
          </w:rPrChange>
        </w:rPr>
        <w:t xml:space="preserve"> ‘Ezr</w:t>
      </w:r>
      <w:r w:rsidRPr="00E13F4E">
        <w:rPr>
          <w:i/>
          <w:iCs/>
          <w:color w:val="000000" w:themeColor="text1"/>
          <w:lang w:bidi="he"/>
          <w:rPrChange w:id="1244" w:author="Zahid Syed" w:date="2025-09-24T13:00:00Z" w16du:dateUtc="2025-09-24T04:00:00Z">
            <w:rPr>
              <w:i/>
              <w:iCs/>
              <w:color w:val="202122"/>
              <w:lang w:bidi="he"/>
            </w:rPr>
          </w:rPrChange>
        </w:rPr>
        <w:t>ā has-S</w:t>
      </w:r>
      <w:r w:rsidRPr="00E13F4E">
        <w:rPr>
          <w:i/>
          <w:iCs/>
          <w:color w:val="000000" w:themeColor="text1"/>
          <w:rPrChange w:id="1245" w:author="Zahid Syed" w:date="2025-09-24T13:00:00Z" w16du:dateUtc="2025-09-24T04:00:00Z">
            <w:rPr>
              <w:i/>
              <w:iCs/>
              <w:color w:val="000000"/>
            </w:rPr>
          </w:rPrChange>
        </w:rPr>
        <w:t>ô</w:t>
      </w:r>
      <w:r w:rsidRPr="00E13F4E">
        <w:rPr>
          <w:i/>
          <w:iCs/>
          <w:color w:val="000000" w:themeColor="text1"/>
          <w:lang w:bidi="he"/>
          <w:rPrChange w:id="1246" w:author="Zahid Syed" w:date="2025-09-24T13:00:00Z" w16du:dateUtc="2025-09-24T04:00:00Z">
            <w:rPr>
              <w:i/>
              <w:iCs/>
              <w:color w:val="202122"/>
              <w:lang w:bidi="he"/>
            </w:rPr>
          </w:rPrChange>
        </w:rPr>
        <w:t>phēr</w:t>
      </w:r>
      <w:r w:rsidRPr="00E13F4E">
        <w:rPr>
          <w:color w:val="000000" w:themeColor="text1"/>
          <w:lang w:bidi="he"/>
          <w:rPrChange w:id="1247" w:author="Zahid Syed" w:date="2025-09-24T13:00:00Z" w16du:dateUtc="2025-09-24T04:00:00Z">
            <w:rPr>
              <w:color w:val="202122"/>
              <w:lang w:bidi="he"/>
            </w:rPr>
          </w:rPrChange>
        </w:rPr>
        <w:t xml:space="preserve">) and Esdras (Greek:  </w:t>
      </w:r>
      <w:r w:rsidRPr="00E13F4E">
        <w:rPr>
          <w:i/>
          <w:iCs/>
          <w:color w:val="000000" w:themeColor="text1"/>
          <w:rPrChange w:id="1248" w:author="Zahid Syed" w:date="2025-09-24T13:00:00Z" w16du:dateUtc="2025-09-24T04:00:00Z">
            <w:rPr>
              <w:i/>
              <w:iCs/>
              <w:color w:val="000000"/>
            </w:rPr>
          </w:rPrChange>
        </w:rPr>
        <w:t>É</w:t>
      </w:r>
      <w:r w:rsidRPr="00E13F4E">
        <w:rPr>
          <w:i/>
          <w:iCs/>
          <w:color w:val="000000" w:themeColor="text1"/>
          <w:rPrChange w:id="1249" w:author="Zahid Syed" w:date="2025-09-24T13:00:00Z" w16du:dateUtc="2025-09-24T04:00:00Z">
            <w:rPr>
              <w:i/>
              <w:iCs/>
              <w:color w:val="202122"/>
            </w:rPr>
          </w:rPrChange>
        </w:rPr>
        <w:t>sdras;Ἔσδρας</w:t>
      </w:r>
      <w:r w:rsidRPr="00E13F4E">
        <w:rPr>
          <w:color w:val="000000" w:themeColor="text1"/>
          <w:lang w:bidi="he"/>
          <w:rPrChange w:id="1250" w:author="Zahid Syed" w:date="2025-09-24T13:00:00Z" w16du:dateUtc="2025-09-24T04:00:00Z">
            <w:rPr>
              <w:color w:val="202122"/>
              <w:lang w:bidi="he"/>
            </w:rPr>
          </w:rPrChange>
        </w:rPr>
        <w:t>)</w:t>
      </w:r>
      <w:r w:rsidRPr="00E13F4E">
        <w:rPr>
          <w:i/>
          <w:iCs/>
          <w:color w:val="000000" w:themeColor="text1"/>
          <w:lang w:bidi="he"/>
          <w:rPrChange w:id="1251" w:author="Zahid Syed" w:date="2025-09-24T13:00:00Z" w16du:dateUtc="2025-09-24T04:00:00Z">
            <w:rPr>
              <w:i/>
              <w:iCs/>
              <w:color w:val="202122"/>
              <w:lang w:bidi="he"/>
            </w:rPr>
          </w:rPrChange>
        </w:rPr>
        <w:t>,</w:t>
      </w:r>
      <w:r w:rsidRPr="00E13F4E">
        <w:rPr>
          <w:color w:val="000000" w:themeColor="text1"/>
          <w:lang w:bidi="he"/>
          <w:rPrChange w:id="1252" w:author="Zahid Syed" w:date="2025-09-24T13:00:00Z" w16du:dateUtc="2025-09-24T04:00:00Z">
            <w:rPr>
              <w:color w:val="202122"/>
              <w:lang w:bidi="he"/>
            </w:rPr>
          </w:rPrChange>
        </w:rPr>
        <w:t xml:space="preserve"> which is the way that his name appears in the Greek Septuagint. His name may be an abbreviated Aramaic rendition of the Hebrw name </w:t>
      </w:r>
      <w:r w:rsidRPr="00E13F4E">
        <w:rPr>
          <w:i/>
          <w:iCs/>
          <w:color w:val="000000" w:themeColor="text1"/>
          <w:lang w:bidi="he"/>
          <w:rPrChange w:id="1253" w:author="Zahid Syed" w:date="2025-09-24T13:00:00Z" w16du:dateUtc="2025-09-24T04:00:00Z">
            <w:rPr>
              <w:i/>
              <w:iCs/>
              <w:color w:val="202122"/>
              <w:lang w:bidi="he"/>
            </w:rPr>
          </w:rPrChange>
        </w:rPr>
        <w:t>‘Azar-Y</w:t>
      </w:r>
      <w:r w:rsidRPr="00E13F4E">
        <w:rPr>
          <w:i/>
          <w:iCs/>
          <w:color w:val="000000" w:themeColor="text1"/>
          <w:rPrChange w:id="1254" w:author="Zahid Syed" w:date="2025-09-24T13:00:00Z" w16du:dateUtc="2025-09-24T04:00:00Z">
            <w:rPr>
              <w:i/>
              <w:iCs/>
            </w:rPr>
          </w:rPrChange>
        </w:rPr>
        <w:t>ā</w:t>
      </w:r>
      <w:r w:rsidRPr="00E13F4E">
        <w:rPr>
          <w:i/>
          <w:iCs/>
          <w:color w:val="000000" w:themeColor="text1"/>
          <w:lang w:bidi="he"/>
          <w:rPrChange w:id="1255" w:author="Zahid Syed" w:date="2025-09-24T13:00:00Z" w16du:dateUtc="2025-09-24T04:00:00Z">
            <w:rPr>
              <w:i/>
              <w:iCs/>
              <w:color w:val="202122"/>
              <w:lang w:bidi="he"/>
            </w:rPr>
          </w:rPrChange>
        </w:rPr>
        <w:t>h</w:t>
      </w:r>
      <w:r w:rsidRPr="00E13F4E">
        <w:rPr>
          <w:i/>
          <w:iCs/>
          <w:color w:val="000000" w:themeColor="text1"/>
          <w:rPrChange w:id="1256" w:author="Zahid Syed" w:date="2025-09-24T13:00:00Z" w16du:dateUtc="2025-09-24T04:00:00Z">
            <w:rPr>
              <w:i/>
              <w:iCs/>
              <w:color w:val="000000"/>
            </w:rPr>
          </w:rPrChange>
        </w:rPr>
        <w:t>û</w:t>
      </w:r>
      <w:r w:rsidRPr="00E13F4E">
        <w:rPr>
          <w:color w:val="000000" w:themeColor="text1"/>
          <w:rPrChange w:id="1257" w:author="Zahid Syed" w:date="2025-09-24T13:00:00Z" w16du:dateUtc="2025-09-24T04:00:00Z">
            <w:rPr>
              <w:color w:val="000000"/>
            </w:rPr>
          </w:rPrChange>
        </w:rPr>
        <w:t xml:space="preserve">, meaning “God helps.” Ezra is said to have written the Biblical Books of Nehemiah and Ezra as well as the Books of Chronicles and Malachi—the last book of the Old Testament. Ezra almost single-handedly restored the Biblical Scriptures and the religion of ancient Israel after the end of the Babylonian Captivity, which followed the destruction of the First Temple in 587 BCE and ended around 539 BCE with the return of the Jews from Exile and the construction of the Second Temple, which began around 537 CE. Ezra also gave the Jews their present Hebrew script, which is an Aramaic script and differs greatly from the Hebrew script of Moses, David, and the Prophets. Ezra is venerated as a Saint in Roman Catholicism and the Greek Orthodox Churches, while the Rabbinical Tradition regards him as having been a Prophet. Ezra was of the Children of Zadok and descended directly from Seraiah (Hebrew: </w:t>
      </w:r>
      <w:r w:rsidRPr="00E13F4E">
        <w:rPr>
          <w:i/>
          <w:iCs/>
          <w:color w:val="000000" w:themeColor="text1"/>
          <w:rPrChange w:id="1258" w:author="Zahid Syed" w:date="2025-09-24T13:00:00Z" w16du:dateUtc="2025-09-24T04:00:00Z">
            <w:rPr>
              <w:i/>
              <w:iCs/>
              <w:color w:val="000000"/>
            </w:rPr>
          </w:rPrChange>
        </w:rPr>
        <w:t>Śar</w:t>
      </w:r>
      <w:r w:rsidRPr="00E13F4E">
        <w:rPr>
          <w:i/>
          <w:iCs/>
          <w:color w:val="000000" w:themeColor="text1"/>
          <w:rPrChange w:id="1259" w:author="Zahid Syed" w:date="2025-09-24T13:00:00Z" w16du:dateUtc="2025-09-24T04:00:00Z">
            <w:rPr>
              <w:i/>
              <w:iCs/>
            </w:rPr>
          </w:rPrChange>
        </w:rPr>
        <w:t>āyāh</w:t>
      </w:r>
      <w:r w:rsidRPr="00E13F4E">
        <w:rPr>
          <w:color w:val="000000" w:themeColor="text1"/>
          <w:rPrChange w:id="1260" w:author="Zahid Syed" w:date="2025-09-24T13:00:00Z" w16du:dateUtc="2025-09-24T04:00:00Z">
            <w:rPr/>
          </w:rPrChange>
        </w:rPr>
        <w:t>, meaning “Prince of the Lord”), who was the last High Priest of Solomon’s Temple before its destruction. Ezra, who is also called the High Priest, assumed that function in the Second Temple after his return from the Babylonian Exile. Ezra established the Great Assembly of Scholars, which was the forerunner of the Sanhedrin, both of which became the bodies of chief authority in expounding the Law of Moses. Rabbinic Tradition refers to Ezra as “the flowers that appear on the earth,” since he brought about the “springtime” of the restoration of Judaism in the Second Temple period. The Rabbinical Tradition holds that Ezra was the author of the Book of Malachi, the Prophet, which would make Ezra a Prophet. There are strong similarities between the Book of Ezra and Malachi, and some Christians such as Clement of Alexandria and Saint Jerome have also held that Malachi was, in fact, Ezra.</w:t>
      </w:r>
    </w:p>
  </w:footnote>
  <w:footnote w:id="40">
    <w:p w14:paraId="27F71AE5" w14:textId="77777777" w:rsidR="00B335E1" w:rsidRPr="00E13F4E" w:rsidRDefault="00B335E1" w:rsidP="005D5C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themeColor="text1"/>
          <w:sz w:val="20"/>
          <w:szCs w:val="20"/>
          <w:rPrChange w:id="1261"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1262"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263"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1264" w:author="Zahid Syed" w:date="2025-09-24T13:00:00Z" w16du:dateUtc="2025-09-24T04:00:00Z">
            <w:rPr>
              <w:rFonts w:ascii="Times New Roman" w:hAnsi="Times New Roman" w:cs="Times New Roman"/>
              <w:b/>
              <w:bCs/>
              <w:sz w:val="20"/>
              <w:szCs w:val="20"/>
            </w:rPr>
          </w:rPrChange>
        </w:rPr>
        <w:t xml:space="preserve">Zachariah II </w:t>
      </w:r>
      <w:r w:rsidRPr="00E13F4E">
        <w:rPr>
          <w:rFonts w:ascii="Times New Roman" w:hAnsi="Times New Roman" w:cs="Times New Roman"/>
          <w:color w:val="000000" w:themeColor="text1"/>
          <w:sz w:val="20"/>
          <w:szCs w:val="20"/>
          <w:rPrChange w:id="1265" w:author="Zahid Syed" w:date="2025-09-24T13:00:00Z" w16du:dateUtc="2025-09-24T04:00:00Z">
            <w:rPr>
              <w:rFonts w:ascii="Times New Roman" w:hAnsi="Times New Roman" w:cs="Times New Roman"/>
              <w:sz w:val="20"/>
              <w:szCs w:val="20"/>
            </w:rPr>
          </w:rPrChange>
        </w:rPr>
        <w:t>(d. ca. 12 CE) (</w:t>
      </w:r>
      <w:r w:rsidRPr="00E13F4E">
        <w:rPr>
          <w:rFonts w:ascii="Times New Roman" w:hAnsi="Times New Roman" w:cs="Times New Roman"/>
          <w:color w:val="000000" w:themeColor="text1"/>
          <w:sz w:val="20"/>
          <w:szCs w:val="20"/>
          <w:lang w:bidi="ar"/>
          <w:rPrChange w:id="1266" w:author="Zahid Syed" w:date="2025-09-24T13:00:00Z" w16du:dateUtc="2025-09-24T04:00:00Z">
            <w:rPr>
              <w:rFonts w:ascii="Times New Roman" w:hAnsi="Times New Roman" w:cs="Times New Roman"/>
              <w:color w:val="202122"/>
              <w:sz w:val="20"/>
              <w:szCs w:val="20"/>
              <w:lang w:bidi="ar"/>
            </w:rPr>
          </w:rPrChange>
        </w:rPr>
        <w:t xml:space="preserve">Hebrew: </w:t>
      </w:r>
      <w:r w:rsidRPr="00E13F4E">
        <w:rPr>
          <w:rFonts w:ascii="Times New Roman" w:hAnsi="Times New Roman" w:cs="Times New Roman"/>
          <w:i/>
          <w:iCs/>
          <w:color w:val="000000" w:themeColor="text1"/>
          <w:sz w:val="20"/>
          <w:szCs w:val="20"/>
          <w:lang w:bidi="ar"/>
          <w:rPrChange w:id="1267" w:author="Zahid Syed" w:date="2025-09-24T13:00:00Z" w16du:dateUtc="2025-09-24T04:00:00Z">
            <w:rPr>
              <w:rFonts w:ascii="Times New Roman" w:hAnsi="Times New Roman" w:cs="Times New Roman"/>
              <w:i/>
              <w:iCs/>
              <w:color w:val="202122"/>
              <w:sz w:val="20"/>
              <w:szCs w:val="20"/>
              <w:lang w:bidi="ar"/>
            </w:rPr>
          </w:rPrChange>
        </w:rPr>
        <w:t>Zekhary</w:t>
      </w:r>
      <w:r w:rsidRPr="00E13F4E">
        <w:rPr>
          <w:rFonts w:ascii="Times New Roman" w:hAnsi="Times New Roman" w:cs="Times New Roman"/>
          <w:i/>
          <w:iCs/>
          <w:color w:val="000000" w:themeColor="text1"/>
          <w:sz w:val="20"/>
          <w:szCs w:val="20"/>
          <w:rPrChange w:id="1268" w:author="Zahid Syed" w:date="2025-09-24T13:00:00Z" w16du:dateUtc="2025-09-24T04:00:00Z">
            <w:rPr>
              <w:rFonts w:ascii="Times New Roman" w:hAnsi="Times New Roman" w:cs="Times New Roman"/>
              <w:i/>
              <w:iCs/>
              <w:color w:val="202122"/>
              <w:sz w:val="20"/>
              <w:szCs w:val="20"/>
            </w:rPr>
          </w:rPrChange>
        </w:rPr>
        <w:t>āh</w:t>
      </w:r>
      <w:r w:rsidRPr="00E13F4E">
        <w:rPr>
          <w:rFonts w:ascii="Times New Roman" w:hAnsi="Times New Roman" w:cs="Times New Roman"/>
          <w:color w:val="000000" w:themeColor="text1"/>
          <w:sz w:val="20"/>
          <w:szCs w:val="20"/>
          <w:rPrChange w:id="1269" w:author="Zahid Syed" w:date="2025-09-24T13:00:00Z" w16du:dateUtc="2025-09-24T04:00:00Z">
            <w:rPr>
              <w:rFonts w:ascii="Times New Roman" w:hAnsi="Times New Roman" w:cs="Times New Roman"/>
              <w:color w:val="202122"/>
              <w:sz w:val="20"/>
              <w:szCs w:val="20"/>
            </w:rPr>
          </w:rPrChange>
        </w:rPr>
        <w:t xml:space="preserve">, meaning “Remember the Lord” or “make mention of the Lord;” </w:t>
      </w:r>
      <w:r w:rsidRPr="00E13F4E">
        <w:rPr>
          <w:rFonts w:ascii="Times New Roman" w:hAnsi="Times New Roman" w:cs="Times New Roman"/>
          <w:color w:val="000000" w:themeColor="text1"/>
          <w:sz w:val="20"/>
          <w:szCs w:val="20"/>
          <w:rPrChange w:id="1270" w:author="Zahid Syed" w:date="2025-09-24T13:00:00Z" w16du:dateUtc="2025-09-24T04:00:00Z">
            <w:rPr>
              <w:rFonts w:ascii="Times New Roman" w:hAnsi="Times New Roman" w:cs="Times New Roman"/>
              <w:sz w:val="20"/>
              <w:szCs w:val="20"/>
            </w:rPr>
          </w:rPrChange>
        </w:rPr>
        <w:t xml:space="preserve">Arabic: </w:t>
      </w:r>
      <w:r w:rsidRPr="00E13F4E">
        <w:rPr>
          <w:rFonts w:ascii="Times New Roman" w:hAnsi="Times New Roman" w:cs="Times New Roman"/>
          <w:i/>
          <w:iCs/>
          <w:color w:val="000000" w:themeColor="text1"/>
          <w:sz w:val="20"/>
          <w:szCs w:val="20"/>
          <w:lang w:bidi="ar"/>
          <w:rPrChange w:id="1271" w:author="Zahid Syed" w:date="2025-09-24T13:00:00Z" w16du:dateUtc="2025-09-24T04:00:00Z">
            <w:rPr>
              <w:rFonts w:ascii="Times New Roman" w:hAnsi="Times New Roman" w:cs="Times New Roman"/>
              <w:i/>
              <w:iCs/>
              <w:color w:val="202122"/>
              <w:sz w:val="20"/>
              <w:szCs w:val="20"/>
              <w:lang w:bidi="ar"/>
            </w:rPr>
          </w:rPrChange>
        </w:rPr>
        <w:t>Zakariyyā</w:t>
      </w:r>
      <w:r w:rsidRPr="00E13F4E">
        <w:rPr>
          <w:rFonts w:ascii="Times New Roman" w:hAnsi="Times New Roman" w:cs="Times New Roman"/>
          <w:color w:val="000000" w:themeColor="text1"/>
          <w:sz w:val="20"/>
          <w:szCs w:val="20"/>
          <w:lang w:bidi="ar"/>
          <w:rPrChange w:id="1272" w:author="Zahid Syed" w:date="2025-09-24T13:00:00Z" w16du:dateUtc="2025-09-24T04:00:00Z">
            <w:rPr>
              <w:rFonts w:ascii="Times New Roman" w:hAnsi="Times New Roman" w:cs="Times New Roman"/>
              <w:color w:val="202122"/>
              <w:sz w:val="20"/>
              <w:szCs w:val="20"/>
              <w:lang w:bidi="ar"/>
            </w:rPr>
          </w:rPrChange>
        </w:rPr>
        <w:t xml:space="preserve"> and </w:t>
      </w:r>
      <w:r w:rsidRPr="00E13F4E">
        <w:rPr>
          <w:rFonts w:ascii="Times New Roman" w:hAnsi="Times New Roman" w:cs="Times New Roman"/>
          <w:i/>
          <w:iCs/>
          <w:color w:val="000000" w:themeColor="text1"/>
          <w:sz w:val="20"/>
          <w:szCs w:val="20"/>
          <w:lang w:bidi="ar"/>
          <w:rPrChange w:id="1273" w:author="Zahid Syed" w:date="2025-09-24T13:00:00Z" w16du:dateUtc="2025-09-24T04:00:00Z">
            <w:rPr>
              <w:rFonts w:ascii="Times New Roman" w:hAnsi="Times New Roman" w:cs="Times New Roman"/>
              <w:i/>
              <w:iCs/>
              <w:color w:val="202122"/>
              <w:sz w:val="20"/>
              <w:szCs w:val="20"/>
              <w:lang w:bidi="ar"/>
            </w:rPr>
          </w:rPrChange>
        </w:rPr>
        <w:t>Zakariyyā’</w:t>
      </w:r>
      <w:r w:rsidRPr="00E13F4E">
        <w:rPr>
          <w:rFonts w:ascii="Times New Roman" w:hAnsi="Times New Roman" w:cs="Times New Roman"/>
          <w:color w:val="000000" w:themeColor="text1"/>
          <w:sz w:val="20"/>
          <w:szCs w:val="20"/>
          <w:lang w:bidi="ar"/>
          <w:rPrChange w:id="1274" w:author="Zahid Syed" w:date="2025-09-24T13:00:00Z" w16du:dateUtc="2025-09-24T04:00:00Z">
            <w:rPr>
              <w:rFonts w:ascii="Times New Roman" w:hAnsi="Times New Roman" w:cs="Times New Roman"/>
              <w:color w:val="202122"/>
              <w:sz w:val="20"/>
              <w:szCs w:val="20"/>
              <w:lang w:bidi="ar"/>
            </w:rPr>
          </w:rPrChange>
        </w:rPr>
        <w:t xml:space="preserve">; </w:t>
      </w:r>
      <w:r w:rsidRPr="00E13F4E">
        <w:rPr>
          <w:rFonts w:ascii="Times New Roman" w:hAnsi="Times New Roman" w:cs="Times New Roman"/>
          <w:color w:val="000000" w:themeColor="text1"/>
          <w:sz w:val="20"/>
          <w:szCs w:val="20"/>
          <w:rPrChange w:id="1275" w:author="Zahid Syed" w:date="2025-09-24T13:00:00Z" w16du:dateUtc="2025-09-24T04:00:00Z">
            <w:rPr>
              <w:rFonts w:ascii="Times New Roman" w:hAnsi="Times New Roman" w:cs="Times New Roman"/>
              <w:color w:val="202122"/>
              <w:sz w:val="20"/>
              <w:szCs w:val="20"/>
            </w:rPr>
          </w:rPrChange>
        </w:rPr>
        <w:t xml:space="preserve">Greek: </w:t>
      </w:r>
      <w:r w:rsidRPr="00E13F4E">
        <w:rPr>
          <w:rFonts w:ascii="Times New Roman" w:hAnsi="Times New Roman" w:cs="Times New Roman"/>
          <w:i/>
          <w:iCs/>
          <w:color w:val="000000" w:themeColor="text1"/>
          <w:sz w:val="20"/>
          <w:szCs w:val="20"/>
          <w:rPrChange w:id="1276" w:author="Zahid Syed" w:date="2025-09-24T13:00:00Z" w16du:dateUtc="2025-09-24T04:00:00Z">
            <w:rPr>
              <w:rFonts w:ascii="Times New Roman" w:hAnsi="Times New Roman" w:cs="Times New Roman"/>
              <w:i/>
              <w:iCs/>
              <w:color w:val="202122"/>
              <w:sz w:val="20"/>
              <w:szCs w:val="20"/>
            </w:rPr>
          </w:rPrChange>
        </w:rPr>
        <w:t>Zakhar</w:t>
      </w:r>
      <w:r w:rsidRPr="00E13F4E">
        <w:rPr>
          <w:rFonts w:ascii="Times New Roman" w:hAnsi="Times New Roman" w:cs="Times New Roman"/>
          <w:i/>
          <w:iCs/>
          <w:color w:val="000000" w:themeColor="text1"/>
          <w:sz w:val="20"/>
          <w:szCs w:val="20"/>
          <w:rPrChange w:id="1277" w:author="Zahid Syed" w:date="2025-09-24T13:00:00Z" w16du:dateUtc="2025-09-24T04:00:00Z">
            <w:rPr>
              <w:rFonts w:ascii="Times New Roman" w:hAnsi="Times New Roman" w:cs="Times New Roman"/>
              <w:i/>
              <w:iCs/>
              <w:color w:val="000000"/>
              <w:sz w:val="20"/>
              <w:szCs w:val="20"/>
            </w:rPr>
          </w:rPrChange>
        </w:rPr>
        <w:t>í</w:t>
      </w:r>
      <w:r w:rsidRPr="00E13F4E">
        <w:rPr>
          <w:rFonts w:ascii="Times New Roman" w:hAnsi="Times New Roman" w:cs="Times New Roman"/>
          <w:i/>
          <w:iCs/>
          <w:color w:val="000000" w:themeColor="text1"/>
          <w:sz w:val="20"/>
          <w:szCs w:val="20"/>
          <w:rPrChange w:id="1278" w:author="Zahid Syed" w:date="2025-09-24T13:00:00Z" w16du:dateUtc="2025-09-24T04:00:00Z">
            <w:rPr>
              <w:rFonts w:ascii="Times New Roman" w:hAnsi="Times New Roman" w:cs="Times New Roman"/>
              <w:i/>
              <w:iCs/>
              <w:color w:val="202122"/>
              <w:sz w:val="20"/>
              <w:szCs w:val="20"/>
            </w:rPr>
          </w:rPrChange>
        </w:rPr>
        <w:t>as</w:t>
      </w:r>
      <w:r w:rsidRPr="00E13F4E">
        <w:rPr>
          <w:rFonts w:ascii="Times New Roman" w:hAnsi="Times New Roman" w:cs="Times New Roman"/>
          <w:color w:val="000000" w:themeColor="text1"/>
          <w:sz w:val="20"/>
          <w:szCs w:val="20"/>
          <w:rPrChange w:id="1279" w:author="Zahid Syed" w:date="2025-09-24T13:00:00Z" w16du:dateUtc="2025-09-24T04:00:00Z">
            <w:rPr>
              <w:rFonts w:ascii="Times New Roman" w:hAnsi="Times New Roman" w:cs="Times New Roman"/>
              <w:color w:val="202122"/>
              <w:sz w:val="20"/>
              <w:szCs w:val="20"/>
            </w:rPr>
          </w:rPrChange>
        </w:rPr>
        <w:t xml:space="preserve">; </w:t>
      </w:r>
      <w:r w:rsidRPr="00E13F4E">
        <w:rPr>
          <w:rFonts w:ascii="Times New Roman" w:hAnsi="Times New Roman" w:cs="Times New Roman"/>
          <w:i/>
          <w:iCs/>
          <w:color w:val="000000" w:themeColor="text1"/>
          <w:sz w:val="20"/>
          <w:szCs w:val="20"/>
          <w:lang w:val="el-GR"/>
          <w:rPrChange w:id="1280" w:author="Zahid Syed" w:date="2025-09-24T13:00:00Z" w16du:dateUtc="2025-09-24T04:00:00Z">
            <w:rPr>
              <w:rFonts w:ascii="Times New Roman" w:hAnsi="Times New Roman" w:cs="Times New Roman"/>
              <w:i/>
              <w:iCs/>
              <w:color w:val="202122"/>
              <w:sz w:val="20"/>
              <w:szCs w:val="20"/>
              <w:lang w:val="el-GR"/>
            </w:rPr>
          </w:rPrChange>
        </w:rPr>
        <w:t>Ζαχαρίας</w:t>
      </w:r>
      <w:r w:rsidRPr="00E13F4E">
        <w:rPr>
          <w:rFonts w:ascii="Times New Roman" w:hAnsi="Times New Roman" w:cs="Times New Roman"/>
          <w:color w:val="000000" w:themeColor="text1"/>
          <w:sz w:val="20"/>
          <w:szCs w:val="20"/>
          <w:rPrChange w:id="1281" w:author="Zahid Syed" w:date="2025-09-24T13:00:00Z" w16du:dateUtc="2025-09-24T04:00:00Z">
            <w:rPr>
              <w:rFonts w:ascii="Times New Roman" w:hAnsi="Times New Roman" w:cs="Times New Roman"/>
              <w:color w:val="202122"/>
              <w:sz w:val="20"/>
              <w:szCs w:val="20"/>
            </w:rPr>
          </w:rPrChange>
        </w:rPr>
        <w:t>) is also called Zacharias and Zachary. He</w:t>
      </w:r>
      <w:r w:rsidRPr="00E13F4E">
        <w:rPr>
          <w:rFonts w:ascii="Times New Roman" w:eastAsia="Yu Gothic" w:hAnsi="Times New Roman" w:cs="Times New Roman"/>
          <w:color w:val="000000" w:themeColor="text1"/>
          <w:sz w:val="20"/>
          <w:szCs w:val="20"/>
          <w:rPrChange w:id="1282" w:author="Zahid Syed" w:date="2025-09-24T13:00:00Z" w16du:dateUtc="2025-09-24T04:00:00Z">
            <w:rPr>
              <w:rFonts w:ascii="Times New Roman" w:eastAsia="Yu Gothic" w:hAnsi="Times New Roman" w:cs="Times New Roman"/>
              <w:color w:val="000000"/>
              <w:sz w:val="20"/>
              <w:szCs w:val="20"/>
            </w:rPr>
          </w:rPrChange>
        </w:rPr>
        <w:t xml:space="preserve"> must not be confused with the Prophet Zachariah I, who died during the first days of the Second Temple almost five centuries before the Prophet Zachariah II.</w:t>
      </w:r>
      <w:r w:rsidRPr="00E13F4E">
        <w:rPr>
          <w:rFonts w:ascii="Times New Roman" w:eastAsia="Yu Gothic" w:hAnsi="Times New Roman" w:cs="Times New Roman"/>
          <w:color w:val="000000" w:themeColor="text1"/>
          <w:sz w:val="20"/>
          <w:szCs w:val="20"/>
          <w:rPrChange w:id="1283" w:author="Zahid Syed" w:date="2025-09-24T13:00:00Z" w16du:dateUtc="2025-09-24T04:00:00Z">
            <w:rPr>
              <w:rFonts w:ascii="Times New Roman" w:eastAsia="Yu Gothic" w:hAnsi="Times New Roman" w:cs="Times New Roman"/>
              <w:color w:val="0F252D"/>
              <w:sz w:val="20"/>
              <w:szCs w:val="20"/>
            </w:rPr>
          </w:rPrChange>
        </w:rPr>
        <w:t xml:space="preserve"> Zechariah II was named after the Old Testament Zachariah I. The Prophet Zachariah II belonged to the line of the Prophet Aaron and a High Priest in Jerusalem (see Luke, 1:67-79). He was the husband of Elizabeth </w:t>
      </w:r>
      <w:r w:rsidRPr="00E13F4E">
        <w:rPr>
          <w:rFonts w:ascii="Times New Roman" w:eastAsia="Yu Gothic" w:hAnsi="Times New Roman" w:cs="Times New Roman"/>
          <w:color w:val="000000" w:themeColor="text1"/>
          <w:sz w:val="20"/>
          <w:szCs w:val="20"/>
          <w:rPrChange w:id="1284" w:author="Zahid Syed" w:date="2025-09-24T13:00:00Z" w16du:dateUtc="2025-09-24T04:00:00Z">
            <w:rPr>
              <w:rFonts w:ascii="Times New Roman" w:eastAsia="Yu Gothic" w:hAnsi="Times New Roman" w:cs="Times New Roman"/>
              <w:color w:val="000000"/>
              <w:sz w:val="20"/>
              <w:szCs w:val="20"/>
            </w:rPr>
          </w:rPrChange>
        </w:rPr>
        <w:t xml:space="preserve">(Hebrew: </w:t>
      </w:r>
      <w:r w:rsidRPr="00E13F4E">
        <w:rPr>
          <w:rFonts w:ascii="Times New Roman" w:eastAsia="Yu Gothic" w:hAnsi="Times New Roman" w:cs="Times New Roman"/>
          <w:i/>
          <w:iCs/>
          <w:color w:val="000000" w:themeColor="text1"/>
          <w:sz w:val="20"/>
          <w:szCs w:val="20"/>
          <w:rPrChange w:id="1285" w:author="Zahid Syed" w:date="2025-09-24T13:00:00Z" w16du:dateUtc="2025-09-24T04:00:00Z">
            <w:rPr>
              <w:rFonts w:ascii="Times New Roman" w:eastAsia="Yu Gothic" w:hAnsi="Times New Roman" w:cs="Times New Roman"/>
              <w:i/>
              <w:iCs/>
              <w:color w:val="000000"/>
              <w:sz w:val="20"/>
              <w:szCs w:val="20"/>
            </w:rPr>
          </w:rPrChange>
        </w:rPr>
        <w:t>El</w:t>
      </w:r>
      <w:r w:rsidRPr="00E13F4E">
        <w:rPr>
          <w:rFonts w:ascii="Times New Roman" w:hAnsi="Times New Roman" w:cs="Times New Roman"/>
          <w:i/>
          <w:iCs/>
          <w:color w:val="000000" w:themeColor="text1"/>
          <w:sz w:val="20"/>
          <w:szCs w:val="20"/>
          <w:rPrChange w:id="1286" w:author="Zahid Syed" w:date="2025-09-24T13:00:00Z" w16du:dateUtc="2025-09-24T04:00:00Z">
            <w:rPr>
              <w:rFonts w:ascii="Times New Roman" w:hAnsi="Times New Roman" w:cs="Times New Roman"/>
              <w:i/>
              <w:iCs/>
              <w:color w:val="000000"/>
              <w:sz w:val="20"/>
              <w:szCs w:val="20"/>
            </w:rPr>
          </w:rPrChange>
        </w:rPr>
        <w:t>î</w:t>
      </w:r>
      <w:r w:rsidRPr="00E13F4E">
        <w:rPr>
          <w:rFonts w:ascii="Times New Roman" w:hAnsi="Times New Roman" w:cs="Times New Roman"/>
          <w:color w:val="000000" w:themeColor="text1"/>
          <w:sz w:val="20"/>
          <w:szCs w:val="20"/>
          <w:shd w:val="clear" w:color="auto" w:fill="FFFFFF"/>
          <w:rPrChange w:id="1287" w:author="Zahid Syed" w:date="2025-09-24T13:00:00Z" w16du:dateUtc="2025-09-24T04:00:00Z">
            <w:rPr>
              <w:rFonts w:ascii="Times New Roman" w:hAnsi="Times New Roman" w:cs="Times New Roman"/>
              <w:color w:val="1F1F1F"/>
              <w:sz w:val="20"/>
              <w:szCs w:val="20"/>
              <w:shd w:val="clear" w:color="auto" w:fill="FFFFFF"/>
            </w:rPr>
          </w:rPrChange>
        </w:rPr>
        <w:t>-</w:t>
      </w:r>
      <w:r w:rsidRPr="00E13F4E">
        <w:rPr>
          <w:rFonts w:ascii="Times New Roman" w:hAnsi="Times New Roman" w:cs="Times New Roman"/>
          <w:i/>
          <w:iCs/>
          <w:color w:val="000000" w:themeColor="text1"/>
          <w:sz w:val="20"/>
          <w:szCs w:val="20"/>
          <w:shd w:val="clear" w:color="auto" w:fill="FFFFFF"/>
          <w:rPrChange w:id="1288" w:author="Zahid Syed" w:date="2025-09-24T13:00:00Z" w16du:dateUtc="2025-09-24T04:00:00Z">
            <w:rPr>
              <w:rFonts w:ascii="Times New Roman" w:hAnsi="Times New Roman" w:cs="Times New Roman"/>
              <w:i/>
              <w:iCs/>
              <w:color w:val="1F1F1F"/>
              <w:sz w:val="20"/>
              <w:szCs w:val="20"/>
              <w:shd w:val="clear" w:color="auto" w:fill="FFFFFF"/>
            </w:rPr>
          </w:rPrChange>
        </w:rPr>
        <w:t>Shebha‘</w:t>
      </w:r>
      <w:r w:rsidRPr="00E13F4E">
        <w:rPr>
          <w:rFonts w:ascii="Times New Roman" w:hAnsi="Times New Roman" w:cs="Times New Roman"/>
          <w:color w:val="000000" w:themeColor="text1"/>
          <w:sz w:val="20"/>
          <w:szCs w:val="20"/>
          <w:shd w:val="clear" w:color="auto" w:fill="FFFFFF"/>
          <w:rPrChange w:id="1289" w:author="Zahid Syed" w:date="2025-09-24T13:00:00Z" w16du:dateUtc="2025-09-24T04:00:00Z">
            <w:rPr>
              <w:rFonts w:ascii="Times New Roman" w:hAnsi="Times New Roman" w:cs="Times New Roman"/>
              <w:color w:val="1F1F1F"/>
              <w:sz w:val="20"/>
              <w:szCs w:val="20"/>
              <w:shd w:val="clear" w:color="auto" w:fill="FFFFFF"/>
            </w:rPr>
          </w:rPrChange>
        </w:rPr>
        <w:t>, meaning “my God is [my] oath” or “m God is abundance,” which is how it is rendered in the Septuagint</w:t>
      </w:r>
      <w:r w:rsidRPr="00E13F4E">
        <w:rPr>
          <w:rFonts w:ascii="Times New Roman" w:eastAsia="Yu Gothic" w:hAnsi="Times New Roman" w:cs="Times New Roman"/>
          <w:color w:val="000000" w:themeColor="text1"/>
          <w:sz w:val="20"/>
          <w:szCs w:val="20"/>
          <w:rPrChange w:id="1290" w:author="Zahid Syed" w:date="2025-09-24T13:00:00Z" w16du:dateUtc="2025-09-24T04:00:00Z">
            <w:rPr>
              <w:rFonts w:ascii="Times New Roman" w:eastAsia="Yu Gothic" w:hAnsi="Times New Roman" w:cs="Times New Roman"/>
              <w:color w:val="0F252D"/>
              <w:sz w:val="20"/>
              <w:szCs w:val="20"/>
            </w:rPr>
          </w:rPrChange>
        </w:rPr>
        <w:t xml:space="preserve">—who was also of the line of Aaron and a relative of the Virgin Mary (see Luke, 1:36)—and the father of John the Baptist. </w:t>
      </w:r>
      <w:r w:rsidRPr="00E13F4E">
        <w:rPr>
          <w:rFonts w:ascii="Times New Roman" w:eastAsia="Yu Gothic" w:hAnsi="Times New Roman" w:cs="Times New Roman"/>
          <w:color w:val="000000" w:themeColor="text1"/>
          <w:sz w:val="20"/>
          <w:szCs w:val="20"/>
          <w:rPrChange w:id="1291" w:author="Zahid Syed" w:date="2025-09-24T13:00:00Z" w16du:dateUtc="2025-09-24T04:00:00Z">
            <w:rPr>
              <w:rFonts w:ascii="Times New Roman" w:eastAsia="Yu Gothic" w:hAnsi="Times New Roman" w:cs="Times New Roman"/>
              <w:color w:val="000000"/>
              <w:sz w:val="20"/>
              <w:szCs w:val="20"/>
            </w:rPr>
          </w:rPrChange>
        </w:rPr>
        <w:t>Zachariah was also the paternal uncle of the Virgin Mary, mother of Jesus, who was also of the line of Aaron—and not David—as we will discuss in Volume Six. In the Qur’ān, the stories of Zacharia, Mary, Jesus, and John the Baptist are closely intertwined. Zecharia or Zecharias (Zakariyyā) comes at the end of the long cycle of Prophecy in the history of the Children of Israel, renewing the Voice of Prophecy after it had been silenced with the passing of the Prophet Ezra. Like John the Baptist, Zachariah II was a Prophet sent to the Children of Israel to prepare the way for the Mission of Jesus Christ.</w:t>
      </w:r>
    </w:p>
  </w:footnote>
  <w:footnote w:id="41">
    <w:p w14:paraId="4DCF83B4" w14:textId="77777777" w:rsidR="00B335E1" w:rsidRPr="00E13F4E" w:rsidRDefault="00B335E1" w:rsidP="005D5C5B">
      <w:pPr>
        <w:pStyle w:val="FootnoteText1"/>
        <w:rPr>
          <w:rFonts w:eastAsia="Yu Gothic"/>
          <w:color w:val="000000" w:themeColor="text1"/>
          <w:rPrChange w:id="1292" w:author="Zahid Syed" w:date="2025-09-24T13:00:00Z" w16du:dateUtc="2025-09-24T04:00:00Z">
            <w:rPr>
              <w:rFonts w:eastAsia="Yu Gothic"/>
              <w:color w:val="000000"/>
            </w:rPr>
          </w:rPrChange>
        </w:rPr>
      </w:pPr>
      <w:r w:rsidRPr="00E13F4E">
        <w:rPr>
          <w:rStyle w:val="FootnoteReference"/>
          <w:color w:val="000000" w:themeColor="text1"/>
          <w:rPrChange w:id="1293" w:author="Zahid Syed" w:date="2025-09-24T13:00:00Z" w16du:dateUtc="2025-09-24T04:00:00Z">
            <w:rPr>
              <w:rStyle w:val="FootnoteReference"/>
            </w:rPr>
          </w:rPrChange>
        </w:rPr>
        <w:footnoteRef/>
      </w:r>
      <w:r w:rsidRPr="00E13F4E">
        <w:rPr>
          <w:color w:val="000000" w:themeColor="text1"/>
          <w:rPrChange w:id="1294" w:author="Zahid Syed" w:date="2025-09-24T13:00:00Z" w16du:dateUtc="2025-09-24T04:00:00Z">
            <w:rPr/>
          </w:rPrChange>
        </w:rPr>
        <w:t xml:space="preserve"> </w:t>
      </w:r>
      <w:r w:rsidRPr="00E13F4E">
        <w:rPr>
          <w:rFonts w:eastAsia="Yu Gothic"/>
          <w:b/>
          <w:bCs/>
          <w:color w:val="000000" w:themeColor="text1"/>
          <w:rPrChange w:id="1295" w:author="Zahid Syed" w:date="2025-09-24T13:00:00Z" w16du:dateUtc="2025-09-24T04:00:00Z">
            <w:rPr>
              <w:rFonts w:eastAsia="Yu Gothic"/>
              <w:b/>
              <w:bCs/>
              <w:color w:val="000000"/>
            </w:rPr>
          </w:rPrChange>
        </w:rPr>
        <w:t xml:space="preserve">John the Baptist </w:t>
      </w:r>
      <w:r w:rsidRPr="00E13F4E">
        <w:rPr>
          <w:rFonts w:eastAsia="Yu Gothic"/>
          <w:color w:val="000000" w:themeColor="text1"/>
          <w:rPrChange w:id="1296" w:author="Zahid Syed" w:date="2025-09-24T13:00:00Z" w16du:dateUtc="2025-09-24T04:00:00Z">
            <w:rPr>
              <w:rFonts w:eastAsia="Yu Gothic"/>
              <w:color w:val="000000"/>
            </w:rPr>
          </w:rPrChange>
        </w:rPr>
        <w:t>(d. ca. 25 CE) (</w:t>
      </w:r>
      <w:r w:rsidRPr="00E13F4E">
        <w:rPr>
          <w:color w:val="000000" w:themeColor="text1"/>
          <w:rPrChange w:id="1297" w:author="Zahid Syed" w:date="2025-09-24T13:00:00Z" w16du:dateUtc="2025-09-24T04:00:00Z">
            <w:rPr/>
          </w:rPrChange>
        </w:rPr>
        <w:t>Qur’ān</w:t>
      </w:r>
      <w:r w:rsidRPr="00E13F4E">
        <w:rPr>
          <w:rFonts w:eastAsia="Yu Gothic"/>
          <w:color w:val="000000" w:themeColor="text1"/>
          <w:rPrChange w:id="1298" w:author="Zahid Syed" w:date="2025-09-24T13:00:00Z" w16du:dateUtc="2025-09-24T04:00:00Z">
            <w:rPr>
              <w:rFonts w:eastAsia="Yu Gothic"/>
              <w:color w:val="000000"/>
            </w:rPr>
          </w:rPrChange>
        </w:rPr>
        <w:t xml:space="preserve"> Arabic: </w:t>
      </w:r>
      <w:r w:rsidRPr="00E13F4E">
        <w:rPr>
          <w:rFonts w:eastAsia="Yu Gothic"/>
          <w:i/>
          <w:iCs/>
          <w:color w:val="000000" w:themeColor="text1"/>
          <w:rPrChange w:id="1299" w:author="Zahid Syed" w:date="2025-09-24T13:00:00Z" w16du:dateUtc="2025-09-24T04:00:00Z">
            <w:rPr>
              <w:rFonts w:eastAsia="Yu Gothic"/>
              <w:i/>
              <w:iCs/>
              <w:color w:val="000000"/>
            </w:rPr>
          </w:rPrChange>
        </w:rPr>
        <w:t>Yaḥyā</w:t>
      </w:r>
      <w:r w:rsidRPr="00E13F4E">
        <w:rPr>
          <w:rFonts w:eastAsia="Yu Gothic"/>
          <w:color w:val="000000" w:themeColor="text1"/>
          <w:rPrChange w:id="1300" w:author="Zahid Syed" w:date="2025-09-24T13:00:00Z" w16du:dateUtc="2025-09-24T04:00:00Z">
            <w:rPr>
              <w:rFonts w:eastAsia="Yu Gothic"/>
              <w:color w:val="000000"/>
            </w:rPr>
          </w:rPrChange>
        </w:rPr>
        <w:t xml:space="preserve">; New Testament Arabic: </w:t>
      </w:r>
      <w:r w:rsidRPr="00E13F4E">
        <w:rPr>
          <w:i/>
          <w:iCs/>
          <w:color w:val="000000" w:themeColor="text1"/>
          <w:rPrChange w:id="1301" w:author="Zahid Syed" w:date="2025-09-24T13:00:00Z" w16du:dateUtc="2025-09-24T04:00:00Z">
            <w:rPr>
              <w:i/>
              <w:iCs/>
              <w:color w:val="202124"/>
            </w:rPr>
          </w:rPrChange>
        </w:rPr>
        <w:t>Yūḥannā</w:t>
      </w:r>
      <w:r w:rsidRPr="00E13F4E">
        <w:rPr>
          <w:rFonts w:eastAsia="Yu Gothic"/>
          <w:color w:val="000000" w:themeColor="text1"/>
          <w:rPrChange w:id="1302" w:author="Zahid Syed" w:date="2025-09-24T13:00:00Z" w16du:dateUtc="2025-09-24T04:00:00Z">
            <w:rPr>
              <w:rFonts w:eastAsia="Yu Gothic"/>
              <w:color w:val="000000"/>
            </w:rPr>
          </w:rPrChange>
        </w:rPr>
        <w:t xml:space="preserve">; Mandaean Baptist Syriac: </w:t>
      </w:r>
      <w:r w:rsidRPr="00E13F4E">
        <w:rPr>
          <w:rFonts w:eastAsia="Yu Gothic"/>
          <w:i/>
          <w:iCs/>
          <w:color w:val="000000" w:themeColor="text1"/>
          <w:rPrChange w:id="1303" w:author="Zahid Syed" w:date="2025-09-24T13:00:00Z" w16du:dateUtc="2025-09-24T04:00:00Z">
            <w:rPr>
              <w:rFonts w:eastAsia="Yu Gothic"/>
              <w:i/>
              <w:iCs/>
              <w:color w:val="000000"/>
            </w:rPr>
          </w:rPrChange>
        </w:rPr>
        <w:t>Yaḥyā</w:t>
      </w:r>
      <w:r w:rsidRPr="00E13F4E">
        <w:rPr>
          <w:rFonts w:eastAsia="Yu Gothic"/>
          <w:color w:val="000000" w:themeColor="text1"/>
          <w:rPrChange w:id="1304" w:author="Zahid Syed" w:date="2025-09-24T13:00:00Z" w16du:dateUtc="2025-09-24T04:00:00Z">
            <w:rPr>
              <w:rFonts w:eastAsia="Yu Gothic"/>
              <w:color w:val="000000"/>
            </w:rPr>
          </w:rPrChange>
        </w:rPr>
        <w:t>; Syriac Christian:</w:t>
      </w:r>
      <w:r w:rsidRPr="00E13F4E">
        <w:rPr>
          <w:rFonts w:eastAsia="Yu Gothic"/>
          <w:i/>
          <w:iCs/>
          <w:color w:val="000000" w:themeColor="text1"/>
          <w:rPrChange w:id="1305" w:author="Zahid Syed" w:date="2025-09-24T13:00:00Z" w16du:dateUtc="2025-09-24T04:00:00Z">
            <w:rPr>
              <w:rFonts w:eastAsia="Yu Gothic"/>
              <w:i/>
              <w:iCs/>
              <w:color w:val="000000"/>
            </w:rPr>
          </w:rPrChange>
        </w:rPr>
        <w:t xml:space="preserve"> Yōḥ</w:t>
      </w:r>
      <w:r w:rsidRPr="00E13F4E">
        <w:rPr>
          <w:i/>
          <w:iCs/>
          <w:color w:val="000000" w:themeColor="text1"/>
          <w:rPrChange w:id="1306" w:author="Zahid Syed" w:date="2025-09-24T13:00:00Z" w16du:dateUtc="2025-09-24T04:00:00Z">
            <w:rPr>
              <w:i/>
              <w:iCs/>
            </w:rPr>
          </w:rPrChange>
        </w:rPr>
        <w:t xml:space="preserve">anon </w:t>
      </w:r>
      <w:r w:rsidRPr="00E13F4E">
        <w:rPr>
          <w:color w:val="000000" w:themeColor="text1"/>
          <w:rPrChange w:id="1307" w:author="Zahid Syed" w:date="2025-09-24T13:00:00Z" w16du:dateUtc="2025-09-24T04:00:00Z">
            <w:rPr/>
          </w:rPrChange>
        </w:rPr>
        <w:t xml:space="preserve">and </w:t>
      </w:r>
      <w:r w:rsidRPr="00E13F4E">
        <w:rPr>
          <w:rFonts w:eastAsia="Yu Gothic"/>
          <w:i/>
          <w:iCs/>
          <w:color w:val="000000" w:themeColor="text1"/>
          <w:rPrChange w:id="1308" w:author="Zahid Syed" w:date="2025-09-24T13:00:00Z" w16du:dateUtc="2025-09-24T04:00:00Z">
            <w:rPr>
              <w:rFonts w:eastAsia="Yu Gothic"/>
              <w:i/>
              <w:iCs/>
              <w:color w:val="000000"/>
            </w:rPr>
          </w:rPrChange>
        </w:rPr>
        <w:t>Yōḥannā</w:t>
      </w:r>
      <w:r w:rsidRPr="00E13F4E">
        <w:rPr>
          <w:rFonts w:eastAsia="Yu Gothic"/>
          <w:color w:val="000000" w:themeColor="text1"/>
          <w:rPrChange w:id="1309" w:author="Zahid Syed" w:date="2025-09-24T13:00:00Z" w16du:dateUtc="2025-09-24T04:00:00Z">
            <w:rPr>
              <w:rFonts w:eastAsia="Yu Gothic"/>
              <w:color w:val="000000"/>
            </w:rPr>
          </w:rPrChange>
        </w:rPr>
        <w:t xml:space="preserve">) was a Prophet and the son of Zecharia II and Elizabeth. He was also kinsman of Jesus Christ through Mary. Like his father, John was of Aaronic Priestly origin. The Mandaean Baptists of the Southern Euphrates and Tigris of Mesopotamia remained until modern times in the smaller market towns of the region. They regard John the Baptist as the last and greatest of the Prophets of the Children of Israel. They preserve a book called </w:t>
      </w:r>
      <w:r w:rsidRPr="00E13F4E">
        <w:rPr>
          <w:rFonts w:eastAsia="Yu Gothic"/>
          <w:i/>
          <w:iCs/>
          <w:color w:val="000000" w:themeColor="text1"/>
          <w:rPrChange w:id="1310" w:author="Zahid Syed" w:date="2025-09-24T13:00:00Z" w16du:dateUtc="2025-09-24T04:00:00Z">
            <w:rPr>
              <w:rFonts w:eastAsia="Yu Gothic"/>
              <w:i/>
              <w:iCs/>
              <w:color w:val="000000"/>
            </w:rPr>
          </w:rPrChange>
        </w:rPr>
        <w:t>Sidhrā Rabbā</w:t>
      </w:r>
      <w:r w:rsidRPr="00E13F4E">
        <w:rPr>
          <w:rFonts w:eastAsia="Yu Gothic"/>
          <w:color w:val="000000" w:themeColor="text1"/>
          <w:rPrChange w:id="1311" w:author="Zahid Syed" w:date="2025-09-24T13:00:00Z" w16du:dateUtc="2025-09-24T04:00:00Z">
            <w:rPr>
              <w:rFonts w:eastAsia="Yu Gothic"/>
              <w:color w:val="000000"/>
            </w:rPr>
          </w:rPrChange>
        </w:rPr>
        <w:t xml:space="preserve"> (the Great Book) or </w:t>
      </w:r>
      <w:r w:rsidRPr="00E13F4E">
        <w:rPr>
          <w:rFonts w:eastAsia="Yu Gothic"/>
          <w:i/>
          <w:iCs/>
          <w:color w:val="000000" w:themeColor="text1"/>
          <w:rPrChange w:id="1312" w:author="Zahid Syed" w:date="2025-09-24T13:00:00Z" w16du:dateUtc="2025-09-24T04:00:00Z">
            <w:rPr>
              <w:rFonts w:eastAsia="Yu Gothic"/>
              <w:i/>
              <w:iCs/>
              <w:color w:val="000000"/>
            </w:rPr>
          </w:rPrChange>
        </w:rPr>
        <w:t>Genzā</w:t>
      </w:r>
      <w:r w:rsidRPr="00E13F4E">
        <w:rPr>
          <w:rFonts w:eastAsia="Yu Gothic"/>
          <w:color w:val="000000" w:themeColor="text1"/>
          <w:rPrChange w:id="1313" w:author="Zahid Syed" w:date="2025-09-24T13:00:00Z" w16du:dateUtc="2025-09-24T04:00:00Z">
            <w:rPr>
              <w:rFonts w:eastAsia="Yu Gothic"/>
              <w:color w:val="000000"/>
            </w:rPr>
          </w:rPrChange>
        </w:rPr>
        <w:t xml:space="preserve"> (the Thesaurus). They also have their </w:t>
      </w:r>
      <w:r w:rsidRPr="00E13F4E">
        <w:rPr>
          <w:rFonts w:eastAsia="Yu Gothic"/>
          <w:i/>
          <w:iCs/>
          <w:color w:val="000000" w:themeColor="text1"/>
          <w:rPrChange w:id="1314" w:author="Zahid Syed" w:date="2025-09-24T13:00:00Z" w16du:dateUtc="2025-09-24T04:00:00Z">
            <w:rPr>
              <w:rFonts w:eastAsia="Yu Gothic"/>
              <w:i/>
              <w:iCs/>
              <w:color w:val="000000"/>
            </w:rPr>
          </w:rPrChange>
        </w:rPr>
        <w:t xml:space="preserve">Sidhrā d’Yaḥyā </w:t>
      </w:r>
      <w:r w:rsidRPr="00E13F4E">
        <w:rPr>
          <w:rFonts w:eastAsia="Yu Gothic"/>
          <w:color w:val="000000" w:themeColor="text1"/>
          <w:rPrChange w:id="1315" w:author="Zahid Syed" w:date="2025-09-24T13:00:00Z" w16du:dateUtc="2025-09-24T04:00:00Z">
            <w:rPr>
              <w:rFonts w:eastAsia="Yu Gothic"/>
              <w:color w:val="000000"/>
            </w:rPr>
          </w:rPrChange>
        </w:rPr>
        <w:t xml:space="preserve">(the Recitation of </w:t>
      </w:r>
      <w:r w:rsidRPr="00E13F4E">
        <w:rPr>
          <w:rFonts w:eastAsia="Yu Gothic"/>
          <w:i/>
          <w:iCs/>
          <w:color w:val="000000" w:themeColor="text1"/>
          <w:rPrChange w:id="1316" w:author="Zahid Syed" w:date="2025-09-24T13:00:00Z" w16du:dateUtc="2025-09-24T04:00:00Z">
            <w:rPr>
              <w:rFonts w:eastAsia="Yu Gothic"/>
              <w:i/>
              <w:iCs/>
              <w:color w:val="000000"/>
            </w:rPr>
          </w:rPrChange>
        </w:rPr>
        <w:t>Yaḥyā</w:t>
      </w:r>
      <w:r w:rsidRPr="00E13F4E">
        <w:rPr>
          <w:rFonts w:eastAsia="Yu Gothic"/>
          <w:color w:val="000000" w:themeColor="text1"/>
          <w:rPrChange w:id="1317" w:author="Zahid Syed" w:date="2025-09-24T13:00:00Z" w16du:dateUtc="2025-09-24T04:00:00Z">
            <w:rPr>
              <w:rFonts w:eastAsia="Yu Gothic"/>
              <w:color w:val="000000"/>
            </w:rPr>
          </w:rPrChange>
        </w:rPr>
        <w:t xml:space="preserve">) and and </w:t>
      </w:r>
      <w:r w:rsidRPr="00E13F4E">
        <w:rPr>
          <w:rFonts w:eastAsia="Yu Gothic"/>
          <w:i/>
          <w:iCs/>
          <w:color w:val="000000" w:themeColor="text1"/>
          <w:rPrChange w:id="1318" w:author="Zahid Syed" w:date="2025-09-24T13:00:00Z" w16du:dateUtc="2025-09-24T04:00:00Z">
            <w:rPr>
              <w:rFonts w:eastAsia="Yu Gothic"/>
              <w:i/>
              <w:iCs/>
              <w:color w:val="000000"/>
            </w:rPr>
          </w:rPrChange>
        </w:rPr>
        <w:t>Derāshē d’Malkē</w:t>
      </w:r>
      <w:r w:rsidRPr="00E13F4E">
        <w:rPr>
          <w:rFonts w:eastAsia="Yu Gothic"/>
          <w:color w:val="000000" w:themeColor="text1"/>
          <w:rPrChange w:id="1319" w:author="Zahid Syed" w:date="2025-09-24T13:00:00Z" w16du:dateUtc="2025-09-24T04:00:00Z">
            <w:rPr>
              <w:rFonts w:eastAsia="Yu Gothic"/>
              <w:color w:val="000000"/>
            </w:rPr>
          </w:rPrChange>
        </w:rPr>
        <w:t xml:space="preserve"> (Studies of the Kings), which is usually called </w:t>
      </w:r>
      <w:r w:rsidRPr="00E13F4E">
        <w:rPr>
          <w:rFonts w:eastAsia="Yu Gothic"/>
          <w:i/>
          <w:iCs/>
          <w:color w:val="000000" w:themeColor="text1"/>
          <w:rPrChange w:id="1320" w:author="Zahid Syed" w:date="2025-09-24T13:00:00Z" w16du:dateUtc="2025-09-24T04:00:00Z">
            <w:rPr>
              <w:rFonts w:eastAsia="Yu Gothic"/>
              <w:i/>
              <w:iCs/>
              <w:color w:val="000000"/>
            </w:rPr>
          </w:rPrChange>
        </w:rPr>
        <w:t>Derāshē d’Yaḥyā</w:t>
      </w:r>
      <w:r w:rsidRPr="00E13F4E">
        <w:rPr>
          <w:rFonts w:eastAsia="Yu Gothic"/>
          <w:color w:val="000000" w:themeColor="text1"/>
          <w:rPrChange w:id="1321" w:author="Zahid Syed" w:date="2025-09-24T13:00:00Z" w16du:dateUtc="2025-09-24T04:00:00Z">
            <w:rPr>
              <w:rFonts w:eastAsia="Yu Gothic"/>
              <w:color w:val="000000"/>
            </w:rPr>
          </w:rPrChange>
        </w:rPr>
        <w:t xml:space="preserve"> (Studies of </w:t>
      </w:r>
      <w:r w:rsidRPr="00E13F4E">
        <w:rPr>
          <w:rFonts w:eastAsia="Yu Gothic"/>
          <w:i/>
          <w:iCs/>
          <w:color w:val="000000" w:themeColor="text1"/>
          <w:rPrChange w:id="1322" w:author="Zahid Syed" w:date="2025-09-24T13:00:00Z" w16du:dateUtc="2025-09-24T04:00:00Z">
            <w:rPr>
              <w:rFonts w:eastAsia="Yu Gothic"/>
              <w:i/>
              <w:iCs/>
              <w:color w:val="000000"/>
            </w:rPr>
          </w:rPrChange>
        </w:rPr>
        <w:t>Yaḥyā</w:t>
      </w:r>
      <w:r w:rsidRPr="00E13F4E">
        <w:rPr>
          <w:rFonts w:eastAsia="Yu Gothic"/>
          <w:color w:val="000000" w:themeColor="text1"/>
          <w:rPrChange w:id="1323" w:author="Zahid Syed" w:date="2025-09-24T13:00:00Z" w16du:dateUtc="2025-09-24T04:00:00Z">
            <w:rPr>
              <w:rFonts w:eastAsia="Yu Gothic"/>
              <w:color w:val="000000"/>
            </w:rPr>
          </w:rPrChange>
        </w:rPr>
        <w:t>), much of which relates to the events surrounding the life of John the Baptist and his teachings. Jesus Christ regarded John as the last and greatest of the Prophets of Israel (Mark, 9; Matthew, 11; Luke 7), and many of is disciples followed Jesus. Like his father Prophet Zachariah II, John the Baptist was sent to the Children of Israel to prepare the way for the coming of the Messiah Jesus Christ. John’s nobility and greatness helped to establish the nobility and greatness of Jesus Christ among those who might doubt it, especially in light of Christ’s unique Virgin birth. John the Baptist and his followers were probably close to the Essene Jewish of the first century CE, who were also similar to the Keepers of the Dead Sea Scrolls. Many Scholars believe that the Keepers of the Scrolls constituted the very community in which John the Baptist taught and where Christ also preached.</w:t>
      </w:r>
    </w:p>
  </w:footnote>
  <w:footnote w:id="42">
    <w:p w14:paraId="2CFC794B" w14:textId="77777777" w:rsidR="00B335E1" w:rsidRPr="00E13F4E" w:rsidRDefault="00B335E1" w:rsidP="005D5C5B">
      <w:pPr>
        <w:pStyle w:val="FootnoteText1"/>
        <w:rPr>
          <w:rFonts w:eastAsia="Yu Gothic"/>
          <w:color w:val="000000" w:themeColor="text1"/>
          <w:rPrChange w:id="1324" w:author="Zahid Syed" w:date="2025-09-24T13:00:00Z" w16du:dateUtc="2025-09-24T04:00:00Z">
            <w:rPr>
              <w:rFonts w:eastAsia="Yu Gothic"/>
              <w:color w:val="000000"/>
            </w:rPr>
          </w:rPrChange>
        </w:rPr>
      </w:pPr>
      <w:r w:rsidRPr="00E13F4E">
        <w:rPr>
          <w:rStyle w:val="FootnoteReference"/>
          <w:color w:val="000000" w:themeColor="text1"/>
          <w:rPrChange w:id="1325" w:author="Zahid Syed" w:date="2025-09-24T13:00:00Z" w16du:dateUtc="2025-09-24T04:00:00Z">
            <w:rPr>
              <w:rStyle w:val="FootnoteReference"/>
            </w:rPr>
          </w:rPrChange>
        </w:rPr>
        <w:footnoteRef/>
      </w:r>
      <w:r w:rsidRPr="00E13F4E">
        <w:rPr>
          <w:color w:val="000000" w:themeColor="text1"/>
          <w:rPrChange w:id="1326" w:author="Zahid Syed" w:date="2025-09-24T13:00:00Z" w16du:dateUtc="2025-09-24T04:00:00Z">
            <w:rPr/>
          </w:rPrChange>
        </w:rPr>
        <w:t xml:space="preserve"> </w:t>
      </w:r>
      <w:r w:rsidRPr="00E13F4E">
        <w:rPr>
          <w:rFonts w:eastAsia="Yu Gothic"/>
          <w:b/>
          <w:bCs/>
          <w:color w:val="000000" w:themeColor="text1"/>
          <w:rPrChange w:id="1327" w:author="Zahid Syed" w:date="2025-09-24T13:00:00Z" w16du:dateUtc="2025-09-24T04:00:00Z">
            <w:rPr>
              <w:rFonts w:eastAsia="Yu Gothic"/>
              <w:b/>
              <w:bCs/>
              <w:color w:val="000000"/>
            </w:rPr>
          </w:rPrChange>
        </w:rPr>
        <w:t>The Great Assembly</w:t>
      </w:r>
      <w:r w:rsidRPr="00E13F4E">
        <w:rPr>
          <w:rFonts w:eastAsia="Yu Gothic"/>
          <w:color w:val="000000" w:themeColor="text1"/>
          <w:rPrChange w:id="1328" w:author="Zahid Syed" w:date="2025-09-24T13:00:00Z" w16du:dateUtc="2025-09-24T04:00:00Z">
            <w:rPr>
              <w:rFonts w:eastAsia="Yu Gothic"/>
              <w:color w:val="000000"/>
            </w:rPr>
          </w:rPrChange>
        </w:rPr>
        <w:t xml:space="preserve"> (Hebrew: </w:t>
      </w:r>
      <w:r w:rsidRPr="00E13F4E">
        <w:rPr>
          <w:rFonts w:eastAsia="Yu Gothic"/>
          <w:i/>
          <w:iCs/>
          <w:color w:val="000000" w:themeColor="text1"/>
          <w:rPrChange w:id="1329" w:author="Zahid Syed" w:date="2025-09-24T13:00:00Z" w16du:dateUtc="2025-09-24T04:00:00Z">
            <w:rPr>
              <w:rFonts w:eastAsia="Yu Gothic"/>
              <w:i/>
              <w:iCs/>
              <w:color w:val="000000"/>
            </w:rPr>
          </w:rPrChange>
        </w:rPr>
        <w:t>ha-Keneseth hag-Gedhôlāh</w:t>
      </w:r>
      <w:r w:rsidRPr="00E13F4E">
        <w:rPr>
          <w:rFonts w:eastAsia="Yu Gothic"/>
          <w:color w:val="000000" w:themeColor="text1"/>
          <w:rPrChange w:id="1330" w:author="Zahid Syed" w:date="2025-09-24T13:00:00Z" w16du:dateUtc="2025-09-24T04:00:00Z">
            <w:rPr>
              <w:rFonts w:eastAsia="Yu Gothic"/>
              <w:color w:val="000000"/>
            </w:rPr>
          </w:rPrChange>
        </w:rPr>
        <w:t xml:space="preserve">) or “the Men of the Great Assembly” (Hebrew: </w:t>
      </w:r>
      <w:r w:rsidRPr="00E13F4E">
        <w:rPr>
          <w:i/>
          <w:iCs/>
          <w:color w:val="000000" w:themeColor="text1"/>
          <w:rPrChange w:id="1331" w:author="Zahid Syed" w:date="2025-09-24T13:00:00Z" w16du:dateUtc="2025-09-24T04:00:00Z">
            <w:rPr>
              <w:i/>
              <w:iCs/>
              <w:color w:val="202122"/>
            </w:rPr>
          </w:rPrChange>
        </w:rPr>
        <w:t>Aneshei</w:t>
      </w:r>
      <w:r w:rsidRPr="00E13F4E">
        <w:rPr>
          <w:rFonts w:eastAsia="Yu Gothic"/>
          <w:i/>
          <w:iCs/>
          <w:color w:val="000000" w:themeColor="text1"/>
          <w:rPrChange w:id="1332" w:author="Zahid Syed" w:date="2025-09-24T13:00:00Z" w16du:dateUtc="2025-09-24T04:00:00Z">
            <w:rPr>
              <w:rFonts w:eastAsia="Yu Gothic"/>
              <w:i/>
              <w:iCs/>
              <w:color w:val="000000"/>
            </w:rPr>
          </w:rPrChange>
        </w:rPr>
        <w:t xml:space="preserve"> Keneseth hā-Gedhôlāh</w:t>
      </w:r>
      <w:r w:rsidRPr="00E13F4E">
        <w:rPr>
          <w:color w:val="000000" w:themeColor="text1"/>
          <w:rPrChange w:id="1333" w:author="Zahid Syed" w:date="2025-09-24T13:00:00Z" w16du:dateUtc="2025-09-24T04:00:00Z">
            <w:rPr>
              <w:color w:val="202122"/>
            </w:rPr>
          </w:rPrChange>
        </w:rPr>
        <w:t>)</w:t>
      </w:r>
      <w:r w:rsidRPr="00E13F4E">
        <w:rPr>
          <w:rFonts w:eastAsia="Yu Gothic"/>
          <w:color w:val="000000" w:themeColor="text1"/>
          <w:rPrChange w:id="1334" w:author="Zahid Syed" w:date="2025-09-24T13:00:00Z" w16du:dateUtc="2025-09-24T04:00:00Z">
            <w:rPr>
              <w:rFonts w:eastAsia="Yu Gothic"/>
              <w:color w:val="000000"/>
            </w:rPr>
          </w:rPrChange>
        </w:rPr>
        <w:t xml:space="preserve"> is also referred to as the Great Synagogue, although—strictly speaking—the term </w:t>
      </w:r>
      <w:r w:rsidRPr="00E13F4E">
        <w:rPr>
          <w:i/>
          <w:iCs/>
          <w:color w:val="000000" w:themeColor="text1"/>
          <w:rPrChange w:id="1335" w:author="Zahid Syed" w:date="2025-09-24T13:00:00Z" w16du:dateUtc="2025-09-24T04:00:00Z">
            <w:rPr>
              <w:i/>
              <w:iCs/>
              <w:color w:val="202122"/>
            </w:rPr>
          </w:rPrChange>
        </w:rPr>
        <w:t>Aneshei</w:t>
      </w:r>
      <w:r w:rsidRPr="00E13F4E">
        <w:rPr>
          <w:rFonts w:eastAsia="Yu Gothic"/>
          <w:i/>
          <w:iCs/>
          <w:color w:val="000000" w:themeColor="text1"/>
          <w:rPrChange w:id="1336" w:author="Zahid Syed" w:date="2025-09-24T13:00:00Z" w16du:dateUtc="2025-09-24T04:00:00Z">
            <w:rPr>
              <w:rFonts w:eastAsia="Yu Gothic"/>
              <w:i/>
              <w:iCs/>
              <w:color w:val="000000"/>
            </w:rPr>
          </w:rPrChange>
        </w:rPr>
        <w:t xml:space="preserve"> Keneseth hā-Gedhôlāh</w:t>
      </w:r>
      <w:r w:rsidRPr="00E13F4E">
        <w:rPr>
          <w:rFonts w:eastAsia="Yu Gothic"/>
          <w:color w:val="000000" w:themeColor="text1"/>
          <w:rPrChange w:id="1337" w:author="Zahid Syed" w:date="2025-09-24T13:00:00Z" w16du:dateUtc="2025-09-24T04:00:00Z">
            <w:rPr>
              <w:rFonts w:eastAsia="Yu Gothic"/>
              <w:color w:val="000000"/>
            </w:rPr>
          </w:rPrChange>
        </w:rPr>
        <w:t xml:space="preserve"> only refers to the assembly’s first generation under the Prophet Ezra. It was originally established as a body of one hundred and twenty Scribes, Sages, and Prophets around 516 BCE by the command of Ezra and with his membership and under his leadership. It earliest members included the Prophets Daniel, Haggai, Zachariah I, and Ezra-Malachi, all of whom oversaw its establishment and, consequently, played a proactive role in preparing the Children of Israel for the post-Prophetic Age in which they were about to enter. It is said in the Rabbinic Tradition: “Haggai, Zachariah, and Malachi received from the Prophets, and the Men of the Great Assembly received from Haggai, Zachariah, and Malachi. The period of the Great Assembly did continue in later years in the absence of Haggai, Zachariah, and Malachi. As such, the body lasted roughly one hundred and eighty years, was also the period of Persian rule over the Children of Israel, which itself lasted for about one hundred and ninety years. The Hellenistic Period of Judaic religion began with the conquests of Alexander the Great around 333 BCE and 332 BCE, and he also reconstructed the Great Assembly as the Sanhedrin, which would continue to preside over the affairs of the Jews until the destruction of the Second Temple in 70 CE.</w:t>
      </w:r>
    </w:p>
  </w:footnote>
  <w:footnote w:id="43">
    <w:p w14:paraId="6CC5F11C" w14:textId="77777777" w:rsidR="00B335E1" w:rsidRPr="00E13F4E" w:rsidRDefault="00B335E1" w:rsidP="005D5C5B">
      <w:pPr>
        <w:spacing w:after="0" w:line="240" w:lineRule="auto"/>
        <w:rPr>
          <w:rFonts w:ascii="Times New Roman" w:eastAsia="Yu Gothic" w:hAnsi="Times New Roman" w:cs="Times New Roman"/>
          <w:color w:val="000000" w:themeColor="text1"/>
          <w:sz w:val="20"/>
          <w:szCs w:val="20"/>
          <w:rPrChange w:id="1338"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1339"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340"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1341" w:author="Zahid Syed" w:date="2025-09-24T13:00:00Z" w16du:dateUtc="2025-09-24T04:00:00Z">
            <w:rPr>
              <w:rFonts w:ascii="Times New Roman" w:hAnsi="Times New Roman" w:cs="Times New Roman"/>
              <w:b/>
              <w:bCs/>
              <w:sz w:val="20"/>
              <w:szCs w:val="20"/>
            </w:rPr>
          </w:rPrChange>
        </w:rPr>
        <w:t>The Jews</w:t>
      </w:r>
      <w:r w:rsidRPr="00E13F4E">
        <w:rPr>
          <w:rFonts w:ascii="Times New Roman" w:hAnsi="Times New Roman" w:cs="Times New Roman"/>
          <w:color w:val="000000" w:themeColor="text1"/>
          <w:sz w:val="20"/>
          <w:szCs w:val="20"/>
          <w:rPrChange w:id="1342" w:author="Zahid Syed" w:date="2025-09-24T13:00:00Z" w16du:dateUtc="2025-09-24T04:00:00Z">
            <w:rPr>
              <w:rFonts w:ascii="Times New Roman" w:hAnsi="Times New Roman" w:cs="Times New Roman"/>
              <w:sz w:val="20"/>
              <w:szCs w:val="20"/>
            </w:rPr>
          </w:rPrChange>
        </w:rPr>
        <w:t>”</w:t>
      </w:r>
      <w:r w:rsidRPr="00E13F4E">
        <w:rPr>
          <w:rFonts w:ascii="Times New Roman" w:eastAsia="Yu Gothic" w:hAnsi="Times New Roman" w:cs="Times New Roman"/>
          <w:color w:val="000000" w:themeColor="text1"/>
          <w:sz w:val="20"/>
          <w:szCs w:val="20"/>
          <w:rPrChange w:id="1343" w:author="Zahid Syed" w:date="2025-09-24T13:00:00Z" w16du:dateUtc="2025-09-24T04:00:00Z">
            <w:rPr>
              <w:rFonts w:ascii="Times New Roman" w:eastAsia="Yu Gothic" w:hAnsi="Times New Roman" w:cs="Times New Roman"/>
              <w:color w:val="000000"/>
              <w:sz w:val="20"/>
              <w:szCs w:val="20"/>
            </w:rPr>
          </w:rPrChange>
        </w:rPr>
        <w:t xml:space="preserve"> (Hebrew: </w:t>
      </w:r>
      <w:r w:rsidRPr="00E13F4E">
        <w:rPr>
          <w:rFonts w:ascii="Times New Roman" w:eastAsia="Yu Gothic" w:hAnsi="Times New Roman" w:cs="Times New Roman"/>
          <w:i/>
          <w:iCs/>
          <w:color w:val="000000" w:themeColor="text1"/>
          <w:sz w:val="20"/>
          <w:szCs w:val="20"/>
          <w:rPrChange w:id="1344" w:author="Zahid Syed" w:date="2025-09-24T13:00:00Z" w16du:dateUtc="2025-09-24T04:00:00Z">
            <w:rPr>
              <w:rFonts w:ascii="Times New Roman" w:eastAsia="Yu Gothic" w:hAnsi="Times New Roman" w:cs="Times New Roman"/>
              <w:i/>
              <w:iCs/>
              <w:color w:val="000000"/>
              <w:sz w:val="20"/>
              <w:szCs w:val="20"/>
            </w:rPr>
          </w:rPrChange>
        </w:rPr>
        <w:t>Yeh</w:t>
      </w:r>
      <w:r w:rsidRPr="00E13F4E">
        <w:rPr>
          <w:rFonts w:ascii="Times New Roman" w:hAnsi="Times New Roman" w:cs="Times New Roman"/>
          <w:i/>
          <w:iCs/>
          <w:color w:val="000000" w:themeColor="text1"/>
          <w:sz w:val="20"/>
          <w:szCs w:val="20"/>
          <w:rPrChange w:id="1345" w:author="Zahid Syed" w:date="2025-09-24T13:00:00Z" w16du:dateUtc="2025-09-24T04:00:00Z">
            <w:rPr>
              <w:rFonts w:ascii="Times New Roman" w:hAnsi="Times New Roman" w:cs="Times New Roman"/>
              <w:i/>
              <w:iCs/>
              <w:color w:val="000000"/>
              <w:sz w:val="20"/>
              <w:szCs w:val="20"/>
            </w:rPr>
          </w:rPrChange>
        </w:rPr>
        <w:t>û</w:t>
      </w:r>
      <w:r w:rsidRPr="00E13F4E">
        <w:rPr>
          <w:rFonts w:ascii="Times New Roman" w:eastAsia="Yu Gothic" w:hAnsi="Times New Roman" w:cs="Times New Roman"/>
          <w:i/>
          <w:iCs/>
          <w:color w:val="000000" w:themeColor="text1"/>
          <w:sz w:val="20"/>
          <w:szCs w:val="20"/>
          <w:rPrChange w:id="1346" w:author="Zahid Syed" w:date="2025-09-24T13:00:00Z" w16du:dateUtc="2025-09-24T04:00:00Z">
            <w:rPr>
              <w:rFonts w:ascii="Times New Roman" w:eastAsia="Yu Gothic" w:hAnsi="Times New Roman" w:cs="Times New Roman"/>
              <w:i/>
              <w:iCs/>
              <w:color w:val="000000"/>
              <w:sz w:val="20"/>
              <w:szCs w:val="20"/>
            </w:rPr>
          </w:rPrChange>
        </w:rPr>
        <w:t>dh</w:t>
      </w:r>
      <w:r w:rsidRPr="00E13F4E">
        <w:rPr>
          <w:rFonts w:ascii="Times New Roman" w:hAnsi="Times New Roman" w:cs="Times New Roman"/>
          <w:i/>
          <w:iCs/>
          <w:color w:val="000000" w:themeColor="text1"/>
          <w:sz w:val="20"/>
          <w:szCs w:val="20"/>
          <w:rPrChange w:id="1347" w:author="Zahid Syed" w:date="2025-09-24T13:00:00Z" w16du:dateUtc="2025-09-24T04:00:00Z">
            <w:rPr>
              <w:rFonts w:ascii="Times New Roman" w:hAnsi="Times New Roman" w:cs="Times New Roman"/>
              <w:i/>
              <w:iCs/>
              <w:color w:val="000000"/>
              <w:sz w:val="20"/>
              <w:szCs w:val="20"/>
            </w:rPr>
          </w:rPrChange>
        </w:rPr>
        <w:t>î</w:t>
      </w:r>
      <w:r w:rsidRPr="00E13F4E">
        <w:rPr>
          <w:rFonts w:ascii="Times New Roman" w:eastAsia="Yu Gothic" w:hAnsi="Times New Roman" w:cs="Times New Roman"/>
          <w:i/>
          <w:iCs/>
          <w:color w:val="000000" w:themeColor="text1"/>
          <w:sz w:val="20"/>
          <w:szCs w:val="20"/>
          <w:rPrChange w:id="1348" w:author="Zahid Syed" w:date="2025-09-24T13:00:00Z" w16du:dateUtc="2025-09-24T04:00:00Z">
            <w:rPr>
              <w:rFonts w:ascii="Times New Roman" w:eastAsia="Yu Gothic" w:hAnsi="Times New Roman" w:cs="Times New Roman"/>
              <w:i/>
              <w:iCs/>
              <w:color w:val="000000"/>
              <w:sz w:val="20"/>
              <w:szCs w:val="20"/>
            </w:rPr>
          </w:rPrChange>
        </w:rPr>
        <w:t>m</w:t>
      </w:r>
      <w:r w:rsidRPr="00E13F4E">
        <w:rPr>
          <w:rFonts w:ascii="Times New Roman" w:eastAsia="Yu Gothic" w:hAnsi="Times New Roman" w:cs="Times New Roman"/>
          <w:color w:val="000000" w:themeColor="text1"/>
          <w:sz w:val="20"/>
          <w:szCs w:val="20"/>
          <w:rPrChange w:id="1349" w:author="Zahid Syed" w:date="2025-09-24T13:00:00Z" w16du:dateUtc="2025-09-24T04:00:00Z">
            <w:rPr>
              <w:rFonts w:ascii="Times New Roman" w:eastAsia="Yu Gothic" w:hAnsi="Times New Roman" w:cs="Times New Roman"/>
              <w:color w:val="000000"/>
              <w:sz w:val="20"/>
              <w:szCs w:val="20"/>
            </w:rPr>
          </w:rPrChange>
        </w:rPr>
        <w:t xml:space="preserve">; Greek: </w:t>
      </w:r>
      <w:r w:rsidRPr="00E13F4E">
        <w:rPr>
          <w:rFonts w:ascii="Times New Roman" w:eastAsia="Yu Gothic" w:hAnsi="Times New Roman" w:cs="Times New Roman"/>
          <w:i/>
          <w:iCs/>
          <w:color w:val="000000" w:themeColor="text1"/>
          <w:sz w:val="20"/>
          <w:szCs w:val="20"/>
          <w:rPrChange w:id="1350" w:author="Zahid Syed" w:date="2025-09-24T13:00:00Z" w16du:dateUtc="2025-09-24T04:00:00Z">
            <w:rPr>
              <w:rFonts w:ascii="Times New Roman" w:eastAsia="Yu Gothic" w:hAnsi="Times New Roman" w:cs="Times New Roman"/>
              <w:i/>
              <w:iCs/>
              <w:color w:val="000000"/>
              <w:sz w:val="20"/>
              <w:szCs w:val="20"/>
            </w:rPr>
          </w:rPrChange>
        </w:rPr>
        <w:t>΄Ιουδαϊοι</w:t>
      </w:r>
      <w:r w:rsidRPr="00E13F4E">
        <w:rPr>
          <w:rFonts w:ascii="Times New Roman" w:eastAsia="Yu Gothic" w:hAnsi="Times New Roman" w:cs="Times New Roman"/>
          <w:color w:val="000000" w:themeColor="text1"/>
          <w:sz w:val="20"/>
          <w:szCs w:val="20"/>
          <w:rPrChange w:id="1351" w:author="Zahid Syed" w:date="2025-09-24T13:00:00Z" w16du:dateUtc="2025-09-24T04:00:00Z">
            <w:rPr>
              <w:rFonts w:ascii="Times New Roman" w:eastAsia="Yu Gothic" w:hAnsi="Times New Roman" w:cs="Times New Roman"/>
              <w:color w:val="000000"/>
              <w:sz w:val="20"/>
              <w:szCs w:val="20"/>
            </w:rPr>
          </w:rPrChange>
        </w:rPr>
        <w:t>) refer therefore to the followers of the religion of Moses in the post-Prophetic Period from the first days of the Second Temple onward.</w:t>
      </w:r>
      <w:r w:rsidRPr="00E13F4E">
        <w:rPr>
          <w:rFonts w:ascii="Times New Roman" w:hAnsi="Times New Roman" w:cs="Times New Roman"/>
          <w:color w:val="000000" w:themeColor="text1"/>
          <w:sz w:val="20"/>
          <w:szCs w:val="20"/>
          <w:rPrChange w:id="1352" w:author="Zahid Syed" w:date="2025-09-24T13:00:00Z" w16du:dateUtc="2025-09-24T04:00:00Z">
            <w:rPr>
              <w:rFonts w:ascii="Times New Roman" w:hAnsi="Times New Roman" w:cs="Times New Roman"/>
              <w:sz w:val="20"/>
              <w:szCs w:val="20"/>
            </w:rPr>
          </w:rPrChange>
        </w:rPr>
        <w:t xml:space="preserve"> Based on ancient references in the first century CE, many Biblical Scholars since the nineteenth century have held that the term “Jew” is a later, post-Captivity term for the Children of Israel, which distinguishes them from the followers of the Prophetic Religion of Moses and the Children of Israel. </w:t>
      </w:r>
      <w:r w:rsidRPr="00E13F4E">
        <w:rPr>
          <w:rFonts w:ascii="Times New Roman" w:eastAsia="Yu Gothic" w:hAnsi="Times New Roman" w:cs="Times New Roman"/>
          <w:color w:val="000000" w:themeColor="text1"/>
          <w:sz w:val="20"/>
          <w:szCs w:val="20"/>
          <w:rPrChange w:id="1353" w:author="Zahid Syed" w:date="2025-09-24T13:00:00Z" w16du:dateUtc="2025-09-24T04:00:00Z">
            <w:rPr>
              <w:rFonts w:ascii="Times New Roman" w:eastAsia="Yu Gothic" w:hAnsi="Times New Roman" w:cs="Times New Roman"/>
              <w:color w:val="000000"/>
              <w:sz w:val="20"/>
              <w:szCs w:val="20"/>
            </w:rPr>
          </w:rPrChange>
        </w:rPr>
        <w:t>The name “Jew” is derived from the Tribe of Judah—the fourth of the twelve Tribes of Israel and the Tribe of the Prophets David and Solomon—but it was no longer a Tribal name. The post-Exlile Period brought an end to the Babylonia Captivity (</w:t>
      </w:r>
      <w:r w:rsidRPr="00E13F4E">
        <w:rPr>
          <w:rFonts w:ascii="Times New Roman" w:hAnsi="Times New Roman" w:cs="Times New Roman"/>
          <w:color w:val="000000" w:themeColor="text1"/>
          <w:sz w:val="20"/>
          <w:szCs w:val="20"/>
          <w:rPrChange w:id="1354" w:author="Zahid Syed" w:date="2025-09-24T13:00:00Z" w16du:dateUtc="2025-09-24T04:00:00Z">
            <w:rPr>
              <w:rFonts w:ascii="Times New Roman" w:hAnsi="Times New Roman" w:cs="Times New Roman"/>
              <w:color w:val="000000"/>
              <w:sz w:val="20"/>
              <w:szCs w:val="20"/>
            </w:rPr>
          </w:rPrChange>
        </w:rPr>
        <w:t>586 BCE until 516 BCE)</w:t>
      </w:r>
      <w:r w:rsidRPr="00E13F4E">
        <w:rPr>
          <w:rFonts w:ascii="Times New Roman" w:eastAsia="Yu Gothic" w:hAnsi="Times New Roman" w:cs="Times New Roman"/>
          <w:color w:val="000000" w:themeColor="text1"/>
          <w:sz w:val="20"/>
          <w:szCs w:val="20"/>
          <w:rPrChange w:id="1355" w:author="Zahid Syed" w:date="2025-09-24T13:00:00Z" w16du:dateUtc="2025-09-24T04:00:00Z">
            <w:rPr>
              <w:rFonts w:ascii="Times New Roman" w:eastAsia="Yu Gothic" w:hAnsi="Times New Roman" w:cs="Times New Roman"/>
              <w:color w:val="000000"/>
              <w:sz w:val="20"/>
              <w:szCs w:val="20"/>
            </w:rPr>
          </w:rPrChange>
        </w:rPr>
        <w:t>—about which we will speak briefly in what follows and further in Volume Six—most of the Children of Israel who were exiled in Babylon came from the Kingdom of Judah, which also explains the derivation of the name “Jew” from “Judah.” The word “Jews” or “people of Judea” (</w:t>
      </w:r>
      <w:r w:rsidRPr="00E13F4E">
        <w:rPr>
          <w:rFonts w:ascii="Times New Roman" w:eastAsia="Yu Gothic" w:hAnsi="Times New Roman" w:cs="Times New Roman"/>
          <w:i/>
          <w:iCs/>
          <w:color w:val="000000" w:themeColor="text1"/>
          <w:sz w:val="20"/>
          <w:szCs w:val="20"/>
          <w:rPrChange w:id="1356" w:author="Zahid Syed" w:date="2025-09-24T13:00:00Z" w16du:dateUtc="2025-09-24T04:00:00Z">
            <w:rPr>
              <w:rFonts w:ascii="Times New Roman" w:eastAsia="Yu Gothic" w:hAnsi="Times New Roman" w:cs="Times New Roman"/>
              <w:i/>
              <w:iCs/>
              <w:color w:val="000000"/>
              <w:sz w:val="20"/>
              <w:szCs w:val="20"/>
            </w:rPr>
          </w:rPrChange>
        </w:rPr>
        <w:t>Yeh</w:t>
      </w:r>
      <w:r w:rsidRPr="00E13F4E">
        <w:rPr>
          <w:rFonts w:ascii="Times New Roman" w:hAnsi="Times New Roman" w:cs="Times New Roman"/>
          <w:i/>
          <w:iCs/>
          <w:color w:val="000000" w:themeColor="text1"/>
          <w:sz w:val="20"/>
          <w:szCs w:val="20"/>
          <w:rPrChange w:id="1357" w:author="Zahid Syed" w:date="2025-09-24T13:00:00Z" w16du:dateUtc="2025-09-24T04:00:00Z">
            <w:rPr>
              <w:rFonts w:ascii="Times New Roman" w:hAnsi="Times New Roman" w:cs="Times New Roman"/>
              <w:i/>
              <w:iCs/>
              <w:color w:val="000000"/>
              <w:sz w:val="20"/>
              <w:szCs w:val="20"/>
            </w:rPr>
          </w:rPrChange>
        </w:rPr>
        <w:t>û</w:t>
      </w:r>
      <w:r w:rsidRPr="00E13F4E">
        <w:rPr>
          <w:rFonts w:ascii="Times New Roman" w:eastAsia="Yu Gothic" w:hAnsi="Times New Roman" w:cs="Times New Roman"/>
          <w:i/>
          <w:iCs/>
          <w:color w:val="000000" w:themeColor="text1"/>
          <w:sz w:val="20"/>
          <w:szCs w:val="20"/>
          <w:rPrChange w:id="1358" w:author="Zahid Syed" w:date="2025-09-24T13:00:00Z" w16du:dateUtc="2025-09-24T04:00:00Z">
            <w:rPr>
              <w:rFonts w:ascii="Times New Roman" w:eastAsia="Yu Gothic" w:hAnsi="Times New Roman" w:cs="Times New Roman"/>
              <w:i/>
              <w:iCs/>
              <w:color w:val="000000"/>
              <w:sz w:val="20"/>
              <w:szCs w:val="20"/>
            </w:rPr>
          </w:rPrChange>
        </w:rPr>
        <w:t>dh</w:t>
      </w:r>
      <w:r w:rsidRPr="00E13F4E">
        <w:rPr>
          <w:rFonts w:ascii="Times New Roman" w:hAnsi="Times New Roman" w:cs="Times New Roman"/>
          <w:i/>
          <w:iCs/>
          <w:color w:val="000000" w:themeColor="text1"/>
          <w:sz w:val="20"/>
          <w:szCs w:val="20"/>
          <w:rPrChange w:id="1359" w:author="Zahid Syed" w:date="2025-09-24T13:00:00Z" w16du:dateUtc="2025-09-24T04:00:00Z">
            <w:rPr>
              <w:rFonts w:ascii="Times New Roman" w:hAnsi="Times New Roman" w:cs="Times New Roman"/>
              <w:i/>
              <w:iCs/>
              <w:color w:val="000000"/>
              <w:sz w:val="20"/>
              <w:szCs w:val="20"/>
            </w:rPr>
          </w:rPrChange>
        </w:rPr>
        <w:t>î</w:t>
      </w:r>
      <w:r w:rsidRPr="00E13F4E">
        <w:rPr>
          <w:rFonts w:ascii="Times New Roman" w:eastAsia="Yu Gothic" w:hAnsi="Times New Roman" w:cs="Times New Roman"/>
          <w:i/>
          <w:iCs/>
          <w:color w:val="000000" w:themeColor="text1"/>
          <w:sz w:val="20"/>
          <w:szCs w:val="20"/>
          <w:rPrChange w:id="1360" w:author="Zahid Syed" w:date="2025-09-24T13:00:00Z" w16du:dateUtc="2025-09-24T04:00:00Z">
            <w:rPr>
              <w:rFonts w:ascii="Times New Roman" w:eastAsia="Yu Gothic" w:hAnsi="Times New Roman" w:cs="Times New Roman"/>
              <w:i/>
              <w:iCs/>
              <w:color w:val="000000"/>
              <w:sz w:val="20"/>
              <w:szCs w:val="20"/>
            </w:rPr>
          </w:rPrChange>
        </w:rPr>
        <w:t>m</w:t>
      </w:r>
      <w:r w:rsidRPr="00E13F4E">
        <w:rPr>
          <w:rFonts w:ascii="Times New Roman" w:eastAsia="Yu Gothic" w:hAnsi="Times New Roman" w:cs="Times New Roman"/>
          <w:color w:val="000000" w:themeColor="text1"/>
          <w:sz w:val="20"/>
          <w:szCs w:val="20"/>
          <w:rPrChange w:id="1361" w:author="Zahid Syed" w:date="2025-09-24T13:00:00Z" w16du:dateUtc="2025-09-24T04:00:00Z">
            <w:rPr>
              <w:rFonts w:ascii="Times New Roman" w:eastAsia="Yu Gothic" w:hAnsi="Times New Roman" w:cs="Times New Roman"/>
              <w:color w:val="000000"/>
              <w:sz w:val="20"/>
              <w:szCs w:val="20"/>
            </w:rPr>
          </w:rPrChange>
        </w:rPr>
        <w:t xml:space="preserve">) does appear in the Old Testament (2 Kings, 16:6; 25:25; Jeremiah, 32:12; 34:9; 38:19), where it appears to replace the older Biblical expression “Children of Judah” (Hebrew: </w:t>
      </w:r>
      <w:r w:rsidRPr="00E13F4E">
        <w:rPr>
          <w:rFonts w:ascii="Times New Roman" w:eastAsia="Yu Gothic" w:hAnsi="Times New Roman" w:cs="Times New Roman"/>
          <w:i/>
          <w:iCs/>
          <w:color w:val="000000" w:themeColor="text1"/>
          <w:sz w:val="20"/>
          <w:szCs w:val="20"/>
          <w:rPrChange w:id="1362" w:author="Zahid Syed" w:date="2025-09-24T13:00:00Z" w16du:dateUtc="2025-09-24T04:00:00Z">
            <w:rPr>
              <w:rFonts w:ascii="Times New Roman" w:eastAsia="Yu Gothic" w:hAnsi="Times New Roman" w:cs="Times New Roman"/>
              <w:i/>
              <w:iCs/>
              <w:color w:val="000000"/>
              <w:sz w:val="20"/>
              <w:szCs w:val="20"/>
            </w:rPr>
          </w:rPrChange>
        </w:rPr>
        <w:t>Benay Yeh</w:t>
      </w:r>
      <w:r w:rsidRPr="00E13F4E">
        <w:rPr>
          <w:rFonts w:ascii="Times New Roman" w:hAnsi="Times New Roman" w:cs="Times New Roman"/>
          <w:i/>
          <w:iCs/>
          <w:color w:val="000000" w:themeColor="text1"/>
          <w:sz w:val="20"/>
          <w:szCs w:val="20"/>
          <w:rPrChange w:id="1363" w:author="Zahid Syed" w:date="2025-09-24T13:00:00Z" w16du:dateUtc="2025-09-24T04:00:00Z">
            <w:rPr>
              <w:rFonts w:ascii="Times New Roman" w:hAnsi="Times New Roman" w:cs="Times New Roman"/>
              <w:i/>
              <w:iCs/>
              <w:sz w:val="20"/>
              <w:szCs w:val="20"/>
            </w:rPr>
          </w:rPrChange>
        </w:rPr>
        <w:t>ûdhā</w:t>
      </w:r>
      <w:r w:rsidRPr="00E13F4E">
        <w:rPr>
          <w:rFonts w:ascii="Times New Roman" w:eastAsia="Yu Gothic" w:hAnsi="Times New Roman" w:cs="Times New Roman"/>
          <w:color w:val="000000" w:themeColor="text1"/>
          <w:sz w:val="20"/>
          <w:szCs w:val="20"/>
          <w:rPrChange w:id="1364" w:author="Zahid Syed" w:date="2025-09-24T13:00:00Z" w16du:dateUtc="2025-09-24T04:00:00Z">
            <w:rPr>
              <w:rFonts w:ascii="Times New Roman" w:eastAsia="Yu Gothic" w:hAnsi="Times New Roman" w:cs="Times New Roman"/>
              <w:color w:val="000000"/>
              <w:sz w:val="20"/>
              <w:szCs w:val="20"/>
            </w:rPr>
          </w:rPrChange>
        </w:rPr>
        <w:t xml:space="preserve">), but it is still not certain in those verses that these references to “the Jews” are a generic name for the Jews as a distinctive religion. That generic usage of “Jew” and “Jews” becomes clear, however, in the post-Exile Second Temple Period. </w:t>
      </w:r>
    </w:p>
  </w:footnote>
  <w:footnote w:id="44">
    <w:p w14:paraId="00BFA83A" w14:textId="77777777" w:rsidR="00B335E1" w:rsidRPr="00E13F4E" w:rsidRDefault="00B335E1" w:rsidP="005D5C5B">
      <w:pPr>
        <w:pStyle w:val="FootnoteText1"/>
        <w:rPr>
          <w:color w:val="000000" w:themeColor="text1"/>
          <w:lang w:val="el-GR"/>
          <w:rPrChange w:id="1367" w:author="Zahid Syed" w:date="2025-09-24T13:00:00Z" w16du:dateUtc="2025-09-24T04:00:00Z">
            <w:rPr>
              <w:color w:val="202122"/>
              <w:lang w:val="el-GR"/>
            </w:rPr>
          </w:rPrChange>
        </w:rPr>
      </w:pPr>
      <w:r w:rsidRPr="00E13F4E">
        <w:rPr>
          <w:rStyle w:val="FootnoteReference"/>
          <w:color w:val="000000" w:themeColor="text1"/>
          <w:rPrChange w:id="1368" w:author="Zahid Syed" w:date="2025-09-24T13:00:00Z" w16du:dateUtc="2025-09-24T04:00:00Z">
            <w:rPr>
              <w:rStyle w:val="FootnoteReference"/>
            </w:rPr>
          </w:rPrChange>
        </w:rPr>
        <w:footnoteRef/>
      </w:r>
      <w:r w:rsidRPr="00E13F4E">
        <w:rPr>
          <w:color w:val="000000" w:themeColor="text1"/>
          <w:rPrChange w:id="1369" w:author="Zahid Syed" w:date="2025-09-24T13:00:00Z" w16du:dateUtc="2025-09-24T04:00:00Z">
            <w:rPr/>
          </w:rPrChange>
        </w:rPr>
        <w:t xml:space="preserve"> </w:t>
      </w:r>
      <w:r w:rsidRPr="00E13F4E">
        <w:rPr>
          <w:rFonts w:eastAsia="Yu Gothic"/>
          <w:b/>
          <w:bCs/>
          <w:color w:val="000000" w:themeColor="text1"/>
          <w:rPrChange w:id="1370" w:author="Zahid Syed" w:date="2025-09-24T13:00:00Z" w16du:dateUtc="2025-09-24T04:00:00Z">
            <w:rPr>
              <w:rFonts w:eastAsia="Yu Gothic"/>
              <w:b/>
              <w:bCs/>
              <w:color w:val="000000"/>
            </w:rPr>
          </w:rPrChange>
        </w:rPr>
        <w:t xml:space="preserve">Theophilus </w:t>
      </w:r>
      <w:r w:rsidRPr="00E13F4E">
        <w:rPr>
          <w:rFonts w:eastAsia="Yu Gothic"/>
          <w:color w:val="000000" w:themeColor="text1"/>
          <w:rPrChange w:id="1371" w:author="Zahid Syed" w:date="2025-09-24T13:00:00Z" w16du:dateUtc="2025-09-24T04:00:00Z">
            <w:rPr>
              <w:rFonts w:eastAsia="Yu Gothic"/>
              <w:color w:val="000000"/>
            </w:rPr>
          </w:rPrChange>
        </w:rPr>
        <w:t xml:space="preserve">(d. ca. 185 CE) (Greek: </w:t>
      </w:r>
      <w:r w:rsidRPr="00E13F4E">
        <w:rPr>
          <w:rFonts w:eastAsia="Yu Gothic"/>
          <w:i/>
          <w:iCs/>
          <w:color w:val="000000" w:themeColor="text1"/>
          <w:rPrChange w:id="1372" w:author="Zahid Syed" w:date="2025-09-24T13:00:00Z" w16du:dateUtc="2025-09-24T04:00:00Z">
            <w:rPr>
              <w:rFonts w:eastAsia="Yu Gothic"/>
              <w:i/>
              <w:iCs/>
              <w:color w:val="000000"/>
            </w:rPr>
          </w:rPrChange>
        </w:rPr>
        <w:t>The</w:t>
      </w:r>
      <w:r w:rsidRPr="00E13F4E">
        <w:rPr>
          <w:i/>
          <w:iCs/>
          <w:color w:val="000000" w:themeColor="text1"/>
          <w:rPrChange w:id="1373" w:author="Zahid Syed" w:date="2025-09-24T13:00:00Z" w16du:dateUtc="2025-09-24T04:00:00Z">
            <w:rPr>
              <w:i/>
              <w:iCs/>
              <w:color w:val="000000"/>
            </w:rPr>
          </w:rPrChange>
        </w:rPr>
        <w:t>óphilos ho Anitiokheús</w:t>
      </w:r>
      <w:r w:rsidRPr="00E13F4E">
        <w:rPr>
          <w:color w:val="000000" w:themeColor="text1"/>
          <w:rPrChange w:id="1374" w:author="Zahid Syed" w:date="2025-09-24T13:00:00Z" w16du:dateUtc="2025-09-24T04:00:00Z">
            <w:rPr>
              <w:color w:val="000000"/>
            </w:rPr>
          </w:rPrChange>
        </w:rPr>
        <w:t>;</w:t>
      </w:r>
      <w:r w:rsidRPr="00E13F4E">
        <w:rPr>
          <w:rFonts w:eastAsia="Yu Gothic"/>
          <w:color w:val="000000" w:themeColor="text1"/>
          <w:rPrChange w:id="1375" w:author="Zahid Syed" w:date="2025-09-24T13:00:00Z" w16du:dateUtc="2025-09-24T04:00:00Z">
            <w:rPr>
              <w:rFonts w:eastAsia="Yu Gothic"/>
              <w:color w:val="000000"/>
            </w:rPr>
          </w:rPrChange>
        </w:rPr>
        <w:t xml:space="preserve"> </w:t>
      </w:r>
      <w:r w:rsidRPr="00E13F4E">
        <w:rPr>
          <w:i/>
          <w:iCs/>
          <w:color w:val="000000" w:themeColor="text1"/>
          <w:lang w:val="el-GR"/>
          <w:rPrChange w:id="1376" w:author="Zahid Syed" w:date="2025-09-24T13:00:00Z" w16du:dateUtc="2025-09-24T04:00:00Z">
            <w:rPr>
              <w:i/>
              <w:iCs/>
              <w:color w:val="202122"/>
              <w:lang w:val="el-GR"/>
            </w:rPr>
          </w:rPrChange>
        </w:rPr>
        <w:t>Θεόφιλος ὁ Ἀντιοχεύς</w:t>
      </w:r>
      <w:r w:rsidRPr="00E13F4E">
        <w:rPr>
          <w:color w:val="000000" w:themeColor="text1"/>
          <w:lang w:val="el-GR"/>
          <w:rPrChange w:id="1377" w:author="Zahid Syed" w:date="2025-09-24T13:00:00Z" w16du:dateUtc="2025-09-24T04:00:00Z">
            <w:rPr>
              <w:color w:val="202122"/>
              <w:lang w:val="el-GR"/>
            </w:rPr>
          </w:rPrChange>
        </w:rPr>
        <w:t xml:space="preserve">) or Theophilus of Antioch was the Patriarch of Antioch between 169 CE until 182 CE. He was born a Pagan in Mesopotamia near the Tigris and Euphrates Rivers but embraced Christianity after reading the Scriptures, especially the Prophetic Books. He was an early Apologist and was known for his success in fighting against heresy in the early Church, especially that of the archheretic Marcion. His Apology is the earliest known Christian work to use the word </w:t>
      </w:r>
      <w:r w:rsidRPr="00E13F4E">
        <w:rPr>
          <w:color w:val="000000" w:themeColor="text1"/>
          <w:rPrChange w:id="1378" w:author="Zahid Syed" w:date="2025-09-24T13:00:00Z" w16du:dateUtc="2025-09-24T04:00:00Z">
            <w:rPr>
              <w:color w:val="202122"/>
            </w:rPr>
          </w:rPrChange>
        </w:rPr>
        <w:t>“</w:t>
      </w:r>
      <w:r w:rsidRPr="00E13F4E">
        <w:rPr>
          <w:color w:val="000000" w:themeColor="text1"/>
          <w:lang w:val="el-GR"/>
          <w:rPrChange w:id="1379" w:author="Zahid Syed" w:date="2025-09-24T13:00:00Z" w16du:dateUtc="2025-09-24T04:00:00Z">
            <w:rPr>
              <w:color w:val="202122"/>
              <w:lang w:val="el-GR"/>
            </w:rPr>
          </w:rPrChange>
        </w:rPr>
        <w:t>Trinity</w:t>
      </w:r>
      <w:r w:rsidRPr="00E13F4E">
        <w:rPr>
          <w:color w:val="000000" w:themeColor="text1"/>
          <w:rPrChange w:id="1380" w:author="Zahid Syed" w:date="2025-09-24T13:00:00Z" w16du:dateUtc="2025-09-24T04:00:00Z">
            <w:rPr>
              <w:color w:val="202122"/>
            </w:rPr>
          </w:rPrChange>
        </w:rPr>
        <w:t>”</w:t>
      </w:r>
      <w:r w:rsidRPr="00E13F4E">
        <w:rPr>
          <w:color w:val="000000" w:themeColor="text1"/>
          <w:lang w:val="el-GR"/>
          <w:rPrChange w:id="1381" w:author="Zahid Syed" w:date="2025-09-24T13:00:00Z" w16du:dateUtc="2025-09-24T04:00:00Z">
            <w:rPr>
              <w:color w:val="202122"/>
              <w:lang w:val="el-GR"/>
            </w:rPr>
          </w:rPrChange>
        </w:rPr>
        <w:t xml:space="preserve"> in its Greek form </w:t>
      </w:r>
      <w:r w:rsidRPr="00E13F4E">
        <w:rPr>
          <w:i/>
          <w:iCs/>
          <w:color w:val="000000" w:themeColor="text1"/>
          <w:rPrChange w:id="1382" w:author="Zahid Syed" w:date="2025-09-24T13:00:00Z" w16du:dateUtc="2025-09-24T04:00:00Z">
            <w:rPr>
              <w:i/>
              <w:iCs/>
              <w:color w:val="202122"/>
            </w:rPr>
          </w:rPrChange>
        </w:rPr>
        <w:t>Tri</w:t>
      </w:r>
      <w:r w:rsidRPr="00E13F4E">
        <w:rPr>
          <w:i/>
          <w:iCs/>
          <w:color w:val="000000" w:themeColor="text1"/>
          <w:rPrChange w:id="1383" w:author="Zahid Syed" w:date="2025-09-24T13:00:00Z" w16du:dateUtc="2025-09-24T04:00:00Z">
            <w:rPr>
              <w:i/>
              <w:iCs/>
              <w:color w:val="000000"/>
            </w:rPr>
          </w:rPrChange>
        </w:rPr>
        <w:t>á</w:t>
      </w:r>
      <w:r w:rsidRPr="00E13F4E">
        <w:rPr>
          <w:i/>
          <w:iCs/>
          <w:color w:val="000000" w:themeColor="text1"/>
          <w:rPrChange w:id="1384" w:author="Zahid Syed" w:date="2025-09-24T13:00:00Z" w16du:dateUtc="2025-09-24T04:00:00Z">
            <w:rPr>
              <w:i/>
              <w:iCs/>
              <w:color w:val="202122"/>
            </w:rPr>
          </w:rPrChange>
        </w:rPr>
        <w:t>s</w:t>
      </w:r>
      <w:r w:rsidRPr="00E13F4E">
        <w:rPr>
          <w:color w:val="000000" w:themeColor="text1"/>
          <w:rPrChange w:id="1385" w:author="Zahid Syed" w:date="2025-09-24T13:00:00Z" w16du:dateUtc="2025-09-24T04:00:00Z">
            <w:rPr>
              <w:color w:val="202122"/>
            </w:rPr>
          </w:rPrChange>
        </w:rPr>
        <w:t>,</w:t>
      </w:r>
      <w:r w:rsidRPr="00E13F4E">
        <w:rPr>
          <w:i/>
          <w:iCs/>
          <w:color w:val="000000" w:themeColor="text1"/>
          <w:rPrChange w:id="1386" w:author="Zahid Syed" w:date="2025-09-24T13:00:00Z" w16du:dateUtc="2025-09-24T04:00:00Z">
            <w:rPr>
              <w:i/>
              <w:iCs/>
              <w:color w:val="202122"/>
            </w:rPr>
          </w:rPrChange>
        </w:rPr>
        <w:t xml:space="preserve"> </w:t>
      </w:r>
      <w:r w:rsidRPr="00E13F4E">
        <w:rPr>
          <w:i/>
          <w:iCs/>
          <w:color w:val="000000" w:themeColor="text1"/>
          <w:rPrChange w:id="1387" w:author="Zahid Syed" w:date="2025-09-24T13:00:00Z" w16du:dateUtc="2025-09-24T04:00:00Z">
            <w:rPr>
              <w:i/>
              <w:iCs/>
              <w:color w:val="000000"/>
            </w:rPr>
          </w:rPrChange>
        </w:rPr>
        <w:t>Τ</w:t>
      </w:r>
      <w:r w:rsidRPr="00E13F4E">
        <w:rPr>
          <w:i/>
          <w:iCs/>
          <w:color w:val="000000" w:themeColor="text1"/>
          <w:rPrChange w:id="1388" w:author="Zahid Syed" w:date="2025-09-24T13:00:00Z" w16du:dateUtc="2025-09-24T04:00:00Z">
            <w:rPr>
              <w:i/>
              <w:iCs/>
              <w:color w:val="202122"/>
            </w:rPr>
          </w:rPrChange>
        </w:rPr>
        <w:t>ριάς</w:t>
      </w:r>
      <w:r w:rsidRPr="00E13F4E">
        <w:rPr>
          <w:color w:val="000000" w:themeColor="text1"/>
          <w:lang w:val="el-GR"/>
          <w:rPrChange w:id="1389" w:author="Zahid Syed" w:date="2025-09-24T13:00:00Z" w16du:dateUtc="2025-09-24T04:00:00Z">
            <w:rPr>
              <w:color w:val="202122"/>
              <w:lang w:val="el-GR"/>
            </w:rPr>
          </w:rPrChange>
        </w:rPr>
        <w:t xml:space="preserve">, although he does not make reference to the formula of </w:t>
      </w:r>
      <w:r w:rsidRPr="00E13F4E">
        <w:rPr>
          <w:color w:val="000000" w:themeColor="text1"/>
          <w:rPrChange w:id="1390" w:author="Zahid Syed" w:date="2025-09-24T13:00:00Z" w16du:dateUtc="2025-09-24T04:00:00Z">
            <w:rPr>
              <w:color w:val="202122"/>
            </w:rPr>
          </w:rPrChange>
        </w:rPr>
        <w:t>“</w:t>
      </w:r>
      <w:r w:rsidRPr="00E13F4E">
        <w:rPr>
          <w:color w:val="000000" w:themeColor="text1"/>
          <w:lang w:val="el-GR"/>
          <w:rPrChange w:id="1391" w:author="Zahid Syed" w:date="2025-09-24T13:00:00Z" w16du:dateUtc="2025-09-24T04:00:00Z">
            <w:rPr>
              <w:color w:val="202122"/>
              <w:lang w:val="el-GR"/>
            </w:rPr>
          </w:rPrChange>
        </w:rPr>
        <w:t>the Father, the Son, and the Holy Ghost</w:t>
      </w:r>
      <w:r w:rsidRPr="00E13F4E">
        <w:rPr>
          <w:color w:val="000000" w:themeColor="text1"/>
          <w:rPrChange w:id="1392" w:author="Zahid Syed" w:date="2025-09-24T13:00:00Z" w16du:dateUtc="2025-09-24T04:00:00Z">
            <w:rPr>
              <w:color w:val="202122"/>
            </w:rPr>
          </w:rPrChange>
        </w:rPr>
        <w:t>”</w:t>
      </w:r>
      <w:r w:rsidRPr="00E13F4E">
        <w:rPr>
          <w:color w:val="000000" w:themeColor="text1"/>
          <w:lang w:val="el-GR"/>
          <w:rPrChange w:id="1393" w:author="Zahid Syed" w:date="2025-09-24T13:00:00Z" w16du:dateUtc="2025-09-24T04:00:00Z">
            <w:rPr>
              <w:color w:val="202122"/>
              <w:lang w:val="el-GR"/>
            </w:rPr>
          </w:rPrChange>
        </w:rPr>
        <w:t xml:space="preserve"> in his description of the Trinity. Rather, Theophilus refers to </w:t>
      </w:r>
      <w:r w:rsidRPr="00E13F4E">
        <w:rPr>
          <w:color w:val="000000" w:themeColor="text1"/>
          <w:rPrChange w:id="1394" w:author="Zahid Syed" w:date="2025-09-24T13:00:00Z" w16du:dateUtc="2025-09-24T04:00:00Z">
            <w:rPr>
              <w:color w:val="202122"/>
            </w:rPr>
          </w:rPrChange>
        </w:rPr>
        <w:t>“</w:t>
      </w:r>
      <w:r w:rsidRPr="00E13F4E">
        <w:rPr>
          <w:color w:val="000000" w:themeColor="text1"/>
          <w:lang w:val="el-GR"/>
          <w:rPrChange w:id="1395" w:author="Zahid Syed" w:date="2025-09-24T13:00:00Z" w16du:dateUtc="2025-09-24T04:00:00Z">
            <w:rPr>
              <w:color w:val="202122"/>
              <w:lang w:val="el-GR"/>
            </w:rPr>
          </w:rPrChange>
        </w:rPr>
        <w:t xml:space="preserve">God, his Word (the </w:t>
      </w:r>
      <w:r w:rsidRPr="00E13F4E">
        <w:rPr>
          <w:i/>
          <w:iCs/>
          <w:color w:val="000000" w:themeColor="text1"/>
          <w:rPrChange w:id="1396" w:author="Zahid Syed" w:date="2025-09-24T13:00:00Z" w16du:dateUtc="2025-09-24T04:00:00Z">
            <w:rPr>
              <w:i/>
              <w:iCs/>
              <w:color w:val="202122"/>
            </w:rPr>
          </w:rPrChange>
        </w:rPr>
        <w:t>L</w:t>
      </w:r>
      <w:r w:rsidRPr="00E13F4E">
        <w:rPr>
          <w:i/>
          <w:iCs/>
          <w:color w:val="000000" w:themeColor="text1"/>
          <w:rPrChange w:id="1397" w:author="Zahid Syed" w:date="2025-09-24T13:00:00Z" w16du:dateUtc="2025-09-24T04:00:00Z">
            <w:rPr>
              <w:i/>
              <w:iCs/>
              <w:color w:val="000000"/>
            </w:rPr>
          </w:rPrChange>
        </w:rPr>
        <w:t>ó</w:t>
      </w:r>
      <w:r w:rsidRPr="00E13F4E">
        <w:rPr>
          <w:i/>
          <w:iCs/>
          <w:color w:val="000000" w:themeColor="text1"/>
          <w:rPrChange w:id="1398" w:author="Zahid Syed" w:date="2025-09-24T13:00:00Z" w16du:dateUtc="2025-09-24T04:00:00Z">
            <w:rPr>
              <w:i/>
              <w:iCs/>
              <w:color w:val="202122"/>
            </w:rPr>
          </w:rPrChange>
        </w:rPr>
        <w:t>gos</w:t>
      </w:r>
      <w:r w:rsidRPr="00E13F4E">
        <w:rPr>
          <w:color w:val="000000" w:themeColor="text1"/>
          <w:rPrChange w:id="1399" w:author="Zahid Syed" w:date="2025-09-24T13:00:00Z" w16du:dateUtc="2025-09-24T04:00:00Z">
            <w:rPr>
              <w:color w:val="202122"/>
            </w:rPr>
          </w:rPrChange>
        </w:rPr>
        <w:t>), and His Wisdom (</w:t>
      </w:r>
      <w:r w:rsidRPr="00E13F4E">
        <w:rPr>
          <w:i/>
          <w:iCs/>
          <w:color w:val="000000" w:themeColor="text1"/>
          <w:rPrChange w:id="1400" w:author="Zahid Syed" w:date="2025-09-24T13:00:00Z" w16du:dateUtc="2025-09-24T04:00:00Z">
            <w:rPr>
              <w:i/>
              <w:iCs/>
              <w:color w:val="202122"/>
            </w:rPr>
          </w:rPrChange>
        </w:rPr>
        <w:t>Sophia</w:t>
      </w:r>
      <w:r w:rsidRPr="00E13F4E">
        <w:rPr>
          <w:color w:val="000000" w:themeColor="text1"/>
          <w:rPrChange w:id="1401" w:author="Zahid Syed" w:date="2025-09-24T13:00:00Z" w16du:dateUtc="2025-09-24T04:00:00Z">
            <w:rPr>
              <w:color w:val="202122"/>
            </w:rPr>
          </w:rPrChange>
        </w:rPr>
        <w:t xml:space="preserve">).” The reference to “the Father, the Son, and the Holy Ghost” only became a common formula among Christians at a later period. It is, however, likely that other Christians were using the word “Trinity” in the times of Theophilus, since his evocation of the term does not appear novel. </w:t>
      </w:r>
    </w:p>
  </w:footnote>
  <w:footnote w:id="45">
    <w:p w14:paraId="53A55F82"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1402" w:author="Zahid Syed" w:date="2025-09-24T13:00:00Z" w16du:dateUtc="2025-09-24T04:00:00Z">
            <w:rPr>
              <w:rFonts w:ascii="Times New Roman" w:hAnsi="Times New Roman" w:cs="Times New Roman"/>
              <w:color w:val="202122"/>
              <w:sz w:val="20"/>
              <w:szCs w:val="20"/>
            </w:rPr>
          </w:rPrChange>
        </w:rPr>
      </w:pPr>
      <w:r w:rsidRPr="00E13F4E">
        <w:rPr>
          <w:rStyle w:val="FootnoteReference"/>
          <w:rFonts w:ascii="Times New Roman" w:hAnsi="Times New Roman" w:cs="Times New Roman"/>
          <w:color w:val="000000" w:themeColor="text1"/>
          <w:sz w:val="20"/>
          <w:szCs w:val="20"/>
          <w:rPrChange w:id="1403"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404"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1405" w:author="Zahid Syed" w:date="2025-09-24T13:00:00Z" w16du:dateUtc="2025-09-24T04:00:00Z">
            <w:rPr>
              <w:rFonts w:ascii="Times New Roman" w:hAnsi="Times New Roman" w:cs="Times New Roman"/>
              <w:b/>
              <w:bCs/>
              <w:sz w:val="20"/>
              <w:szCs w:val="20"/>
            </w:rPr>
          </w:rPrChange>
        </w:rPr>
        <w:t>Tertullian</w:t>
      </w:r>
      <w:r w:rsidRPr="00E13F4E">
        <w:rPr>
          <w:rFonts w:ascii="Times New Roman" w:hAnsi="Times New Roman" w:cs="Times New Roman"/>
          <w:color w:val="000000" w:themeColor="text1"/>
          <w:sz w:val="20"/>
          <w:szCs w:val="20"/>
          <w:rPrChange w:id="1406" w:author="Zahid Syed" w:date="2025-09-24T13:00:00Z" w16du:dateUtc="2025-09-24T04:00:00Z">
            <w:rPr>
              <w:rFonts w:ascii="Times New Roman" w:hAnsi="Times New Roman" w:cs="Times New Roman"/>
              <w:sz w:val="20"/>
              <w:szCs w:val="20"/>
            </w:rPr>
          </w:rPrChange>
        </w:rPr>
        <w:t xml:space="preserve"> (d. 220 CE) or </w:t>
      </w:r>
      <w:r w:rsidRPr="00E13F4E">
        <w:rPr>
          <w:rFonts w:ascii="Times New Roman" w:hAnsi="Times New Roman" w:cs="Times New Roman"/>
          <w:color w:val="000000" w:themeColor="text1"/>
          <w:sz w:val="20"/>
          <w:szCs w:val="20"/>
          <w:lang w:val="la-Latn"/>
          <w:rPrChange w:id="1407" w:author="Zahid Syed" w:date="2025-09-24T13:00:00Z" w16du:dateUtc="2025-09-24T04:00:00Z">
            <w:rPr>
              <w:rFonts w:ascii="Times New Roman" w:hAnsi="Times New Roman" w:cs="Times New Roman"/>
              <w:color w:val="202122"/>
              <w:sz w:val="20"/>
              <w:szCs w:val="20"/>
              <w:lang w:val="la-Latn"/>
            </w:rPr>
          </w:rPrChange>
        </w:rPr>
        <w:t>Quintus Septimius Florens Tertullianus</w:t>
      </w:r>
      <w:r w:rsidRPr="00E13F4E">
        <w:rPr>
          <w:rFonts w:ascii="Times New Roman" w:hAnsi="Times New Roman" w:cs="Times New Roman"/>
          <w:color w:val="000000" w:themeColor="text1"/>
          <w:sz w:val="20"/>
          <w:szCs w:val="20"/>
          <w:rPrChange w:id="1408" w:author="Zahid Syed" w:date="2025-09-24T13:00:00Z" w16du:dateUtc="2025-09-24T04:00:00Z">
            <w:rPr>
              <w:rFonts w:ascii="Times New Roman" w:hAnsi="Times New Roman" w:cs="Times New Roman"/>
              <w:sz w:val="20"/>
              <w:szCs w:val="20"/>
            </w:rPr>
          </w:rPrChange>
        </w:rPr>
        <w:t xml:space="preserve"> was from Carthage in the Roman province of North Africa, which is modern-day Tunisia. He was the first Christian author to produce an extensive corpus of Christian literature in Latin, which was the dominant language of North Africa under Roman rule. Tertullian, as indicated earlier, was an early Christian Apologist and wrote against “heresy,” especially dualistic Christian Gnosticism, which was very strong in the third century CE. Tertullian has been called “the father of Latin Christianity.”</w:t>
      </w:r>
      <w:r w:rsidRPr="00E13F4E">
        <w:rPr>
          <w:rFonts w:ascii="Times New Roman" w:eastAsia="Yu Gothic" w:hAnsi="Times New Roman" w:cs="Times New Roman"/>
          <w:color w:val="000000" w:themeColor="text1"/>
          <w:sz w:val="20"/>
          <w:szCs w:val="20"/>
          <w:rPrChange w:id="1409" w:author="Zahid Syed" w:date="2025-09-24T13:00:00Z" w16du:dateUtc="2025-09-24T04:00:00Z">
            <w:rPr>
              <w:rFonts w:ascii="Times New Roman" w:eastAsia="Yu Gothic" w:hAnsi="Times New Roman" w:cs="Times New Roman"/>
              <w:color w:val="000000"/>
              <w:sz w:val="20"/>
              <w:szCs w:val="20"/>
            </w:rPr>
          </w:rPrChange>
        </w:rPr>
        <w:t xml:space="preserve"> </w:t>
      </w:r>
      <w:r w:rsidRPr="00E13F4E">
        <w:rPr>
          <w:rFonts w:ascii="Times New Roman" w:hAnsi="Times New Roman" w:cs="Times New Roman"/>
          <w:color w:val="000000" w:themeColor="text1"/>
          <w:sz w:val="20"/>
          <w:szCs w:val="20"/>
          <w:rPrChange w:id="1410" w:author="Zahid Syed" w:date="2025-09-24T13:00:00Z" w16du:dateUtc="2025-09-24T04:00:00Z">
            <w:rPr>
              <w:rFonts w:ascii="Times New Roman" w:hAnsi="Times New Roman" w:cs="Times New Roman"/>
              <w:color w:val="202122"/>
              <w:sz w:val="20"/>
              <w:szCs w:val="20"/>
            </w:rPr>
          </w:rPrChange>
        </w:rPr>
        <w:t>Tertullian reserves the appellation God, in the sense of the Creator and ultimate originator of all things, to the Father, who made the world out of nothing through his Son, the Word, and gave it material reality, although the Son is a spirit. Tertullian is often considered an early proponent of proto-Trinitarian and Trinitarian Doctrine, which he approached from the standpoint of</w:t>
      </w:r>
      <w:r w:rsidRPr="00E13F4E">
        <w:rPr>
          <w:rFonts w:ascii="Times New Roman" w:hAnsi="Times New Roman" w:cs="Times New Roman"/>
          <w:i/>
          <w:iCs/>
          <w:color w:val="000000" w:themeColor="text1"/>
          <w:sz w:val="20"/>
          <w:szCs w:val="20"/>
          <w:rPrChange w:id="1411" w:author="Zahid Syed" w:date="2025-09-24T13:00:00Z" w16du:dateUtc="2025-09-24T04:00:00Z">
            <w:rPr>
              <w:rFonts w:ascii="Times New Roman" w:hAnsi="Times New Roman" w:cs="Times New Roman"/>
              <w:i/>
              <w:iCs/>
              <w:color w:val="202122"/>
              <w:sz w:val="20"/>
              <w:szCs w:val="20"/>
            </w:rPr>
          </w:rPrChange>
        </w:rPr>
        <w:t xml:space="preserve"> L</w:t>
      </w:r>
      <w:r w:rsidRPr="00E13F4E">
        <w:rPr>
          <w:rFonts w:ascii="Times New Roman" w:hAnsi="Times New Roman" w:cs="Times New Roman"/>
          <w:i/>
          <w:iCs/>
          <w:color w:val="000000" w:themeColor="text1"/>
          <w:sz w:val="20"/>
          <w:szCs w:val="20"/>
          <w:rPrChange w:id="1412" w:author="Zahid Syed" w:date="2025-09-24T13:00:00Z" w16du:dateUtc="2025-09-24T04:00:00Z">
            <w:rPr>
              <w:rFonts w:ascii="Times New Roman" w:hAnsi="Times New Roman" w:cs="Times New Roman"/>
              <w:i/>
              <w:iCs/>
              <w:color w:val="000000"/>
              <w:sz w:val="20"/>
              <w:szCs w:val="20"/>
            </w:rPr>
          </w:rPrChange>
        </w:rPr>
        <w:t>ó</w:t>
      </w:r>
      <w:r w:rsidRPr="00E13F4E">
        <w:rPr>
          <w:rFonts w:ascii="Times New Roman" w:hAnsi="Times New Roman" w:cs="Times New Roman"/>
          <w:i/>
          <w:iCs/>
          <w:color w:val="000000" w:themeColor="text1"/>
          <w:sz w:val="20"/>
          <w:szCs w:val="20"/>
          <w:rPrChange w:id="1413" w:author="Zahid Syed" w:date="2025-09-24T13:00:00Z" w16du:dateUtc="2025-09-24T04:00:00Z">
            <w:rPr>
              <w:rFonts w:ascii="Times New Roman" w:hAnsi="Times New Roman" w:cs="Times New Roman"/>
              <w:i/>
              <w:iCs/>
              <w:color w:val="202122"/>
              <w:sz w:val="20"/>
              <w:szCs w:val="20"/>
            </w:rPr>
          </w:rPrChange>
        </w:rPr>
        <w:t>gos</w:t>
      </w:r>
      <w:r w:rsidRPr="00E13F4E">
        <w:rPr>
          <w:rFonts w:ascii="Times New Roman" w:hAnsi="Times New Roman" w:cs="Times New Roman"/>
          <w:color w:val="000000" w:themeColor="text1"/>
          <w:sz w:val="20"/>
          <w:szCs w:val="20"/>
          <w:rPrChange w:id="1414" w:author="Zahid Syed" w:date="2025-09-24T13:00:00Z" w16du:dateUtc="2025-09-24T04:00:00Z">
            <w:rPr>
              <w:rFonts w:ascii="Times New Roman" w:hAnsi="Times New Roman" w:cs="Times New Roman"/>
              <w:color w:val="202122"/>
              <w:sz w:val="20"/>
              <w:szCs w:val="20"/>
            </w:rPr>
          </w:rPrChange>
        </w:rPr>
        <w:t xml:space="preserve"> Doctrine. He did not, however, state the later fourth-century CE Doctrine of Trinity is specific terms. He did, however, use the words “Trinity” and “economy” in reference to the three Persons—the Father, Son, and the Holy Ghost—but he maintained the distinction between the Father and the Son. The Father was the “unoriginated” God, and he held that “the Father is One. The Son is another. And the Spirit is another (Latin: </w:t>
      </w:r>
      <w:r w:rsidRPr="00E13F4E">
        <w:rPr>
          <w:rFonts w:ascii="Times New Roman" w:hAnsi="Times New Roman" w:cs="Times New Roman"/>
          <w:i/>
          <w:iCs/>
          <w:color w:val="000000" w:themeColor="text1"/>
          <w:sz w:val="20"/>
          <w:szCs w:val="20"/>
          <w:lang w:val="la-Latn"/>
          <w:rPrChange w:id="1415" w:author="Zahid Syed" w:date="2025-09-24T13:00:00Z" w16du:dateUtc="2025-09-24T04:00:00Z">
            <w:rPr>
              <w:rFonts w:ascii="Times New Roman" w:hAnsi="Times New Roman" w:cs="Times New Roman"/>
              <w:i/>
              <w:iCs/>
              <w:color w:val="202122"/>
              <w:sz w:val="20"/>
              <w:szCs w:val="20"/>
              <w:lang w:val="la-Latn"/>
            </w:rPr>
          </w:rPrChange>
        </w:rPr>
        <w:t>dico alium esse Patrem et alium Filium et alium Spiritum</w:t>
      </w:r>
      <w:r w:rsidRPr="00E13F4E">
        <w:rPr>
          <w:rFonts w:ascii="Times New Roman" w:hAnsi="Times New Roman" w:cs="Times New Roman"/>
          <w:color w:val="000000" w:themeColor="text1"/>
          <w:sz w:val="20"/>
          <w:szCs w:val="20"/>
          <w:lang w:val="la-Latn"/>
          <w:rPrChange w:id="1416" w:author="Zahid Syed" w:date="2025-09-24T13:00:00Z" w16du:dateUtc="2025-09-24T04:00:00Z">
            <w:rPr>
              <w:rFonts w:ascii="Times New Roman" w:hAnsi="Times New Roman" w:cs="Times New Roman"/>
              <w:color w:val="202122"/>
              <w:sz w:val="20"/>
              <w:szCs w:val="20"/>
              <w:lang w:val="la-Latn"/>
            </w:rPr>
          </w:rPrChange>
        </w:rPr>
        <w:t xml:space="preserve">).” Yet, in defending God’s Unity, he asserts that “the Son is not other than the Father” (Latin: </w:t>
      </w:r>
      <w:r w:rsidRPr="00E13F4E">
        <w:rPr>
          <w:rFonts w:ascii="Times New Roman" w:hAnsi="Times New Roman" w:cs="Times New Roman"/>
          <w:i/>
          <w:iCs/>
          <w:color w:val="000000" w:themeColor="text1"/>
          <w:sz w:val="20"/>
          <w:szCs w:val="20"/>
          <w:lang w:val="la-Latn"/>
          <w:rPrChange w:id="1417" w:author="Zahid Syed" w:date="2025-09-24T13:00:00Z" w16du:dateUtc="2025-09-24T04:00:00Z">
            <w:rPr>
              <w:rFonts w:ascii="Times New Roman" w:hAnsi="Times New Roman" w:cs="Times New Roman"/>
              <w:i/>
              <w:iCs/>
              <w:color w:val="202122"/>
              <w:sz w:val="20"/>
              <w:szCs w:val="20"/>
              <w:lang w:val="la-Latn"/>
            </w:rPr>
          </w:rPrChange>
        </w:rPr>
        <w:t>alius a Patre filius non est</w:t>
      </w:r>
      <w:r w:rsidRPr="00E13F4E">
        <w:rPr>
          <w:rFonts w:ascii="Times New Roman" w:hAnsi="Times New Roman" w:cs="Times New Roman"/>
          <w:color w:val="000000" w:themeColor="text1"/>
          <w:sz w:val="20"/>
          <w:szCs w:val="20"/>
          <w:lang w:val="la-Latn"/>
          <w:rPrChange w:id="1418" w:author="Zahid Syed" w:date="2025-09-24T13:00:00Z" w16du:dateUtc="2025-09-24T04:00:00Z">
            <w:rPr>
              <w:rFonts w:ascii="Times New Roman" w:hAnsi="Times New Roman" w:cs="Times New Roman"/>
              <w:color w:val="202122"/>
              <w:sz w:val="20"/>
              <w:szCs w:val="20"/>
              <w:lang w:val="la-Latn"/>
            </w:rPr>
          </w:rPrChange>
        </w:rPr>
        <w:t>), since in his belief the Son participated in the Father’s substance. At times, in fact, Tertullian refers to the Father and the Son as “two gods,” and he states that “all things of the Father belong also to the Son, including His names, such as Almighty God, God Most High, Lord of Hosts, and King of Israel.” Tertullian did, however, seek to defend his Theology from the objection that it was not Monotheistic, and—in this regard—he claimed that the Son was subordinate to the Father, yet still entitled to be called “God.” Thus, although Tertullian may be regarded as a proto-Trinitarian or even Trinitarian, his Theology was not acceptable to the later Trinitarian Church—such as his notion of the “subordination” of the Son to the Father.</w:t>
      </w:r>
    </w:p>
  </w:footnote>
  <w:footnote w:id="46">
    <w:p w14:paraId="0A4DDF0A" w14:textId="77777777" w:rsidR="00B335E1" w:rsidRPr="00E13F4E" w:rsidRDefault="00B335E1" w:rsidP="005D5C5B">
      <w:pPr>
        <w:autoSpaceDE w:val="0"/>
        <w:autoSpaceDN w:val="0"/>
        <w:adjustRightInd w:val="0"/>
        <w:spacing w:after="0" w:line="240" w:lineRule="auto"/>
        <w:rPr>
          <w:rFonts w:ascii="Times New Roman" w:eastAsia="Yu Gothic" w:hAnsi="Times New Roman" w:cs="Times New Roman"/>
          <w:b/>
          <w:bCs/>
          <w:color w:val="000000" w:themeColor="text1"/>
          <w:sz w:val="20"/>
          <w:szCs w:val="20"/>
          <w:rPrChange w:id="1422" w:author="Zahid Syed" w:date="2025-09-24T13:00:00Z" w16du:dateUtc="2025-09-24T04:00:00Z">
            <w:rPr>
              <w:rFonts w:ascii="Times New Roman" w:eastAsia="Yu Gothic" w:hAnsi="Times New Roman" w:cs="Times New Roman"/>
              <w:b/>
              <w:bCs/>
              <w:color w:val="000000"/>
              <w:sz w:val="20"/>
              <w:szCs w:val="20"/>
            </w:rPr>
          </w:rPrChange>
        </w:rPr>
      </w:pPr>
      <w:r w:rsidRPr="00E13F4E">
        <w:rPr>
          <w:rStyle w:val="FootnoteReference"/>
          <w:rFonts w:ascii="Times New Roman" w:hAnsi="Times New Roman" w:cs="Times New Roman"/>
          <w:color w:val="000000" w:themeColor="text1"/>
          <w:sz w:val="20"/>
          <w:szCs w:val="20"/>
          <w:rPrChange w:id="1423"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424"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b/>
          <w:bCs/>
          <w:color w:val="000000" w:themeColor="text1"/>
          <w:sz w:val="20"/>
          <w:szCs w:val="20"/>
          <w:rPrChange w:id="1425" w:author="Zahid Syed" w:date="2025-09-24T13:00:00Z" w16du:dateUtc="2025-09-24T04:00:00Z">
            <w:rPr>
              <w:rFonts w:ascii="Times New Roman" w:eastAsia="Yu Gothic" w:hAnsi="Times New Roman" w:cs="Times New Roman"/>
              <w:b/>
              <w:bCs/>
              <w:color w:val="000000"/>
              <w:sz w:val="20"/>
              <w:szCs w:val="20"/>
            </w:rPr>
          </w:rPrChange>
        </w:rPr>
        <w:t xml:space="preserve">Saint Justin Martyr </w:t>
      </w:r>
      <w:r w:rsidRPr="00E13F4E">
        <w:rPr>
          <w:rFonts w:ascii="Times New Roman" w:hAnsi="Times New Roman" w:cs="Times New Roman"/>
          <w:color w:val="000000" w:themeColor="text1"/>
          <w:sz w:val="20"/>
          <w:szCs w:val="20"/>
          <w:lang w:val="el-GR"/>
          <w:rPrChange w:id="1426" w:author="Zahid Syed" w:date="2025-09-24T13:00:00Z" w16du:dateUtc="2025-09-24T04:00:00Z">
            <w:rPr>
              <w:rFonts w:ascii="Times New Roman" w:hAnsi="Times New Roman" w:cs="Times New Roman"/>
              <w:color w:val="202122"/>
              <w:sz w:val="20"/>
              <w:szCs w:val="20"/>
              <w:lang w:val="el-GR"/>
            </w:rPr>
          </w:rPrChange>
        </w:rPr>
        <w:t>(d. ca. 165 CE)</w:t>
      </w:r>
      <w:r w:rsidRPr="00E13F4E">
        <w:rPr>
          <w:rFonts w:ascii="Times New Roman" w:eastAsia="Yu Gothic" w:hAnsi="Times New Roman" w:cs="Times New Roman"/>
          <w:color w:val="000000" w:themeColor="text1"/>
          <w:sz w:val="20"/>
          <w:szCs w:val="20"/>
          <w:rPrChange w:id="1427" w:author="Zahid Syed" w:date="2025-09-24T13:00:00Z" w16du:dateUtc="2025-09-24T04:00:00Z">
            <w:rPr>
              <w:rFonts w:ascii="Times New Roman" w:eastAsia="Yu Gothic" w:hAnsi="Times New Roman" w:cs="Times New Roman"/>
              <w:color w:val="000000"/>
              <w:sz w:val="20"/>
              <w:szCs w:val="20"/>
            </w:rPr>
          </w:rPrChange>
        </w:rPr>
        <w:t xml:space="preserve"> (Greek:</w:t>
      </w:r>
      <w:r w:rsidRPr="00E13F4E">
        <w:rPr>
          <w:rFonts w:ascii="Times New Roman" w:eastAsia="Yu Gothic" w:hAnsi="Times New Roman" w:cs="Times New Roman"/>
          <w:b/>
          <w:bCs/>
          <w:color w:val="000000" w:themeColor="text1"/>
          <w:sz w:val="20"/>
          <w:szCs w:val="20"/>
          <w:rPrChange w:id="1428" w:author="Zahid Syed" w:date="2025-09-24T13:00:00Z" w16du:dateUtc="2025-09-24T04:00:00Z">
            <w:rPr>
              <w:rFonts w:ascii="Times New Roman" w:eastAsia="Yu Gothic" w:hAnsi="Times New Roman" w:cs="Times New Roman"/>
              <w:b/>
              <w:bCs/>
              <w:color w:val="000000"/>
              <w:sz w:val="20"/>
              <w:szCs w:val="20"/>
            </w:rPr>
          </w:rPrChange>
        </w:rPr>
        <w:t xml:space="preserve"> </w:t>
      </w:r>
      <w:r w:rsidRPr="00E13F4E">
        <w:rPr>
          <w:rFonts w:ascii="Times New Roman" w:hAnsi="Times New Roman" w:cs="Times New Roman"/>
          <w:i/>
          <w:iCs/>
          <w:color w:val="000000" w:themeColor="text1"/>
          <w:sz w:val="20"/>
          <w:szCs w:val="20"/>
          <w:lang w:val="el"/>
          <w:rPrChange w:id="1429" w:author="Zahid Syed" w:date="2025-09-24T13:00:00Z" w16du:dateUtc="2025-09-24T04:00:00Z">
            <w:rPr>
              <w:rFonts w:ascii="Times New Roman" w:hAnsi="Times New Roman" w:cs="Times New Roman"/>
              <w:i/>
              <w:iCs/>
              <w:color w:val="202122"/>
              <w:sz w:val="20"/>
              <w:szCs w:val="20"/>
              <w:lang w:val="el"/>
            </w:rPr>
          </w:rPrChange>
        </w:rPr>
        <w:t>Ioust</w:t>
      </w:r>
      <w:r w:rsidRPr="00E13F4E">
        <w:rPr>
          <w:rFonts w:ascii="Times New Roman" w:hAnsi="Times New Roman" w:cs="Times New Roman"/>
          <w:i/>
          <w:iCs/>
          <w:color w:val="000000" w:themeColor="text1"/>
          <w:sz w:val="20"/>
          <w:szCs w:val="20"/>
          <w:rPrChange w:id="1430" w:author="Zahid Syed" w:date="2025-09-24T13:00:00Z" w16du:dateUtc="2025-09-24T04:00:00Z">
            <w:rPr>
              <w:rFonts w:ascii="Times New Roman" w:hAnsi="Times New Roman" w:cs="Times New Roman"/>
              <w:i/>
              <w:iCs/>
              <w:color w:val="000000"/>
              <w:sz w:val="20"/>
              <w:szCs w:val="20"/>
            </w:rPr>
          </w:rPrChange>
        </w:rPr>
        <w:t>î</w:t>
      </w:r>
      <w:r w:rsidRPr="00E13F4E">
        <w:rPr>
          <w:rFonts w:ascii="Times New Roman" w:hAnsi="Times New Roman" w:cs="Times New Roman"/>
          <w:i/>
          <w:iCs/>
          <w:color w:val="000000" w:themeColor="text1"/>
          <w:sz w:val="20"/>
          <w:szCs w:val="20"/>
          <w:lang w:val="el"/>
          <w:rPrChange w:id="1431" w:author="Zahid Syed" w:date="2025-09-24T13:00:00Z" w16du:dateUtc="2025-09-24T04:00:00Z">
            <w:rPr>
              <w:rFonts w:ascii="Times New Roman" w:hAnsi="Times New Roman" w:cs="Times New Roman"/>
              <w:i/>
              <w:iCs/>
              <w:color w:val="202122"/>
              <w:sz w:val="20"/>
              <w:szCs w:val="20"/>
              <w:lang w:val="el"/>
            </w:rPr>
          </w:rPrChange>
        </w:rPr>
        <w:t>nos ho m</w:t>
      </w:r>
      <w:r w:rsidRPr="00E13F4E">
        <w:rPr>
          <w:rFonts w:ascii="Times New Roman" w:hAnsi="Times New Roman" w:cs="Times New Roman"/>
          <w:i/>
          <w:iCs/>
          <w:color w:val="000000" w:themeColor="text1"/>
          <w:sz w:val="20"/>
          <w:szCs w:val="20"/>
          <w:rPrChange w:id="1432" w:author="Zahid Syed" w:date="2025-09-24T13:00:00Z" w16du:dateUtc="2025-09-24T04:00:00Z">
            <w:rPr>
              <w:rFonts w:ascii="Times New Roman" w:hAnsi="Times New Roman" w:cs="Times New Roman"/>
              <w:i/>
              <w:iCs/>
              <w:color w:val="000000"/>
              <w:sz w:val="20"/>
              <w:szCs w:val="20"/>
            </w:rPr>
          </w:rPrChange>
        </w:rPr>
        <w:t>á</w:t>
      </w:r>
      <w:r w:rsidRPr="00E13F4E">
        <w:rPr>
          <w:rFonts w:ascii="Times New Roman" w:hAnsi="Times New Roman" w:cs="Times New Roman"/>
          <w:i/>
          <w:iCs/>
          <w:color w:val="000000" w:themeColor="text1"/>
          <w:sz w:val="20"/>
          <w:szCs w:val="20"/>
          <w:lang w:val="el"/>
          <w:rPrChange w:id="1433" w:author="Zahid Syed" w:date="2025-09-24T13:00:00Z" w16du:dateUtc="2025-09-24T04:00:00Z">
            <w:rPr>
              <w:rFonts w:ascii="Times New Roman" w:hAnsi="Times New Roman" w:cs="Times New Roman"/>
              <w:i/>
              <w:iCs/>
              <w:color w:val="202122"/>
              <w:sz w:val="20"/>
              <w:szCs w:val="20"/>
              <w:lang w:val="el"/>
            </w:rPr>
          </w:rPrChange>
        </w:rPr>
        <w:t>rtys</w:t>
      </w:r>
      <w:r w:rsidRPr="00E13F4E">
        <w:rPr>
          <w:rFonts w:ascii="Times New Roman" w:hAnsi="Times New Roman" w:cs="Times New Roman"/>
          <w:color w:val="000000" w:themeColor="text1"/>
          <w:sz w:val="20"/>
          <w:szCs w:val="20"/>
          <w:lang w:val="el"/>
          <w:rPrChange w:id="1434" w:author="Zahid Syed" w:date="2025-09-24T13:00:00Z" w16du:dateUtc="2025-09-24T04:00:00Z">
            <w:rPr>
              <w:rFonts w:ascii="Times New Roman" w:hAnsi="Times New Roman" w:cs="Times New Roman"/>
              <w:color w:val="202122"/>
              <w:sz w:val="20"/>
              <w:szCs w:val="20"/>
              <w:lang w:val="el"/>
            </w:rPr>
          </w:rPrChange>
        </w:rPr>
        <w:t xml:space="preserve">, </w:t>
      </w:r>
      <w:r w:rsidRPr="00E13F4E">
        <w:rPr>
          <w:rFonts w:ascii="Times New Roman" w:hAnsi="Times New Roman" w:cs="Times New Roman"/>
          <w:i/>
          <w:iCs/>
          <w:color w:val="000000" w:themeColor="text1"/>
          <w:sz w:val="20"/>
          <w:szCs w:val="20"/>
          <w:lang w:val="el-GR"/>
          <w:rPrChange w:id="1435" w:author="Zahid Syed" w:date="2025-09-24T13:00:00Z" w16du:dateUtc="2025-09-24T04:00:00Z">
            <w:rPr>
              <w:rFonts w:ascii="Times New Roman" w:hAnsi="Times New Roman" w:cs="Times New Roman"/>
              <w:i/>
              <w:iCs/>
              <w:color w:val="202122"/>
              <w:sz w:val="20"/>
              <w:szCs w:val="20"/>
              <w:lang w:val="el-GR"/>
            </w:rPr>
          </w:rPrChange>
        </w:rPr>
        <w:t>Ἰουστῖνος ὁ μάρτυς</w:t>
      </w:r>
      <w:r w:rsidRPr="00E13F4E">
        <w:rPr>
          <w:rFonts w:ascii="Times New Roman" w:hAnsi="Times New Roman" w:cs="Times New Roman"/>
          <w:color w:val="000000" w:themeColor="text1"/>
          <w:sz w:val="20"/>
          <w:szCs w:val="20"/>
          <w:lang w:val="el-GR"/>
          <w:rPrChange w:id="1436" w:author="Zahid Syed" w:date="2025-09-24T13:00:00Z" w16du:dateUtc="2025-09-24T04:00:00Z">
            <w:rPr>
              <w:rFonts w:ascii="Times New Roman" w:hAnsi="Times New Roman" w:cs="Times New Roman"/>
              <w:color w:val="202122"/>
              <w:sz w:val="20"/>
              <w:szCs w:val="20"/>
              <w:lang w:val="el-GR"/>
            </w:rPr>
          </w:rPrChange>
        </w:rPr>
        <w:t>) is also known as Justin the Philosopher. S</w:t>
      </w:r>
      <w:r w:rsidRPr="00E13F4E">
        <w:rPr>
          <w:rFonts w:ascii="Times New Roman" w:hAnsi="Times New Roman" w:cs="Times New Roman"/>
          <w:color w:val="000000" w:themeColor="text1"/>
          <w:sz w:val="20"/>
          <w:szCs w:val="20"/>
          <w:rPrChange w:id="1437" w:author="Zahid Syed" w:date="2025-09-24T13:00:00Z" w16du:dateUtc="2025-09-24T04:00:00Z">
            <w:rPr>
              <w:rFonts w:ascii="Times New Roman" w:hAnsi="Times New Roman" w:cs="Times New Roman"/>
              <w:color w:val="202122"/>
              <w:sz w:val="20"/>
              <w:szCs w:val="20"/>
            </w:rPr>
          </w:rPrChange>
        </w:rPr>
        <w:t>aint</w:t>
      </w:r>
      <w:r w:rsidRPr="00E13F4E">
        <w:rPr>
          <w:rFonts w:ascii="Times New Roman" w:hAnsi="Times New Roman" w:cs="Times New Roman"/>
          <w:color w:val="000000" w:themeColor="text1"/>
          <w:sz w:val="20"/>
          <w:szCs w:val="20"/>
          <w:lang w:val="el-GR"/>
          <w:rPrChange w:id="1438" w:author="Zahid Syed" w:date="2025-09-24T13:00:00Z" w16du:dateUtc="2025-09-24T04:00:00Z">
            <w:rPr>
              <w:rFonts w:ascii="Times New Roman" w:hAnsi="Times New Roman" w:cs="Times New Roman"/>
              <w:color w:val="202122"/>
              <w:sz w:val="20"/>
              <w:szCs w:val="20"/>
              <w:lang w:val="el-GR"/>
            </w:rPr>
          </w:rPrChange>
        </w:rPr>
        <w:t xml:space="preserve"> Justin hailed from Samaria in Palestine in Neapolis—today’s Nablus. Although it is agreed that he came from Neapolis in Samaria, his family background is not a matter of Scholarly consensus. S</w:t>
      </w:r>
      <w:r w:rsidRPr="00E13F4E">
        <w:rPr>
          <w:rFonts w:ascii="Times New Roman" w:hAnsi="Times New Roman" w:cs="Times New Roman"/>
          <w:color w:val="000000" w:themeColor="text1"/>
          <w:sz w:val="20"/>
          <w:szCs w:val="20"/>
          <w:rPrChange w:id="1439" w:author="Zahid Syed" w:date="2025-09-24T13:00:00Z" w16du:dateUtc="2025-09-24T04:00:00Z">
            <w:rPr>
              <w:rFonts w:ascii="Times New Roman" w:hAnsi="Times New Roman" w:cs="Times New Roman"/>
              <w:color w:val="202122"/>
              <w:sz w:val="20"/>
              <w:szCs w:val="20"/>
            </w:rPr>
          </w:rPrChange>
        </w:rPr>
        <w:t xml:space="preserve">aint </w:t>
      </w:r>
      <w:r w:rsidRPr="00E13F4E">
        <w:rPr>
          <w:rFonts w:ascii="Times New Roman" w:hAnsi="Times New Roman" w:cs="Times New Roman"/>
          <w:color w:val="000000" w:themeColor="text1"/>
          <w:sz w:val="20"/>
          <w:szCs w:val="20"/>
          <w:lang w:val="el-GR"/>
          <w:rPrChange w:id="1440" w:author="Zahid Syed" w:date="2025-09-24T13:00:00Z" w16du:dateUtc="2025-09-24T04:00:00Z">
            <w:rPr>
              <w:rFonts w:ascii="Times New Roman" w:hAnsi="Times New Roman" w:cs="Times New Roman"/>
              <w:color w:val="202122"/>
              <w:sz w:val="20"/>
              <w:szCs w:val="20"/>
              <w:lang w:val="el-GR"/>
            </w:rPr>
          </w:rPrChange>
        </w:rPr>
        <w:t>Justin may have been of Samaritan origins, but He identified himself as a Gentile. He does not seem to have had knowledge of Hebrew or Aramaric or to have been well aquainted with Judaic beliefs and practices, and both he and his family were fluent Greek speakers. He was an early Christian apologist—defender of the faith—philosopher and Theologian. Most of his works have been lost except for two apologies and a dialogue. He passionately defended the superior morality of Christianity and advanced ethical and philosophical arguments to convince the Roman emperor Antoninus Pius (d. 161 CE) from persecuting the Christians. He claimed that several Greek philosophers—including Socrates and Plato—had held to teachings compatible with Christianity in their times. S</w:t>
      </w:r>
      <w:r w:rsidRPr="00E13F4E">
        <w:rPr>
          <w:rFonts w:ascii="Times New Roman" w:hAnsi="Times New Roman" w:cs="Times New Roman"/>
          <w:color w:val="000000" w:themeColor="text1"/>
          <w:sz w:val="20"/>
          <w:szCs w:val="20"/>
          <w:rPrChange w:id="1441" w:author="Zahid Syed" w:date="2025-09-24T13:00:00Z" w16du:dateUtc="2025-09-24T04:00:00Z">
            <w:rPr>
              <w:rFonts w:ascii="Times New Roman" w:hAnsi="Times New Roman" w:cs="Times New Roman"/>
              <w:color w:val="202122"/>
              <w:sz w:val="20"/>
              <w:szCs w:val="20"/>
            </w:rPr>
          </w:rPrChange>
        </w:rPr>
        <w:t xml:space="preserve">aint </w:t>
      </w:r>
      <w:r w:rsidRPr="00E13F4E">
        <w:rPr>
          <w:rFonts w:ascii="Times New Roman" w:hAnsi="Times New Roman" w:cs="Times New Roman"/>
          <w:color w:val="000000" w:themeColor="text1"/>
          <w:sz w:val="20"/>
          <w:szCs w:val="20"/>
          <w:lang w:val="el-GR"/>
          <w:rPrChange w:id="1442" w:author="Zahid Syed" w:date="2025-09-24T13:00:00Z" w16du:dateUtc="2025-09-24T04:00:00Z">
            <w:rPr>
              <w:rFonts w:ascii="Times New Roman" w:hAnsi="Times New Roman" w:cs="Times New Roman"/>
              <w:color w:val="202122"/>
              <w:sz w:val="20"/>
              <w:szCs w:val="20"/>
              <w:lang w:val="el-GR"/>
            </w:rPr>
          </w:rPrChange>
        </w:rPr>
        <w:t>Justin is venerated as a Saint in the Magisterial Churches of the East and West, including the Anglican and Lutheran Protestants. S</w:t>
      </w:r>
      <w:r w:rsidRPr="00E13F4E">
        <w:rPr>
          <w:rFonts w:ascii="Times New Roman" w:hAnsi="Times New Roman" w:cs="Times New Roman"/>
          <w:color w:val="000000" w:themeColor="text1"/>
          <w:sz w:val="20"/>
          <w:szCs w:val="20"/>
          <w:rPrChange w:id="1443" w:author="Zahid Syed" w:date="2025-09-24T13:00:00Z" w16du:dateUtc="2025-09-24T04:00:00Z">
            <w:rPr>
              <w:rFonts w:ascii="Times New Roman" w:hAnsi="Times New Roman" w:cs="Times New Roman"/>
              <w:color w:val="202122"/>
              <w:sz w:val="20"/>
              <w:szCs w:val="20"/>
            </w:rPr>
          </w:rPrChange>
        </w:rPr>
        <w:t>aint</w:t>
      </w:r>
      <w:r w:rsidRPr="00E13F4E">
        <w:rPr>
          <w:rFonts w:ascii="Times New Roman" w:hAnsi="Times New Roman" w:cs="Times New Roman"/>
          <w:color w:val="000000" w:themeColor="text1"/>
          <w:sz w:val="20"/>
          <w:szCs w:val="20"/>
          <w:lang w:val="el-GR"/>
          <w:rPrChange w:id="1444" w:author="Zahid Syed" w:date="2025-09-24T13:00:00Z" w16du:dateUtc="2025-09-24T04:00:00Z">
            <w:rPr>
              <w:rFonts w:ascii="Times New Roman" w:hAnsi="Times New Roman" w:cs="Times New Roman"/>
              <w:color w:val="202122"/>
              <w:sz w:val="20"/>
              <w:szCs w:val="20"/>
              <w:lang w:val="el-GR"/>
            </w:rPr>
          </w:rPrChange>
        </w:rPr>
        <w:t xml:space="preserve"> Justin was tried and executed as a Christian during the reign of Emperor Marcus Aurelius (d. 180 CE).</w:t>
      </w:r>
    </w:p>
  </w:footnote>
  <w:footnote w:id="47">
    <w:p w14:paraId="68723548" w14:textId="77777777" w:rsidR="00B335E1" w:rsidRPr="00E13F4E" w:rsidRDefault="00B335E1" w:rsidP="005D5C5B">
      <w:pPr>
        <w:spacing w:after="0" w:line="240" w:lineRule="auto"/>
        <w:rPr>
          <w:rFonts w:ascii="Times New Roman" w:eastAsia="Yu Gothic" w:hAnsi="Times New Roman" w:cs="Times New Roman"/>
          <w:color w:val="000000" w:themeColor="text1"/>
          <w:sz w:val="20"/>
          <w:szCs w:val="20"/>
          <w:rPrChange w:id="1445"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1446"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447"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1448" w:author="Zahid Syed" w:date="2025-09-24T13:00:00Z" w16du:dateUtc="2025-09-24T04:00:00Z">
            <w:rPr>
              <w:rFonts w:ascii="Times New Roman" w:hAnsi="Times New Roman" w:cs="Times New Roman"/>
              <w:b/>
              <w:bCs/>
              <w:sz w:val="20"/>
              <w:szCs w:val="20"/>
            </w:rPr>
          </w:rPrChange>
        </w:rPr>
        <w:t>The</w:t>
      </w:r>
      <w:r w:rsidRPr="00E13F4E">
        <w:rPr>
          <w:rFonts w:ascii="Times New Roman" w:hAnsi="Times New Roman" w:cs="Times New Roman"/>
          <w:color w:val="000000" w:themeColor="text1"/>
          <w:sz w:val="20"/>
          <w:szCs w:val="20"/>
          <w:rPrChange w:id="1449"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b/>
          <w:bCs/>
          <w:color w:val="000000" w:themeColor="text1"/>
          <w:sz w:val="20"/>
          <w:szCs w:val="20"/>
          <w:rPrChange w:id="1450" w:author="Zahid Syed" w:date="2025-09-24T13:00:00Z" w16du:dateUtc="2025-09-24T04:00:00Z">
            <w:rPr>
              <w:rFonts w:ascii="Times New Roman" w:eastAsia="Yu Gothic" w:hAnsi="Times New Roman" w:cs="Times New Roman"/>
              <w:b/>
              <w:bCs/>
              <w:color w:val="000000"/>
              <w:sz w:val="20"/>
              <w:szCs w:val="20"/>
            </w:rPr>
          </w:rPrChange>
        </w:rPr>
        <w:t>Synoptic Gospels</w:t>
      </w:r>
      <w:r w:rsidRPr="00E13F4E">
        <w:rPr>
          <w:rFonts w:ascii="Times New Roman" w:eastAsia="Yu Gothic" w:hAnsi="Times New Roman" w:cs="Times New Roman"/>
          <w:color w:val="000000" w:themeColor="text1"/>
          <w:sz w:val="20"/>
          <w:szCs w:val="20"/>
          <w:rPrChange w:id="1451" w:author="Zahid Syed" w:date="2025-09-24T13:00:00Z" w16du:dateUtc="2025-09-24T04:00:00Z">
            <w:rPr>
              <w:rFonts w:ascii="Times New Roman" w:eastAsia="Yu Gothic" w:hAnsi="Times New Roman" w:cs="Times New Roman"/>
              <w:color w:val="000000"/>
              <w:sz w:val="20"/>
              <w:szCs w:val="20"/>
            </w:rPr>
          </w:rPrChange>
        </w:rPr>
        <w:t xml:space="preserve"> refer to the three Gospels in today’s New Testament that are attributed to Matthew, Mark, and Luke. They have been called the “synoptic” Gospels since the 1780s, from the Greek word “synoptic” (Greek: </w:t>
      </w:r>
      <w:r w:rsidRPr="00E13F4E">
        <w:rPr>
          <w:rFonts w:ascii="Times New Roman" w:eastAsia="Yu Gothic" w:hAnsi="Times New Roman" w:cs="Times New Roman"/>
          <w:i/>
          <w:iCs/>
          <w:color w:val="000000" w:themeColor="text1"/>
          <w:sz w:val="20"/>
          <w:szCs w:val="20"/>
          <w:rPrChange w:id="1452" w:author="Zahid Syed" w:date="2025-09-24T13:00:00Z" w16du:dateUtc="2025-09-24T04:00:00Z">
            <w:rPr>
              <w:rFonts w:ascii="Times New Roman" w:eastAsia="Yu Gothic" w:hAnsi="Times New Roman" w:cs="Times New Roman"/>
              <w:i/>
              <w:iCs/>
              <w:color w:val="000000"/>
              <w:sz w:val="20"/>
              <w:szCs w:val="20"/>
            </w:rPr>
          </w:rPrChange>
        </w:rPr>
        <w:t>synoptik</w:t>
      </w:r>
      <w:r w:rsidRPr="00E13F4E">
        <w:rPr>
          <w:rFonts w:ascii="Times New Roman" w:hAnsi="Times New Roman" w:cs="Times New Roman"/>
          <w:i/>
          <w:iCs/>
          <w:color w:val="000000" w:themeColor="text1"/>
          <w:sz w:val="20"/>
          <w:szCs w:val="20"/>
          <w:rPrChange w:id="1453" w:author="Zahid Syed" w:date="2025-09-24T13:00:00Z" w16du:dateUtc="2025-09-24T04:00:00Z">
            <w:rPr>
              <w:rFonts w:ascii="Times New Roman" w:hAnsi="Times New Roman" w:cs="Times New Roman"/>
              <w:i/>
              <w:iCs/>
              <w:color w:val="000000"/>
              <w:sz w:val="20"/>
              <w:szCs w:val="20"/>
            </w:rPr>
          </w:rPrChange>
        </w:rPr>
        <w:t>ó</w:t>
      </w:r>
      <w:r w:rsidRPr="00E13F4E">
        <w:rPr>
          <w:rFonts w:ascii="Times New Roman" w:eastAsia="Yu Gothic" w:hAnsi="Times New Roman" w:cs="Times New Roman"/>
          <w:i/>
          <w:iCs/>
          <w:color w:val="000000" w:themeColor="text1"/>
          <w:sz w:val="20"/>
          <w:szCs w:val="20"/>
          <w:rPrChange w:id="1454" w:author="Zahid Syed" w:date="2025-09-24T13:00:00Z" w16du:dateUtc="2025-09-24T04:00:00Z">
            <w:rPr>
              <w:rFonts w:ascii="Times New Roman" w:eastAsia="Yu Gothic" w:hAnsi="Times New Roman" w:cs="Times New Roman"/>
              <w:i/>
              <w:iCs/>
              <w:color w:val="000000"/>
              <w:sz w:val="20"/>
              <w:szCs w:val="20"/>
            </w:rPr>
          </w:rPrChange>
        </w:rPr>
        <w:t xml:space="preserve">s, </w:t>
      </w:r>
      <w:r w:rsidRPr="00E13F4E">
        <w:rPr>
          <w:rFonts w:ascii="Times New Roman" w:hAnsi="Times New Roman" w:cs="Times New Roman"/>
          <w:i/>
          <w:iCs/>
          <w:color w:val="000000" w:themeColor="text1"/>
          <w:sz w:val="20"/>
          <w:szCs w:val="20"/>
          <w:lang w:val="el-GR"/>
          <w:rPrChange w:id="1455" w:author="Zahid Syed" w:date="2025-09-24T13:00:00Z" w16du:dateUtc="2025-09-24T04:00:00Z">
            <w:rPr>
              <w:rFonts w:ascii="Times New Roman" w:hAnsi="Times New Roman" w:cs="Times New Roman"/>
              <w:i/>
              <w:iCs/>
              <w:color w:val="202122"/>
              <w:sz w:val="20"/>
              <w:szCs w:val="20"/>
              <w:lang w:val="el-GR"/>
            </w:rPr>
          </w:rPrChange>
        </w:rPr>
        <w:t>συνοπτικός</w:t>
      </w:r>
      <w:r w:rsidRPr="00E13F4E">
        <w:rPr>
          <w:rFonts w:ascii="Times New Roman" w:hAnsi="Times New Roman" w:cs="Times New Roman"/>
          <w:color w:val="000000" w:themeColor="text1"/>
          <w:sz w:val="20"/>
          <w:szCs w:val="20"/>
          <w:lang w:val="el-GR"/>
          <w:rPrChange w:id="1456" w:author="Zahid Syed" w:date="2025-09-24T13:00:00Z" w16du:dateUtc="2025-09-24T04:00:00Z">
            <w:rPr>
              <w:rFonts w:ascii="Times New Roman" w:hAnsi="Times New Roman" w:cs="Times New Roman"/>
              <w:color w:val="202122"/>
              <w:sz w:val="20"/>
              <w:szCs w:val="20"/>
              <w:lang w:val="el-GR"/>
            </w:rPr>
          </w:rPrChange>
        </w:rPr>
        <w:t xml:space="preserve">, Latin: </w:t>
      </w:r>
      <w:r w:rsidRPr="00E13F4E">
        <w:rPr>
          <w:rFonts w:ascii="Times New Roman" w:hAnsi="Times New Roman" w:cs="Times New Roman"/>
          <w:i/>
          <w:iCs/>
          <w:color w:val="000000" w:themeColor="text1"/>
          <w:sz w:val="20"/>
          <w:szCs w:val="20"/>
          <w:lang w:val="el-GR"/>
          <w:rPrChange w:id="1457" w:author="Zahid Syed" w:date="2025-09-24T13:00:00Z" w16du:dateUtc="2025-09-24T04:00:00Z">
            <w:rPr>
              <w:rFonts w:ascii="Times New Roman" w:hAnsi="Times New Roman" w:cs="Times New Roman"/>
              <w:i/>
              <w:iCs/>
              <w:color w:val="202122"/>
              <w:sz w:val="20"/>
              <w:szCs w:val="20"/>
              <w:lang w:val="el-GR"/>
            </w:rPr>
          </w:rPrChange>
        </w:rPr>
        <w:t>synopticus</w:t>
      </w:r>
      <w:r w:rsidRPr="00E13F4E">
        <w:rPr>
          <w:rFonts w:ascii="Times New Roman" w:hAnsi="Times New Roman" w:cs="Times New Roman"/>
          <w:color w:val="000000" w:themeColor="text1"/>
          <w:sz w:val="20"/>
          <w:szCs w:val="20"/>
          <w:lang w:val="el-GR"/>
          <w:rPrChange w:id="1458" w:author="Zahid Syed" w:date="2025-09-24T13:00:00Z" w16du:dateUtc="2025-09-24T04:00:00Z">
            <w:rPr>
              <w:rFonts w:ascii="Times New Roman" w:hAnsi="Times New Roman" w:cs="Times New Roman"/>
              <w:color w:val="202122"/>
              <w:sz w:val="20"/>
              <w:szCs w:val="20"/>
              <w:lang w:val="el-GR"/>
            </w:rPr>
          </w:rPrChange>
        </w:rPr>
        <w:t>, meaning</w:t>
      </w:r>
      <w:r w:rsidRPr="00E13F4E">
        <w:rPr>
          <w:rFonts w:ascii="Times New Roman" w:eastAsia="Yu Gothic" w:hAnsi="Times New Roman" w:cs="Times New Roman"/>
          <w:color w:val="000000" w:themeColor="text1"/>
          <w:sz w:val="20"/>
          <w:szCs w:val="20"/>
          <w:rPrChange w:id="1459" w:author="Zahid Syed" w:date="2025-09-24T13:00:00Z" w16du:dateUtc="2025-09-24T04:00:00Z">
            <w:rPr>
              <w:rFonts w:ascii="Times New Roman" w:eastAsia="Yu Gothic" w:hAnsi="Times New Roman" w:cs="Times New Roman"/>
              <w:color w:val="000000"/>
              <w:sz w:val="20"/>
              <w:szCs w:val="20"/>
            </w:rPr>
          </w:rPrChange>
        </w:rPr>
        <w:t xml:space="preserve"> “to be seen together”). This is because of the extensive parallels in structure, content, and wording between them. They stand in contrast to the Gospel of John, which has distinctly different content, wording, and structure. The strong parallels between the Synoptic Gospels is generally seen as evidence that they were historically and literarily interdependent, reflecting a common source from which they were all derived.</w:t>
      </w:r>
    </w:p>
  </w:footnote>
  <w:footnote w:id="48">
    <w:p w14:paraId="00730345"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1460"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1461"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462"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1463" w:author="Zahid Syed" w:date="2025-09-24T13:00:00Z" w16du:dateUtc="2025-09-24T04:00:00Z">
            <w:rPr>
              <w:rFonts w:ascii="Times New Roman" w:hAnsi="Times New Roman" w:cs="Times New Roman"/>
              <w:b/>
              <w:bCs/>
              <w:sz w:val="20"/>
              <w:szCs w:val="20"/>
            </w:rPr>
          </w:rPrChange>
        </w:rPr>
        <w:t xml:space="preserve">Saint Polycarp </w:t>
      </w:r>
      <w:r w:rsidRPr="00E13F4E">
        <w:rPr>
          <w:rFonts w:ascii="Times New Roman" w:hAnsi="Times New Roman" w:cs="Times New Roman"/>
          <w:color w:val="000000" w:themeColor="text1"/>
          <w:sz w:val="20"/>
          <w:szCs w:val="20"/>
          <w:rPrChange w:id="1464" w:author="Zahid Syed" w:date="2025-09-24T13:00:00Z" w16du:dateUtc="2025-09-24T04:00:00Z">
            <w:rPr>
              <w:rFonts w:ascii="Times New Roman" w:hAnsi="Times New Roman" w:cs="Times New Roman"/>
              <w:sz w:val="20"/>
              <w:szCs w:val="20"/>
            </w:rPr>
          </w:rPrChange>
        </w:rPr>
        <w:t xml:space="preserve">(d. 155 CE) (Greek: </w:t>
      </w:r>
      <w:r w:rsidRPr="00E13F4E">
        <w:rPr>
          <w:rFonts w:ascii="Times New Roman" w:hAnsi="Times New Roman" w:cs="Times New Roman"/>
          <w:i/>
          <w:iCs/>
          <w:color w:val="000000" w:themeColor="text1"/>
          <w:sz w:val="20"/>
          <w:szCs w:val="20"/>
          <w:rPrChange w:id="1465" w:author="Zahid Syed" w:date="2025-09-24T13:00:00Z" w16du:dateUtc="2025-09-24T04:00:00Z">
            <w:rPr>
              <w:rFonts w:ascii="Times New Roman" w:hAnsi="Times New Roman" w:cs="Times New Roman"/>
              <w:i/>
              <w:iCs/>
              <w:color w:val="202122"/>
              <w:sz w:val="20"/>
              <w:szCs w:val="20"/>
            </w:rPr>
          </w:rPrChange>
        </w:rPr>
        <w:t>Polýkarpos</w:t>
      </w:r>
      <w:r w:rsidRPr="00E13F4E">
        <w:rPr>
          <w:rFonts w:ascii="Times New Roman" w:hAnsi="Times New Roman" w:cs="Times New Roman"/>
          <w:color w:val="000000" w:themeColor="text1"/>
          <w:sz w:val="20"/>
          <w:szCs w:val="20"/>
          <w:rPrChange w:id="1466" w:author="Zahid Syed" w:date="2025-09-24T13:00:00Z" w16du:dateUtc="2025-09-24T04:00:00Z">
            <w:rPr>
              <w:rFonts w:ascii="Times New Roman" w:hAnsi="Times New Roman" w:cs="Times New Roman"/>
              <w:color w:val="202122"/>
              <w:sz w:val="20"/>
              <w:szCs w:val="20"/>
            </w:rPr>
          </w:rPrChange>
        </w:rPr>
        <w:t xml:space="preserve">, </w:t>
      </w:r>
      <w:r w:rsidRPr="00E13F4E">
        <w:rPr>
          <w:rFonts w:ascii="Times New Roman" w:hAnsi="Times New Roman" w:cs="Times New Roman"/>
          <w:i/>
          <w:iCs/>
          <w:color w:val="000000" w:themeColor="text1"/>
          <w:sz w:val="20"/>
          <w:szCs w:val="20"/>
          <w:lang w:val="el-GR"/>
          <w:rPrChange w:id="1467" w:author="Zahid Syed" w:date="2025-09-24T13:00:00Z" w16du:dateUtc="2025-09-24T04:00:00Z">
            <w:rPr>
              <w:rFonts w:ascii="Times New Roman" w:hAnsi="Times New Roman" w:cs="Times New Roman"/>
              <w:i/>
              <w:iCs/>
              <w:color w:val="202122"/>
              <w:sz w:val="20"/>
              <w:szCs w:val="20"/>
              <w:lang w:val="el-GR"/>
            </w:rPr>
          </w:rPrChange>
        </w:rPr>
        <w:t>Πολύκαρπος</w:t>
      </w:r>
      <w:r w:rsidRPr="00E13F4E">
        <w:rPr>
          <w:rFonts w:ascii="Times New Roman" w:hAnsi="Times New Roman" w:cs="Times New Roman"/>
          <w:color w:val="000000" w:themeColor="text1"/>
          <w:sz w:val="20"/>
          <w:szCs w:val="20"/>
          <w:lang w:val="el-GR"/>
          <w:rPrChange w:id="1468" w:author="Zahid Syed" w:date="2025-09-24T13:00:00Z" w16du:dateUtc="2025-09-24T04:00:00Z">
            <w:rPr>
              <w:rFonts w:ascii="Times New Roman" w:hAnsi="Times New Roman" w:cs="Times New Roman"/>
              <w:color w:val="202122"/>
              <w:sz w:val="20"/>
              <w:szCs w:val="20"/>
              <w:lang w:val="el-GR"/>
            </w:rPr>
          </w:rPrChange>
        </w:rPr>
        <w:t xml:space="preserve">) was a Christian Bishop of Smyrna or modern-day Izmir in Asia Minor (present-day Turkey). He is reverred as a Saint in the Magisterial Churches of the East and the West as well as by the Anglicans and Lutheran Protestants. He was condemned to death by the Romans because he refused to burn incense in veneration of the emperor. Polycarp was bound and burned at the stake, but it is said that the flames refused to consume his body. He was then stabbed to death and died as a martyr. Irenaeus,Tertullian, </w:t>
      </w:r>
      <w:r w:rsidRPr="00E13F4E">
        <w:rPr>
          <w:rFonts w:ascii="Times New Roman" w:hAnsi="Times New Roman" w:cs="Times New Roman"/>
          <w:color w:val="000000" w:themeColor="text1"/>
          <w:sz w:val="20"/>
          <w:szCs w:val="20"/>
          <w:rPrChange w:id="1469" w:author="Zahid Syed" w:date="2025-09-24T13:00:00Z" w16du:dateUtc="2025-09-24T04:00:00Z">
            <w:rPr>
              <w:rFonts w:ascii="Times New Roman" w:hAnsi="Times New Roman" w:cs="Times New Roman"/>
              <w:color w:val="202122"/>
              <w:sz w:val="20"/>
              <w:szCs w:val="20"/>
            </w:rPr>
          </w:rPrChange>
        </w:rPr>
        <w:t>Saint</w:t>
      </w:r>
      <w:r w:rsidRPr="00E13F4E">
        <w:rPr>
          <w:rFonts w:ascii="Times New Roman" w:hAnsi="Times New Roman" w:cs="Times New Roman"/>
          <w:color w:val="000000" w:themeColor="text1"/>
          <w:sz w:val="20"/>
          <w:szCs w:val="20"/>
          <w:lang w:val="el-GR"/>
          <w:rPrChange w:id="1470" w:author="Zahid Syed" w:date="2025-09-24T13:00:00Z" w16du:dateUtc="2025-09-24T04:00:00Z">
            <w:rPr>
              <w:rFonts w:ascii="Times New Roman" w:hAnsi="Times New Roman" w:cs="Times New Roman"/>
              <w:color w:val="202122"/>
              <w:sz w:val="20"/>
              <w:szCs w:val="20"/>
              <w:lang w:val="el-GR"/>
            </w:rPr>
          </w:rPrChange>
        </w:rPr>
        <w:t xml:space="preserve"> Jerome, and others claim that S</w:t>
      </w:r>
      <w:r w:rsidRPr="00E13F4E">
        <w:rPr>
          <w:rFonts w:ascii="Times New Roman" w:hAnsi="Times New Roman" w:cs="Times New Roman"/>
          <w:color w:val="000000" w:themeColor="text1"/>
          <w:sz w:val="20"/>
          <w:szCs w:val="20"/>
          <w:rPrChange w:id="1471" w:author="Zahid Syed" w:date="2025-09-24T13:00:00Z" w16du:dateUtc="2025-09-24T04:00:00Z">
            <w:rPr>
              <w:rFonts w:ascii="Times New Roman" w:hAnsi="Times New Roman" w:cs="Times New Roman"/>
              <w:color w:val="202122"/>
              <w:sz w:val="20"/>
              <w:szCs w:val="20"/>
            </w:rPr>
          </w:rPrChange>
        </w:rPr>
        <w:t>aint</w:t>
      </w:r>
      <w:r w:rsidRPr="00E13F4E">
        <w:rPr>
          <w:rFonts w:ascii="Times New Roman" w:hAnsi="Times New Roman" w:cs="Times New Roman"/>
          <w:color w:val="000000" w:themeColor="text1"/>
          <w:sz w:val="20"/>
          <w:szCs w:val="20"/>
          <w:lang w:val="el-GR"/>
          <w:rPrChange w:id="1472" w:author="Zahid Syed" w:date="2025-09-24T13:00:00Z" w16du:dateUtc="2025-09-24T04:00:00Z">
            <w:rPr>
              <w:rFonts w:ascii="Times New Roman" w:hAnsi="Times New Roman" w:cs="Times New Roman"/>
              <w:color w:val="202122"/>
              <w:sz w:val="20"/>
              <w:szCs w:val="20"/>
              <w:lang w:val="el-GR"/>
            </w:rPr>
          </w:rPrChange>
        </w:rPr>
        <w:t xml:space="preserve"> Polycarp was a disciple of S</w:t>
      </w:r>
      <w:r w:rsidRPr="00E13F4E">
        <w:rPr>
          <w:rFonts w:ascii="Times New Roman" w:hAnsi="Times New Roman" w:cs="Times New Roman"/>
          <w:color w:val="000000" w:themeColor="text1"/>
          <w:sz w:val="20"/>
          <w:szCs w:val="20"/>
          <w:rPrChange w:id="1473" w:author="Zahid Syed" w:date="2025-09-24T13:00:00Z" w16du:dateUtc="2025-09-24T04:00:00Z">
            <w:rPr>
              <w:rFonts w:ascii="Times New Roman" w:hAnsi="Times New Roman" w:cs="Times New Roman"/>
              <w:color w:val="202122"/>
              <w:sz w:val="20"/>
              <w:szCs w:val="20"/>
            </w:rPr>
          </w:rPrChange>
        </w:rPr>
        <w:t>aint</w:t>
      </w:r>
      <w:r w:rsidRPr="00E13F4E">
        <w:rPr>
          <w:rFonts w:ascii="Times New Roman" w:hAnsi="Times New Roman" w:cs="Times New Roman"/>
          <w:color w:val="000000" w:themeColor="text1"/>
          <w:sz w:val="20"/>
          <w:szCs w:val="20"/>
          <w:lang w:val="el-GR"/>
          <w:rPrChange w:id="1474" w:author="Zahid Syed" w:date="2025-09-24T13:00:00Z" w16du:dateUtc="2025-09-24T04:00:00Z">
            <w:rPr>
              <w:rFonts w:ascii="Times New Roman" w:hAnsi="Times New Roman" w:cs="Times New Roman"/>
              <w:color w:val="202122"/>
              <w:sz w:val="20"/>
              <w:szCs w:val="20"/>
              <w:lang w:val="el-GR"/>
            </w:rPr>
          </w:rPrChange>
        </w:rPr>
        <w:t xml:space="preserve"> John the Apostle. S</w:t>
      </w:r>
      <w:r w:rsidRPr="00E13F4E">
        <w:rPr>
          <w:rFonts w:ascii="Times New Roman" w:hAnsi="Times New Roman" w:cs="Times New Roman"/>
          <w:color w:val="000000" w:themeColor="text1"/>
          <w:sz w:val="20"/>
          <w:szCs w:val="20"/>
          <w:rPrChange w:id="1475" w:author="Zahid Syed" w:date="2025-09-24T13:00:00Z" w16du:dateUtc="2025-09-24T04:00:00Z">
            <w:rPr>
              <w:rFonts w:ascii="Times New Roman" w:hAnsi="Times New Roman" w:cs="Times New Roman"/>
              <w:color w:val="202122"/>
              <w:sz w:val="20"/>
              <w:szCs w:val="20"/>
            </w:rPr>
          </w:rPrChange>
        </w:rPr>
        <w:t>aint</w:t>
      </w:r>
      <w:r w:rsidRPr="00E13F4E">
        <w:rPr>
          <w:rFonts w:ascii="Times New Roman" w:hAnsi="Times New Roman" w:cs="Times New Roman"/>
          <w:color w:val="000000" w:themeColor="text1"/>
          <w:sz w:val="20"/>
          <w:szCs w:val="20"/>
          <w:lang w:val="el-GR"/>
          <w:rPrChange w:id="1476" w:author="Zahid Syed" w:date="2025-09-24T13:00:00Z" w16du:dateUtc="2025-09-24T04:00:00Z">
            <w:rPr>
              <w:rFonts w:ascii="Times New Roman" w:hAnsi="Times New Roman" w:cs="Times New Roman"/>
              <w:color w:val="202122"/>
              <w:sz w:val="20"/>
              <w:szCs w:val="20"/>
              <w:lang w:val="el-GR"/>
            </w:rPr>
          </w:rPrChange>
        </w:rPr>
        <w:t xml:space="preserve"> Polycarp is regarded as one of the three chief Apostolic Fathers along with S</w:t>
      </w:r>
      <w:r w:rsidRPr="00E13F4E">
        <w:rPr>
          <w:rFonts w:ascii="Times New Roman" w:hAnsi="Times New Roman" w:cs="Times New Roman"/>
          <w:color w:val="000000" w:themeColor="text1"/>
          <w:sz w:val="20"/>
          <w:szCs w:val="20"/>
          <w:rPrChange w:id="1477" w:author="Zahid Syed" w:date="2025-09-24T13:00:00Z" w16du:dateUtc="2025-09-24T04:00:00Z">
            <w:rPr>
              <w:rFonts w:ascii="Times New Roman" w:hAnsi="Times New Roman" w:cs="Times New Roman"/>
              <w:color w:val="202122"/>
              <w:sz w:val="20"/>
              <w:szCs w:val="20"/>
            </w:rPr>
          </w:rPrChange>
        </w:rPr>
        <w:t>aint</w:t>
      </w:r>
      <w:r w:rsidRPr="00E13F4E">
        <w:rPr>
          <w:rFonts w:ascii="Times New Roman" w:hAnsi="Times New Roman" w:cs="Times New Roman"/>
          <w:color w:val="000000" w:themeColor="text1"/>
          <w:sz w:val="20"/>
          <w:szCs w:val="20"/>
          <w:lang w:val="el-GR"/>
          <w:rPrChange w:id="1478" w:author="Zahid Syed" w:date="2025-09-24T13:00:00Z" w16du:dateUtc="2025-09-24T04:00:00Z">
            <w:rPr>
              <w:rFonts w:ascii="Times New Roman" w:hAnsi="Times New Roman" w:cs="Times New Roman"/>
              <w:color w:val="202122"/>
              <w:sz w:val="20"/>
              <w:szCs w:val="20"/>
              <w:lang w:val="el-GR"/>
            </w:rPr>
          </w:rPrChange>
        </w:rPr>
        <w:t xml:space="preserve"> Clement of Rome </w:t>
      </w:r>
      <w:r w:rsidRPr="00E13F4E">
        <w:rPr>
          <w:rFonts w:ascii="Times New Roman" w:hAnsi="Times New Roman" w:cs="Times New Roman"/>
          <w:color w:val="000000" w:themeColor="text1"/>
          <w:sz w:val="20"/>
          <w:szCs w:val="20"/>
          <w:rPrChange w:id="1479" w:author="Zahid Syed" w:date="2025-09-24T13:00:00Z" w16du:dateUtc="2025-09-24T04:00:00Z">
            <w:rPr>
              <w:rFonts w:ascii="Times New Roman" w:hAnsi="Times New Roman" w:cs="Times New Roman"/>
              <w:sz w:val="20"/>
              <w:szCs w:val="20"/>
            </w:rPr>
          </w:rPrChange>
        </w:rPr>
        <w:t>(d. ca. 99 CE)</w:t>
      </w:r>
      <w:r w:rsidRPr="00E13F4E">
        <w:rPr>
          <w:rFonts w:ascii="Times New Roman" w:hAnsi="Times New Roman" w:cs="Times New Roman"/>
          <w:color w:val="000000" w:themeColor="text1"/>
          <w:sz w:val="20"/>
          <w:szCs w:val="20"/>
          <w:lang w:val="el-GR"/>
          <w:rPrChange w:id="1480" w:author="Zahid Syed" w:date="2025-09-24T13:00:00Z" w16du:dateUtc="2025-09-24T04:00:00Z">
            <w:rPr>
              <w:rFonts w:ascii="Times New Roman" w:hAnsi="Times New Roman" w:cs="Times New Roman"/>
              <w:color w:val="202122"/>
              <w:sz w:val="20"/>
              <w:szCs w:val="20"/>
              <w:lang w:val="el-GR"/>
            </w:rPr>
          </w:rPrChange>
        </w:rPr>
        <w:t xml:space="preserve"> and S</w:t>
      </w:r>
      <w:r w:rsidRPr="00E13F4E">
        <w:rPr>
          <w:rFonts w:ascii="Times New Roman" w:hAnsi="Times New Roman" w:cs="Times New Roman"/>
          <w:color w:val="000000" w:themeColor="text1"/>
          <w:sz w:val="20"/>
          <w:szCs w:val="20"/>
          <w:rPrChange w:id="1481" w:author="Zahid Syed" w:date="2025-09-24T13:00:00Z" w16du:dateUtc="2025-09-24T04:00:00Z">
            <w:rPr>
              <w:rFonts w:ascii="Times New Roman" w:hAnsi="Times New Roman" w:cs="Times New Roman"/>
              <w:color w:val="202122"/>
              <w:sz w:val="20"/>
              <w:szCs w:val="20"/>
            </w:rPr>
          </w:rPrChange>
        </w:rPr>
        <w:t>aint</w:t>
      </w:r>
      <w:r w:rsidRPr="00E13F4E">
        <w:rPr>
          <w:rFonts w:ascii="Times New Roman" w:hAnsi="Times New Roman" w:cs="Times New Roman"/>
          <w:color w:val="000000" w:themeColor="text1"/>
          <w:sz w:val="20"/>
          <w:szCs w:val="20"/>
          <w:lang w:val="el-GR"/>
          <w:rPrChange w:id="1482" w:author="Zahid Syed" w:date="2025-09-24T13:00:00Z" w16du:dateUtc="2025-09-24T04:00:00Z">
            <w:rPr>
              <w:rFonts w:ascii="Times New Roman" w:hAnsi="Times New Roman" w:cs="Times New Roman"/>
              <w:color w:val="202122"/>
              <w:sz w:val="20"/>
              <w:szCs w:val="20"/>
              <w:lang w:val="el-GR"/>
            </w:rPr>
          </w:rPrChange>
        </w:rPr>
        <w:t xml:space="preserve"> Ignatius of Antioch (d. ca. 140 CE). S</w:t>
      </w:r>
      <w:r w:rsidRPr="00E13F4E">
        <w:rPr>
          <w:rFonts w:ascii="Times New Roman" w:hAnsi="Times New Roman" w:cs="Times New Roman"/>
          <w:color w:val="000000" w:themeColor="text1"/>
          <w:sz w:val="20"/>
          <w:szCs w:val="20"/>
          <w:rPrChange w:id="1483" w:author="Zahid Syed" w:date="2025-09-24T13:00:00Z" w16du:dateUtc="2025-09-24T04:00:00Z">
            <w:rPr>
              <w:rFonts w:ascii="Times New Roman" w:hAnsi="Times New Roman" w:cs="Times New Roman"/>
              <w:color w:val="202122"/>
              <w:sz w:val="20"/>
              <w:szCs w:val="20"/>
            </w:rPr>
          </w:rPrChange>
        </w:rPr>
        <w:t>aint</w:t>
      </w:r>
      <w:r w:rsidRPr="00E13F4E">
        <w:rPr>
          <w:rFonts w:ascii="Times New Roman" w:hAnsi="Times New Roman" w:cs="Times New Roman"/>
          <w:color w:val="000000" w:themeColor="text1"/>
          <w:sz w:val="20"/>
          <w:szCs w:val="20"/>
          <w:lang w:val="el-GR"/>
          <w:rPrChange w:id="1484" w:author="Zahid Syed" w:date="2025-09-24T13:00:00Z" w16du:dateUtc="2025-09-24T04:00:00Z">
            <w:rPr>
              <w:rFonts w:ascii="Times New Roman" w:hAnsi="Times New Roman" w:cs="Times New Roman"/>
              <w:color w:val="202122"/>
              <w:sz w:val="20"/>
              <w:szCs w:val="20"/>
              <w:lang w:val="el-GR"/>
            </w:rPr>
          </w:rPrChange>
        </w:rPr>
        <w:t xml:space="preserve"> Polycarp was one of the teachers of S</w:t>
      </w:r>
      <w:r w:rsidRPr="00E13F4E">
        <w:rPr>
          <w:rFonts w:ascii="Times New Roman" w:hAnsi="Times New Roman" w:cs="Times New Roman"/>
          <w:color w:val="000000" w:themeColor="text1"/>
          <w:sz w:val="20"/>
          <w:szCs w:val="20"/>
          <w:rPrChange w:id="1485" w:author="Zahid Syed" w:date="2025-09-24T13:00:00Z" w16du:dateUtc="2025-09-24T04:00:00Z">
            <w:rPr>
              <w:rFonts w:ascii="Times New Roman" w:hAnsi="Times New Roman" w:cs="Times New Roman"/>
              <w:color w:val="202122"/>
              <w:sz w:val="20"/>
              <w:szCs w:val="20"/>
            </w:rPr>
          </w:rPrChange>
        </w:rPr>
        <w:t>aint</w:t>
      </w:r>
      <w:r w:rsidRPr="00E13F4E">
        <w:rPr>
          <w:rFonts w:ascii="Times New Roman" w:hAnsi="Times New Roman" w:cs="Times New Roman"/>
          <w:color w:val="000000" w:themeColor="text1"/>
          <w:sz w:val="20"/>
          <w:szCs w:val="20"/>
          <w:lang w:val="el-GR"/>
          <w:rPrChange w:id="1486" w:author="Zahid Syed" w:date="2025-09-24T13:00:00Z" w16du:dateUtc="2025-09-24T04:00:00Z">
            <w:rPr>
              <w:rFonts w:ascii="Times New Roman" w:hAnsi="Times New Roman" w:cs="Times New Roman"/>
              <w:color w:val="202122"/>
              <w:sz w:val="20"/>
              <w:szCs w:val="20"/>
              <w:lang w:val="el-GR"/>
            </w:rPr>
          </w:rPrChange>
        </w:rPr>
        <w:t xml:space="preserve"> Irenaeus (d. ca. 202 CE).</w:t>
      </w:r>
    </w:p>
  </w:footnote>
  <w:footnote w:id="49">
    <w:p w14:paraId="5751280F" w14:textId="77777777" w:rsidR="00B335E1" w:rsidRPr="00E13F4E" w:rsidRDefault="00B335E1" w:rsidP="005D5C5B">
      <w:pPr>
        <w:pStyle w:val="FootnoteText1"/>
        <w:rPr>
          <w:color w:val="000000" w:themeColor="text1"/>
          <w:rPrChange w:id="1488" w:author="Zahid Syed" w:date="2025-09-24T13:00:00Z" w16du:dateUtc="2025-09-24T04:00:00Z">
            <w:rPr/>
          </w:rPrChange>
        </w:rPr>
      </w:pPr>
      <w:r w:rsidRPr="00E13F4E">
        <w:rPr>
          <w:rStyle w:val="FootnoteReference"/>
          <w:color w:val="000000" w:themeColor="text1"/>
          <w:rPrChange w:id="1489" w:author="Zahid Syed" w:date="2025-09-24T13:00:00Z" w16du:dateUtc="2025-09-24T04:00:00Z">
            <w:rPr>
              <w:rStyle w:val="FootnoteReference"/>
            </w:rPr>
          </w:rPrChange>
        </w:rPr>
        <w:footnoteRef/>
      </w:r>
      <w:r w:rsidRPr="00E13F4E">
        <w:rPr>
          <w:color w:val="000000" w:themeColor="text1"/>
          <w:rPrChange w:id="1490" w:author="Zahid Syed" w:date="2025-09-24T13:00:00Z" w16du:dateUtc="2025-09-24T04:00:00Z">
            <w:rPr/>
          </w:rPrChange>
        </w:rPr>
        <w:t xml:space="preserve"> </w:t>
      </w:r>
      <w:r w:rsidRPr="00E13F4E">
        <w:rPr>
          <w:b/>
          <w:bCs/>
          <w:color w:val="000000" w:themeColor="text1"/>
          <w:rPrChange w:id="1491" w:author="Zahid Syed" w:date="2025-09-24T13:00:00Z" w16du:dateUtc="2025-09-24T04:00:00Z">
            <w:rPr>
              <w:b/>
              <w:bCs/>
            </w:rPr>
          </w:rPrChange>
        </w:rPr>
        <w:t xml:space="preserve">Philo Judaeus </w:t>
      </w:r>
      <w:r w:rsidRPr="00E13F4E">
        <w:rPr>
          <w:color w:val="000000" w:themeColor="text1"/>
          <w:rPrChange w:id="1492" w:author="Zahid Syed" w:date="2025-09-24T13:00:00Z" w16du:dateUtc="2025-09-24T04:00:00Z">
            <w:rPr/>
          </w:rPrChange>
        </w:rPr>
        <w:t xml:space="preserve">(d. ca. 50 CE) or </w:t>
      </w:r>
      <w:r w:rsidRPr="00E13F4E">
        <w:rPr>
          <w:b/>
          <w:bCs/>
          <w:color w:val="000000" w:themeColor="text1"/>
          <w:rPrChange w:id="1493" w:author="Zahid Syed" w:date="2025-09-24T13:00:00Z" w16du:dateUtc="2025-09-24T04:00:00Z">
            <w:rPr>
              <w:b/>
              <w:bCs/>
            </w:rPr>
          </w:rPrChange>
        </w:rPr>
        <w:t xml:space="preserve">Philo of Alexandria </w:t>
      </w:r>
      <w:r w:rsidRPr="00E13F4E">
        <w:rPr>
          <w:color w:val="000000" w:themeColor="text1"/>
          <w:rPrChange w:id="1494" w:author="Zahid Syed" w:date="2025-09-24T13:00:00Z" w16du:dateUtc="2025-09-24T04:00:00Z">
            <w:rPr/>
          </w:rPrChange>
        </w:rPr>
        <w:t xml:space="preserve">was a Hellenistic Jewish philosopher of Alexandria in the Roman province of Egypt. </w:t>
      </w:r>
      <w:r w:rsidRPr="00E13F4E">
        <w:rPr>
          <w:rFonts w:eastAsia="Yu Gothic"/>
          <w:color w:val="000000" w:themeColor="text1"/>
          <w:rPrChange w:id="1495" w:author="Zahid Syed" w:date="2025-09-24T13:00:00Z" w16du:dateUtc="2025-09-24T04:00:00Z">
            <w:rPr>
              <w:rFonts w:eastAsia="Yu Gothic"/>
              <w:color w:val="000000"/>
            </w:rPr>
          </w:rPrChange>
        </w:rPr>
        <w:t xml:space="preserve">Philo wrote eloquently in Greek—the language of Alexandria in his time—and referred to Greek as “our language,” and he may have known Greek better than Hebrew. </w:t>
      </w:r>
      <w:r w:rsidRPr="00E13F4E">
        <w:rPr>
          <w:color w:val="000000" w:themeColor="text1"/>
          <w:rPrChange w:id="1496" w:author="Zahid Syed" w:date="2025-09-24T13:00:00Z" w16du:dateUtc="2025-09-24T04:00:00Z">
            <w:rPr/>
          </w:rPrChange>
        </w:rPr>
        <w:t>He sought to harmonize the Jewish scripture of the Torah with Greek philosophy through the use of allegory, although he clearly advocated the literal truth of the Torah as well. Josephus held that Philo was largely inspired by Aristobulus of Alexandria. Philo represented the Jews of Alexandria in a delegation that came to Rome, following civil strife that broke out between the Jews and Greeks of Alexandria. Philo</w:t>
      </w:r>
      <w:r w:rsidRPr="00E13F4E">
        <w:rPr>
          <w:rFonts w:eastAsia="Yu Gothic"/>
          <w:color w:val="000000" w:themeColor="text1"/>
          <w:rPrChange w:id="1497" w:author="Zahid Syed" w:date="2025-09-24T13:00:00Z" w16du:dateUtc="2025-09-24T04:00:00Z">
            <w:rPr>
              <w:rFonts w:eastAsia="Yu Gothic"/>
              <w:color w:val="000000"/>
            </w:rPr>
          </w:rPrChange>
        </w:rPr>
        <w:t xml:space="preserve"> attempted to revise Greek philosophy on the basis of the Hebrew scripture and exercized profound influence upon Christian theology in its first centuries. In light of his impact on early Christian thought, some historians have said: “The history of Christian philosophy began not with a Christian but a Jew,” that is, Philo of Alexandria. </w:t>
      </w:r>
    </w:p>
  </w:footnote>
  <w:footnote w:id="50">
    <w:p w14:paraId="5F7AB7EB" w14:textId="77777777" w:rsidR="00B335E1" w:rsidRPr="00E13F4E" w:rsidRDefault="00B335E1" w:rsidP="005D5C5B">
      <w:pPr>
        <w:autoSpaceDE w:val="0"/>
        <w:autoSpaceDN w:val="0"/>
        <w:adjustRightInd w:val="0"/>
        <w:spacing w:after="0" w:line="240" w:lineRule="auto"/>
        <w:rPr>
          <w:rFonts w:ascii="Times New Roman" w:eastAsia="Yu Gothic" w:hAnsi="Times New Roman" w:cs="Times New Roman"/>
          <w:color w:val="000000" w:themeColor="text1"/>
          <w:sz w:val="20"/>
          <w:szCs w:val="20"/>
          <w:rPrChange w:id="1498"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1499"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500"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b/>
          <w:bCs/>
          <w:color w:val="000000" w:themeColor="text1"/>
          <w:sz w:val="20"/>
          <w:szCs w:val="20"/>
          <w:rPrChange w:id="1501" w:author="Zahid Syed" w:date="2025-09-24T13:00:00Z" w16du:dateUtc="2025-09-24T04:00:00Z">
            <w:rPr>
              <w:rFonts w:ascii="Times New Roman" w:eastAsia="Yu Gothic" w:hAnsi="Times New Roman" w:cs="Times New Roman"/>
              <w:b/>
              <w:bCs/>
              <w:color w:val="000000"/>
              <w:sz w:val="20"/>
              <w:szCs w:val="20"/>
            </w:rPr>
          </w:rPrChange>
        </w:rPr>
        <w:t>Henry Chadwick</w:t>
      </w:r>
      <w:r w:rsidRPr="00E13F4E">
        <w:rPr>
          <w:rFonts w:ascii="Times New Roman" w:eastAsia="Yu Gothic" w:hAnsi="Times New Roman" w:cs="Times New Roman"/>
          <w:color w:val="000000" w:themeColor="text1"/>
          <w:sz w:val="20"/>
          <w:szCs w:val="20"/>
          <w:rPrChange w:id="1502" w:author="Zahid Syed" w:date="2025-09-24T13:00:00Z" w16du:dateUtc="2025-09-24T04:00:00Z">
            <w:rPr>
              <w:rFonts w:ascii="Times New Roman" w:eastAsia="Yu Gothic" w:hAnsi="Times New Roman" w:cs="Times New Roman"/>
              <w:color w:val="000000"/>
              <w:sz w:val="20"/>
              <w:szCs w:val="20"/>
            </w:rPr>
          </w:rPrChange>
        </w:rPr>
        <w:t xml:space="preserve"> (d. 1429/2008) was a British academic, Theologian and Church of England, Anglican Priest, and former Dean of Christ Church Cathedral, Oxford as well as the Master of Peterhouse, Cambridge, becoming the first person in four centuries to head a college at both universities. Chadwick was a leading historian of the early Church as well as a noted supporter of improved relations between the Roman Catholic Church and the Anglicans and other Protestants. He was also an accomplished musician, having studied music to the level of a universtiy degree level, and he took a leading part in the revision and updating of hymnals widely used within Anglicanism.</w:t>
      </w:r>
    </w:p>
  </w:footnote>
  <w:footnote w:id="51">
    <w:p w14:paraId="01EE89F7"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1503"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1504"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505"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b/>
          <w:bCs/>
          <w:color w:val="000000" w:themeColor="text1"/>
          <w:sz w:val="20"/>
          <w:szCs w:val="20"/>
          <w:rPrChange w:id="1506" w:author="Zahid Syed" w:date="2025-09-24T13:00:00Z" w16du:dateUtc="2025-09-24T04:00:00Z">
            <w:rPr>
              <w:rFonts w:ascii="Times New Roman" w:eastAsia="Yu Gothic" w:hAnsi="Times New Roman" w:cs="Times New Roman"/>
              <w:b/>
              <w:bCs/>
              <w:color w:val="000000"/>
              <w:sz w:val="20"/>
              <w:szCs w:val="20"/>
            </w:rPr>
          </w:rPrChange>
        </w:rPr>
        <w:t xml:space="preserve">Clement of Alexandria </w:t>
      </w:r>
      <w:r w:rsidRPr="00E13F4E">
        <w:rPr>
          <w:rFonts w:ascii="Times New Roman" w:eastAsia="Yu Gothic" w:hAnsi="Times New Roman" w:cs="Times New Roman"/>
          <w:color w:val="000000" w:themeColor="text1"/>
          <w:sz w:val="20"/>
          <w:szCs w:val="20"/>
          <w:rPrChange w:id="1507" w:author="Zahid Syed" w:date="2025-09-24T13:00:00Z" w16du:dateUtc="2025-09-24T04:00:00Z">
            <w:rPr>
              <w:rFonts w:ascii="Times New Roman" w:eastAsia="Yu Gothic" w:hAnsi="Times New Roman" w:cs="Times New Roman"/>
              <w:color w:val="000000"/>
              <w:sz w:val="20"/>
              <w:szCs w:val="20"/>
            </w:rPr>
          </w:rPrChange>
        </w:rPr>
        <w:t xml:space="preserve">(d. ca. 215 CE) (Greek: </w:t>
      </w:r>
      <w:r w:rsidRPr="00E13F4E">
        <w:rPr>
          <w:rFonts w:ascii="Times New Roman" w:eastAsia="Yu Gothic" w:hAnsi="Times New Roman" w:cs="Times New Roman"/>
          <w:i/>
          <w:iCs/>
          <w:color w:val="000000" w:themeColor="text1"/>
          <w:sz w:val="20"/>
          <w:szCs w:val="20"/>
          <w:rPrChange w:id="1508" w:author="Zahid Syed" w:date="2025-09-24T13:00:00Z" w16du:dateUtc="2025-09-24T04:00:00Z">
            <w:rPr>
              <w:rFonts w:ascii="Times New Roman" w:eastAsia="Yu Gothic" w:hAnsi="Times New Roman" w:cs="Times New Roman"/>
              <w:i/>
              <w:iCs/>
              <w:color w:val="000000"/>
              <w:sz w:val="20"/>
              <w:szCs w:val="20"/>
            </w:rPr>
          </w:rPrChange>
        </w:rPr>
        <w:t>Kl</w:t>
      </w:r>
      <w:r w:rsidRPr="00E13F4E">
        <w:rPr>
          <w:rFonts w:ascii="Times New Roman" w:hAnsi="Times New Roman" w:cs="Times New Roman"/>
          <w:i/>
          <w:iCs/>
          <w:color w:val="000000" w:themeColor="text1"/>
          <w:sz w:val="20"/>
          <w:szCs w:val="20"/>
          <w:rPrChange w:id="1509" w:author="Zahid Syed" w:date="2025-09-24T13:00:00Z" w16du:dateUtc="2025-09-24T04:00:00Z">
            <w:rPr>
              <w:rFonts w:ascii="Times New Roman" w:hAnsi="Times New Roman" w:cs="Times New Roman"/>
              <w:i/>
              <w:iCs/>
              <w:color w:val="000000"/>
              <w:sz w:val="20"/>
              <w:szCs w:val="20"/>
            </w:rPr>
          </w:rPrChange>
        </w:rPr>
        <w:t>êmēs ho Alexandreús</w:t>
      </w:r>
      <w:r w:rsidRPr="00E13F4E">
        <w:rPr>
          <w:rFonts w:ascii="Times New Roman" w:hAnsi="Times New Roman" w:cs="Times New Roman"/>
          <w:color w:val="000000" w:themeColor="text1"/>
          <w:sz w:val="20"/>
          <w:szCs w:val="20"/>
          <w:rPrChange w:id="1510" w:author="Zahid Syed" w:date="2025-09-24T13:00:00Z" w16du:dateUtc="2025-09-24T04:00:00Z">
            <w:rPr>
              <w:rFonts w:ascii="Times New Roman" w:hAnsi="Times New Roman" w:cs="Times New Roman"/>
              <w:color w:val="000000"/>
              <w:sz w:val="20"/>
              <w:szCs w:val="20"/>
            </w:rPr>
          </w:rPrChange>
        </w:rPr>
        <w:t>,</w:t>
      </w:r>
      <w:r w:rsidRPr="00E13F4E">
        <w:rPr>
          <w:rFonts w:ascii="Times New Roman" w:eastAsia="Yu Gothic" w:hAnsi="Times New Roman" w:cs="Times New Roman"/>
          <w:color w:val="000000" w:themeColor="text1"/>
          <w:sz w:val="20"/>
          <w:szCs w:val="20"/>
          <w:rPrChange w:id="1511" w:author="Zahid Syed" w:date="2025-09-24T13:00:00Z" w16du:dateUtc="2025-09-24T04:00:00Z">
            <w:rPr>
              <w:rFonts w:ascii="Times New Roman" w:eastAsia="Yu Gothic" w:hAnsi="Times New Roman" w:cs="Times New Roman"/>
              <w:color w:val="000000"/>
              <w:sz w:val="20"/>
              <w:szCs w:val="20"/>
            </w:rPr>
          </w:rPrChange>
        </w:rPr>
        <w:t xml:space="preserve"> </w:t>
      </w:r>
      <w:r w:rsidRPr="00E13F4E">
        <w:rPr>
          <w:rFonts w:ascii="Times New Roman" w:hAnsi="Times New Roman" w:cs="Times New Roman"/>
          <w:i/>
          <w:iCs/>
          <w:color w:val="000000" w:themeColor="text1"/>
          <w:sz w:val="20"/>
          <w:szCs w:val="20"/>
          <w:rPrChange w:id="1512" w:author="Zahid Syed" w:date="2025-09-24T13:00:00Z" w16du:dateUtc="2025-09-24T04:00:00Z">
            <w:rPr>
              <w:rFonts w:ascii="Times New Roman" w:hAnsi="Times New Roman" w:cs="Times New Roman"/>
              <w:i/>
              <w:iCs/>
              <w:color w:val="202122"/>
              <w:sz w:val="20"/>
              <w:szCs w:val="20"/>
            </w:rPr>
          </w:rPrChange>
        </w:rPr>
        <w:t>Κλήμης ὁ Ἀλεξανδρεύς</w:t>
      </w:r>
      <w:r w:rsidRPr="00E13F4E">
        <w:rPr>
          <w:rFonts w:ascii="Times New Roman" w:hAnsi="Times New Roman" w:cs="Times New Roman"/>
          <w:color w:val="000000" w:themeColor="text1"/>
          <w:sz w:val="20"/>
          <w:szCs w:val="20"/>
          <w:rPrChange w:id="1513" w:author="Zahid Syed" w:date="2025-09-24T13:00:00Z" w16du:dateUtc="2025-09-24T04:00:00Z">
            <w:rPr>
              <w:rFonts w:ascii="Times New Roman" w:hAnsi="Times New Roman" w:cs="Times New Roman"/>
              <w:color w:val="202122"/>
              <w:sz w:val="20"/>
              <w:szCs w:val="20"/>
            </w:rPr>
          </w:rPrChange>
        </w:rPr>
        <w:t xml:space="preserve">) or Titus Flavius Clemens was a Christian Theologian and philosopher of the Church of Alexandria, who was one of the teachers of Origen of Alexandria </w:t>
      </w:r>
      <w:r w:rsidRPr="00E13F4E">
        <w:rPr>
          <w:rFonts w:ascii="Times New Roman" w:eastAsia="Yu Gothic" w:hAnsi="Times New Roman" w:cs="Times New Roman"/>
          <w:color w:val="000000" w:themeColor="text1"/>
          <w:sz w:val="20"/>
          <w:szCs w:val="20"/>
          <w:rPrChange w:id="1514" w:author="Zahid Syed" w:date="2025-09-24T13:00:00Z" w16du:dateUtc="2025-09-24T04:00:00Z">
            <w:rPr>
              <w:rFonts w:ascii="Times New Roman" w:eastAsia="Yu Gothic" w:hAnsi="Times New Roman" w:cs="Times New Roman"/>
              <w:color w:val="000000"/>
              <w:sz w:val="20"/>
              <w:szCs w:val="20"/>
            </w:rPr>
          </w:rPrChange>
        </w:rPr>
        <w:t>(d. 253 CE)</w:t>
      </w:r>
      <w:r w:rsidRPr="00E13F4E">
        <w:rPr>
          <w:rFonts w:ascii="Times New Roman" w:hAnsi="Times New Roman" w:cs="Times New Roman"/>
          <w:color w:val="000000" w:themeColor="text1"/>
          <w:sz w:val="20"/>
          <w:szCs w:val="20"/>
          <w:rPrChange w:id="1515" w:author="Zahid Syed" w:date="2025-09-24T13:00:00Z" w16du:dateUtc="2025-09-24T04:00:00Z">
            <w:rPr>
              <w:rFonts w:ascii="Times New Roman" w:hAnsi="Times New Roman" w:cs="Times New Roman"/>
              <w:color w:val="202122"/>
              <w:sz w:val="20"/>
              <w:szCs w:val="20"/>
            </w:rPr>
          </w:rPrChange>
        </w:rPr>
        <w:t xml:space="preserve">. Clement of Alexandria is not to be confused with the Apostolic Father Clement I of Rome </w:t>
      </w:r>
      <w:r w:rsidRPr="00E13F4E">
        <w:rPr>
          <w:rFonts w:ascii="Times New Roman" w:hAnsi="Times New Roman" w:cs="Times New Roman"/>
          <w:color w:val="000000" w:themeColor="text1"/>
          <w:sz w:val="20"/>
          <w:szCs w:val="20"/>
          <w:rPrChange w:id="1516" w:author="Zahid Syed" w:date="2025-09-24T13:00:00Z" w16du:dateUtc="2025-09-24T04:00:00Z">
            <w:rPr>
              <w:rFonts w:ascii="Times New Roman" w:hAnsi="Times New Roman" w:cs="Times New Roman"/>
              <w:sz w:val="20"/>
              <w:szCs w:val="20"/>
            </w:rPr>
          </w:rPrChange>
        </w:rPr>
        <w:t>(d. ca. 99 CE), who lived over a century before him.</w:t>
      </w:r>
      <w:r w:rsidRPr="00E13F4E">
        <w:rPr>
          <w:rFonts w:ascii="Times New Roman" w:hAnsi="Times New Roman" w:cs="Times New Roman"/>
          <w:color w:val="000000" w:themeColor="text1"/>
          <w:sz w:val="20"/>
          <w:szCs w:val="20"/>
          <w:rPrChange w:id="1517" w:author="Zahid Syed" w:date="2025-09-24T13:00:00Z" w16du:dateUtc="2025-09-24T04:00:00Z">
            <w:rPr>
              <w:rFonts w:ascii="Times New Roman" w:hAnsi="Times New Roman" w:cs="Times New Roman"/>
              <w:color w:val="202122"/>
              <w:sz w:val="20"/>
              <w:szCs w:val="20"/>
            </w:rPr>
          </w:rPrChange>
        </w:rPr>
        <w:t xml:space="preserve"> Clement ranks as one of the most important early Apologists of the Church, </w:t>
      </w:r>
      <w:r w:rsidRPr="00E13F4E">
        <w:rPr>
          <w:rFonts w:ascii="Times New Roman" w:hAnsi="Times New Roman" w:cs="Times New Roman"/>
          <w:color w:val="000000" w:themeColor="text1"/>
          <w:sz w:val="20"/>
          <w:szCs w:val="20"/>
          <w:rPrChange w:id="1518" w:author="Zahid Syed" w:date="2025-09-24T13:00:00Z" w16du:dateUtc="2025-09-24T04:00:00Z">
            <w:rPr>
              <w:rFonts w:ascii="Times New Roman" w:hAnsi="Times New Roman" w:cs="Times New Roman"/>
              <w:color w:val="000000"/>
              <w:sz w:val="20"/>
              <w:szCs w:val="20"/>
            </w:rPr>
          </w:rPrChange>
        </w:rPr>
        <w:t xml:space="preserve">belong primarily to the second and the third centuries CE. In addition to Clement of Alexandria, the most influential of the Apologists in chronological order were </w:t>
      </w:r>
      <w:r w:rsidRPr="00E13F4E">
        <w:rPr>
          <w:rFonts w:ascii="Times New Roman" w:eastAsia="Yu Gothic" w:hAnsi="Times New Roman" w:cs="Times New Roman"/>
          <w:color w:val="000000" w:themeColor="text1"/>
          <w:sz w:val="20"/>
          <w:szCs w:val="20"/>
          <w:rPrChange w:id="1519" w:author="Zahid Syed" w:date="2025-09-24T13:00:00Z" w16du:dateUtc="2025-09-24T04:00:00Z">
            <w:rPr>
              <w:rFonts w:ascii="Times New Roman" w:eastAsia="Yu Gothic" w:hAnsi="Times New Roman" w:cs="Times New Roman"/>
              <w:color w:val="000000"/>
              <w:sz w:val="20"/>
              <w:szCs w:val="20"/>
            </w:rPr>
          </w:rPrChange>
        </w:rPr>
        <w:t>Quadratus of Athens (d. ca. 125 CE), Aristides (d. ca. 145 CE),</w:t>
      </w:r>
      <w:r w:rsidRPr="00E13F4E">
        <w:rPr>
          <w:rFonts w:ascii="Times New Roman" w:hAnsi="Times New Roman" w:cs="Times New Roman"/>
          <w:color w:val="000000" w:themeColor="text1"/>
          <w:sz w:val="20"/>
          <w:szCs w:val="20"/>
          <w:rPrChange w:id="1520" w:author="Zahid Syed" w:date="2025-09-24T13:00:00Z" w16du:dateUtc="2025-09-24T04:00:00Z">
            <w:rPr>
              <w:rFonts w:ascii="Times New Roman" w:hAnsi="Times New Roman" w:cs="Times New Roman"/>
              <w:color w:val="000000"/>
              <w:sz w:val="20"/>
              <w:szCs w:val="20"/>
            </w:rPr>
          </w:rPrChange>
        </w:rPr>
        <w:t xml:space="preserve"> Justin Martyr (d. 157 CE)</w:t>
      </w:r>
      <w:r w:rsidRPr="00E13F4E">
        <w:rPr>
          <w:rFonts w:ascii="Times New Roman" w:eastAsia="Yu Gothic" w:hAnsi="Times New Roman" w:cs="Times New Roman"/>
          <w:color w:val="000000" w:themeColor="text1"/>
          <w:sz w:val="20"/>
          <w:szCs w:val="20"/>
          <w:rPrChange w:id="1521" w:author="Zahid Syed" w:date="2025-09-24T13:00:00Z" w16du:dateUtc="2025-09-24T04:00:00Z">
            <w:rPr>
              <w:rFonts w:ascii="Times New Roman" w:eastAsia="Yu Gothic" w:hAnsi="Times New Roman" w:cs="Times New Roman"/>
              <w:color w:val="000000"/>
              <w:sz w:val="20"/>
              <w:szCs w:val="20"/>
            </w:rPr>
          </w:rPrChange>
        </w:rPr>
        <w:t xml:space="preserve">, Apollinaris of Hierapolis (d. ca. 170-180 CE), Melito, Bishop of Sardis (d. 180 CE), Tatian of Adiabene (d. 180 CE), Theophilus of Antioch (d. ca. 180 or185 CE), Athenagoras of Athens (d. 190 CE), then Clement of Alexandria (d. ca. 215 CE), </w:t>
      </w:r>
      <w:r w:rsidRPr="00E13F4E">
        <w:rPr>
          <w:rFonts w:ascii="Times New Roman" w:hAnsi="Times New Roman" w:cs="Times New Roman"/>
          <w:color w:val="000000" w:themeColor="text1"/>
          <w:sz w:val="20"/>
          <w:szCs w:val="20"/>
          <w:rPrChange w:id="1522" w:author="Zahid Syed" w:date="2025-09-24T13:00:00Z" w16du:dateUtc="2025-09-24T04:00:00Z">
            <w:rPr>
              <w:rFonts w:ascii="Times New Roman" w:hAnsi="Times New Roman" w:cs="Times New Roman"/>
              <w:color w:val="000000"/>
              <w:sz w:val="20"/>
              <w:szCs w:val="20"/>
            </w:rPr>
          </w:rPrChange>
        </w:rPr>
        <w:t xml:space="preserve">and, finally, Tertullian of Carthage (d. ca. 220 CE), all of whom sought to defend Christianity and justify its teachings to the Pagans of Ancient Rome. </w:t>
      </w:r>
      <w:r w:rsidRPr="00E13F4E">
        <w:rPr>
          <w:rFonts w:ascii="Times New Roman" w:hAnsi="Times New Roman" w:cs="Times New Roman"/>
          <w:color w:val="000000" w:themeColor="text1"/>
          <w:sz w:val="20"/>
          <w:szCs w:val="20"/>
          <w:rPrChange w:id="1523" w:author="Zahid Syed" w:date="2025-09-24T13:00:00Z" w16du:dateUtc="2025-09-24T04:00:00Z">
            <w:rPr>
              <w:rFonts w:ascii="Times New Roman" w:hAnsi="Times New Roman" w:cs="Times New Roman"/>
              <w:color w:val="202122"/>
              <w:sz w:val="20"/>
              <w:szCs w:val="20"/>
            </w:rPr>
          </w:rPrChange>
        </w:rPr>
        <w:t xml:space="preserve">Clement of Alexandria was probably born in Athens. He was, in any case, a convert to Christianity from Greco-Roman Paganism and was learned in Classical Greek literature and Philosophy. </w:t>
      </w:r>
      <w:r w:rsidRPr="00E13F4E">
        <w:rPr>
          <w:rFonts w:ascii="Times New Roman" w:eastAsia="Yu Gothic" w:hAnsi="Times New Roman" w:cs="Times New Roman"/>
          <w:color w:val="000000" w:themeColor="text1"/>
          <w:sz w:val="20"/>
          <w:szCs w:val="20"/>
          <w:rPrChange w:id="1524" w:author="Zahid Syed" w:date="2025-09-24T13:00:00Z" w16du:dateUtc="2025-09-24T04:00:00Z">
            <w:rPr>
              <w:rFonts w:ascii="Times New Roman" w:eastAsia="Yu Gothic" w:hAnsi="Times New Roman" w:cs="Times New Roman"/>
              <w:color w:val="000000"/>
              <w:sz w:val="20"/>
              <w:szCs w:val="20"/>
            </w:rPr>
          </w:rPrChange>
        </w:rPr>
        <w:t xml:space="preserve">He seems to have come to Alexandria from Athens around 200 CE and soon became the head of its Catechetical school. </w:t>
      </w:r>
      <w:r w:rsidRPr="00E13F4E">
        <w:rPr>
          <w:rFonts w:ascii="Times New Roman" w:hAnsi="Times New Roman" w:cs="Times New Roman"/>
          <w:color w:val="000000" w:themeColor="text1"/>
          <w:sz w:val="20"/>
          <w:szCs w:val="20"/>
          <w:rPrChange w:id="1525" w:author="Zahid Syed" w:date="2025-09-24T13:00:00Z" w16du:dateUtc="2025-09-24T04:00:00Z">
            <w:rPr>
              <w:rFonts w:ascii="Times New Roman" w:hAnsi="Times New Roman" w:cs="Times New Roman"/>
              <w:color w:val="202122"/>
              <w:sz w:val="20"/>
              <w:szCs w:val="20"/>
            </w:rPr>
          </w:rPrChange>
        </w:rPr>
        <w:t>He was more profoundly influenced by Hellenistic Philosophy than any other Christian thinker before his time. He was also familiar with dualistic Christian Gnostic Theology and Jewish esotericism. He also had extensive knowledge of Greek religion and the “mystery religions” of Late Pagan Antiquity. He was venerated as a Saint by the Eastern Orthodox Church until the fourth/tenth century and the Roman Catholic Church until the late tenth/sixteenth century, but Clement of Alexandria is regarded as a Saint by the Coptic and Ethiopian Churches and the Anglican Protestants. He fled Alexandria during the Severian Persecution of 202 CE until 203 CE and never seems to have returned to the city in later years.</w:t>
      </w:r>
      <w:r w:rsidRPr="00E13F4E">
        <w:rPr>
          <w:rFonts w:ascii="Times New Roman" w:hAnsi="Times New Roman" w:cs="Times New Roman"/>
          <w:color w:val="000000" w:themeColor="text1"/>
          <w:sz w:val="20"/>
          <w:szCs w:val="20"/>
          <w:rPrChange w:id="1526" w:author="Zahid Syed" w:date="2025-09-24T13:00:00Z" w16du:dateUtc="2025-09-24T04:00:00Z">
            <w:rPr>
              <w:rFonts w:ascii="Times New Roman" w:hAnsi="Times New Roman" w:cs="Times New Roman"/>
              <w:sz w:val="20"/>
              <w:szCs w:val="20"/>
            </w:rPr>
          </w:rPrChange>
        </w:rPr>
        <w:t xml:space="preserve"> Like the early Church Fathers in general, Clement of Alexandria did not believe in “Original Sin” and did not admit to any hereditary guilt that human beings had taken over because of Adam’s Fall from the Garden. Clement insisted that God only punishes volitional sins, which each human being is personally responsible for.</w:t>
      </w:r>
    </w:p>
  </w:footnote>
  <w:footnote w:id="52">
    <w:p w14:paraId="372F892B" w14:textId="77777777" w:rsidR="00B335E1" w:rsidRPr="00E13F4E" w:rsidRDefault="00B335E1" w:rsidP="005D5C5B">
      <w:pPr>
        <w:autoSpaceDE w:val="0"/>
        <w:autoSpaceDN w:val="0"/>
        <w:adjustRightInd w:val="0"/>
        <w:spacing w:after="0" w:line="240" w:lineRule="auto"/>
        <w:rPr>
          <w:rFonts w:ascii="Times New Roman" w:eastAsia="Yu Gothic" w:hAnsi="Times New Roman" w:cs="Times New Roman"/>
          <w:color w:val="000000" w:themeColor="text1"/>
          <w:sz w:val="20"/>
          <w:szCs w:val="20"/>
          <w:rPrChange w:id="1527"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1528"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529"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b/>
          <w:bCs/>
          <w:color w:val="000000" w:themeColor="text1"/>
          <w:sz w:val="20"/>
          <w:szCs w:val="20"/>
          <w:rPrChange w:id="1530" w:author="Zahid Syed" w:date="2025-09-24T13:00:00Z" w16du:dateUtc="2025-09-24T04:00:00Z">
            <w:rPr>
              <w:rFonts w:ascii="Times New Roman" w:eastAsia="Yu Gothic" w:hAnsi="Times New Roman" w:cs="Times New Roman"/>
              <w:b/>
              <w:bCs/>
              <w:color w:val="000000"/>
              <w:sz w:val="20"/>
              <w:szCs w:val="20"/>
            </w:rPr>
          </w:rPrChange>
        </w:rPr>
        <w:t xml:space="preserve">Origen of Alexandria </w:t>
      </w:r>
      <w:r w:rsidRPr="00E13F4E">
        <w:rPr>
          <w:rFonts w:ascii="Times New Roman" w:eastAsia="Yu Gothic" w:hAnsi="Times New Roman" w:cs="Times New Roman"/>
          <w:color w:val="000000" w:themeColor="text1"/>
          <w:sz w:val="20"/>
          <w:szCs w:val="20"/>
          <w:rPrChange w:id="1531" w:author="Zahid Syed" w:date="2025-09-24T13:00:00Z" w16du:dateUtc="2025-09-24T04:00:00Z">
            <w:rPr>
              <w:rFonts w:ascii="Times New Roman" w:eastAsia="Yu Gothic" w:hAnsi="Times New Roman" w:cs="Times New Roman"/>
              <w:color w:val="000000"/>
              <w:sz w:val="20"/>
              <w:szCs w:val="20"/>
            </w:rPr>
          </w:rPrChange>
        </w:rPr>
        <w:t xml:space="preserve">(d. ca. 254 CE) is also known as Origen of Adamantius. Origen was probably of mixed Alexandrian Greek and Egyptian parentage, and his name meant “born of Horus.” He was an early Christian Scholar, ascetic, and Theologian of Alexandria, where he spent the first half of his life before taking refuge in Palestine and Roman Arabia. Origen may have studied with Clement of Alexandria (d. ca. 215 CE), but this is also not certain, and Origen rarely mentions Clement and usually only does so to correct him. He was probably a student of Ammonius Saccas (d. 242 CE), who was one of the teachers of Plotinus </w:t>
      </w:r>
      <w:r w:rsidRPr="00E13F4E">
        <w:rPr>
          <w:rFonts w:ascii="Times New Roman" w:hAnsi="Times New Roman" w:cs="Times New Roman"/>
          <w:color w:val="000000" w:themeColor="text1"/>
          <w:sz w:val="20"/>
          <w:szCs w:val="20"/>
          <w:rPrChange w:id="1532" w:author="Zahid Syed" w:date="2025-09-24T13:00:00Z" w16du:dateUtc="2025-09-24T04:00:00Z">
            <w:rPr>
              <w:rFonts w:ascii="Times New Roman" w:hAnsi="Times New Roman" w:cs="Times New Roman"/>
              <w:sz w:val="20"/>
              <w:szCs w:val="20"/>
            </w:rPr>
          </w:rPrChange>
        </w:rPr>
        <w:t>(d. 270 CE)</w:t>
      </w:r>
      <w:r w:rsidRPr="00E13F4E">
        <w:rPr>
          <w:rFonts w:ascii="Times New Roman" w:eastAsia="Yu Gothic" w:hAnsi="Times New Roman" w:cs="Times New Roman"/>
          <w:color w:val="000000" w:themeColor="text1"/>
          <w:sz w:val="20"/>
          <w:szCs w:val="20"/>
          <w:rPrChange w:id="1533" w:author="Zahid Syed" w:date="2025-09-24T13:00:00Z" w16du:dateUtc="2025-09-24T04:00:00Z">
            <w:rPr>
              <w:rFonts w:ascii="Times New Roman" w:eastAsia="Yu Gothic" w:hAnsi="Times New Roman" w:cs="Times New Roman"/>
              <w:color w:val="000000"/>
              <w:sz w:val="20"/>
              <w:szCs w:val="20"/>
            </w:rPr>
          </w:rPrChange>
        </w:rPr>
        <w:t xml:space="preserve">, whom Ammonius instructed for ten years from 232 CE until 242 CE. Porphyry </w:t>
      </w:r>
      <w:r w:rsidRPr="00E13F4E">
        <w:rPr>
          <w:rFonts w:ascii="Times New Roman" w:hAnsi="Times New Roman" w:cs="Times New Roman"/>
          <w:color w:val="000000" w:themeColor="text1"/>
          <w:sz w:val="20"/>
          <w:szCs w:val="20"/>
          <w:rPrChange w:id="1534" w:author="Zahid Syed" w:date="2025-09-24T13:00:00Z" w16du:dateUtc="2025-09-24T04:00:00Z">
            <w:rPr>
              <w:rFonts w:ascii="Times New Roman" w:hAnsi="Times New Roman" w:cs="Times New Roman"/>
              <w:sz w:val="20"/>
              <w:szCs w:val="20"/>
            </w:rPr>
          </w:rPrChange>
        </w:rPr>
        <w:t xml:space="preserve">(d. ca. 305 CE) </w:t>
      </w:r>
      <w:r w:rsidRPr="00E13F4E">
        <w:rPr>
          <w:rFonts w:ascii="Times New Roman" w:eastAsia="Yu Gothic" w:hAnsi="Times New Roman" w:cs="Times New Roman"/>
          <w:color w:val="000000" w:themeColor="text1"/>
          <w:sz w:val="20"/>
          <w:szCs w:val="20"/>
          <w:rPrChange w:id="1535" w:author="Zahid Syed" w:date="2025-09-24T13:00:00Z" w16du:dateUtc="2025-09-24T04:00:00Z">
            <w:rPr>
              <w:rFonts w:ascii="Times New Roman" w:eastAsia="Yu Gothic" w:hAnsi="Times New Roman" w:cs="Times New Roman"/>
              <w:color w:val="000000"/>
              <w:sz w:val="20"/>
              <w:szCs w:val="20"/>
            </w:rPr>
          </w:rPrChange>
        </w:rPr>
        <w:t>names Origen and Plotinus among the closest students of Ammonius and states that they agreed not to publish his core doctrines, that is, not to share them with people lacking the necessary intensive dialectical preparation. But some scholars of Plotinus have doubted that this Origen was “the Christian Origen.” Porphyry indicates that Plotinus, Origen, and Herennius were the closes students of Ammonius, and they agreed not to publish his core Doctrines, which means not to share them with people who lacked the intensive dialectical preparation that such thought required. It has been argued that this Origen should not be confused with the Christian Theologian Origen of the same time, because he rejected the Doctrine of the transcendence of the Absolute One over Being and Intellect, which Plotinus postulated as the highest principle. But this is only a matter of conjecture, and, since we know of no other Origen to take the Theologian’s place, it is reasonable to assume that this Origen was the Theologian, who adapted the teachings of Ammonius to his own purposes. Origen wrote extensively and was one of the most influential and original of early Christian thinkers. Origen was tortured for his Christian faith during the Decian Persecution in 250 CE and later died of his injuries. He made fundamental contributions to proto-Trinitarian Theology. His writings profoundly affected Athanasius of Alexandria and the three Cappadocian Fathers, who all ranked among his most devoted followers. The Theology of Origen came under attack during the late fourth and early fifth centuries CE, and Emperor Justinian I condemned him as a heretic and ordered that his writings be burned.</w:t>
      </w:r>
    </w:p>
  </w:footnote>
  <w:footnote w:id="53">
    <w:p w14:paraId="35AE188E"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1536"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1537"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538"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1539" w:author="Zahid Syed" w:date="2025-09-24T13:00:00Z" w16du:dateUtc="2025-09-24T04:00:00Z">
            <w:rPr>
              <w:rFonts w:ascii="Times New Roman" w:hAnsi="Times New Roman" w:cs="Times New Roman"/>
              <w:b/>
              <w:bCs/>
              <w:sz w:val="20"/>
              <w:szCs w:val="20"/>
            </w:rPr>
          </w:rPrChange>
        </w:rPr>
        <w:t xml:space="preserve">Saint Polycarp </w:t>
      </w:r>
      <w:r w:rsidRPr="00E13F4E">
        <w:rPr>
          <w:rFonts w:ascii="Times New Roman" w:hAnsi="Times New Roman" w:cs="Times New Roman"/>
          <w:color w:val="000000" w:themeColor="text1"/>
          <w:sz w:val="20"/>
          <w:szCs w:val="20"/>
          <w:rPrChange w:id="1540" w:author="Zahid Syed" w:date="2025-09-24T13:00:00Z" w16du:dateUtc="2025-09-24T04:00:00Z">
            <w:rPr>
              <w:rFonts w:ascii="Times New Roman" w:hAnsi="Times New Roman" w:cs="Times New Roman"/>
              <w:sz w:val="20"/>
              <w:szCs w:val="20"/>
            </w:rPr>
          </w:rPrChange>
        </w:rPr>
        <w:t xml:space="preserve">(d. 155 CE) (Greek: </w:t>
      </w:r>
      <w:r w:rsidRPr="00E13F4E">
        <w:rPr>
          <w:rFonts w:ascii="Times New Roman" w:hAnsi="Times New Roman" w:cs="Times New Roman"/>
          <w:i/>
          <w:iCs/>
          <w:color w:val="000000" w:themeColor="text1"/>
          <w:sz w:val="20"/>
          <w:szCs w:val="20"/>
          <w:rPrChange w:id="1541" w:author="Zahid Syed" w:date="2025-09-24T13:00:00Z" w16du:dateUtc="2025-09-24T04:00:00Z">
            <w:rPr>
              <w:rFonts w:ascii="Times New Roman" w:hAnsi="Times New Roman" w:cs="Times New Roman"/>
              <w:i/>
              <w:iCs/>
              <w:color w:val="202122"/>
              <w:sz w:val="20"/>
              <w:szCs w:val="20"/>
            </w:rPr>
          </w:rPrChange>
        </w:rPr>
        <w:t>Polýkarpos</w:t>
      </w:r>
      <w:r w:rsidRPr="00E13F4E">
        <w:rPr>
          <w:rFonts w:ascii="Times New Roman" w:hAnsi="Times New Roman" w:cs="Times New Roman"/>
          <w:color w:val="000000" w:themeColor="text1"/>
          <w:sz w:val="20"/>
          <w:szCs w:val="20"/>
          <w:rPrChange w:id="1542" w:author="Zahid Syed" w:date="2025-09-24T13:00:00Z" w16du:dateUtc="2025-09-24T04:00:00Z">
            <w:rPr>
              <w:rFonts w:ascii="Times New Roman" w:hAnsi="Times New Roman" w:cs="Times New Roman"/>
              <w:color w:val="202122"/>
              <w:sz w:val="20"/>
              <w:szCs w:val="20"/>
            </w:rPr>
          </w:rPrChange>
        </w:rPr>
        <w:t xml:space="preserve">, </w:t>
      </w:r>
      <w:r w:rsidRPr="00E13F4E">
        <w:rPr>
          <w:rFonts w:ascii="Times New Roman" w:hAnsi="Times New Roman" w:cs="Times New Roman"/>
          <w:i/>
          <w:iCs/>
          <w:color w:val="000000" w:themeColor="text1"/>
          <w:sz w:val="20"/>
          <w:szCs w:val="20"/>
          <w:lang w:val="el-GR"/>
          <w:rPrChange w:id="1543" w:author="Zahid Syed" w:date="2025-09-24T13:00:00Z" w16du:dateUtc="2025-09-24T04:00:00Z">
            <w:rPr>
              <w:rFonts w:ascii="Times New Roman" w:hAnsi="Times New Roman" w:cs="Times New Roman"/>
              <w:i/>
              <w:iCs/>
              <w:color w:val="202122"/>
              <w:sz w:val="20"/>
              <w:szCs w:val="20"/>
              <w:lang w:val="el-GR"/>
            </w:rPr>
          </w:rPrChange>
        </w:rPr>
        <w:t>Πολύκαρπος</w:t>
      </w:r>
      <w:r w:rsidRPr="00E13F4E">
        <w:rPr>
          <w:rFonts w:ascii="Times New Roman" w:hAnsi="Times New Roman" w:cs="Times New Roman"/>
          <w:color w:val="000000" w:themeColor="text1"/>
          <w:sz w:val="20"/>
          <w:szCs w:val="20"/>
          <w:lang w:val="el-GR"/>
          <w:rPrChange w:id="1544" w:author="Zahid Syed" w:date="2025-09-24T13:00:00Z" w16du:dateUtc="2025-09-24T04:00:00Z">
            <w:rPr>
              <w:rFonts w:ascii="Times New Roman" w:hAnsi="Times New Roman" w:cs="Times New Roman"/>
              <w:color w:val="202122"/>
              <w:sz w:val="20"/>
              <w:szCs w:val="20"/>
              <w:lang w:val="el-GR"/>
            </w:rPr>
          </w:rPrChange>
        </w:rPr>
        <w:t xml:space="preserve">) was a Christian Bishop of Smyrna or modern-day Izmir in Asia Minor (present-day Turkey). He is reverred as a Saint in the Magisterial Churches of the East and the West as well as by the Anglicans and Lutheran Protestants. He was condemned to death by the Romans because he refused to burn incense in veneration of the emperor. Polycarp was bound and burned at the stake, but it is said that the flames refused to consume his body. He was then stabbed to death and died as a </w:t>
      </w:r>
      <w:r w:rsidRPr="00E13F4E">
        <w:rPr>
          <w:rFonts w:ascii="Times New Roman" w:hAnsi="Times New Roman" w:cs="Times New Roman"/>
          <w:color w:val="000000" w:themeColor="text1"/>
          <w:sz w:val="20"/>
          <w:szCs w:val="20"/>
          <w:rPrChange w:id="1545" w:author="Zahid Syed" w:date="2025-09-24T13:00:00Z" w16du:dateUtc="2025-09-24T04:00:00Z">
            <w:rPr>
              <w:rFonts w:ascii="Times New Roman" w:hAnsi="Times New Roman" w:cs="Times New Roman"/>
              <w:color w:val="202122"/>
              <w:sz w:val="20"/>
              <w:szCs w:val="20"/>
            </w:rPr>
          </w:rPrChange>
        </w:rPr>
        <w:t>M</w:t>
      </w:r>
      <w:r w:rsidRPr="00E13F4E">
        <w:rPr>
          <w:rFonts w:ascii="Times New Roman" w:hAnsi="Times New Roman" w:cs="Times New Roman"/>
          <w:color w:val="000000" w:themeColor="text1"/>
          <w:sz w:val="20"/>
          <w:szCs w:val="20"/>
          <w:lang w:val="el-GR"/>
          <w:rPrChange w:id="1546" w:author="Zahid Syed" w:date="2025-09-24T13:00:00Z" w16du:dateUtc="2025-09-24T04:00:00Z">
            <w:rPr>
              <w:rFonts w:ascii="Times New Roman" w:hAnsi="Times New Roman" w:cs="Times New Roman"/>
              <w:color w:val="202122"/>
              <w:sz w:val="20"/>
              <w:szCs w:val="20"/>
              <w:lang w:val="el-GR"/>
            </w:rPr>
          </w:rPrChange>
        </w:rPr>
        <w:t>artyr. Irenaeus,Tertullian, S</w:t>
      </w:r>
      <w:r w:rsidRPr="00E13F4E">
        <w:rPr>
          <w:rFonts w:ascii="Times New Roman" w:hAnsi="Times New Roman" w:cs="Times New Roman"/>
          <w:color w:val="000000" w:themeColor="text1"/>
          <w:sz w:val="20"/>
          <w:szCs w:val="20"/>
          <w:rPrChange w:id="1547" w:author="Zahid Syed" w:date="2025-09-24T13:00:00Z" w16du:dateUtc="2025-09-24T04:00:00Z">
            <w:rPr>
              <w:rFonts w:ascii="Times New Roman" w:hAnsi="Times New Roman" w:cs="Times New Roman"/>
              <w:color w:val="202122"/>
              <w:sz w:val="20"/>
              <w:szCs w:val="20"/>
            </w:rPr>
          </w:rPrChange>
        </w:rPr>
        <w:t>aint</w:t>
      </w:r>
      <w:r w:rsidRPr="00E13F4E">
        <w:rPr>
          <w:rFonts w:ascii="Times New Roman" w:hAnsi="Times New Roman" w:cs="Times New Roman"/>
          <w:color w:val="000000" w:themeColor="text1"/>
          <w:sz w:val="20"/>
          <w:szCs w:val="20"/>
          <w:lang w:val="el-GR"/>
          <w:rPrChange w:id="1548" w:author="Zahid Syed" w:date="2025-09-24T13:00:00Z" w16du:dateUtc="2025-09-24T04:00:00Z">
            <w:rPr>
              <w:rFonts w:ascii="Times New Roman" w:hAnsi="Times New Roman" w:cs="Times New Roman"/>
              <w:color w:val="202122"/>
              <w:sz w:val="20"/>
              <w:szCs w:val="20"/>
              <w:lang w:val="el-GR"/>
            </w:rPr>
          </w:rPrChange>
        </w:rPr>
        <w:t xml:space="preserve"> Jerome, and others claim that S</w:t>
      </w:r>
      <w:r w:rsidRPr="00E13F4E">
        <w:rPr>
          <w:rFonts w:ascii="Times New Roman" w:hAnsi="Times New Roman" w:cs="Times New Roman"/>
          <w:color w:val="000000" w:themeColor="text1"/>
          <w:sz w:val="20"/>
          <w:szCs w:val="20"/>
          <w:rPrChange w:id="1549" w:author="Zahid Syed" w:date="2025-09-24T13:00:00Z" w16du:dateUtc="2025-09-24T04:00:00Z">
            <w:rPr>
              <w:rFonts w:ascii="Times New Roman" w:hAnsi="Times New Roman" w:cs="Times New Roman"/>
              <w:color w:val="202122"/>
              <w:sz w:val="20"/>
              <w:szCs w:val="20"/>
            </w:rPr>
          </w:rPrChange>
        </w:rPr>
        <w:t xml:space="preserve">aint </w:t>
      </w:r>
      <w:r w:rsidRPr="00E13F4E">
        <w:rPr>
          <w:rFonts w:ascii="Times New Roman" w:hAnsi="Times New Roman" w:cs="Times New Roman"/>
          <w:color w:val="000000" w:themeColor="text1"/>
          <w:sz w:val="20"/>
          <w:szCs w:val="20"/>
          <w:lang w:val="el-GR"/>
          <w:rPrChange w:id="1550" w:author="Zahid Syed" w:date="2025-09-24T13:00:00Z" w16du:dateUtc="2025-09-24T04:00:00Z">
            <w:rPr>
              <w:rFonts w:ascii="Times New Roman" w:hAnsi="Times New Roman" w:cs="Times New Roman"/>
              <w:color w:val="202122"/>
              <w:sz w:val="20"/>
              <w:szCs w:val="20"/>
              <w:lang w:val="el-GR"/>
            </w:rPr>
          </w:rPrChange>
        </w:rPr>
        <w:t>Polycarp was a disciple of S</w:t>
      </w:r>
      <w:r w:rsidRPr="00E13F4E">
        <w:rPr>
          <w:rFonts w:ascii="Times New Roman" w:hAnsi="Times New Roman" w:cs="Times New Roman"/>
          <w:color w:val="000000" w:themeColor="text1"/>
          <w:sz w:val="20"/>
          <w:szCs w:val="20"/>
          <w:rPrChange w:id="1551" w:author="Zahid Syed" w:date="2025-09-24T13:00:00Z" w16du:dateUtc="2025-09-24T04:00:00Z">
            <w:rPr>
              <w:rFonts w:ascii="Times New Roman" w:hAnsi="Times New Roman" w:cs="Times New Roman"/>
              <w:color w:val="202122"/>
              <w:sz w:val="20"/>
              <w:szCs w:val="20"/>
            </w:rPr>
          </w:rPrChange>
        </w:rPr>
        <w:t>aint</w:t>
      </w:r>
      <w:r w:rsidRPr="00E13F4E">
        <w:rPr>
          <w:rFonts w:ascii="Times New Roman" w:hAnsi="Times New Roman" w:cs="Times New Roman"/>
          <w:color w:val="000000" w:themeColor="text1"/>
          <w:sz w:val="20"/>
          <w:szCs w:val="20"/>
          <w:lang w:val="el-GR"/>
          <w:rPrChange w:id="1552" w:author="Zahid Syed" w:date="2025-09-24T13:00:00Z" w16du:dateUtc="2025-09-24T04:00:00Z">
            <w:rPr>
              <w:rFonts w:ascii="Times New Roman" w:hAnsi="Times New Roman" w:cs="Times New Roman"/>
              <w:color w:val="202122"/>
              <w:sz w:val="20"/>
              <w:szCs w:val="20"/>
              <w:lang w:val="el-GR"/>
            </w:rPr>
          </w:rPrChange>
        </w:rPr>
        <w:t xml:space="preserve"> John the Apostle. S</w:t>
      </w:r>
      <w:r w:rsidRPr="00E13F4E">
        <w:rPr>
          <w:rFonts w:ascii="Times New Roman" w:hAnsi="Times New Roman" w:cs="Times New Roman"/>
          <w:color w:val="000000" w:themeColor="text1"/>
          <w:sz w:val="20"/>
          <w:szCs w:val="20"/>
          <w:rPrChange w:id="1553" w:author="Zahid Syed" w:date="2025-09-24T13:00:00Z" w16du:dateUtc="2025-09-24T04:00:00Z">
            <w:rPr>
              <w:rFonts w:ascii="Times New Roman" w:hAnsi="Times New Roman" w:cs="Times New Roman"/>
              <w:color w:val="202122"/>
              <w:sz w:val="20"/>
              <w:szCs w:val="20"/>
            </w:rPr>
          </w:rPrChange>
        </w:rPr>
        <w:t>aint</w:t>
      </w:r>
      <w:r w:rsidRPr="00E13F4E">
        <w:rPr>
          <w:rFonts w:ascii="Times New Roman" w:hAnsi="Times New Roman" w:cs="Times New Roman"/>
          <w:color w:val="000000" w:themeColor="text1"/>
          <w:sz w:val="20"/>
          <w:szCs w:val="20"/>
          <w:lang w:val="el-GR"/>
          <w:rPrChange w:id="1554" w:author="Zahid Syed" w:date="2025-09-24T13:00:00Z" w16du:dateUtc="2025-09-24T04:00:00Z">
            <w:rPr>
              <w:rFonts w:ascii="Times New Roman" w:hAnsi="Times New Roman" w:cs="Times New Roman"/>
              <w:color w:val="202122"/>
              <w:sz w:val="20"/>
              <w:szCs w:val="20"/>
              <w:lang w:val="el-GR"/>
            </w:rPr>
          </w:rPrChange>
        </w:rPr>
        <w:t xml:space="preserve"> Polycarp is regarded as one of the three chief Apostolic Fathers along with S</w:t>
      </w:r>
      <w:r w:rsidRPr="00E13F4E">
        <w:rPr>
          <w:rFonts w:ascii="Times New Roman" w:hAnsi="Times New Roman" w:cs="Times New Roman"/>
          <w:color w:val="000000" w:themeColor="text1"/>
          <w:sz w:val="20"/>
          <w:szCs w:val="20"/>
          <w:rPrChange w:id="1555" w:author="Zahid Syed" w:date="2025-09-24T13:00:00Z" w16du:dateUtc="2025-09-24T04:00:00Z">
            <w:rPr>
              <w:rFonts w:ascii="Times New Roman" w:hAnsi="Times New Roman" w:cs="Times New Roman"/>
              <w:color w:val="202122"/>
              <w:sz w:val="20"/>
              <w:szCs w:val="20"/>
            </w:rPr>
          </w:rPrChange>
        </w:rPr>
        <w:t>aint</w:t>
      </w:r>
      <w:r w:rsidRPr="00E13F4E">
        <w:rPr>
          <w:rFonts w:ascii="Times New Roman" w:hAnsi="Times New Roman" w:cs="Times New Roman"/>
          <w:color w:val="000000" w:themeColor="text1"/>
          <w:sz w:val="20"/>
          <w:szCs w:val="20"/>
          <w:lang w:val="el-GR"/>
          <w:rPrChange w:id="1556" w:author="Zahid Syed" w:date="2025-09-24T13:00:00Z" w16du:dateUtc="2025-09-24T04:00:00Z">
            <w:rPr>
              <w:rFonts w:ascii="Times New Roman" w:hAnsi="Times New Roman" w:cs="Times New Roman"/>
              <w:color w:val="202122"/>
              <w:sz w:val="20"/>
              <w:szCs w:val="20"/>
              <w:lang w:val="el-GR"/>
            </w:rPr>
          </w:rPrChange>
        </w:rPr>
        <w:t xml:space="preserve"> Clement of Rome </w:t>
      </w:r>
      <w:r w:rsidRPr="00E13F4E">
        <w:rPr>
          <w:rFonts w:ascii="Times New Roman" w:hAnsi="Times New Roman" w:cs="Times New Roman"/>
          <w:color w:val="000000" w:themeColor="text1"/>
          <w:sz w:val="20"/>
          <w:szCs w:val="20"/>
          <w:rPrChange w:id="1557" w:author="Zahid Syed" w:date="2025-09-24T13:00:00Z" w16du:dateUtc="2025-09-24T04:00:00Z">
            <w:rPr>
              <w:rFonts w:ascii="Times New Roman" w:hAnsi="Times New Roman" w:cs="Times New Roman"/>
              <w:sz w:val="20"/>
              <w:szCs w:val="20"/>
            </w:rPr>
          </w:rPrChange>
        </w:rPr>
        <w:t>(d. ca. 99 CE)</w:t>
      </w:r>
      <w:r w:rsidRPr="00E13F4E">
        <w:rPr>
          <w:rFonts w:ascii="Times New Roman" w:hAnsi="Times New Roman" w:cs="Times New Roman"/>
          <w:color w:val="000000" w:themeColor="text1"/>
          <w:sz w:val="20"/>
          <w:szCs w:val="20"/>
          <w:lang w:val="el-GR"/>
          <w:rPrChange w:id="1558" w:author="Zahid Syed" w:date="2025-09-24T13:00:00Z" w16du:dateUtc="2025-09-24T04:00:00Z">
            <w:rPr>
              <w:rFonts w:ascii="Times New Roman" w:hAnsi="Times New Roman" w:cs="Times New Roman"/>
              <w:color w:val="202122"/>
              <w:sz w:val="20"/>
              <w:szCs w:val="20"/>
              <w:lang w:val="el-GR"/>
            </w:rPr>
          </w:rPrChange>
        </w:rPr>
        <w:t xml:space="preserve"> and S</w:t>
      </w:r>
      <w:r w:rsidRPr="00E13F4E">
        <w:rPr>
          <w:rFonts w:ascii="Times New Roman" w:hAnsi="Times New Roman" w:cs="Times New Roman"/>
          <w:color w:val="000000" w:themeColor="text1"/>
          <w:sz w:val="20"/>
          <w:szCs w:val="20"/>
          <w:rPrChange w:id="1559" w:author="Zahid Syed" w:date="2025-09-24T13:00:00Z" w16du:dateUtc="2025-09-24T04:00:00Z">
            <w:rPr>
              <w:rFonts w:ascii="Times New Roman" w:hAnsi="Times New Roman" w:cs="Times New Roman"/>
              <w:color w:val="202122"/>
              <w:sz w:val="20"/>
              <w:szCs w:val="20"/>
            </w:rPr>
          </w:rPrChange>
        </w:rPr>
        <w:t>aint</w:t>
      </w:r>
      <w:r w:rsidRPr="00E13F4E">
        <w:rPr>
          <w:rFonts w:ascii="Times New Roman" w:hAnsi="Times New Roman" w:cs="Times New Roman"/>
          <w:color w:val="000000" w:themeColor="text1"/>
          <w:sz w:val="20"/>
          <w:szCs w:val="20"/>
          <w:lang w:val="el-GR"/>
          <w:rPrChange w:id="1560" w:author="Zahid Syed" w:date="2025-09-24T13:00:00Z" w16du:dateUtc="2025-09-24T04:00:00Z">
            <w:rPr>
              <w:rFonts w:ascii="Times New Roman" w:hAnsi="Times New Roman" w:cs="Times New Roman"/>
              <w:color w:val="202122"/>
              <w:sz w:val="20"/>
              <w:szCs w:val="20"/>
              <w:lang w:val="el-GR"/>
            </w:rPr>
          </w:rPrChange>
        </w:rPr>
        <w:t xml:space="preserve"> Ignatius of Antioch (d. ca. 140 CE). S</w:t>
      </w:r>
      <w:r w:rsidRPr="00E13F4E">
        <w:rPr>
          <w:rFonts w:ascii="Times New Roman" w:hAnsi="Times New Roman" w:cs="Times New Roman"/>
          <w:color w:val="000000" w:themeColor="text1"/>
          <w:sz w:val="20"/>
          <w:szCs w:val="20"/>
          <w:rPrChange w:id="1561" w:author="Zahid Syed" w:date="2025-09-24T13:00:00Z" w16du:dateUtc="2025-09-24T04:00:00Z">
            <w:rPr>
              <w:rFonts w:ascii="Times New Roman" w:hAnsi="Times New Roman" w:cs="Times New Roman"/>
              <w:color w:val="202122"/>
              <w:sz w:val="20"/>
              <w:szCs w:val="20"/>
            </w:rPr>
          </w:rPrChange>
        </w:rPr>
        <w:t>aint</w:t>
      </w:r>
      <w:r w:rsidRPr="00E13F4E">
        <w:rPr>
          <w:rFonts w:ascii="Times New Roman" w:hAnsi="Times New Roman" w:cs="Times New Roman"/>
          <w:color w:val="000000" w:themeColor="text1"/>
          <w:sz w:val="20"/>
          <w:szCs w:val="20"/>
          <w:lang w:val="el-GR"/>
          <w:rPrChange w:id="1562" w:author="Zahid Syed" w:date="2025-09-24T13:00:00Z" w16du:dateUtc="2025-09-24T04:00:00Z">
            <w:rPr>
              <w:rFonts w:ascii="Times New Roman" w:hAnsi="Times New Roman" w:cs="Times New Roman"/>
              <w:color w:val="202122"/>
              <w:sz w:val="20"/>
              <w:szCs w:val="20"/>
              <w:lang w:val="el-GR"/>
            </w:rPr>
          </w:rPrChange>
        </w:rPr>
        <w:t xml:space="preserve"> Polycarp was one of the teachers of S</w:t>
      </w:r>
      <w:r w:rsidRPr="00E13F4E">
        <w:rPr>
          <w:rFonts w:ascii="Times New Roman" w:hAnsi="Times New Roman" w:cs="Times New Roman"/>
          <w:color w:val="000000" w:themeColor="text1"/>
          <w:sz w:val="20"/>
          <w:szCs w:val="20"/>
          <w:rPrChange w:id="1563" w:author="Zahid Syed" w:date="2025-09-24T13:00:00Z" w16du:dateUtc="2025-09-24T04:00:00Z">
            <w:rPr>
              <w:rFonts w:ascii="Times New Roman" w:hAnsi="Times New Roman" w:cs="Times New Roman"/>
              <w:color w:val="202122"/>
              <w:sz w:val="20"/>
              <w:szCs w:val="20"/>
            </w:rPr>
          </w:rPrChange>
        </w:rPr>
        <w:t>aint</w:t>
      </w:r>
      <w:r w:rsidRPr="00E13F4E">
        <w:rPr>
          <w:rFonts w:ascii="Times New Roman" w:hAnsi="Times New Roman" w:cs="Times New Roman"/>
          <w:color w:val="000000" w:themeColor="text1"/>
          <w:sz w:val="20"/>
          <w:szCs w:val="20"/>
          <w:lang w:val="el-GR"/>
          <w:rPrChange w:id="1564" w:author="Zahid Syed" w:date="2025-09-24T13:00:00Z" w16du:dateUtc="2025-09-24T04:00:00Z">
            <w:rPr>
              <w:rFonts w:ascii="Times New Roman" w:hAnsi="Times New Roman" w:cs="Times New Roman"/>
              <w:color w:val="202122"/>
              <w:sz w:val="20"/>
              <w:szCs w:val="20"/>
              <w:lang w:val="el-GR"/>
            </w:rPr>
          </w:rPrChange>
        </w:rPr>
        <w:t xml:space="preserve"> Irenaeus (d. ca. 202 CE).</w:t>
      </w:r>
    </w:p>
  </w:footnote>
  <w:footnote w:id="54">
    <w:p w14:paraId="72F0D992" w14:textId="77777777" w:rsidR="00B335E1" w:rsidRPr="00E13F4E" w:rsidRDefault="00B335E1" w:rsidP="005D5C5B">
      <w:pPr>
        <w:autoSpaceDE w:val="0"/>
        <w:autoSpaceDN w:val="0"/>
        <w:adjustRightInd w:val="0"/>
        <w:spacing w:after="0" w:line="240" w:lineRule="auto"/>
        <w:rPr>
          <w:rFonts w:ascii="Times New Roman" w:eastAsia="Yu Gothic" w:hAnsi="Times New Roman" w:cs="Times New Roman"/>
          <w:color w:val="000000" w:themeColor="text1"/>
          <w:sz w:val="20"/>
          <w:szCs w:val="20"/>
          <w:rPrChange w:id="1567"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1568" w:author="Zahid Syed" w:date="2025-09-24T13:00:00Z" w16du:dateUtc="2025-09-24T04:00:00Z">
            <w:rPr>
              <w:rStyle w:val="FootnoteReference"/>
              <w:rFonts w:ascii="Times New Roman" w:hAnsi="Times New Roman" w:cs="Times New Roman"/>
              <w:color w:val="000000"/>
              <w:sz w:val="20"/>
              <w:szCs w:val="20"/>
            </w:rPr>
          </w:rPrChange>
        </w:rPr>
        <w:footnoteRef/>
      </w:r>
      <w:r w:rsidRPr="00E13F4E">
        <w:rPr>
          <w:rFonts w:ascii="Times New Roman" w:hAnsi="Times New Roman" w:cs="Times New Roman"/>
          <w:color w:val="000000" w:themeColor="text1"/>
          <w:sz w:val="20"/>
          <w:szCs w:val="20"/>
          <w:rPrChange w:id="1569" w:author="Zahid Syed" w:date="2025-09-24T13:00:00Z" w16du:dateUtc="2025-09-24T04:00:00Z">
            <w:rPr>
              <w:rFonts w:ascii="Times New Roman" w:hAnsi="Times New Roman" w:cs="Times New Roman"/>
              <w:color w:val="000000"/>
              <w:sz w:val="20"/>
              <w:szCs w:val="20"/>
            </w:rPr>
          </w:rPrChange>
        </w:rPr>
        <w:t xml:space="preserve"> </w:t>
      </w:r>
      <w:r w:rsidRPr="00E13F4E">
        <w:rPr>
          <w:rFonts w:ascii="Times New Roman" w:eastAsia="Yu Gothic" w:hAnsi="Times New Roman" w:cs="Times New Roman"/>
          <w:b/>
          <w:bCs/>
          <w:color w:val="000000" w:themeColor="text1"/>
          <w:sz w:val="20"/>
          <w:szCs w:val="20"/>
          <w:rPrChange w:id="1570" w:author="Zahid Syed" w:date="2025-09-24T13:00:00Z" w16du:dateUtc="2025-09-24T04:00:00Z">
            <w:rPr>
              <w:rFonts w:ascii="Times New Roman" w:eastAsia="Yu Gothic" w:hAnsi="Times New Roman" w:cs="Times New Roman"/>
              <w:b/>
              <w:bCs/>
              <w:color w:val="000000"/>
              <w:sz w:val="20"/>
              <w:szCs w:val="20"/>
            </w:rPr>
          </w:rPrChange>
        </w:rPr>
        <w:t xml:space="preserve">Sandalfon </w:t>
      </w:r>
      <w:r w:rsidRPr="00E13F4E">
        <w:rPr>
          <w:rFonts w:ascii="Times New Roman" w:eastAsia="Yu Gothic" w:hAnsi="Times New Roman" w:cs="Times New Roman"/>
          <w:color w:val="000000" w:themeColor="text1"/>
          <w:sz w:val="20"/>
          <w:szCs w:val="20"/>
          <w:rPrChange w:id="1571" w:author="Zahid Syed" w:date="2025-09-24T13:00:00Z" w16du:dateUtc="2025-09-24T04:00:00Z">
            <w:rPr>
              <w:rFonts w:ascii="Times New Roman" w:eastAsia="Yu Gothic" w:hAnsi="Times New Roman" w:cs="Times New Roman"/>
              <w:color w:val="000000"/>
              <w:sz w:val="20"/>
              <w:szCs w:val="20"/>
            </w:rPr>
          </w:rPrChange>
        </w:rPr>
        <w:t xml:space="preserve">(Hebrew: </w:t>
      </w:r>
      <w:r w:rsidRPr="00E13F4E">
        <w:rPr>
          <w:rFonts w:ascii="Times New Roman" w:hAnsi="Times New Roman" w:cs="Times New Roman"/>
          <w:i/>
          <w:iCs/>
          <w:color w:val="000000" w:themeColor="text1"/>
          <w:sz w:val="20"/>
          <w:szCs w:val="20"/>
          <w:rPrChange w:id="1572" w:author="Zahid Syed" w:date="2025-09-24T13:00:00Z" w16du:dateUtc="2025-09-24T04:00:00Z">
            <w:rPr>
              <w:rFonts w:ascii="Times New Roman" w:hAnsi="Times New Roman" w:cs="Times New Roman"/>
              <w:i/>
              <w:iCs/>
              <w:color w:val="000000"/>
              <w:sz w:val="20"/>
              <w:szCs w:val="20"/>
            </w:rPr>
          </w:rPrChange>
        </w:rPr>
        <w:t>Sandalphôn</w:t>
      </w:r>
      <w:r w:rsidRPr="00E13F4E">
        <w:rPr>
          <w:rFonts w:ascii="Times New Roman" w:hAnsi="Times New Roman" w:cs="Times New Roman"/>
          <w:color w:val="000000" w:themeColor="text1"/>
          <w:sz w:val="20"/>
          <w:szCs w:val="20"/>
          <w:rPrChange w:id="1573" w:author="Zahid Syed" w:date="2025-09-24T13:00:00Z" w16du:dateUtc="2025-09-24T04:00:00Z">
            <w:rPr>
              <w:rFonts w:ascii="Times New Roman" w:hAnsi="Times New Roman" w:cs="Times New Roman"/>
              <w:color w:val="000000"/>
              <w:sz w:val="20"/>
              <w:szCs w:val="20"/>
            </w:rPr>
          </w:rPrChange>
        </w:rPr>
        <w:t xml:space="preserve">; Greek: </w:t>
      </w:r>
      <w:r w:rsidRPr="00E13F4E">
        <w:rPr>
          <w:rFonts w:ascii="Times New Roman" w:hAnsi="Times New Roman" w:cs="Times New Roman"/>
          <w:i/>
          <w:iCs/>
          <w:color w:val="000000" w:themeColor="text1"/>
          <w:sz w:val="20"/>
          <w:szCs w:val="20"/>
          <w:rPrChange w:id="1574" w:author="Zahid Syed" w:date="2025-09-24T13:00:00Z" w16du:dateUtc="2025-09-24T04:00:00Z">
            <w:rPr>
              <w:rFonts w:ascii="Times New Roman" w:hAnsi="Times New Roman" w:cs="Times New Roman"/>
              <w:i/>
              <w:iCs/>
              <w:color w:val="000000"/>
              <w:sz w:val="20"/>
              <w:szCs w:val="20"/>
            </w:rPr>
          </w:rPrChange>
        </w:rPr>
        <w:t>Sandalfôn</w:t>
      </w:r>
      <w:r w:rsidRPr="00E13F4E">
        <w:rPr>
          <w:rFonts w:ascii="Times New Roman" w:hAnsi="Times New Roman" w:cs="Times New Roman"/>
          <w:color w:val="000000" w:themeColor="text1"/>
          <w:sz w:val="20"/>
          <w:szCs w:val="20"/>
          <w:rPrChange w:id="1575" w:author="Zahid Syed" w:date="2025-09-24T13:00:00Z" w16du:dateUtc="2025-09-24T04:00:00Z">
            <w:rPr>
              <w:rFonts w:ascii="Times New Roman" w:hAnsi="Times New Roman" w:cs="Times New Roman"/>
              <w:color w:val="000000"/>
              <w:sz w:val="20"/>
              <w:szCs w:val="20"/>
            </w:rPr>
          </w:rPrChange>
        </w:rPr>
        <w:t xml:space="preserve">, </w:t>
      </w:r>
      <w:r w:rsidRPr="00E13F4E">
        <w:rPr>
          <w:rFonts w:ascii="Times New Roman" w:hAnsi="Times New Roman" w:cs="Times New Roman"/>
          <w:i/>
          <w:iCs/>
          <w:color w:val="000000" w:themeColor="text1"/>
          <w:sz w:val="20"/>
          <w:szCs w:val="20"/>
          <w:lang w:val="el-GR"/>
          <w:rPrChange w:id="1576" w:author="Zahid Syed" w:date="2025-09-24T13:00:00Z" w16du:dateUtc="2025-09-24T04:00:00Z">
            <w:rPr>
              <w:rFonts w:ascii="Times New Roman" w:hAnsi="Times New Roman" w:cs="Times New Roman"/>
              <w:i/>
              <w:iCs/>
              <w:color w:val="000000"/>
              <w:sz w:val="20"/>
              <w:szCs w:val="20"/>
              <w:lang w:val="el-GR"/>
            </w:rPr>
          </w:rPrChange>
        </w:rPr>
        <w:t>Σανδαλφών</w:t>
      </w:r>
      <w:r w:rsidRPr="00E13F4E">
        <w:rPr>
          <w:rFonts w:ascii="Times New Roman" w:eastAsia="Yu Gothic" w:hAnsi="Times New Roman" w:cs="Times New Roman"/>
          <w:color w:val="000000" w:themeColor="text1"/>
          <w:sz w:val="20"/>
          <w:szCs w:val="20"/>
          <w:rPrChange w:id="1577" w:author="Zahid Syed" w:date="2025-09-24T13:00:00Z" w16du:dateUtc="2025-09-24T04:00:00Z">
            <w:rPr>
              <w:rFonts w:ascii="Times New Roman" w:eastAsia="Yu Gothic" w:hAnsi="Times New Roman" w:cs="Times New Roman"/>
              <w:color w:val="000000"/>
              <w:sz w:val="20"/>
              <w:szCs w:val="20"/>
            </w:rPr>
          </w:rPrChange>
        </w:rPr>
        <w:t>) is identified in Rabbinical Tradition with Elijah (Arabic: Ily</w:t>
      </w:r>
      <w:r w:rsidRPr="00E13F4E">
        <w:rPr>
          <w:rFonts w:ascii="Times New Roman" w:hAnsi="Times New Roman" w:cs="Times New Roman"/>
          <w:color w:val="000000" w:themeColor="text1"/>
          <w:sz w:val="20"/>
          <w:szCs w:val="20"/>
          <w:rPrChange w:id="1578" w:author="Zahid Syed" w:date="2025-09-24T13:00:00Z" w16du:dateUtc="2025-09-24T04:00:00Z">
            <w:rPr>
              <w:rFonts w:ascii="Times New Roman" w:hAnsi="Times New Roman" w:cs="Times New Roman"/>
              <w:color w:val="000000"/>
              <w:sz w:val="20"/>
              <w:szCs w:val="20"/>
            </w:rPr>
          </w:rPrChange>
        </w:rPr>
        <w:t>ā</w:t>
      </w:r>
      <w:r w:rsidRPr="00E13F4E">
        <w:rPr>
          <w:rFonts w:ascii="Times New Roman" w:eastAsia="Yu Gothic" w:hAnsi="Times New Roman" w:cs="Times New Roman"/>
          <w:color w:val="000000" w:themeColor="text1"/>
          <w:sz w:val="20"/>
          <w:szCs w:val="20"/>
          <w:rPrChange w:id="1579" w:author="Zahid Syed" w:date="2025-09-24T13:00:00Z" w16du:dateUtc="2025-09-24T04:00:00Z">
            <w:rPr>
              <w:rFonts w:ascii="Times New Roman" w:eastAsia="Yu Gothic" w:hAnsi="Times New Roman" w:cs="Times New Roman"/>
              <w:color w:val="000000"/>
              <w:sz w:val="20"/>
              <w:szCs w:val="20"/>
            </w:rPr>
          </w:rPrChange>
        </w:rPr>
        <w:t>s), while they associate Metatron—his “co-brother” or “co-worker” with Enoch (Arabic: Idr</w:t>
      </w:r>
      <w:r w:rsidRPr="00E13F4E">
        <w:rPr>
          <w:rFonts w:ascii="Times New Roman" w:hAnsi="Times New Roman" w:cs="Times New Roman"/>
          <w:color w:val="000000" w:themeColor="text1"/>
          <w:sz w:val="20"/>
          <w:szCs w:val="20"/>
          <w:rPrChange w:id="1580" w:author="Zahid Syed" w:date="2025-09-24T13:00:00Z" w16du:dateUtc="2025-09-24T04:00:00Z">
            <w:rPr>
              <w:rFonts w:ascii="Times New Roman" w:hAnsi="Times New Roman" w:cs="Times New Roman"/>
              <w:color w:val="000000"/>
              <w:sz w:val="20"/>
              <w:szCs w:val="20"/>
            </w:rPr>
          </w:rPrChange>
        </w:rPr>
        <w:t>ī</w:t>
      </w:r>
      <w:r w:rsidRPr="00E13F4E">
        <w:rPr>
          <w:rFonts w:ascii="Times New Roman" w:eastAsia="Yu Gothic" w:hAnsi="Times New Roman" w:cs="Times New Roman"/>
          <w:color w:val="000000" w:themeColor="text1"/>
          <w:sz w:val="20"/>
          <w:szCs w:val="20"/>
          <w:rPrChange w:id="1581" w:author="Zahid Syed" w:date="2025-09-24T13:00:00Z" w16du:dateUtc="2025-09-24T04:00:00Z">
            <w:rPr>
              <w:rFonts w:ascii="Times New Roman" w:eastAsia="Yu Gothic" w:hAnsi="Times New Roman" w:cs="Times New Roman"/>
              <w:color w:val="000000"/>
              <w:sz w:val="20"/>
              <w:szCs w:val="20"/>
            </w:rPr>
          </w:rPrChange>
        </w:rPr>
        <w:t>s). Metatron and Sandalfon are generally referred to as Angels, but Sandalfon, who is identified with Gabriel, is said to be the Angel who towers over all others. Since Metatron, who is identified with Michael, and Sandalfon (Gabriel)—like Gabriel and Michael—are conceived of as “co-brothers” or “co-workers,” it has been suggested that the words are derived from the Greek</w:t>
      </w:r>
      <w:r w:rsidRPr="00E13F4E">
        <w:rPr>
          <w:rFonts w:ascii="Times New Roman" w:eastAsia="Yu Gothic" w:hAnsi="Times New Roman" w:cs="Times New Roman"/>
          <w:i/>
          <w:iCs/>
          <w:color w:val="000000" w:themeColor="text1"/>
          <w:sz w:val="20"/>
          <w:szCs w:val="20"/>
          <w:rPrChange w:id="1582" w:author="Zahid Syed" w:date="2025-09-24T13:00:00Z" w16du:dateUtc="2025-09-24T04:00:00Z">
            <w:rPr>
              <w:rFonts w:ascii="Times New Roman" w:eastAsia="Yu Gothic" w:hAnsi="Times New Roman" w:cs="Times New Roman"/>
              <w:i/>
              <w:iCs/>
              <w:color w:val="000000"/>
              <w:sz w:val="20"/>
              <w:szCs w:val="20"/>
            </w:rPr>
          </w:rPrChange>
        </w:rPr>
        <w:t xml:space="preserve"> syn</w:t>
      </w:r>
      <w:r w:rsidRPr="00E13F4E">
        <w:rPr>
          <w:rFonts w:ascii="Times New Roman" w:hAnsi="Times New Roman" w:cs="Times New Roman"/>
          <w:i/>
          <w:iCs/>
          <w:color w:val="000000" w:themeColor="text1"/>
          <w:sz w:val="20"/>
          <w:szCs w:val="20"/>
          <w:rPrChange w:id="1583" w:author="Zahid Syed" w:date="2025-09-24T13:00:00Z" w16du:dateUtc="2025-09-24T04:00:00Z">
            <w:rPr>
              <w:rFonts w:ascii="Times New Roman" w:hAnsi="Times New Roman" w:cs="Times New Roman"/>
              <w:i/>
              <w:iCs/>
              <w:color w:val="000000"/>
              <w:sz w:val="20"/>
              <w:szCs w:val="20"/>
            </w:rPr>
          </w:rPrChange>
        </w:rPr>
        <w:t>á</w:t>
      </w:r>
      <w:r w:rsidRPr="00E13F4E">
        <w:rPr>
          <w:rFonts w:ascii="Times New Roman" w:eastAsia="Yu Gothic" w:hAnsi="Times New Roman" w:cs="Times New Roman"/>
          <w:i/>
          <w:iCs/>
          <w:color w:val="000000" w:themeColor="text1"/>
          <w:sz w:val="20"/>
          <w:szCs w:val="20"/>
          <w:rPrChange w:id="1584" w:author="Zahid Syed" w:date="2025-09-24T13:00:00Z" w16du:dateUtc="2025-09-24T04:00:00Z">
            <w:rPr>
              <w:rFonts w:ascii="Times New Roman" w:eastAsia="Yu Gothic" w:hAnsi="Times New Roman" w:cs="Times New Roman"/>
              <w:i/>
              <w:iCs/>
              <w:color w:val="000000"/>
              <w:sz w:val="20"/>
              <w:szCs w:val="20"/>
            </w:rPr>
          </w:rPrChange>
        </w:rPr>
        <w:t xml:space="preserve">delphos, </w:t>
      </w:r>
      <w:r w:rsidRPr="00E13F4E">
        <w:rPr>
          <w:rFonts w:ascii="Times New Roman" w:hAnsi="Times New Roman" w:cs="Times New Roman"/>
          <w:i/>
          <w:iCs/>
          <w:color w:val="000000" w:themeColor="text1"/>
          <w:sz w:val="20"/>
          <w:szCs w:val="20"/>
          <w:shd w:val="clear" w:color="auto" w:fill="FFFFFF"/>
          <w:rPrChange w:id="1585" w:author="Zahid Syed" w:date="2025-09-24T13:00:00Z" w16du:dateUtc="2025-09-24T04:00:00Z">
            <w:rPr>
              <w:rFonts w:ascii="Times New Roman" w:hAnsi="Times New Roman" w:cs="Times New Roman"/>
              <w:i/>
              <w:iCs/>
              <w:color w:val="000000"/>
              <w:sz w:val="20"/>
              <w:szCs w:val="20"/>
              <w:shd w:val="clear" w:color="auto" w:fill="FFFFFF"/>
            </w:rPr>
          </w:rPrChange>
        </w:rPr>
        <w:t>συνάδελφος</w:t>
      </w:r>
      <w:r w:rsidRPr="00E13F4E">
        <w:rPr>
          <w:rFonts w:ascii="Times New Roman" w:hAnsi="Times New Roman" w:cs="Times New Roman"/>
          <w:color w:val="000000" w:themeColor="text1"/>
          <w:sz w:val="20"/>
          <w:szCs w:val="20"/>
          <w:shd w:val="clear" w:color="auto" w:fill="FFFFFF"/>
          <w:rPrChange w:id="1586" w:author="Zahid Syed" w:date="2025-09-24T13:00:00Z" w16du:dateUtc="2025-09-24T04:00:00Z">
            <w:rPr>
              <w:rFonts w:ascii="Times New Roman" w:hAnsi="Times New Roman" w:cs="Times New Roman"/>
              <w:color w:val="000000"/>
              <w:sz w:val="20"/>
              <w:szCs w:val="20"/>
              <w:shd w:val="clear" w:color="auto" w:fill="FFFFFF"/>
            </w:rPr>
          </w:rPrChange>
        </w:rPr>
        <w:t xml:space="preserve"> (co-brother). </w:t>
      </w:r>
      <w:r w:rsidRPr="00E13F4E">
        <w:rPr>
          <w:rFonts w:ascii="Times New Roman" w:eastAsia="Yu Gothic" w:hAnsi="Times New Roman" w:cs="Times New Roman"/>
          <w:color w:val="000000" w:themeColor="text1"/>
          <w:sz w:val="20"/>
          <w:szCs w:val="20"/>
          <w:rPrChange w:id="1587" w:author="Zahid Syed" w:date="2025-09-24T13:00:00Z" w16du:dateUtc="2025-09-24T04:00:00Z">
            <w:rPr>
              <w:rFonts w:ascii="Times New Roman" w:eastAsia="Yu Gothic" w:hAnsi="Times New Roman" w:cs="Times New Roman"/>
              <w:color w:val="000000"/>
              <w:sz w:val="20"/>
              <w:szCs w:val="20"/>
            </w:rPr>
          </w:rPrChange>
        </w:rPr>
        <w:t xml:space="preserve">Sandalphon is one of the highest Angels of Rabbinic Judaism and one of the oldest Angelic figures to appear in Rabbinic Judaic Mysticism, although he is not mentioned in the oldest enumeration of the four or seven Archangels. Sandalfon is a prominent Angel of prayer and is said to “bring” the prayers of Men before the Deity. The prayers of the Children of Israel are under his protection. Sandalfon is placed over Mankind and has a special relation to the Children of Israel, whom he protects and for whom he intercedes like a High Priest. The Jews wandering in the Diaspora are entrusted to his protection. He prays constantly for them to receive mercy. He is also the Spirit that protects the Souls of the dead, and he will intercede for the scattered tribes of Israel on the Last Day. The American poet Henry Wadsworth Longfellow (d. 1299/1882) wrote a poem called “Sandalphon” based on Rabbinc Tradition about “Sandalphon the angel of glory, the angel of prayer.”  </w:t>
      </w:r>
    </w:p>
  </w:footnote>
  <w:footnote w:id="55">
    <w:p w14:paraId="1CD7BC03" w14:textId="77777777" w:rsidR="00B335E1" w:rsidRPr="00E13F4E" w:rsidRDefault="00B335E1" w:rsidP="005D5C5B">
      <w:pPr>
        <w:autoSpaceDE w:val="0"/>
        <w:autoSpaceDN w:val="0"/>
        <w:adjustRightInd w:val="0"/>
        <w:spacing w:after="0" w:line="240" w:lineRule="auto"/>
        <w:rPr>
          <w:rFonts w:ascii="Times New Roman" w:eastAsia="Yu Gothic" w:hAnsi="Times New Roman" w:cs="Times New Roman"/>
          <w:color w:val="000000" w:themeColor="text1"/>
          <w:sz w:val="20"/>
          <w:szCs w:val="20"/>
          <w:rPrChange w:id="1588"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1589"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590"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b/>
          <w:bCs/>
          <w:color w:val="000000" w:themeColor="text1"/>
          <w:sz w:val="20"/>
          <w:szCs w:val="20"/>
          <w:rPrChange w:id="1591" w:author="Zahid Syed" w:date="2025-09-24T13:00:00Z" w16du:dateUtc="2025-09-24T04:00:00Z">
            <w:rPr>
              <w:rFonts w:ascii="Times New Roman" w:eastAsia="Yu Gothic" w:hAnsi="Times New Roman" w:cs="Times New Roman"/>
              <w:b/>
              <w:bCs/>
              <w:color w:val="000000"/>
              <w:sz w:val="20"/>
              <w:szCs w:val="20"/>
            </w:rPr>
          </w:rPrChange>
        </w:rPr>
        <w:t>Hamadān</w:t>
      </w:r>
      <w:r w:rsidRPr="00E13F4E">
        <w:rPr>
          <w:rFonts w:ascii="Times New Roman" w:eastAsia="Yu Gothic" w:hAnsi="Times New Roman" w:cs="Times New Roman"/>
          <w:color w:val="000000" w:themeColor="text1"/>
          <w:sz w:val="20"/>
          <w:szCs w:val="20"/>
          <w:rPrChange w:id="1592" w:author="Zahid Syed" w:date="2025-09-24T13:00:00Z" w16du:dateUtc="2025-09-24T04:00:00Z">
            <w:rPr>
              <w:rFonts w:ascii="Times New Roman" w:eastAsia="Yu Gothic" w:hAnsi="Times New Roman" w:cs="Times New Roman"/>
              <w:color w:val="000000"/>
              <w:sz w:val="20"/>
              <w:szCs w:val="20"/>
            </w:rPr>
          </w:rPrChange>
        </w:rPr>
        <w:t xml:space="preserve"> refers to the Old Persian city of Ecbatana in the middle of Iran towards the West. It is believed to be one of Iran’s most ancient cities. The ancient Assyrians of Mesopotamia conquered it around 1100 BCE, and it had become the capital of the Medes around 700 BCE. It is surrounded by verdant mountains and foothills and has many historic sites. </w:t>
      </w:r>
    </w:p>
  </w:footnote>
  <w:footnote w:id="56">
    <w:p w14:paraId="1B54903D" w14:textId="77777777" w:rsidR="00B335E1" w:rsidRPr="00E13F4E" w:rsidRDefault="00B335E1" w:rsidP="005D5C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themeColor="text1"/>
          <w:sz w:val="20"/>
          <w:szCs w:val="20"/>
          <w:rPrChange w:id="1593"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1594"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595"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color w:val="000000" w:themeColor="text1"/>
          <w:sz w:val="20"/>
          <w:szCs w:val="20"/>
          <w:rPrChange w:id="1596" w:author="Zahid Syed" w:date="2025-09-24T13:00:00Z" w16du:dateUtc="2025-09-24T04:00:00Z">
            <w:rPr>
              <w:rFonts w:ascii="Times New Roman" w:eastAsia="Yu Gothic" w:hAnsi="Times New Roman" w:cs="Times New Roman"/>
              <w:color w:val="000000"/>
              <w:sz w:val="20"/>
              <w:szCs w:val="20"/>
            </w:rPr>
          </w:rPrChange>
        </w:rPr>
        <w:t>According to al-Shahrastānī these Jews of Hamadān claimed that God had chosen this Great Angel and made him the only means by which He addressed the Prophets. God gave the Angel precedence over all other created things and appointed him as His Vicegerent (</w:t>
      </w:r>
      <w:r w:rsidRPr="00E13F4E">
        <w:rPr>
          <w:rFonts w:ascii="Times New Roman" w:eastAsia="Yu Gothic" w:hAnsi="Times New Roman" w:cs="Times New Roman"/>
          <w:i/>
          <w:iCs/>
          <w:color w:val="000000" w:themeColor="text1"/>
          <w:sz w:val="20"/>
          <w:szCs w:val="20"/>
          <w:rPrChange w:id="1597" w:author="Zahid Syed" w:date="2025-09-24T13:00:00Z" w16du:dateUtc="2025-09-24T04:00:00Z">
            <w:rPr>
              <w:rFonts w:ascii="Times New Roman" w:eastAsia="Yu Gothic" w:hAnsi="Times New Roman" w:cs="Times New Roman"/>
              <w:i/>
              <w:iCs/>
              <w:color w:val="000000"/>
              <w:sz w:val="20"/>
              <w:szCs w:val="20"/>
            </w:rPr>
          </w:rPrChange>
        </w:rPr>
        <w:t>istakhlafahu</w:t>
      </w:r>
      <w:r w:rsidRPr="00E13F4E">
        <w:rPr>
          <w:rFonts w:ascii="Times New Roman" w:eastAsia="Yu Gothic" w:hAnsi="Times New Roman" w:cs="Times New Roman"/>
          <w:color w:val="000000" w:themeColor="text1"/>
          <w:sz w:val="20"/>
          <w:szCs w:val="20"/>
          <w:rPrChange w:id="1598" w:author="Zahid Syed" w:date="2025-09-24T13:00:00Z" w16du:dateUtc="2025-09-24T04:00:00Z">
            <w:rPr>
              <w:rFonts w:ascii="Times New Roman" w:eastAsia="Yu Gothic" w:hAnsi="Times New Roman" w:cs="Times New Roman"/>
              <w:color w:val="000000"/>
              <w:sz w:val="20"/>
              <w:szCs w:val="20"/>
            </w:rPr>
          </w:rPrChange>
        </w:rPr>
        <w:t xml:space="preserve">) over them. They held that anything in the Torah or the other Revealed Books that gives an anthropomorphic description of God is actually only a report about that Angel. For, if this were not the case, then it would not be permissible for any description to be given to God. They held, however, that it is perfectly valid in the mirror of the Intellect that God send a Spiritual Angel and give him His name, while saying that this is my Messenger. His status among you is My status. His word is My word. His command is My command, and his sovereignty over you is My sovereignty over you, Thus, the being who spoke directly to Moses was that Angel, and he was also the blessed burning bush mentioned in the Torah through which God addressed Moses. For God is too exalted to speak to any human being directly. They describe the Angel as having the form of Adam with black hair and sideburns. It was also this Angel who wept over the Flood until his eyes became purblind, and he is the one who laughs and shows his teeth. </w:t>
      </w:r>
    </w:p>
  </w:footnote>
  <w:footnote w:id="57">
    <w:p w14:paraId="162E4323"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1599" w:author="Zahid Syed" w:date="2025-09-24T13:00:00Z" w16du:dateUtc="2025-09-24T04:00:00Z">
            <w:rPr>
              <w:rFonts w:ascii="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1600"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601"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1602" w:author="Zahid Syed" w:date="2025-09-24T13:00:00Z" w16du:dateUtc="2025-09-24T04:00:00Z">
            <w:rPr>
              <w:rFonts w:ascii="Times New Roman" w:hAnsi="Times New Roman" w:cs="Times New Roman"/>
              <w:b/>
              <w:bCs/>
              <w:sz w:val="20"/>
              <w:szCs w:val="20"/>
            </w:rPr>
          </w:rPrChange>
        </w:rPr>
        <w:t>Jahoel</w:t>
      </w:r>
      <w:r w:rsidRPr="00E13F4E">
        <w:rPr>
          <w:rFonts w:ascii="Times New Roman" w:hAnsi="Times New Roman" w:cs="Times New Roman"/>
          <w:color w:val="000000" w:themeColor="text1"/>
          <w:sz w:val="20"/>
          <w:szCs w:val="20"/>
          <w:rPrChange w:id="1603" w:author="Zahid Syed" w:date="2025-09-24T13:00:00Z" w16du:dateUtc="2025-09-24T04:00:00Z">
            <w:rPr>
              <w:rFonts w:ascii="Times New Roman" w:hAnsi="Times New Roman" w:cs="Times New Roman"/>
              <w:sz w:val="20"/>
              <w:szCs w:val="20"/>
            </w:rPr>
          </w:rPrChange>
        </w:rPr>
        <w:t xml:space="preserve"> (Hebrew: </w:t>
      </w:r>
      <w:r w:rsidRPr="00E13F4E">
        <w:rPr>
          <w:rFonts w:ascii="Times New Roman" w:hAnsi="Times New Roman" w:cs="Times New Roman"/>
          <w:i/>
          <w:iCs/>
          <w:color w:val="000000" w:themeColor="text1"/>
          <w:sz w:val="20"/>
          <w:szCs w:val="20"/>
          <w:rPrChange w:id="1604" w:author="Zahid Syed" w:date="2025-09-24T13:00:00Z" w16du:dateUtc="2025-09-24T04:00:00Z">
            <w:rPr>
              <w:rFonts w:ascii="Times New Roman" w:hAnsi="Times New Roman" w:cs="Times New Roman"/>
              <w:i/>
              <w:iCs/>
              <w:sz w:val="20"/>
              <w:szCs w:val="20"/>
            </w:rPr>
          </w:rPrChange>
        </w:rPr>
        <w:t>Yah</w:t>
      </w:r>
      <w:r w:rsidRPr="00E13F4E">
        <w:rPr>
          <w:rFonts w:ascii="Times New Roman" w:hAnsi="Times New Roman" w:cs="Times New Roman"/>
          <w:i/>
          <w:iCs/>
          <w:color w:val="000000" w:themeColor="text1"/>
          <w:sz w:val="20"/>
          <w:szCs w:val="20"/>
          <w:rPrChange w:id="1605" w:author="Zahid Syed" w:date="2025-09-24T13:00:00Z" w16du:dateUtc="2025-09-24T04:00:00Z">
            <w:rPr>
              <w:rFonts w:ascii="Times New Roman" w:hAnsi="Times New Roman" w:cs="Times New Roman"/>
              <w:i/>
              <w:iCs/>
              <w:color w:val="000000"/>
              <w:sz w:val="20"/>
              <w:szCs w:val="20"/>
            </w:rPr>
          </w:rPrChange>
        </w:rPr>
        <w:t>ô’ēl</w:t>
      </w:r>
      <w:r w:rsidRPr="00E13F4E">
        <w:rPr>
          <w:rFonts w:ascii="Times New Roman" w:hAnsi="Times New Roman" w:cs="Times New Roman"/>
          <w:color w:val="000000" w:themeColor="text1"/>
          <w:sz w:val="20"/>
          <w:szCs w:val="20"/>
          <w:rPrChange w:id="1606" w:author="Zahid Syed" w:date="2025-09-24T13:00:00Z" w16du:dateUtc="2025-09-24T04:00:00Z">
            <w:rPr>
              <w:rFonts w:ascii="Times New Roman" w:hAnsi="Times New Roman" w:cs="Times New Roman"/>
              <w:color w:val="000000"/>
              <w:sz w:val="20"/>
              <w:szCs w:val="20"/>
            </w:rPr>
          </w:rPrChange>
        </w:rPr>
        <w:t xml:space="preserve">, meaning “Lord God”), Jehoel, or Yahoel appears in the Apocryphal Apocalypse of Abraham, which was probably composed in the period between 70 CE and 150 CE after the destruction of the Second Temple, is an Apocryphal Angel, whose name is probably a compound of the Tetragrammaton, </w:t>
      </w:r>
      <w:r w:rsidRPr="00E13F4E">
        <w:rPr>
          <w:rFonts w:ascii="Times New Roman" w:hAnsi="Times New Roman" w:cs="Times New Roman"/>
          <w:i/>
          <w:iCs/>
          <w:color w:val="000000" w:themeColor="text1"/>
          <w:sz w:val="20"/>
          <w:szCs w:val="20"/>
          <w:rPrChange w:id="1607" w:author="Zahid Syed" w:date="2025-09-24T13:00:00Z" w16du:dateUtc="2025-09-24T04:00:00Z">
            <w:rPr>
              <w:rFonts w:ascii="Times New Roman" w:hAnsi="Times New Roman" w:cs="Times New Roman"/>
              <w:i/>
              <w:iCs/>
              <w:color w:val="000000"/>
              <w:sz w:val="20"/>
              <w:szCs w:val="20"/>
            </w:rPr>
          </w:rPrChange>
        </w:rPr>
        <w:t>YHWH</w:t>
      </w:r>
      <w:r w:rsidRPr="00E13F4E">
        <w:rPr>
          <w:rFonts w:ascii="Times New Roman" w:hAnsi="Times New Roman" w:cs="Times New Roman"/>
          <w:color w:val="000000" w:themeColor="text1"/>
          <w:sz w:val="20"/>
          <w:szCs w:val="20"/>
          <w:rPrChange w:id="1608" w:author="Zahid Syed" w:date="2025-09-24T13:00:00Z" w16du:dateUtc="2025-09-24T04:00:00Z">
            <w:rPr>
              <w:rFonts w:ascii="Times New Roman" w:hAnsi="Times New Roman" w:cs="Times New Roman"/>
              <w:color w:val="000000"/>
              <w:sz w:val="20"/>
              <w:szCs w:val="20"/>
            </w:rPr>
          </w:rPrChange>
        </w:rPr>
        <w:t xml:space="preserve"> (the Lord) with the word “God” (Hebrew: </w:t>
      </w:r>
      <w:r w:rsidRPr="00E13F4E">
        <w:rPr>
          <w:rFonts w:ascii="Times New Roman" w:hAnsi="Times New Roman" w:cs="Times New Roman"/>
          <w:i/>
          <w:iCs/>
          <w:color w:val="000000" w:themeColor="text1"/>
          <w:sz w:val="20"/>
          <w:szCs w:val="20"/>
          <w:rPrChange w:id="1609" w:author="Zahid Syed" w:date="2025-09-24T13:00:00Z" w16du:dateUtc="2025-09-24T04:00:00Z">
            <w:rPr>
              <w:rFonts w:ascii="Times New Roman" w:hAnsi="Times New Roman" w:cs="Times New Roman"/>
              <w:i/>
              <w:iCs/>
              <w:color w:val="000000"/>
              <w:sz w:val="20"/>
              <w:szCs w:val="20"/>
            </w:rPr>
          </w:rPrChange>
        </w:rPr>
        <w:t>Ēl</w:t>
      </w:r>
      <w:r w:rsidRPr="00E13F4E">
        <w:rPr>
          <w:rFonts w:ascii="Times New Roman" w:hAnsi="Times New Roman" w:cs="Times New Roman"/>
          <w:color w:val="000000" w:themeColor="text1"/>
          <w:sz w:val="20"/>
          <w:szCs w:val="20"/>
          <w:rPrChange w:id="1610" w:author="Zahid Syed" w:date="2025-09-24T13:00:00Z" w16du:dateUtc="2025-09-24T04:00:00Z">
            <w:rPr>
              <w:rFonts w:ascii="Times New Roman" w:hAnsi="Times New Roman" w:cs="Times New Roman"/>
              <w:color w:val="000000"/>
              <w:sz w:val="20"/>
              <w:szCs w:val="20"/>
            </w:rPr>
          </w:rPrChange>
        </w:rPr>
        <w:t>). He is an associate of the Archangel Michael and was charged with destroying idolaters. Later Rabbinical works, however, cite “Jahoel” as one of the seventy names of Metatron, and it is clear that Jahoel once played a role in the Rabbinic Tradition similar if not identical to that of Metatron.</w:t>
      </w:r>
    </w:p>
  </w:footnote>
  <w:footnote w:id="58">
    <w:p w14:paraId="07D25A6E" w14:textId="77777777" w:rsidR="00B335E1" w:rsidRPr="00E13F4E" w:rsidRDefault="00B335E1" w:rsidP="005D5C5B">
      <w:pPr>
        <w:pStyle w:val="FootnoteText1"/>
        <w:rPr>
          <w:rFonts w:eastAsia="Yu Gothic"/>
          <w:color w:val="000000" w:themeColor="text1"/>
          <w:rPrChange w:id="1611" w:author="Zahid Syed" w:date="2025-09-24T13:00:00Z" w16du:dateUtc="2025-09-24T04:00:00Z">
            <w:rPr>
              <w:rFonts w:eastAsia="Yu Gothic"/>
              <w:color w:val="000000"/>
            </w:rPr>
          </w:rPrChange>
        </w:rPr>
      </w:pPr>
      <w:r w:rsidRPr="00E13F4E">
        <w:rPr>
          <w:rStyle w:val="FootnoteReference"/>
          <w:color w:val="000000" w:themeColor="text1"/>
          <w:rPrChange w:id="1612" w:author="Zahid Syed" w:date="2025-09-24T13:00:00Z" w16du:dateUtc="2025-09-24T04:00:00Z">
            <w:rPr>
              <w:rStyle w:val="FootnoteReference"/>
            </w:rPr>
          </w:rPrChange>
        </w:rPr>
        <w:footnoteRef/>
      </w:r>
      <w:r w:rsidRPr="00E13F4E">
        <w:rPr>
          <w:color w:val="000000" w:themeColor="text1"/>
          <w:rPrChange w:id="1613" w:author="Zahid Syed" w:date="2025-09-24T13:00:00Z" w16du:dateUtc="2025-09-24T04:00:00Z">
            <w:rPr/>
          </w:rPrChange>
        </w:rPr>
        <w:t xml:space="preserve"> </w:t>
      </w:r>
      <w:r w:rsidRPr="00E13F4E">
        <w:rPr>
          <w:rFonts w:eastAsia="Yu Gothic"/>
          <w:b/>
          <w:bCs/>
          <w:color w:val="000000" w:themeColor="text1"/>
          <w:rPrChange w:id="1614" w:author="Zahid Syed" w:date="2025-09-24T13:00:00Z" w16du:dateUtc="2025-09-24T04:00:00Z">
            <w:rPr>
              <w:rFonts w:eastAsia="Yu Gothic"/>
              <w:b/>
              <w:bCs/>
              <w:color w:val="000000"/>
            </w:rPr>
          </w:rPrChange>
        </w:rPr>
        <w:t xml:space="preserve">Adiriron </w:t>
      </w:r>
      <w:r w:rsidRPr="00E13F4E">
        <w:rPr>
          <w:rFonts w:eastAsia="Yu Gothic"/>
          <w:color w:val="000000" w:themeColor="text1"/>
          <w:rPrChange w:id="1615" w:author="Zahid Syed" w:date="2025-09-24T13:00:00Z" w16du:dateUtc="2025-09-24T04:00:00Z">
            <w:rPr>
              <w:rFonts w:eastAsia="Yu Gothic"/>
              <w:color w:val="000000"/>
            </w:rPr>
          </w:rPrChange>
        </w:rPr>
        <w:t>is another obscure Angelic figure in Rabbinic Judaism and Mysticism, who is associated with the highest celestial order and is called “the Angel of my Lord” (</w:t>
      </w:r>
      <w:r w:rsidRPr="00E13F4E">
        <w:rPr>
          <w:rStyle w:val="Emphasis"/>
          <w:color w:val="000000" w:themeColor="text1"/>
          <w:rPrChange w:id="1616" w:author="Zahid Syed" w:date="2025-09-24T13:00:00Z" w16du:dateUtc="2025-09-24T04:00:00Z">
            <w:rPr>
              <w:rStyle w:val="Emphasis"/>
              <w:color w:val="333333"/>
            </w:rPr>
          </w:rPrChange>
        </w:rPr>
        <w:t>Mal’akh Ad</w:t>
      </w:r>
      <w:r w:rsidRPr="00E13F4E">
        <w:rPr>
          <w:i/>
          <w:iCs/>
          <w:color w:val="000000" w:themeColor="text1"/>
          <w:rPrChange w:id="1617" w:author="Zahid Syed" w:date="2025-09-24T13:00:00Z" w16du:dateUtc="2025-09-24T04:00:00Z">
            <w:rPr>
              <w:i/>
              <w:iCs/>
              <w:color w:val="000000"/>
            </w:rPr>
          </w:rPrChange>
        </w:rPr>
        <w:t>ō</w:t>
      </w:r>
      <w:r w:rsidRPr="00E13F4E">
        <w:rPr>
          <w:rStyle w:val="Emphasis"/>
          <w:color w:val="000000" w:themeColor="text1"/>
          <w:rPrChange w:id="1618" w:author="Zahid Syed" w:date="2025-09-24T13:00:00Z" w16du:dateUtc="2025-09-24T04:00:00Z">
            <w:rPr>
              <w:rStyle w:val="Emphasis"/>
              <w:color w:val="333333"/>
            </w:rPr>
          </w:rPrChange>
        </w:rPr>
        <w:t>n</w:t>
      </w:r>
      <w:r w:rsidRPr="00E13F4E">
        <w:rPr>
          <w:i/>
          <w:iCs/>
          <w:color w:val="000000" w:themeColor="text1"/>
          <w:rPrChange w:id="1619" w:author="Zahid Syed" w:date="2025-09-24T13:00:00Z" w16du:dateUtc="2025-09-24T04:00:00Z">
            <w:rPr>
              <w:i/>
              <w:iCs/>
            </w:rPr>
          </w:rPrChange>
        </w:rPr>
        <w:t>āy</w:t>
      </w:r>
      <w:r w:rsidRPr="00E13F4E">
        <w:rPr>
          <w:rFonts w:eastAsia="Yu Gothic"/>
          <w:color w:val="000000" w:themeColor="text1"/>
          <w:rPrChange w:id="1620" w:author="Zahid Syed" w:date="2025-09-24T13:00:00Z" w16du:dateUtc="2025-09-24T04:00:00Z">
            <w:rPr>
              <w:rFonts w:eastAsia="Yu Gothic"/>
              <w:color w:val="000000"/>
            </w:rPr>
          </w:rPrChange>
        </w:rPr>
        <w:t>). Like Metatron it is said that Adiriron has “the name of God” upon it. Adiriron is associated with God’s might and power (</w:t>
      </w:r>
      <w:r w:rsidRPr="00E13F4E">
        <w:rPr>
          <w:rStyle w:val="Emphasis"/>
          <w:color w:val="000000" w:themeColor="text1"/>
          <w:rPrChange w:id="1621" w:author="Zahid Syed" w:date="2025-09-24T13:00:00Z" w16du:dateUtc="2025-09-24T04:00:00Z">
            <w:rPr>
              <w:rStyle w:val="Emphasis"/>
              <w:color w:val="333333"/>
            </w:rPr>
          </w:rPrChange>
        </w:rPr>
        <w:t>k</w:t>
      </w:r>
      <w:r w:rsidRPr="00E13F4E">
        <w:rPr>
          <w:i/>
          <w:iCs/>
          <w:color w:val="000000" w:themeColor="text1"/>
          <w:rPrChange w:id="1622" w:author="Zahid Syed" w:date="2025-09-24T13:00:00Z" w16du:dateUtc="2025-09-24T04:00:00Z">
            <w:rPr>
              <w:i/>
              <w:iCs/>
              <w:color w:val="000000"/>
            </w:rPr>
          </w:rPrChange>
        </w:rPr>
        <w:t>ō</w:t>
      </w:r>
      <w:r w:rsidRPr="00E13F4E">
        <w:rPr>
          <w:rStyle w:val="Emphasis"/>
          <w:color w:val="000000" w:themeColor="text1"/>
          <w:rPrChange w:id="1623" w:author="Zahid Syed" w:date="2025-09-24T13:00:00Z" w16du:dateUtc="2025-09-24T04:00:00Z">
            <w:rPr>
              <w:rStyle w:val="Emphasis"/>
              <w:color w:val="333333"/>
            </w:rPr>
          </w:rPrChange>
        </w:rPr>
        <w:t>akh</w:t>
      </w:r>
      <w:r w:rsidRPr="00E13F4E">
        <w:rPr>
          <w:rFonts w:eastAsia="Yu Gothic"/>
          <w:color w:val="000000" w:themeColor="text1"/>
          <w:rPrChange w:id="1624" w:author="Zahid Syed" w:date="2025-09-24T13:00:00Z" w16du:dateUtc="2025-09-24T04:00:00Z">
            <w:rPr>
              <w:rFonts w:eastAsia="Yu Gothic"/>
              <w:color w:val="000000"/>
            </w:rPr>
          </w:rPrChange>
        </w:rPr>
        <w:t xml:space="preserve">)—especially as manifested in the Angels—and he is in charge of other Angels whom he has under his command. </w:t>
      </w:r>
    </w:p>
    <w:p w14:paraId="2BE3D0BB" w14:textId="77777777" w:rsidR="00B335E1" w:rsidRPr="00E13F4E" w:rsidRDefault="00B335E1" w:rsidP="005D5C5B">
      <w:pPr>
        <w:pStyle w:val="FootnoteText1"/>
        <w:rPr>
          <w:color w:val="000000" w:themeColor="text1"/>
          <w:rPrChange w:id="1625" w:author="Zahid Syed" w:date="2025-09-24T13:00:00Z" w16du:dateUtc="2025-09-24T04:00:00Z">
            <w:rPr/>
          </w:rPrChange>
        </w:rPr>
      </w:pPr>
    </w:p>
  </w:footnote>
  <w:footnote w:id="59">
    <w:p w14:paraId="5DCB5433" w14:textId="77777777" w:rsidR="00B335E1" w:rsidRPr="00E13F4E" w:rsidRDefault="00B335E1" w:rsidP="005D5C5B">
      <w:pPr>
        <w:pStyle w:val="FootnoteText1"/>
        <w:rPr>
          <w:color w:val="000000" w:themeColor="text1"/>
          <w:rPrChange w:id="1626" w:author="Zahid Syed" w:date="2025-09-24T13:00:00Z" w16du:dateUtc="2025-09-24T04:00:00Z">
            <w:rPr/>
          </w:rPrChange>
        </w:rPr>
      </w:pPr>
      <w:r w:rsidRPr="00E13F4E">
        <w:rPr>
          <w:rStyle w:val="FootnoteReference"/>
          <w:color w:val="000000" w:themeColor="text1"/>
          <w:rPrChange w:id="1627" w:author="Zahid Syed" w:date="2025-09-24T13:00:00Z" w16du:dateUtc="2025-09-24T04:00:00Z">
            <w:rPr>
              <w:rStyle w:val="FootnoteReference"/>
            </w:rPr>
          </w:rPrChange>
        </w:rPr>
        <w:footnoteRef/>
      </w:r>
      <w:r w:rsidRPr="00E13F4E">
        <w:rPr>
          <w:color w:val="000000" w:themeColor="text1"/>
          <w:rPrChange w:id="1628" w:author="Zahid Syed" w:date="2025-09-24T13:00:00Z" w16du:dateUtc="2025-09-24T04:00:00Z">
            <w:rPr/>
          </w:rPrChange>
        </w:rPr>
        <w:t xml:space="preserve"> </w:t>
      </w:r>
      <w:r w:rsidRPr="00E13F4E">
        <w:rPr>
          <w:b/>
          <w:bCs/>
          <w:color w:val="000000" w:themeColor="text1"/>
          <w:rPrChange w:id="1629" w:author="Zahid Syed" w:date="2025-09-24T13:00:00Z" w16du:dateUtc="2025-09-24T04:00:00Z">
            <w:rPr>
              <w:b/>
              <w:bCs/>
            </w:rPr>
          </w:rPrChange>
        </w:rPr>
        <w:t>Rabbi Idi</w:t>
      </w:r>
      <w:r w:rsidRPr="00E13F4E">
        <w:rPr>
          <w:color w:val="000000" w:themeColor="text1"/>
          <w:rPrChange w:id="1630" w:author="Zahid Syed" w:date="2025-09-24T13:00:00Z" w16du:dateUtc="2025-09-24T04:00:00Z">
            <w:rPr/>
          </w:rPrChange>
        </w:rPr>
        <w:t xml:space="preserve"> (fl. ca. 350 CE) or, more fully, Rabbi Idi bar Abin (Aramaic: Rabh Ī</w:t>
      </w:r>
      <w:r w:rsidRPr="00E13F4E">
        <w:rPr>
          <w:color w:val="000000" w:themeColor="text1"/>
          <w:rPrChange w:id="1631" w:author="Zahid Syed" w:date="2025-09-24T13:00:00Z" w16du:dateUtc="2025-09-24T04:00:00Z">
            <w:rPr>
              <w:color w:val="000000"/>
            </w:rPr>
          </w:rPrChange>
        </w:rPr>
        <w:t>dh</w:t>
      </w:r>
      <w:r w:rsidRPr="00E13F4E">
        <w:rPr>
          <w:color w:val="000000" w:themeColor="text1"/>
          <w:rPrChange w:id="1632" w:author="Zahid Syed" w:date="2025-09-24T13:00:00Z" w16du:dateUtc="2025-09-24T04:00:00Z">
            <w:rPr/>
          </w:rPrChange>
        </w:rPr>
        <w:t xml:space="preserve">ī bar Abhīn) was a Jewish Rabbi of Mesopotamia (Babylonia) and is regarded as one of the authorities of the Babylonian Talmud. </w:t>
      </w:r>
    </w:p>
  </w:footnote>
  <w:footnote w:id="60">
    <w:p w14:paraId="5C6A0031" w14:textId="77777777" w:rsidR="00B335E1" w:rsidRPr="00E13F4E" w:rsidRDefault="00B335E1" w:rsidP="005D5C5B">
      <w:pPr>
        <w:autoSpaceDE w:val="0"/>
        <w:autoSpaceDN w:val="0"/>
        <w:adjustRightInd w:val="0"/>
        <w:spacing w:after="0" w:line="240" w:lineRule="auto"/>
        <w:rPr>
          <w:rFonts w:ascii="Times New Roman" w:eastAsia="Yu Gothic" w:hAnsi="Times New Roman" w:cs="Times New Roman"/>
          <w:color w:val="000000" w:themeColor="text1"/>
          <w:sz w:val="20"/>
          <w:szCs w:val="20"/>
          <w:rPrChange w:id="1633"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1634"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635"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i/>
          <w:iCs/>
          <w:color w:val="000000" w:themeColor="text1"/>
          <w:sz w:val="20"/>
          <w:szCs w:val="20"/>
          <w:rPrChange w:id="1636" w:author="Zahid Syed" w:date="2025-09-24T13:00:00Z" w16du:dateUtc="2025-09-24T04:00:00Z">
            <w:rPr>
              <w:rFonts w:ascii="Times New Roman" w:eastAsia="Yu Gothic" w:hAnsi="Times New Roman" w:cs="Times New Roman"/>
              <w:i/>
              <w:iCs/>
              <w:color w:val="000000"/>
              <w:sz w:val="20"/>
              <w:szCs w:val="20"/>
            </w:rPr>
          </w:rPrChange>
        </w:rPr>
        <w:t>Shadday</w:t>
      </w:r>
      <w:r w:rsidRPr="00E13F4E">
        <w:rPr>
          <w:rFonts w:ascii="Times New Roman" w:eastAsia="Yu Gothic" w:hAnsi="Times New Roman" w:cs="Times New Roman"/>
          <w:color w:val="000000" w:themeColor="text1"/>
          <w:sz w:val="20"/>
          <w:szCs w:val="20"/>
          <w:rPrChange w:id="1637" w:author="Zahid Syed" w:date="2025-09-24T13:00:00Z" w16du:dateUtc="2025-09-24T04:00:00Z">
            <w:rPr>
              <w:rFonts w:ascii="Times New Roman" w:eastAsia="Yu Gothic" w:hAnsi="Times New Roman" w:cs="Times New Roman"/>
              <w:color w:val="000000"/>
              <w:sz w:val="20"/>
              <w:szCs w:val="20"/>
            </w:rPr>
          </w:rPrChange>
        </w:rPr>
        <w:t xml:space="preserve"> has the value of 314 from “Sh,” which counts as 300, the double “d” or “dd,” which count together as 8, “d” itself standing for 4. To this we add “ay,” which is written only as the consonant “y,” which has the value of 10, giving a sum of 314.  Meṭ</w:t>
      </w:r>
      <w:r w:rsidRPr="00E13F4E">
        <w:rPr>
          <w:rFonts w:ascii="Times New Roman" w:hAnsi="Times New Roman" w:cs="Times New Roman"/>
          <w:color w:val="000000" w:themeColor="text1"/>
          <w:sz w:val="20"/>
          <w:szCs w:val="20"/>
          <w:rPrChange w:id="1638" w:author="Zahid Syed" w:date="2025-09-24T13:00:00Z" w16du:dateUtc="2025-09-24T04:00:00Z">
            <w:rPr>
              <w:rFonts w:ascii="Times New Roman" w:hAnsi="Times New Roman" w:cs="Times New Roman"/>
              <w:sz w:val="20"/>
              <w:szCs w:val="20"/>
            </w:rPr>
          </w:rPrChange>
        </w:rPr>
        <w:t>ā</w:t>
      </w:r>
      <w:r w:rsidRPr="00E13F4E">
        <w:rPr>
          <w:rFonts w:ascii="Times New Roman" w:eastAsia="Yu Gothic" w:hAnsi="Times New Roman" w:cs="Times New Roman"/>
          <w:color w:val="000000" w:themeColor="text1"/>
          <w:sz w:val="20"/>
          <w:szCs w:val="20"/>
          <w:rPrChange w:id="1639" w:author="Zahid Syed" w:date="2025-09-24T13:00:00Z" w16du:dateUtc="2025-09-24T04:00:00Z">
            <w:rPr>
              <w:rFonts w:ascii="Times New Roman" w:eastAsia="Yu Gothic" w:hAnsi="Times New Roman" w:cs="Times New Roman"/>
              <w:color w:val="000000"/>
              <w:sz w:val="20"/>
              <w:szCs w:val="20"/>
            </w:rPr>
          </w:rPrChange>
        </w:rPr>
        <w:t xml:space="preserve">ṭrôn, on the other hand, is made up of “M,” which equals 40, the doubled “ṭ” which gives 18, since “ṭ” alone equals 9, “r,” which has the value of 200, “ô,” which is a consonant-vowel and equals 6, and, finally, “n,” which equals 50, giving 314 in total. Thus, </w:t>
      </w:r>
      <w:r w:rsidRPr="00E13F4E">
        <w:rPr>
          <w:rFonts w:ascii="Times New Roman" w:eastAsia="Yu Gothic" w:hAnsi="Times New Roman" w:cs="Times New Roman"/>
          <w:i/>
          <w:iCs/>
          <w:color w:val="000000" w:themeColor="text1"/>
          <w:sz w:val="20"/>
          <w:szCs w:val="20"/>
          <w:rPrChange w:id="1640" w:author="Zahid Syed" w:date="2025-09-24T13:00:00Z" w16du:dateUtc="2025-09-24T04:00:00Z">
            <w:rPr>
              <w:rFonts w:ascii="Times New Roman" w:eastAsia="Yu Gothic" w:hAnsi="Times New Roman" w:cs="Times New Roman"/>
              <w:i/>
              <w:iCs/>
              <w:color w:val="000000"/>
              <w:sz w:val="20"/>
              <w:szCs w:val="20"/>
            </w:rPr>
          </w:rPrChange>
        </w:rPr>
        <w:t xml:space="preserve">Shadday </w:t>
      </w:r>
      <w:r w:rsidRPr="00E13F4E">
        <w:rPr>
          <w:rFonts w:ascii="Times New Roman" w:eastAsia="Yu Gothic" w:hAnsi="Times New Roman" w:cs="Times New Roman"/>
          <w:color w:val="000000" w:themeColor="text1"/>
          <w:sz w:val="20"/>
          <w:szCs w:val="20"/>
          <w:rPrChange w:id="1641" w:author="Zahid Syed" w:date="2025-09-24T13:00:00Z" w16du:dateUtc="2025-09-24T04:00:00Z">
            <w:rPr>
              <w:rFonts w:ascii="Times New Roman" w:eastAsia="Yu Gothic" w:hAnsi="Times New Roman" w:cs="Times New Roman"/>
              <w:color w:val="000000"/>
              <w:sz w:val="20"/>
              <w:szCs w:val="20"/>
            </w:rPr>
          </w:rPrChange>
        </w:rPr>
        <w:t>= 314; Meṭ</w:t>
      </w:r>
      <w:r w:rsidRPr="00E13F4E">
        <w:rPr>
          <w:rFonts w:ascii="Times New Roman" w:hAnsi="Times New Roman" w:cs="Times New Roman"/>
          <w:color w:val="000000" w:themeColor="text1"/>
          <w:sz w:val="20"/>
          <w:szCs w:val="20"/>
          <w:rPrChange w:id="1642" w:author="Zahid Syed" w:date="2025-09-24T13:00:00Z" w16du:dateUtc="2025-09-24T04:00:00Z">
            <w:rPr>
              <w:rFonts w:ascii="Times New Roman" w:hAnsi="Times New Roman" w:cs="Times New Roman"/>
              <w:sz w:val="20"/>
              <w:szCs w:val="20"/>
            </w:rPr>
          </w:rPrChange>
        </w:rPr>
        <w:t>ā</w:t>
      </w:r>
      <w:r w:rsidRPr="00E13F4E">
        <w:rPr>
          <w:rFonts w:ascii="Times New Roman" w:eastAsia="Yu Gothic" w:hAnsi="Times New Roman" w:cs="Times New Roman"/>
          <w:color w:val="000000" w:themeColor="text1"/>
          <w:sz w:val="20"/>
          <w:szCs w:val="20"/>
          <w:rPrChange w:id="1643" w:author="Zahid Syed" w:date="2025-09-24T13:00:00Z" w16du:dateUtc="2025-09-24T04:00:00Z">
            <w:rPr>
              <w:rFonts w:ascii="Times New Roman" w:eastAsia="Yu Gothic" w:hAnsi="Times New Roman" w:cs="Times New Roman"/>
              <w:color w:val="000000"/>
              <w:sz w:val="20"/>
              <w:szCs w:val="20"/>
            </w:rPr>
          </w:rPrChange>
        </w:rPr>
        <w:t xml:space="preserve">ṭrôn = 314; and numerically, </w:t>
      </w:r>
      <w:r w:rsidRPr="00E13F4E">
        <w:rPr>
          <w:rFonts w:ascii="Times New Roman" w:eastAsia="Yu Gothic" w:hAnsi="Times New Roman" w:cs="Times New Roman"/>
          <w:i/>
          <w:iCs/>
          <w:color w:val="000000" w:themeColor="text1"/>
          <w:sz w:val="20"/>
          <w:szCs w:val="20"/>
          <w:rPrChange w:id="1644" w:author="Zahid Syed" w:date="2025-09-24T13:00:00Z" w16du:dateUtc="2025-09-24T04:00:00Z">
            <w:rPr>
              <w:rFonts w:ascii="Times New Roman" w:eastAsia="Yu Gothic" w:hAnsi="Times New Roman" w:cs="Times New Roman"/>
              <w:i/>
              <w:iCs/>
              <w:color w:val="000000"/>
              <w:sz w:val="20"/>
              <w:szCs w:val="20"/>
            </w:rPr>
          </w:rPrChange>
        </w:rPr>
        <w:t xml:space="preserve">Shadday </w:t>
      </w:r>
      <w:r w:rsidRPr="00E13F4E">
        <w:rPr>
          <w:rFonts w:ascii="Times New Roman" w:eastAsia="Yu Gothic" w:hAnsi="Times New Roman" w:cs="Times New Roman"/>
          <w:color w:val="000000" w:themeColor="text1"/>
          <w:sz w:val="20"/>
          <w:szCs w:val="20"/>
          <w:rPrChange w:id="1645" w:author="Zahid Syed" w:date="2025-09-24T13:00:00Z" w16du:dateUtc="2025-09-24T04:00:00Z">
            <w:rPr>
              <w:rFonts w:ascii="Times New Roman" w:eastAsia="Yu Gothic" w:hAnsi="Times New Roman" w:cs="Times New Roman"/>
              <w:color w:val="000000"/>
              <w:sz w:val="20"/>
              <w:szCs w:val="20"/>
            </w:rPr>
          </w:rPrChange>
        </w:rPr>
        <w:t>= Meṭ</w:t>
      </w:r>
      <w:r w:rsidRPr="00E13F4E">
        <w:rPr>
          <w:rFonts w:ascii="Times New Roman" w:hAnsi="Times New Roman" w:cs="Times New Roman"/>
          <w:color w:val="000000" w:themeColor="text1"/>
          <w:sz w:val="20"/>
          <w:szCs w:val="20"/>
          <w:rPrChange w:id="1646" w:author="Zahid Syed" w:date="2025-09-24T13:00:00Z" w16du:dateUtc="2025-09-24T04:00:00Z">
            <w:rPr>
              <w:rFonts w:ascii="Times New Roman" w:hAnsi="Times New Roman" w:cs="Times New Roman"/>
              <w:sz w:val="20"/>
              <w:szCs w:val="20"/>
            </w:rPr>
          </w:rPrChange>
        </w:rPr>
        <w:t>ā</w:t>
      </w:r>
      <w:r w:rsidRPr="00E13F4E">
        <w:rPr>
          <w:rFonts w:ascii="Times New Roman" w:eastAsia="Yu Gothic" w:hAnsi="Times New Roman" w:cs="Times New Roman"/>
          <w:color w:val="000000" w:themeColor="text1"/>
          <w:sz w:val="20"/>
          <w:szCs w:val="20"/>
          <w:rPrChange w:id="1647" w:author="Zahid Syed" w:date="2025-09-24T13:00:00Z" w16du:dateUtc="2025-09-24T04:00:00Z">
            <w:rPr>
              <w:rFonts w:ascii="Times New Roman" w:eastAsia="Yu Gothic" w:hAnsi="Times New Roman" w:cs="Times New Roman"/>
              <w:color w:val="000000"/>
              <w:sz w:val="20"/>
              <w:szCs w:val="20"/>
            </w:rPr>
          </w:rPrChange>
        </w:rPr>
        <w:t>ṭrôn, and Meṭ</w:t>
      </w:r>
      <w:r w:rsidRPr="00E13F4E">
        <w:rPr>
          <w:rFonts w:ascii="Times New Roman" w:hAnsi="Times New Roman" w:cs="Times New Roman"/>
          <w:color w:val="000000" w:themeColor="text1"/>
          <w:sz w:val="20"/>
          <w:szCs w:val="20"/>
          <w:rPrChange w:id="1648" w:author="Zahid Syed" w:date="2025-09-24T13:00:00Z" w16du:dateUtc="2025-09-24T04:00:00Z">
            <w:rPr>
              <w:rFonts w:ascii="Times New Roman" w:hAnsi="Times New Roman" w:cs="Times New Roman"/>
              <w:sz w:val="20"/>
              <w:szCs w:val="20"/>
            </w:rPr>
          </w:rPrChange>
        </w:rPr>
        <w:t>ā</w:t>
      </w:r>
      <w:r w:rsidRPr="00E13F4E">
        <w:rPr>
          <w:rFonts w:ascii="Times New Roman" w:eastAsia="Yu Gothic" w:hAnsi="Times New Roman" w:cs="Times New Roman"/>
          <w:color w:val="000000" w:themeColor="text1"/>
          <w:sz w:val="20"/>
          <w:szCs w:val="20"/>
          <w:rPrChange w:id="1649" w:author="Zahid Syed" w:date="2025-09-24T13:00:00Z" w16du:dateUtc="2025-09-24T04:00:00Z">
            <w:rPr>
              <w:rFonts w:ascii="Times New Roman" w:eastAsia="Yu Gothic" w:hAnsi="Times New Roman" w:cs="Times New Roman"/>
              <w:color w:val="000000"/>
              <w:sz w:val="20"/>
              <w:szCs w:val="20"/>
            </w:rPr>
          </w:rPrChange>
        </w:rPr>
        <w:t>ṭrôn =</w:t>
      </w:r>
      <w:r w:rsidRPr="00E13F4E">
        <w:rPr>
          <w:rFonts w:ascii="Times New Roman" w:eastAsia="Yu Gothic" w:hAnsi="Times New Roman" w:cs="Times New Roman"/>
          <w:i/>
          <w:iCs/>
          <w:color w:val="000000" w:themeColor="text1"/>
          <w:sz w:val="20"/>
          <w:szCs w:val="20"/>
          <w:rPrChange w:id="1650" w:author="Zahid Syed" w:date="2025-09-24T13:00:00Z" w16du:dateUtc="2025-09-24T04:00:00Z">
            <w:rPr>
              <w:rFonts w:ascii="Times New Roman" w:eastAsia="Yu Gothic" w:hAnsi="Times New Roman" w:cs="Times New Roman"/>
              <w:i/>
              <w:iCs/>
              <w:color w:val="000000"/>
              <w:sz w:val="20"/>
              <w:szCs w:val="20"/>
            </w:rPr>
          </w:rPrChange>
        </w:rPr>
        <w:t xml:space="preserve"> Shadday</w:t>
      </w:r>
      <w:r w:rsidRPr="00E13F4E">
        <w:rPr>
          <w:rFonts w:ascii="Times New Roman" w:eastAsia="Yu Gothic" w:hAnsi="Times New Roman" w:cs="Times New Roman"/>
          <w:color w:val="000000" w:themeColor="text1"/>
          <w:sz w:val="20"/>
          <w:szCs w:val="20"/>
          <w:rPrChange w:id="1651" w:author="Zahid Syed" w:date="2025-09-24T13:00:00Z" w16du:dateUtc="2025-09-24T04:00:00Z">
            <w:rPr>
              <w:rFonts w:ascii="Times New Roman" w:eastAsia="Yu Gothic" w:hAnsi="Times New Roman" w:cs="Times New Roman"/>
              <w:color w:val="000000"/>
              <w:sz w:val="20"/>
              <w:szCs w:val="20"/>
            </w:rPr>
          </w:rPrChange>
        </w:rPr>
        <w:t>.</w:t>
      </w:r>
    </w:p>
    <w:p w14:paraId="69964592" w14:textId="77777777" w:rsidR="00B335E1" w:rsidRPr="00E13F4E" w:rsidRDefault="00B335E1" w:rsidP="005D5C5B">
      <w:pPr>
        <w:pStyle w:val="FootnoteText1"/>
        <w:rPr>
          <w:color w:val="000000" w:themeColor="text1"/>
          <w:rPrChange w:id="1652" w:author="Zahid Syed" w:date="2025-09-24T13:00:00Z" w16du:dateUtc="2025-09-24T04:00:00Z">
            <w:rPr/>
          </w:rPrChange>
        </w:rPr>
      </w:pPr>
      <w:r w:rsidRPr="00E13F4E">
        <w:rPr>
          <w:rFonts w:eastAsia="Yu Gothic"/>
          <w:color w:val="000000" w:themeColor="text1"/>
          <w:rPrChange w:id="1653" w:author="Zahid Syed" w:date="2025-09-24T13:00:00Z" w16du:dateUtc="2025-09-24T04:00:00Z">
            <w:rPr>
              <w:rFonts w:eastAsia="Yu Gothic"/>
              <w:color w:val="000000"/>
            </w:rPr>
          </w:rPrChange>
        </w:rPr>
        <w:t xml:space="preserve">    Linguistically, the Hebrew </w:t>
      </w:r>
      <w:r w:rsidRPr="00E13F4E">
        <w:rPr>
          <w:i/>
          <w:iCs/>
          <w:color w:val="000000" w:themeColor="text1"/>
          <w:rPrChange w:id="1654" w:author="Zahid Syed" w:date="2025-09-24T13:00:00Z" w16du:dateUtc="2025-09-24T04:00:00Z">
            <w:rPr>
              <w:i/>
              <w:iCs/>
              <w:color w:val="000000"/>
            </w:rPr>
          </w:rPrChange>
        </w:rPr>
        <w:t>Shadday</w:t>
      </w:r>
      <w:r w:rsidRPr="00E13F4E">
        <w:rPr>
          <w:color w:val="000000" w:themeColor="text1"/>
          <w:rPrChange w:id="1655" w:author="Zahid Syed" w:date="2025-09-24T13:00:00Z" w16du:dateUtc="2025-09-24T04:00:00Z">
            <w:rPr>
              <w:color w:val="000000"/>
            </w:rPr>
          </w:rPrChange>
        </w:rPr>
        <w:t xml:space="preserve"> in</w:t>
      </w:r>
      <w:r w:rsidRPr="00E13F4E">
        <w:rPr>
          <w:rFonts w:eastAsia="Yu Gothic"/>
          <w:color w:val="000000" w:themeColor="text1"/>
          <w:rPrChange w:id="1656" w:author="Zahid Syed" w:date="2025-09-24T13:00:00Z" w16du:dateUtc="2025-09-24T04:00:00Z">
            <w:rPr>
              <w:rFonts w:eastAsia="Yu Gothic"/>
              <w:color w:val="000000"/>
            </w:rPr>
          </w:rPrChange>
        </w:rPr>
        <w:t xml:space="preserve"> </w:t>
      </w:r>
      <w:r w:rsidRPr="00E13F4E">
        <w:rPr>
          <w:i/>
          <w:iCs/>
          <w:color w:val="000000" w:themeColor="text1"/>
          <w:rPrChange w:id="1657" w:author="Zahid Syed" w:date="2025-09-24T13:00:00Z" w16du:dateUtc="2025-09-24T04:00:00Z">
            <w:rPr>
              <w:i/>
              <w:iCs/>
              <w:color w:val="000000"/>
            </w:rPr>
          </w:rPrChange>
        </w:rPr>
        <w:t>Ēl Shadday</w:t>
      </w:r>
      <w:r w:rsidRPr="00E13F4E">
        <w:rPr>
          <w:color w:val="000000" w:themeColor="text1"/>
          <w:rPrChange w:id="1658" w:author="Zahid Syed" w:date="2025-09-24T13:00:00Z" w16du:dateUtc="2025-09-24T04:00:00Z">
            <w:rPr>
              <w:color w:val="000000"/>
            </w:rPr>
          </w:rPrChange>
        </w:rPr>
        <w:t xml:space="preserve"> relates to the Arabic: </w:t>
      </w:r>
      <w:r w:rsidRPr="00E13F4E">
        <w:rPr>
          <w:i/>
          <w:iCs/>
          <w:color w:val="000000" w:themeColor="text1"/>
          <w:rPrChange w:id="1659" w:author="Zahid Syed" w:date="2025-09-24T13:00:00Z" w16du:dateUtc="2025-09-24T04:00:00Z">
            <w:rPr>
              <w:i/>
              <w:iCs/>
              <w:color w:val="000000"/>
            </w:rPr>
          </w:rPrChange>
        </w:rPr>
        <w:t>al-shad</w:t>
      </w:r>
      <w:r w:rsidRPr="00E13F4E">
        <w:rPr>
          <w:i/>
          <w:iCs/>
          <w:color w:val="000000" w:themeColor="text1"/>
          <w:rPrChange w:id="1660" w:author="Zahid Syed" w:date="2025-09-24T13:00:00Z" w16du:dateUtc="2025-09-24T04:00:00Z">
            <w:rPr>
              <w:i/>
              <w:iCs/>
            </w:rPr>
          </w:rPrChange>
        </w:rPr>
        <w:t>ī</w:t>
      </w:r>
      <w:r w:rsidRPr="00E13F4E">
        <w:rPr>
          <w:i/>
          <w:iCs/>
          <w:color w:val="000000" w:themeColor="text1"/>
          <w:rPrChange w:id="1661" w:author="Zahid Syed" w:date="2025-09-24T13:00:00Z" w16du:dateUtc="2025-09-24T04:00:00Z">
            <w:rPr>
              <w:i/>
              <w:iCs/>
              <w:color w:val="000000"/>
            </w:rPr>
          </w:rPrChange>
        </w:rPr>
        <w:t>d</w:t>
      </w:r>
      <w:r w:rsidRPr="00E13F4E">
        <w:rPr>
          <w:color w:val="000000" w:themeColor="text1"/>
          <w:rPrChange w:id="1662" w:author="Zahid Syed" w:date="2025-09-24T13:00:00Z" w16du:dateUtc="2025-09-24T04:00:00Z">
            <w:rPr>
              <w:color w:val="000000"/>
            </w:rPr>
          </w:rPrChange>
        </w:rPr>
        <w:t xml:space="preserve">, “might,” “strong,” “forceful,” “relentless.” It has no relation to the word “breast” (Hebrew: </w:t>
      </w:r>
      <w:r w:rsidRPr="00E13F4E">
        <w:rPr>
          <w:i/>
          <w:iCs/>
          <w:color w:val="000000" w:themeColor="text1"/>
          <w:rPrChange w:id="1663" w:author="Zahid Syed" w:date="2025-09-24T13:00:00Z" w16du:dateUtc="2025-09-24T04:00:00Z">
            <w:rPr>
              <w:i/>
              <w:iCs/>
              <w:color w:val="000000"/>
            </w:rPr>
          </w:rPrChange>
        </w:rPr>
        <w:t>shadh</w:t>
      </w:r>
      <w:r w:rsidRPr="00E13F4E">
        <w:rPr>
          <w:color w:val="000000" w:themeColor="text1"/>
          <w:rPrChange w:id="1664" w:author="Zahid Syed" w:date="2025-09-24T13:00:00Z" w16du:dateUtc="2025-09-24T04:00:00Z">
            <w:rPr>
              <w:color w:val="000000"/>
            </w:rPr>
          </w:rPrChange>
        </w:rPr>
        <w:t xml:space="preserve">; Arabic: </w:t>
      </w:r>
      <w:r w:rsidRPr="00E13F4E">
        <w:rPr>
          <w:i/>
          <w:iCs/>
          <w:color w:val="000000" w:themeColor="text1"/>
          <w:rPrChange w:id="1665" w:author="Zahid Syed" w:date="2025-09-24T13:00:00Z" w16du:dateUtc="2025-09-24T04:00:00Z">
            <w:rPr>
              <w:i/>
              <w:iCs/>
              <w:color w:val="000000"/>
            </w:rPr>
          </w:rPrChange>
        </w:rPr>
        <w:t>thady</w:t>
      </w:r>
      <w:r w:rsidRPr="00E13F4E">
        <w:rPr>
          <w:color w:val="000000" w:themeColor="text1"/>
          <w:rPrChange w:id="1666" w:author="Zahid Syed" w:date="2025-09-24T13:00:00Z" w16du:dateUtc="2025-09-24T04:00:00Z">
            <w:rPr>
              <w:color w:val="000000"/>
            </w:rPr>
          </w:rPrChange>
        </w:rPr>
        <w:t xml:space="preserve">), which is an ancient and common cognate in the Northern Semitic tongues. The fact that </w:t>
      </w:r>
      <w:r w:rsidRPr="00E13F4E">
        <w:rPr>
          <w:i/>
          <w:iCs/>
          <w:color w:val="000000" w:themeColor="text1"/>
          <w:rPrChange w:id="1667" w:author="Zahid Syed" w:date="2025-09-24T13:00:00Z" w16du:dateUtc="2025-09-24T04:00:00Z">
            <w:rPr>
              <w:i/>
              <w:iCs/>
              <w:color w:val="000000"/>
            </w:rPr>
          </w:rPrChange>
        </w:rPr>
        <w:t>Shadday</w:t>
      </w:r>
      <w:r w:rsidRPr="00E13F4E">
        <w:rPr>
          <w:color w:val="000000" w:themeColor="text1"/>
          <w:rPrChange w:id="1668" w:author="Zahid Syed" w:date="2025-09-24T13:00:00Z" w16du:dateUtc="2025-09-24T04:00:00Z">
            <w:rPr>
              <w:color w:val="000000"/>
            </w:rPr>
          </w:rPrChange>
        </w:rPr>
        <w:t xml:space="preserve"> conveys the meaning of “might” and “destruction” that have been Traditionally associated with it is born out—especially in relation to Arabic, which—as is well known to linguists and as we frequently illustrate in this work stands out as one of the purest and most ancient forms of Semitic—by the doubling of the “d,” which is not semantically or morphologically possible with the word “breast,” (Hebrew: </w:t>
      </w:r>
      <w:r w:rsidRPr="00E13F4E">
        <w:rPr>
          <w:i/>
          <w:iCs/>
          <w:color w:val="000000" w:themeColor="text1"/>
          <w:rPrChange w:id="1669" w:author="Zahid Syed" w:date="2025-09-24T13:00:00Z" w16du:dateUtc="2025-09-24T04:00:00Z">
            <w:rPr>
              <w:i/>
              <w:iCs/>
              <w:color w:val="000000"/>
            </w:rPr>
          </w:rPrChange>
        </w:rPr>
        <w:t>shadh</w:t>
      </w:r>
      <w:r w:rsidRPr="00E13F4E">
        <w:rPr>
          <w:color w:val="000000" w:themeColor="text1"/>
          <w:rPrChange w:id="1670" w:author="Zahid Syed" w:date="2025-09-24T13:00:00Z" w16du:dateUtc="2025-09-24T04:00:00Z">
            <w:rPr>
              <w:color w:val="000000"/>
            </w:rPr>
          </w:rPrChange>
        </w:rPr>
        <w:t xml:space="preserve">; Arabic: </w:t>
      </w:r>
      <w:r w:rsidRPr="00E13F4E">
        <w:rPr>
          <w:i/>
          <w:iCs/>
          <w:color w:val="000000" w:themeColor="text1"/>
          <w:rPrChange w:id="1671" w:author="Zahid Syed" w:date="2025-09-24T13:00:00Z" w16du:dateUtc="2025-09-24T04:00:00Z">
            <w:rPr>
              <w:i/>
              <w:iCs/>
              <w:color w:val="000000"/>
            </w:rPr>
          </w:rPrChange>
        </w:rPr>
        <w:t>thady</w:t>
      </w:r>
      <w:r w:rsidRPr="00E13F4E">
        <w:rPr>
          <w:color w:val="000000" w:themeColor="text1"/>
          <w:rPrChange w:id="1672" w:author="Zahid Syed" w:date="2025-09-24T13:00:00Z" w16du:dateUtc="2025-09-24T04:00:00Z">
            <w:rPr>
              <w:color w:val="000000"/>
            </w:rPr>
          </w:rPrChange>
        </w:rPr>
        <w:t>), which is derived from a very different root and cannot double the “d.”</w:t>
      </w:r>
    </w:p>
  </w:footnote>
  <w:footnote w:id="61">
    <w:p w14:paraId="44F7CFD9" w14:textId="77777777" w:rsidR="00B335E1" w:rsidRPr="00E13F4E" w:rsidRDefault="00B335E1" w:rsidP="005D5C5B">
      <w:pPr>
        <w:pStyle w:val="FootnoteText1"/>
        <w:rPr>
          <w:color w:val="000000" w:themeColor="text1"/>
          <w:rPrChange w:id="1678" w:author="Zahid Syed" w:date="2025-09-24T13:00:00Z" w16du:dateUtc="2025-09-24T04:00:00Z">
            <w:rPr/>
          </w:rPrChange>
        </w:rPr>
      </w:pPr>
      <w:r w:rsidRPr="00E13F4E">
        <w:rPr>
          <w:rStyle w:val="FootnoteReference"/>
          <w:color w:val="000000" w:themeColor="text1"/>
          <w:rPrChange w:id="1679" w:author="Zahid Syed" w:date="2025-09-24T13:00:00Z" w16du:dateUtc="2025-09-24T04:00:00Z">
            <w:rPr>
              <w:rStyle w:val="FootnoteReference"/>
            </w:rPr>
          </w:rPrChange>
        </w:rPr>
        <w:footnoteRef/>
      </w:r>
      <w:r w:rsidRPr="00E13F4E">
        <w:rPr>
          <w:color w:val="000000" w:themeColor="text1"/>
          <w:rPrChange w:id="1680" w:author="Zahid Syed" w:date="2025-09-24T13:00:00Z" w16du:dateUtc="2025-09-24T04:00:00Z">
            <w:rPr/>
          </w:rPrChange>
        </w:rPr>
        <w:t xml:space="preserve"> </w:t>
      </w:r>
      <w:r w:rsidRPr="00E13F4E">
        <w:rPr>
          <w:rFonts w:eastAsia="Yu Gothic"/>
          <w:b/>
          <w:bCs/>
          <w:color w:val="000000" w:themeColor="text1"/>
          <w:rPrChange w:id="1681" w:author="Zahid Syed" w:date="2025-09-24T13:00:00Z" w16du:dateUtc="2025-09-24T04:00:00Z">
            <w:rPr>
              <w:rFonts w:eastAsia="Yu Gothic"/>
              <w:b/>
              <w:bCs/>
              <w:color w:val="000000"/>
            </w:rPr>
          </w:rPrChange>
        </w:rPr>
        <w:t>The Prophet Enoch</w:t>
      </w:r>
      <w:r w:rsidRPr="00E13F4E">
        <w:rPr>
          <w:rFonts w:eastAsia="Yu Gothic"/>
          <w:color w:val="000000" w:themeColor="text1"/>
          <w:rPrChange w:id="1682" w:author="Zahid Syed" w:date="2025-09-24T13:00:00Z" w16du:dateUtc="2025-09-24T04:00:00Z">
            <w:rPr>
              <w:rFonts w:eastAsia="Yu Gothic"/>
              <w:color w:val="000000"/>
            </w:rPr>
          </w:rPrChange>
        </w:rPr>
        <w:t xml:space="preserve">, whom we will discuss in depth in Volume Six, is generally identified with the </w:t>
      </w:r>
      <w:r w:rsidRPr="00E13F4E">
        <w:rPr>
          <w:color w:val="000000" w:themeColor="text1"/>
          <w:rPrChange w:id="1683" w:author="Zahid Syed" w:date="2025-09-24T13:00:00Z" w16du:dateUtc="2025-09-24T04:00:00Z">
            <w:rPr/>
          </w:rPrChange>
        </w:rPr>
        <w:t>Qur’ānic</w:t>
      </w:r>
      <w:r w:rsidRPr="00E13F4E">
        <w:rPr>
          <w:rFonts w:eastAsia="Yu Gothic"/>
          <w:color w:val="000000" w:themeColor="text1"/>
          <w:rPrChange w:id="1684" w:author="Zahid Syed" w:date="2025-09-24T13:00:00Z" w16du:dateUtc="2025-09-24T04:00:00Z">
            <w:rPr>
              <w:rFonts w:eastAsia="Yu Gothic"/>
              <w:color w:val="000000"/>
            </w:rPr>
          </w:rPrChange>
        </w:rPr>
        <w:t xml:space="preserve"> Prophet Idr</w:t>
      </w:r>
      <w:r w:rsidRPr="00E13F4E">
        <w:rPr>
          <w:color w:val="000000" w:themeColor="text1"/>
          <w:rPrChange w:id="1685" w:author="Zahid Syed" w:date="2025-09-24T13:00:00Z" w16du:dateUtc="2025-09-24T04:00:00Z">
            <w:rPr/>
          </w:rPrChange>
        </w:rPr>
        <w:t>ī</w:t>
      </w:r>
      <w:r w:rsidRPr="00E13F4E">
        <w:rPr>
          <w:rFonts w:eastAsia="Yu Gothic"/>
          <w:color w:val="000000" w:themeColor="text1"/>
          <w:rPrChange w:id="1686" w:author="Zahid Syed" w:date="2025-09-24T13:00:00Z" w16du:dateUtc="2025-09-24T04:00:00Z">
            <w:rPr>
              <w:rFonts w:eastAsia="Yu Gothic"/>
              <w:color w:val="000000"/>
            </w:rPr>
          </w:rPrChange>
        </w:rPr>
        <w:t>s. Enoch-Idr</w:t>
      </w:r>
      <w:r w:rsidRPr="00E13F4E">
        <w:rPr>
          <w:color w:val="000000" w:themeColor="text1"/>
          <w:rPrChange w:id="1687" w:author="Zahid Syed" w:date="2025-09-24T13:00:00Z" w16du:dateUtc="2025-09-24T04:00:00Z">
            <w:rPr/>
          </w:rPrChange>
        </w:rPr>
        <w:t>ī</w:t>
      </w:r>
      <w:r w:rsidRPr="00E13F4E">
        <w:rPr>
          <w:rFonts w:eastAsia="Yu Gothic"/>
          <w:color w:val="000000" w:themeColor="text1"/>
          <w:rPrChange w:id="1688" w:author="Zahid Syed" w:date="2025-09-24T13:00:00Z" w16du:dateUtc="2025-09-24T04:00:00Z">
            <w:rPr>
              <w:rFonts w:eastAsia="Yu Gothic"/>
              <w:color w:val="000000"/>
            </w:rPr>
          </w:rPrChange>
        </w:rPr>
        <w:t>s was an antediluvian Prophet-Messenger, six generations removed from Adam. He was also the great-grandfather of the Prophet Noah. Among the Children of Israel and the later Pharisaic-Rabbis, he</w:t>
      </w:r>
      <w:r w:rsidRPr="00E13F4E">
        <w:rPr>
          <w:color w:val="000000" w:themeColor="text1"/>
          <w:rPrChange w:id="1689" w:author="Zahid Syed" w:date="2025-09-24T13:00:00Z" w16du:dateUtc="2025-09-24T04:00:00Z">
            <w:rPr>
              <w:color w:val="000000"/>
            </w:rPr>
          </w:rPrChange>
        </w:rPr>
        <w:t xml:space="preserve"> became the subject of extensive apocryphal literature for six hundred years during the period from the third century BCE until the third century CE. Enoch was high revered and believed to have been the recipient of extensive secret knowledge from God, which we will look at later in our discussion of Idr</w:t>
      </w:r>
      <w:r w:rsidRPr="00E13F4E">
        <w:rPr>
          <w:color w:val="000000" w:themeColor="text1"/>
          <w:rPrChange w:id="1690" w:author="Zahid Syed" w:date="2025-09-24T13:00:00Z" w16du:dateUtc="2025-09-24T04:00:00Z">
            <w:rPr/>
          </w:rPrChange>
        </w:rPr>
        <w:t>ī</w:t>
      </w:r>
      <w:r w:rsidRPr="00E13F4E">
        <w:rPr>
          <w:color w:val="000000" w:themeColor="text1"/>
          <w:rPrChange w:id="1691" w:author="Zahid Syed" w:date="2025-09-24T13:00:00Z" w16du:dateUtc="2025-09-24T04:00:00Z">
            <w:rPr>
              <w:color w:val="000000"/>
            </w:rPr>
          </w:rPrChange>
        </w:rPr>
        <w:t>s and the Hermetic Tradition.</w:t>
      </w:r>
    </w:p>
  </w:footnote>
  <w:footnote w:id="62">
    <w:p w14:paraId="71EDA18E" w14:textId="77777777" w:rsidR="00B335E1" w:rsidRPr="00E13F4E" w:rsidRDefault="00B335E1" w:rsidP="005D5C5B">
      <w:pPr>
        <w:autoSpaceDE w:val="0"/>
        <w:autoSpaceDN w:val="0"/>
        <w:adjustRightInd w:val="0"/>
        <w:spacing w:after="0" w:line="240" w:lineRule="auto"/>
        <w:rPr>
          <w:rFonts w:ascii="Times New Roman" w:eastAsia="Yu Gothic" w:hAnsi="Times New Roman" w:cs="Times New Roman"/>
          <w:color w:val="000000" w:themeColor="text1"/>
          <w:sz w:val="20"/>
          <w:szCs w:val="20"/>
          <w:rPrChange w:id="1692" w:author="Zahid Syed" w:date="2025-09-24T13:00:00Z" w16du:dateUtc="2025-09-24T04:00:00Z">
            <w:rPr>
              <w:rFonts w:ascii="Times New Roman" w:eastAsia="Yu Gothic" w:hAnsi="Times New Roman" w:cs="Times New Roman"/>
              <w:color w:val="18191A"/>
              <w:sz w:val="20"/>
              <w:szCs w:val="20"/>
            </w:rPr>
          </w:rPrChange>
        </w:rPr>
      </w:pPr>
      <w:r w:rsidRPr="00E13F4E">
        <w:rPr>
          <w:rStyle w:val="FootnoteReference"/>
          <w:rFonts w:ascii="Times New Roman" w:hAnsi="Times New Roman" w:cs="Times New Roman"/>
          <w:color w:val="000000" w:themeColor="text1"/>
          <w:sz w:val="20"/>
          <w:szCs w:val="20"/>
          <w:rPrChange w:id="1693"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694"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b/>
          <w:bCs/>
          <w:color w:val="000000" w:themeColor="text1"/>
          <w:sz w:val="20"/>
          <w:szCs w:val="20"/>
          <w:rPrChange w:id="1695" w:author="Zahid Syed" w:date="2025-09-24T13:00:00Z" w16du:dateUtc="2025-09-24T04:00:00Z">
            <w:rPr>
              <w:rFonts w:ascii="Times New Roman" w:eastAsia="Yu Gothic" w:hAnsi="Times New Roman" w:cs="Times New Roman"/>
              <w:b/>
              <w:bCs/>
              <w:color w:val="18191A"/>
              <w:sz w:val="20"/>
              <w:szCs w:val="20"/>
            </w:rPr>
          </w:rPrChange>
        </w:rPr>
        <w:t>Hanukkah</w:t>
      </w:r>
      <w:r w:rsidRPr="00E13F4E">
        <w:rPr>
          <w:rFonts w:ascii="Times New Roman" w:eastAsia="Yu Gothic" w:hAnsi="Times New Roman" w:cs="Times New Roman"/>
          <w:color w:val="000000" w:themeColor="text1"/>
          <w:sz w:val="20"/>
          <w:szCs w:val="20"/>
          <w:rPrChange w:id="1696" w:author="Zahid Syed" w:date="2025-09-24T13:00:00Z" w16du:dateUtc="2025-09-24T04:00:00Z">
            <w:rPr>
              <w:rFonts w:ascii="Times New Roman" w:eastAsia="Yu Gothic" w:hAnsi="Times New Roman" w:cs="Times New Roman"/>
              <w:color w:val="18191A"/>
              <w:sz w:val="20"/>
              <w:szCs w:val="20"/>
            </w:rPr>
          </w:rPrChange>
        </w:rPr>
        <w:t xml:space="preserve"> (Hebrew:</w:t>
      </w:r>
      <w:r w:rsidRPr="00E13F4E">
        <w:rPr>
          <w:rFonts w:ascii="Times New Roman" w:eastAsia="Yu Gothic" w:hAnsi="Times New Roman" w:cs="Times New Roman"/>
          <w:i/>
          <w:iCs/>
          <w:color w:val="000000" w:themeColor="text1"/>
          <w:sz w:val="20"/>
          <w:szCs w:val="20"/>
          <w:rPrChange w:id="1697" w:author="Zahid Syed" w:date="2025-09-24T13:00:00Z" w16du:dateUtc="2025-09-24T04:00:00Z">
            <w:rPr>
              <w:rFonts w:ascii="Times New Roman" w:eastAsia="Yu Gothic" w:hAnsi="Times New Roman" w:cs="Times New Roman"/>
              <w:i/>
              <w:iCs/>
              <w:color w:val="18191A"/>
              <w:sz w:val="20"/>
              <w:szCs w:val="20"/>
            </w:rPr>
          </w:rPrChange>
        </w:rPr>
        <w:t xml:space="preserve"> Ḥanukk</w:t>
      </w:r>
      <w:r w:rsidRPr="00E13F4E">
        <w:rPr>
          <w:rFonts w:ascii="Times New Roman" w:hAnsi="Times New Roman" w:cs="Times New Roman"/>
          <w:i/>
          <w:iCs/>
          <w:color w:val="000000" w:themeColor="text1"/>
          <w:sz w:val="20"/>
          <w:szCs w:val="20"/>
          <w:rPrChange w:id="1698" w:author="Zahid Syed" w:date="2025-09-24T13:00:00Z" w16du:dateUtc="2025-09-24T04:00:00Z">
            <w:rPr>
              <w:rFonts w:ascii="Times New Roman" w:hAnsi="Times New Roman" w:cs="Times New Roman"/>
              <w:i/>
              <w:iCs/>
              <w:sz w:val="20"/>
              <w:szCs w:val="20"/>
            </w:rPr>
          </w:rPrChange>
        </w:rPr>
        <w:t>ā</w:t>
      </w:r>
      <w:r w:rsidRPr="00E13F4E">
        <w:rPr>
          <w:rFonts w:ascii="Times New Roman" w:eastAsia="Yu Gothic" w:hAnsi="Times New Roman" w:cs="Times New Roman"/>
          <w:i/>
          <w:iCs/>
          <w:color w:val="000000" w:themeColor="text1"/>
          <w:sz w:val="20"/>
          <w:szCs w:val="20"/>
          <w:rPrChange w:id="1699" w:author="Zahid Syed" w:date="2025-09-24T13:00:00Z" w16du:dateUtc="2025-09-24T04:00:00Z">
            <w:rPr>
              <w:rFonts w:ascii="Times New Roman" w:eastAsia="Yu Gothic" w:hAnsi="Times New Roman" w:cs="Times New Roman"/>
              <w:i/>
              <w:iCs/>
              <w:color w:val="18191A"/>
              <w:sz w:val="20"/>
              <w:szCs w:val="20"/>
            </w:rPr>
          </w:rPrChange>
        </w:rPr>
        <w:t>h</w:t>
      </w:r>
      <w:r w:rsidRPr="00E13F4E">
        <w:rPr>
          <w:rFonts w:ascii="Times New Roman" w:eastAsia="Yu Gothic" w:hAnsi="Times New Roman" w:cs="Times New Roman"/>
          <w:color w:val="000000" w:themeColor="text1"/>
          <w:sz w:val="20"/>
          <w:szCs w:val="20"/>
          <w:rPrChange w:id="1700" w:author="Zahid Syed" w:date="2025-09-24T13:00:00Z" w16du:dateUtc="2025-09-24T04:00:00Z">
            <w:rPr>
              <w:rFonts w:ascii="Times New Roman" w:eastAsia="Yu Gothic" w:hAnsi="Times New Roman" w:cs="Times New Roman"/>
              <w:color w:val="18191A"/>
              <w:sz w:val="20"/>
              <w:szCs w:val="20"/>
            </w:rPr>
          </w:rPrChange>
        </w:rPr>
        <w:t>) means “consecration” or “dedication” and refers to the historical restoration of sanctity of the Second Temple through its purification and rededication at the beginning of the Revolt of the Maccabees against the Seleucid Empire during the second century BCE.</w:t>
      </w:r>
    </w:p>
  </w:footnote>
  <w:footnote w:id="63">
    <w:p w14:paraId="445BA9BD"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1701"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1702"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703"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1704" w:author="Zahid Syed" w:date="2025-09-24T13:00:00Z" w16du:dateUtc="2025-09-24T04:00:00Z">
            <w:rPr>
              <w:rFonts w:ascii="Times New Roman" w:hAnsi="Times New Roman" w:cs="Times New Roman"/>
              <w:b/>
              <w:bCs/>
              <w:sz w:val="20"/>
              <w:szCs w:val="20"/>
            </w:rPr>
          </w:rPrChange>
        </w:rPr>
        <w:t>The Book of Enoch</w:t>
      </w:r>
      <w:r w:rsidRPr="00E13F4E">
        <w:rPr>
          <w:rFonts w:ascii="Times New Roman" w:hAnsi="Times New Roman" w:cs="Times New Roman"/>
          <w:color w:val="000000" w:themeColor="text1"/>
          <w:sz w:val="20"/>
          <w:szCs w:val="20"/>
          <w:rPrChange w:id="1705" w:author="Zahid Syed" w:date="2025-09-24T13:00:00Z" w16du:dateUtc="2025-09-24T04:00:00Z">
            <w:rPr>
              <w:rFonts w:ascii="Times New Roman" w:hAnsi="Times New Roman" w:cs="Times New Roman"/>
              <w:sz w:val="20"/>
              <w:szCs w:val="20"/>
            </w:rPr>
          </w:rPrChange>
        </w:rPr>
        <w:t xml:space="preserve"> (Hebrew: </w:t>
      </w:r>
      <w:r w:rsidRPr="00E13F4E">
        <w:rPr>
          <w:rFonts w:ascii="Times New Roman" w:hAnsi="Times New Roman" w:cs="Times New Roman"/>
          <w:i/>
          <w:iCs/>
          <w:color w:val="000000" w:themeColor="text1"/>
          <w:sz w:val="20"/>
          <w:szCs w:val="20"/>
          <w:rPrChange w:id="1706" w:author="Zahid Syed" w:date="2025-09-24T13:00:00Z" w16du:dateUtc="2025-09-24T04:00:00Z">
            <w:rPr>
              <w:rFonts w:ascii="Times New Roman" w:hAnsi="Times New Roman" w:cs="Times New Roman"/>
              <w:i/>
              <w:iCs/>
              <w:color w:val="202122"/>
              <w:sz w:val="20"/>
              <w:szCs w:val="20"/>
            </w:rPr>
          </w:rPrChange>
        </w:rPr>
        <w:t>Sēfer Ḥan</w:t>
      </w:r>
      <w:r w:rsidRPr="00E13F4E">
        <w:rPr>
          <w:rFonts w:ascii="Times New Roman" w:hAnsi="Times New Roman" w:cs="Times New Roman"/>
          <w:i/>
          <w:iCs/>
          <w:color w:val="000000" w:themeColor="text1"/>
          <w:sz w:val="20"/>
          <w:szCs w:val="20"/>
          <w:rPrChange w:id="1707" w:author="Zahid Syed" w:date="2025-09-24T13:00:00Z" w16du:dateUtc="2025-09-24T04:00:00Z">
            <w:rPr>
              <w:rFonts w:ascii="Times New Roman" w:hAnsi="Times New Roman" w:cs="Times New Roman"/>
              <w:i/>
              <w:iCs/>
              <w:color w:val="000000"/>
              <w:sz w:val="20"/>
              <w:szCs w:val="20"/>
            </w:rPr>
          </w:rPrChange>
        </w:rPr>
        <w:t>ô</w:t>
      </w:r>
      <w:r w:rsidRPr="00E13F4E">
        <w:rPr>
          <w:rFonts w:ascii="Times New Roman" w:hAnsi="Times New Roman" w:cs="Times New Roman"/>
          <w:i/>
          <w:iCs/>
          <w:color w:val="000000" w:themeColor="text1"/>
          <w:sz w:val="20"/>
          <w:szCs w:val="20"/>
          <w:rPrChange w:id="1708" w:author="Zahid Syed" w:date="2025-09-24T13:00:00Z" w16du:dateUtc="2025-09-24T04:00:00Z">
            <w:rPr>
              <w:rFonts w:ascii="Times New Roman" w:hAnsi="Times New Roman" w:cs="Times New Roman"/>
              <w:i/>
              <w:iCs/>
              <w:color w:val="202122"/>
              <w:sz w:val="20"/>
              <w:szCs w:val="20"/>
            </w:rPr>
          </w:rPrChange>
        </w:rPr>
        <w:t>kh</w:t>
      </w:r>
      <w:r w:rsidRPr="00E13F4E">
        <w:rPr>
          <w:rFonts w:ascii="Times New Roman" w:hAnsi="Times New Roman" w:cs="Times New Roman"/>
          <w:color w:val="000000" w:themeColor="text1"/>
          <w:sz w:val="20"/>
          <w:szCs w:val="20"/>
          <w:rPrChange w:id="1709" w:author="Zahid Syed" w:date="2025-09-24T13:00:00Z" w16du:dateUtc="2025-09-24T04:00:00Z">
            <w:rPr>
              <w:rFonts w:ascii="Times New Roman" w:hAnsi="Times New Roman" w:cs="Times New Roman"/>
              <w:color w:val="202122"/>
              <w:sz w:val="20"/>
              <w:szCs w:val="20"/>
            </w:rPr>
          </w:rPrChange>
        </w:rPr>
        <w:t xml:space="preserve">; Old Ethiopic: </w:t>
      </w:r>
      <w:r w:rsidRPr="00E13F4E">
        <w:rPr>
          <w:rFonts w:ascii="Times New Roman" w:hAnsi="Times New Roman" w:cs="Times New Roman"/>
          <w:i/>
          <w:iCs/>
          <w:color w:val="000000" w:themeColor="text1"/>
          <w:sz w:val="20"/>
          <w:szCs w:val="20"/>
          <w:rPrChange w:id="1710" w:author="Zahid Syed" w:date="2025-09-24T13:00:00Z" w16du:dateUtc="2025-09-24T04:00:00Z">
            <w:rPr>
              <w:rFonts w:ascii="Times New Roman" w:hAnsi="Times New Roman" w:cs="Times New Roman"/>
              <w:i/>
              <w:iCs/>
              <w:color w:val="202122"/>
              <w:sz w:val="20"/>
              <w:szCs w:val="20"/>
            </w:rPr>
          </w:rPrChange>
        </w:rPr>
        <w:t>Maṣḥafa Hēnok</w:t>
      </w:r>
      <w:r w:rsidRPr="00E13F4E">
        <w:rPr>
          <w:rFonts w:ascii="Times New Roman" w:hAnsi="Times New Roman" w:cs="Times New Roman"/>
          <w:color w:val="000000" w:themeColor="text1"/>
          <w:sz w:val="20"/>
          <w:szCs w:val="20"/>
          <w:rPrChange w:id="1711" w:author="Zahid Syed" w:date="2025-09-24T13:00:00Z" w16du:dateUtc="2025-09-24T04:00:00Z">
            <w:rPr>
              <w:rFonts w:ascii="Times New Roman" w:hAnsi="Times New Roman" w:cs="Times New Roman"/>
              <w:color w:val="202122"/>
              <w:sz w:val="20"/>
              <w:szCs w:val="20"/>
            </w:rPr>
          </w:rPrChange>
        </w:rPr>
        <w:t>)</w:t>
      </w:r>
      <w:r w:rsidRPr="00E13F4E">
        <w:rPr>
          <w:rFonts w:ascii="Times New Roman" w:hAnsi="Times New Roman" w:cs="Times New Roman"/>
          <w:color w:val="000000" w:themeColor="text1"/>
          <w:sz w:val="20"/>
          <w:szCs w:val="20"/>
          <w:rPrChange w:id="1712" w:author="Zahid Syed" w:date="2025-09-24T13:00:00Z" w16du:dateUtc="2025-09-24T04:00:00Z">
            <w:rPr>
              <w:rFonts w:ascii="Times New Roman" w:hAnsi="Times New Roman" w:cs="Times New Roman"/>
              <w:sz w:val="20"/>
              <w:szCs w:val="20"/>
            </w:rPr>
          </w:rPrChange>
        </w:rPr>
        <w:t xml:space="preserve"> is an important and well-regarded work of Biblical Apocrypha. </w:t>
      </w:r>
      <w:r w:rsidRPr="00E13F4E">
        <w:rPr>
          <w:rFonts w:ascii="Times New Roman" w:eastAsia="Yu Gothic" w:hAnsi="Times New Roman" w:cs="Times New Roman"/>
          <w:color w:val="000000" w:themeColor="text1"/>
          <w:sz w:val="20"/>
          <w:szCs w:val="20"/>
          <w:rPrChange w:id="1713" w:author="Zahid Syed" w:date="2025-09-24T13:00:00Z" w16du:dateUtc="2025-09-24T04:00:00Z">
            <w:rPr>
              <w:rFonts w:ascii="Times New Roman" w:eastAsia="Yu Gothic" w:hAnsi="Times New Roman" w:cs="Times New Roman"/>
              <w:color w:val="000000"/>
              <w:sz w:val="20"/>
              <w:szCs w:val="20"/>
            </w:rPr>
          </w:rPrChange>
        </w:rPr>
        <w:t>The Book of Enoch is the most notable extant Apocalyptic work outside the canonical Scriptures, and it appears to have been widely read among the Jews in the Second Temple period.</w:t>
      </w:r>
      <w:r w:rsidRPr="00E13F4E">
        <w:rPr>
          <w:rFonts w:ascii="Times New Roman" w:hAnsi="Times New Roman" w:cs="Times New Roman"/>
          <w:color w:val="000000" w:themeColor="text1"/>
          <w:sz w:val="20"/>
          <w:szCs w:val="20"/>
          <w:rPrChange w:id="1714" w:author="Zahid Syed" w:date="2025-09-24T13:00:00Z" w16du:dateUtc="2025-09-24T04:00:00Z">
            <w:rPr>
              <w:rFonts w:ascii="Times New Roman" w:hAnsi="Times New Roman" w:cs="Times New Roman"/>
              <w:sz w:val="20"/>
              <w:szCs w:val="20"/>
            </w:rPr>
          </w:rPrChange>
        </w:rPr>
        <w:t xml:space="preserve"> It is actually made up of two separate books, the Ethiopian Book of Enoch (sometimes referred to as 1 Enoch) and the Slavonic Book of Enoch (2 Enoch). The Book of Enoch is not known to exist in any manuscript written in its original language but only in Ethiopic and Slavonic.</w:t>
      </w:r>
      <w:r w:rsidRPr="00E13F4E">
        <w:rPr>
          <w:rFonts w:ascii="Times New Roman" w:hAnsi="Times New Roman" w:cs="Times New Roman"/>
          <w:color w:val="000000" w:themeColor="text1"/>
          <w:sz w:val="20"/>
          <w:szCs w:val="20"/>
          <w:u w:val="single"/>
          <w:rPrChange w:id="1715" w:author="Zahid Syed" w:date="2025-09-24T13:00:00Z" w16du:dateUtc="2025-09-24T04:00:00Z">
            <w:rPr>
              <w:rFonts w:ascii="Times New Roman" w:hAnsi="Times New Roman" w:cs="Times New Roman"/>
              <w:sz w:val="20"/>
              <w:szCs w:val="20"/>
              <w:u w:val="single"/>
            </w:rPr>
          </w:rPrChange>
        </w:rPr>
        <w:t xml:space="preserve"> It is of note that both 1 Enoch and 2 Enoch present a universalistic attitude toward Prophetic religion very different from the nationalistic narrowness of post-Temple Pharisaic Judaism</w:t>
      </w:r>
      <w:r w:rsidRPr="00E13F4E">
        <w:rPr>
          <w:rFonts w:ascii="Times New Roman" w:hAnsi="Times New Roman" w:cs="Times New Roman"/>
          <w:color w:val="000000" w:themeColor="text1"/>
          <w:sz w:val="20"/>
          <w:szCs w:val="20"/>
          <w:rPrChange w:id="1716" w:author="Zahid Syed" w:date="2025-09-24T13:00:00Z" w16du:dateUtc="2025-09-24T04:00:00Z">
            <w:rPr>
              <w:rFonts w:ascii="Times New Roman" w:hAnsi="Times New Roman" w:cs="Times New Roman"/>
              <w:sz w:val="20"/>
              <w:szCs w:val="20"/>
            </w:rPr>
          </w:rPrChange>
        </w:rPr>
        <w:t xml:space="preserve">. As noted earlier, </w:t>
      </w:r>
      <w:r w:rsidRPr="00E13F4E">
        <w:rPr>
          <w:rFonts w:ascii="Times New Roman" w:eastAsia="Yu Gothic" w:hAnsi="Times New Roman" w:cs="Times New Roman"/>
          <w:color w:val="000000" w:themeColor="text1"/>
          <w:sz w:val="20"/>
          <w:szCs w:val="20"/>
          <w:rPrChange w:id="1717" w:author="Zahid Syed" w:date="2025-09-24T13:00:00Z" w16du:dateUtc="2025-09-24T04:00:00Z">
            <w:rPr>
              <w:rFonts w:ascii="Times New Roman" w:eastAsia="Yu Gothic" w:hAnsi="Times New Roman" w:cs="Times New Roman"/>
              <w:color w:val="000000"/>
              <w:sz w:val="20"/>
              <w:szCs w:val="20"/>
            </w:rPr>
          </w:rPrChange>
        </w:rPr>
        <w:t>our words “Apocryphal”</w:t>
      </w:r>
      <w:r w:rsidRPr="00E13F4E">
        <w:rPr>
          <w:rFonts w:ascii="Times New Roman" w:hAnsi="Times New Roman" w:cs="Times New Roman"/>
          <w:color w:val="000000" w:themeColor="text1"/>
          <w:sz w:val="20"/>
          <w:szCs w:val="20"/>
          <w:rPrChange w:id="1718" w:author="Zahid Syed" w:date="2025-09-24T13:00:00Z" w16du:dateUtc="2025-09-24T04:00:00Z">
            <w:rPr>
              <w:rFonts w:ascii="Times New Roman" w:hAnsi="Times New Roman" w:cs="Times New Roman"/>
              <w:sz w:val="20"/>
              <w:szCs w:val="20"/>
            </w:rPr>
          </w:rPrChange>
        </w:rPr>
        <w:t xml:space="preserve"> and our word “Apocrypha” come from the Greek plural </w:t>
      </w:r>
      <w:r w:rsidRPr="00E13F4E">
        <w:rPr>
          <w:rFonts w:ascii="Times New Roman" w:hAnsi="Times New Roman" w:cs="Times New Roman"/>
          <w:i/>
          <w:iCs/>
          <w:color w:val="000000" w:themeColor="text1"/>
          <w:sz w:val="20"/>
          <w:szCs w:val="20"/>
          <w:rPrChange w:id="1719" w:author="Zahid Syed" w:date="2025-09-24T13:00:00Z" w16du:dateUtc="2025-09-24T04:00:00Z">
            <w:rPr>
              <w:rFonts w:ascii="Times New Roman" w:hAnsi="Times New Roman" w:cs="Times New Roman"/>
              <w:i/>
              <w:iCs/>
              <w:sz w:val="20"/>
              <w:szCs w:val="20"/>
            </w:rPr>
          </w:rPrChange>
        </w:rPr>
        <w:t>apocrypha</w:t>
      </w:r>
      <w:r w:rsidRPr="00E13F4E">
        <w:rPr>
          <w:rFonts w:ascii="Times New Roman" w:hAnsi="Times New Roman" w:cs="Times New Roman"/>
          <w:color w:val="000000" w:themeColor="text1"/>
          <w:sz w:val="20"/>
          <w:szCs w:val="20"/>
          <w:rPrChange w:id="1720" w:author="Zahid Syed" w:date="2025-09-24T13:00:00Z" w16du:dateUtc="2025-09-24T04:00:00Z">
            <w:rPr>
              <w:rFonts w:ascii="Times New Roman" w:hAnsi="Times New Roman" w:cs="Times New Roman"/>
              <w:sz w:val="20"/>
              <w:szCs w:val="20"/>
            </w:rPr>
          </w:rPrChange>
        </w:rPr>
        <w:t xml:space="preserve"> (sing. </w:t>
      </w:r>
      <w:r w:rsidRPr="00E13F4E">
        <w:rPr>
          <w:rFonts w:ascii="Times New Roman" w:hAnsi="Times New Roman" w:cs="Times New Roman"/>
          <w:i/>
          <w:iCs/>
          <w:color w:val="000000" w:themeColor="text1"/>
          <w:sz w:val="20"/>
          <w:szCs w:val="20"/>
          <w:rPrChange w:id="1721" w:author="Zahid Syed" w:date="2025-09-24T13:00:00Z" w16du:dateUtc="2025-09-24T04:00:00Z">
            <w:rPr>
              <w:rFonts w:ascii="Times New Roman" w:hAnsi="Times New Roman" w:cs="Times New Roman"/>
              <w:i/>
              <w:iCs/>
              <w:sz w:val="20"/>
              <w:szCs w:val="20"/>
            </w:rPr>
          </w:rPrChange>
        </w:rPr>
        <w:t>apocryphon</w:t>
      </w:r>
      <w:r w:rsidRPr="00E13F4E">
        <w:rPr>
          <w:rFonts w:ascii="Times New Roman" w:hAnsi="Times New Roman" w:cs="Times New Roman"/>
          <w:color w:val="000000" w:themeColor="text1"/>
          <w:sz w:val="20"/>
          <w:szCs w:val="20"/>
          <w:rPrChange w:id="1722" w:author="Zahid Syed" w:date="2025-09-24T13:00:00Z" w16du:dateUtc="2025-09-24T04:00:00Z">
            <w:rPr>
              <w:rFonts w:ascii="Times New Roman" w:hAnsi="Times New Roman" w:cs="Times New Roman"/>
              <w:sz w:val="20"/>
              <w:szCs w:val="20"/>
            </w:rPr>
          </w:rPrChange>
        </w:rPr>
        <w:t>), which means “hidden.” The word often has a pejorative meaning of “spurious” and sometimes “esoteric.” Biblical Apocrypha, however, range from works that fit this pejorative connotation and others that do not, and the Book of Enoch falls into the non-pejorative category.</w:t>
      </w:r>
      <w:r w:rsidRPr="00E13F4E">
        <w:rPr>
          <w:rFonts w:ascii="Times New Roman" w:eastAsia="Yu Gothic" w:hAnsi="Times New Roman" w:cs="Times New Roman"/>
          <w:color w:val="000000" w:themeColor="text1"/>
          <w:sz w:val="20"/>
          <w:szCs w:val="20"/>
          <w:rPrChange w:id="1723" w:author="Zahid Syed" w:date="2025-09-24T13:00:00Z" w16du:dateUtc="2025-09-24T04:00:00Z">
            <w:rPr>
              <w:rFonts w:ascii="Times New Roman" w:eastAsia="Yu Gothic" w:hAnsi="Times New Roman" w:cs="Times New Roman"/>
              <w:color w:val="000000"/>
              <w:sz w:val="20"/>
              <w:szCs w:val="20"/>
            </w:rPr>
          </w:rPrChange>
        </w:rPr>
        <w:t xml:space="preserve"> Since the discovery of the Dead Sea Scrolls after World War II, they were shown to have many similarities and overlapings with related Apocryphal Enoch literature. Consequently, study of the Book of Enoch has become one of the most important branches of research dealing with the history and Theology of Christianity and Rabbinic Judaism during their formative periods. The Dead Sea Scrolls, however, are immensely more important, and—as we will see in Volume Five—reference to the Dead Sea Scrolls has become indispensable for any serious discussion of the history of Christianity and Judaism during the period of the Second Temple and following its destruction in 70 CE. </w:t>
      </w:r>
    </w:p>
  </w:footnote>
  <w:footnote w:id="64">
    <w:p w14:paraId="0B8B99BF" w14:textId="1E7DF8EC" w:rsidR="00B335E1" w:rsidRPr="00E13F4E" w:rsidRDefault="00B335E1" w:rsidP="005D5C5B">
      <w:pPr>
        <w:pStyle w:val="FootnoteText1"/>
        <w:rPr>
          <w:rFonts w:eastAsia="Yu Gothic"/>
          <w:color w:val="000000" w:themeColor="text1"/>
          <w:rPrChange w:id="1724" w:author="Zahid Syed" w:date="2025-09-24T13:00:00Z" w16du:dateUtc="2025-09-24T04:00:00Z">
            <w:rPr>
              <w:rFonts w:eastAsia="Yu Gothic"/>
              <w:color w:val="000000"/>
            </w:rPr>
          </w:rPrChange>
        </w:rPr>
      </w:pPr>
      <w:r w:rsidRPr="00E13F4E">
        <w:rPr>
          <w:rStyle w:val="FootnoteReference"/>
          <w:color w:val="000000" w:themeColor="text1"/>
          <w:rPrChange w:id="1725" w:author="Zahid Syed" w:date="2025-09-24T13:00:00Z" w16du:dateUtc="2025-09-24T04:00:00Z">
            <w:rPr>
              <w:rStyle w:val="FootnoteReference"/>
            </w:rPr>
          </w:rPrChange>
        </w:rPr>
        <w:footnoteRef/>
      </w:r>
      <w:r w:rsidRPr="00E13F4E">
        <w:rPr>
          <w:color w:val="000000" w:themeColor="text1"/>
          <w:rPrChange w:id="1726" w:author="Zahid Syed" w:date="2025-09-24T13:00:00Z" w16du:dateUtc="2025-09-24T04:00:00Z">
            <w:rPr/>
          </w:rPrChange>
        </w:rPr>
        <w:t xml:space="preserve"> </w:t>
      </w:r>
      <w:r w:rsidRPr="00E13F4E">
        <w:rPr>
          <w:rFonts w:eastAsia="Yu Gothic"/>
          <w:b/>
          <w:bCs/>
          <w:color w:val="000000" w:themeColor="text1"/>
          <w:rPrChange w:id="1727" w:author="Zahid Syed" w:date="2025-09-24T13:00:00Z" w16du:dateUtc="2025-09-24T04:00:00Z">
            <w:rPr>
              <w:rFonts w:eastAsia="Yu Gothic"/>
              <w:b/>
              <w:bCs/>
              <w:color w:val="000000"/>
            </w:rPr>
          </w:rPrChange>
        </w:rPr>
        <w:t>Dhū al-Kifl</w:t>
      </w:r>
      <w:r w:rsidRPr="00E13F4E">
        <w:rPr>
          <w:rFonts w:eastAsia="Yu Gothic"/>
          <w:color w:val="000000" w:themeColor="text1"/>
          <w:rPrChange w:id="1728" w:author="Zahid Syed" w:date="2025-09-24T13:00:00Z" w16du:dateUtc="2025-09-24T04:00:00Z">
            <w:rPr>
              <w:rFonts w:eastAsia="Yu Gothic"/>
              <w:color w:val="000000"/>
            </w:rPr>
          </w:rPrChange>
        </w:rPr>
        <w:t xml:space="preserve">, “he who bore an immense burden,” is an honorific and not a proper name. </w:t>
      </w:r>
      <w:r w:rsidRPr="00E13F4E">
        <w:rPr>
          <w:color w:val="000000" w:themeColor="text1"/>
          <w:rPrChange w:id="1729" w:author="Zahid Syed" w:date="2025-09-24T13:00:00Z" w16du:dateUtc="2025-09-24T04:00:00Z">
            <w:rPr>
              <w:color w:val="202122"/>
            </w:rPr>
          </w:rPrChange>
        </w:rPr>
        <w:t>Many Muslim scholars identify Dh</w:t>
      </w:r>
      <w:r w:rsidRPr="00E13F4E">
        <w:rPr>
          <w:color w:val="000000" w:themeColor="text1"/>
          <w:rPrChange w:id="1730" w:author="Zahid Syed" w:date="2025-09-24T13:00:00Z" w16du:dateUtc="2025-09-24T04:00:00Z">
            <w:rPr/>
          </w:rPrChange>
        </w:rPr>
        <w:t>ū al-Kifl as</w:t>
      </w:r>
      <w:r w:rsidRPr="00E13F4E">
        <w:rPr>
          <w:color w:val="000000" w:themeColor="text1"/>
          <w:rPrChange w:id="1731" w:author="Zahid Syed" w:date="2025-09-24T13:00:00Z" w16du:dateUtc="2025-09-24T04:00:00Z">
            <w:rPr>
              <w:color w:val="202122"/>
            </w:rPr>
          </w:rPrChange>
        </w:rPr>
        <w:t xml:space="preserve"> Obadiah (Hebrew, ‘Ōbhadhyāh or ‘Ōbhadhyāh</w:t>
      </w:r>
      <w:r w:rsidRPr="00E13F4E">
        <w:rPr>
          <w:color w:val="000000" w:themeColor="text1"/>
          <w:rPrChange w:id="1732" w:author="Zahid Syed" w:date="2025-09-24T13:00:00Z" w16du:dateUtc="2025-09-24T04:00:00Z">
            <w:rPr>
              <w:color w:val="000000"/>
            </w:rPr>
          </w:rPrChange>
        </w:rPr>
        <w:t>û</w:t>
      </w:r>
      <w:r w:rsidRPr="00E13F4E">
        <w:rPr>
          <w:color w:val="000000" w:themeColor="text1"/>
          <w:shd w:val="clear" w:color="auto" w:fill="FFFFFF"/>
          <w:rPrChange w:id="1733" w:author="Zahid Syed" w:date="2025-09-24T13:00:00Z" w16du:dateUtc="2025-09-24T04:00:00Z">
            <w:rPr>
              <w:color w:val="202122"/>
              <w:shd w:val="clear" w:color="auto" w:fill="FFFFFF"/>
            </w:rPr>
          </w:rPrChange>
        </w:rPr>
        <w:t>, meaning “servant of the Lord;” Arabic, ‘</w:t>
      </w:r>
      <w:r w:rsidRPr="00E13F4E">
        <w:rPr>
          <w:color w:val="000000" w:themeColor="text1"/>
          <w:rPrChange w:id="1734" w:author="Zahid Syed" w:date="2025-09-24T13:00:00Z" w16du:dateUtc="2025-09-24T04:00:00Z">
            <w:rPr/>
          </w:rPrChange>
        </w:rPr>
        <w:t xml:space="preserve">Ūbadiyā or ‘Ubayda), and the association, which is reasonable, will be discussed in Volume Six. </w:t>
      </w:r>
      <w:r w:rsidRPr="00E13F4E">
        <w:rPr>
          <w:color w:val="000000" w:themeColor="text1"/>
          <w:rPrChange w:id="1735" w:author="Zahid Syed" w:date="2025-09-24T13:00:00Z" w16du:dateUtc="2025-09-24T04:00:00Z">
            <w:rPr>
              <w:color w:val="202122"/>
            </w:rPr>
          </w:rPrChange>
        </w:rPr>
        <w:t xml:space="preserve">Little is known of Obadiah </w:t>
      </w:r>
      <w:r w:rsidRPr="00E13F4E">
        <w:rPr>
          <w:color w:val="000000" w:themeColor="text1"/>
          <w:rPrChange w:id="1736" w:author="Zahid Syed" w:date="2025-09-24T13:00:00Z" w16du:dateUtc="2025-09-24T04:00:00Z">
            <w:rPr/>
          </w:rPrChange>
        </w:rPr>
        <w:t xml:space="preserve"> and his times.</w:t>
      </w:r>
      <w:r w:rsidRPr="00E13F4E">
        <w:rPr>
          <w:color w:val="000000" w:themeColor="text1"/>
          <w:shd w:val="clear" w:color="auto" w:fill="FFFFFF"/>
          <w:rPrChange w:id="1737" w:author="Zahid Syed" w:date="2025-09-24T13:00:00Z" w16du:dateUtc="2025-09-24T04:00:00Z">
            <w:rPr>
              <w:color w:val="202122"/>
              <w:shd w:val="clear" w:color="auto" w:fill="FFFFFF"/>
            </w:rPr>
          </w:rPrChange>
        </w:rPr>
        <w:t xml:space="preserve"> </w:t>
      </w:r>
      <w:r w:rsidRPr="00E13F4E">
        <w:rPr>
          <w:rFonts w:eastAsia="Yu Gothic"/>
          <w:color w:val="000000" w:themeColor="text1"/>
          <w:rPrChange w:id="1738" w:author="Zahid Syed" w:date="2025-09-24T13:00:00Z" w16du:dateUtc="2025-09-24T04:00:00Z">
            <w:rPr>
              <w:rFonts w:eastAsia="Yu Gothic"/>
              <w:color w:val="000000"/>
            </w:rPr>
          </w:rPrChange>
        </w:rPr>
        <w:t>The Talmud refers to him as “a convert to Judaism” from Edom and states that he was a descendant of Eliphaz (El</w:t>
      </w:r>
      <w:r w:rsidRPr="00E13F4E">
        <w:rPr>
          <w:rFonts w:eastAsia="Yu Gothic"/>
          <w:color w:val="000000" w:themeColor="text1"/>
          <w:rPrChange w:id="1739" w:author="Zahid Syed" w:date="2025-09-24T13:00:00Z" w16du:dateUtc="2025-09-24T04:00:00Z">
            <w:rPr>
              <w:rFonts w:eastAsia="Yu Gothic"/>
              <w:color w:val="131314"/>
            </w:rPr>
          </w:rPrChange>
        </w:rPr>
        <w:t>îphāz; “My God is Pure” or “My God is Pure Gold”)</w:t>
      </w:r>
      <w:r w:rsidRPr="00E13F4E">
        <w:rPr>
          <w:rFonts w:eastAsia="Yu Gothic"/>
          <w:color w:val="000000" w:themeColor="text1"/>
          <w:rPrChange w:id="1740" w:author="Zahid Syed" w:date="2025-09-24T13:00:00Z" w16du:dateUtc="2025-09-24T04:00:00Z">
            <w:rPr>
              <w:rFonts w:eastAsia="Yu Gothic"/>
              <w:color w:val="000000"/>
            </w:rPr>
          </w:rPrChange>
        </w:rPr>
        <w:t xml:space="preserve"> the Temanite (hat-Têmān</w:t>
      </w:r>
      <w:r w:rsidRPr="00E13F4E">
        <w:rPr>
          <w:rFonts w:eastAsia="Yu Gothic"/>
          <w:color w:val="000000" w:themeColor="text1"/>
          <w:rPrChange w:id="1741" w:author="Zahid Syed" w:date="2025-09-24T13:00:00Z" w16du:dateUtc="2025-09-24T04:00:00Z">
            <w:rPr>
              <w:rFonts w:eastAsia="Yu Gothic"/>
              <w:color w:val="131314"/>
            </w:rPr>
          </w:rPrChange>
        </w:rPr>
        <w:t xml:space="preserve">î), whom we will discuss further under the Prophet Job and was probably a close relative of Job, descended from Esau, and probably living in the land of Edom. The Talmudic assertion that he was a “convert” to Judaism is an excellent example of Rabbinic exclusivism. Rather, he was an adherent of the ancient Abrahamic religion through the line of Esau, which will be discussed under Job. </w:t>
      </w:r>
      <w:r w:rsidRPr="00E13F4E">
        <w:rPr>
          <w:rFonts w:eastAsia="Yu Gothic"/>
          <w:color w:val="000000" w:themeColor="text1"/>
          <w:rPrChange w:id="1742" w:author="Zahid Syed" w:date="2025-09-24T13:00:00Z" w16du:dateUtc="2025-09-24T04:00:00Z">
            <w:rPr>
              <w:rFonts w:eastAsia="Yu Gothic"/>
              <w:color w:val="000000"/>
            </w:rPr>
          </w:rPrChange>
        </w:rPr>
        <w:t xml:space="preserve">The Babylonian Talmud identifies Obadiah as the steward of King Ahab or a the captain of King Ahaziah. It is claimed that </w:t>
      </w:r>
      <w:r w:rsidRPr="00E13F4E">
        <w:rPr>
          <w:color w:val="000000" w:themeColor="text1"/>
          <w:rPrChange w:id="1743" w:author="Zahid Syed" w:date="2025-09-24T13:00:00Z" w16du:dateUtc="2025-09-24T04:00:00Z">
            <w:rPr>
              <w:color w:val="202122"/>
            </w:rPr>
          </w:rPrChange>
        </w:rPr>
        <w:t xml:space="preserve">Obadiah received the gift of Prophecy for having hidden “one hundred Prophets” from Ahab and Jezebel (see 1 Kings, 18:4. He hid the Prophets in two separate caves, so that if those in one cave should be discovered, those in the other might yet escape (see 1 Kings, 18:3-4). Like his probable ancestor Job at the beginning and end of his life, Obadiah was very rich, but all his wealth was expended in feeding the poor Prophets, until, in order to be able to continue to support them, finally he had to borrow money at interest from Ahab's son Jehoram. Obadiah’s fear of God was </w:t>
      </w:r>
      <w:del w:id="1744" w:author="Zahid Syed" w:date="2025-09-24T12:59:00Z" w16du:dateUtc="2025-09-24T03:59:00Z">
        <w:r w:rsidRPr="00E13F4E" w:rsidDel="00402641">
          <w:rPr>
            <w:color w:val="000000" w:themeColor="text1"/>
            <w:rPrChange w:id="1745" w:author="Zahid Syed" w:date="2025-09-24T13:00:00Z" w16du:dateUtc="2025-09-24T04:00:00Z">
              <w:rPr/>
            </w:rPrChange>
          </w:rPr>
          <w:fldChar w:fldCharType="begin"/>
        </w:r>
        <w:r w:rsidRPr="00E13F4E" w:rsidDel="00402641">
          <w:rPr>
            <w:color w:val="000000" w:themeColor="text1"/>
            <w:rPrChange w:id="1746" w:author="Zahid Syed" w:date="2025-09-24T13:00:00Z" w16du:dateUtc="2025-09-24T04:00:00Z">
              <w:rPr/>
            </w:rPrChange>
          </w:rPr>
          <w:delInstrText>HYPERLINK "https://en.wikipedia.org/wiki/Abraham" \o "Abraham"</w:delInstrText>
        </w:r>
        <w:r w:rsidRPr="008C57FB" w:rsidDel="00402641">
          <w:rPr>
            <w:color w:val="000000" w:themeColor="text1"/>
          </w:rPr>
        </w:r>
        <w:r w:rsidRPr="00E13F4E" w:rsidDel="00402641">
          <w:rPr>
            <w:color w:val="000000" w:themeColor="text1"/>
            <w:rPrChange w:id="1747" w:author="Zahid Syed" w:date="2025-09-24T13:00:00Z" w16du:dateUtc="2025-09-24T04:00:00Z">
              <w:rPr/>
            </w:rPrChange>
          </w:rPr>
          <w:fldChar w:fldCharType="separate"/>
        </w:r>
        <w:r w:rsidRPr="00E13F4E" w:rsidDel="00402641">
          <w:rPr>
            <w:color w:val="000000" w:themeColor="text1"/>
            <w:rPrChange w:id="1748" w:author="Zahid Syed" w:date="2025-09-24T13:00:00Z" w16du:dateUtc="2025-09-24T04:00:00Z">
              <w:rPr>
                <w:rStyle w:val="Hyperlink"/>
                <w:rFonts w:eastAsia="Yu Gothic Light"/>
                <w:color w:val="0B0080"/>
              </w:rPr>
            </w:rPrChange>
          </w:rPr>
          <w:delText>Abraham</w:delText>
        </w:r>
        <w:r w:rsidRPr="00E13F4E" w:rsidDel="00402641">
          <w:rPr>
            <w:color w:val="000000" w:themeColor="text1"/>
            <w:rPrChange w:id="1749" w:author="Zahid Syed" w:date="2025-09-24T13:00:00Z" w16du:dateUtc="2025-09-24T04:00:00Z">
              <w:rPr/>
            </w:rPrChange>
          </w:rPr>
          <w:fldChar w:fldCharType="end"/>
        </w:r>
      </w:del>
      <w:ins w:id="1750" w:author="Zahid Syed" w:date="2025-09-24T12:59:00Z" w16du:dateUtc="2025-09-24T03:59:00Z">
        <w:r w:rsidR="00402641" w:rsidRPr="00E13F4E">
          <w:rPr>
            <w:color w:val="000000" w:themeColor="text1"/>
            <w:rPrChange w:id="1751" w:author="Zahid Syed" w:date="2025-09-24T13:00:00Z" w16du:dateUtc="2025-09-24T04:00:00Z">
              <w:rPr>
                <w:rStyle w:val="Hyperlink"/>
                <w:rFonts w:eastAsia="Yu Gothic Light"/>
                <w:color w:val="0B0080"/>
              </w:rPr>
            </w:rPrChange>
          </w:rPr>
          <w:t>Abraham</w:t>
        </w:r>
      </w:ins>
      <w:r w:rsidRPr="00E13F4E">
        <w:rPr>
          <w:rStyle w:val="Hyperlink"/>
          <w:rFonts w:eastAsia="Yu Gothic Light"/>
          <w:color w:val="000000" w:themeColor="text1"/>
          <w:u w:val="none"/>
          <w:rPrChange w:id="1752" w:author="Zahid Syed" w:date="2025-09-24T13:00:00Z" w16du:dateUtc="2025-09-24T04:00:00Z">
            <w:rPr>
              <w:rStyle w:val="Hyperlink"/>
              <w:rFonts w:eastAsia="Yu Gothic Light"/>
              <w:color w:val="0B0080"/>
            </w:rPr>
          </w:rPrChange>
        </w:rPr>
        <w:t xml:space="preserve">ic, and it is said that </w:t>
      </w:r>
      <w:r w:rsidRPr="00E13F4E">
        <w:rPr>
          <w:color w:val="000000" w:themeColor="text1"/>
          <w:rPrChange w:id="1753" w:author="Zahid Syed" w:date="2025-09-24T13:00:00Z" w16du:dateUtc="2025-09-24T04:00:00Z">
            <w:rPr>
              <w:color w:val="202122"/>
            </w:rPr>
          </w:rPrChange>
        </w:rPr>
        <w:t xml:space="preserve">if the house of Ahab had been capable of being blessed, it would have been blessed for Obadiah's sake. </w:t>
      </w:r>
      <w:r w:rsidRPr="00E13F4E">
        <w:rPr>
          <w:rFonts w:eastAsia="Yu Gothic"/>
          <w:color w:val="000000" w:themeColor="text1"/>
          <w:rPrChange w:id="1754" w:author="Zahid Syed" w:date="2025-09-24T13:00:00Z" w16du:dateUtc="2025-09-24T04:00:00Z">
            <w:rPr>
              <w:rFonts w:eastAsia="Yu Gothic"/>
              <w:color w:val="000000"/>
            </w:rPr>
          </w:rPrChange>
        </w:rPr>
        <w:t>The Book of Obadiah is very short and consists only of twenty-one verses. It seems to have been written during or after the time of the Babylonian Exile. Many believe it was composed either after the Captivity in the year 586 BCE or in the mid-sixth century BCE, when the Jews were returning from Babylon to the area around Jerusalem, but again none of this is known with certainty. The entirety of the Book of Obadiah is an oracle against the Kingdom of Edom and the Abrahamic Children of Esau--to whom, as we have said, Obadiah probably belonged--because of their pride and arrogance and their betrayal of the Children of Israel at the time of their deprivation at the hands of their enemies--especially the Babylonians. Given the exclusivist prejudices of the Scribal tradition, it may be that the original Revelation of Obadiah was more extensive, but the Rabbinical Scribes only preserved what was a direct incrimination of their perceived enemies in Edom</w:t>
      </w:r>
    </w:p>
  </w:footnote>
  <w:footnote w:id="65">
    <w:p w14:paraId="0595DEF3" w14:textId="77777777" w:rsidR="00B335E1" w:rsidRPr="00E13F4E" w:rsidRDefault="00B335E1" w:rsidP="005D5C5B">
      <w:pPr>
        <w:autoSpaceDE w:val="0"/>
        <w:autoSpaceDN w:val="0"/>
        <w:adjustRightInd w:val="0"/>
        <w:spacing w:after="0" w:line="240" w:lineRule="auto"/>
        <w:rPr>
          <w:rFonts w:ascii="Times New Roman" w:eastAsia="Yu Gothic" w:hAnsi="Times New Roman" w:cs="Times New Roman"/>
          <w:color w:val="000000" w:themeColor="text1"/>
          <w:sz w:val="20"/>
          <w:szCs w:val="20"/>
          <w:rPrChange w:id="1755"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1756"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757" w:author="Zahid Syed" w:date="2025-09-24T13:00:00Z" w16du:dateUtc="2025-09-24T04:00:00Z">
            <w:rPr>
              <w:rFonts w:ascii="Times New Roman" w:hAnsi="Times New Roman" w:cs="Times New Roman"/>
              <w:sz w:val="20"/>
              <w:szCs w:val="20"/>
            </w:rPr>
          </w:rPrChange>
        </w:rPr>
        <w:t xml:space="preserve"> Likewise, the Qur’ān refers to Dhū-’l-Kifl by his honorific title, although his personal name, which is not known for sure, may well have been Bishr. Saul was a Saint and not a Prophet, but God refers to him in the Qur’ān only by his honorific name of Ṭālūt, both to honor him and vindicate his legacy from the jealousy of the Biblical scribes, certain parties of whom hated him and his tribe..</w:t>
      </w:r>
    </w:p>
  </w:footnote>
  <w:footnote w:id="66">
    <w:p w14:paraId="6196CA58" w14:textId="77777777" w:rsidR="00B335E1" w:rsidRPr="00E13F4E" w:rsidRDefault="00B335E1" w:rsidP="005D5C5B">
      <w:pPr>
        <w:pStyle w:val="FootnoteText1"/>
        <w:rPr>
          <w:color w:val="000000" w:themeColor="text1"/>
          <w:rPrChange w:id="1758" w:author="Zahid Syed" w:date="2025-09-24T13:00:00Z" w16du:dateUtc="2025-09-24T04:00:00Z">
            <w:rPr/>
          </w:rPrChange>
        </w:rPr>
      </w:pPr>
      <w:r w:rsidRPr="00E13F4E">
        <w:rPr>
          <w:rStyle w:val="FootnoteReference"/>
          <w:color w:val="000000" w:themeColor="text1"/>
          <w:rPrChange w:id="1759" w:author="Zahid Syed" w:date="2025-09-24T13:00:00Z" w16du:dateUtc="2025-09-24T04:00:00Z">
            <w:rPr>
              <w:rStyle w:val="FootnoteReference"/>
            </w:rPr>
          </w:rPrChange>
        </w:rPr>
        <w:footnoteRef/>
      </w:r>
      <w:r w:rsidRPr="00E13F4E">
        <w:rPr>
          <w:color w:val="000000" w:themeColor="text1"/>
          <w:rPrChange w:id="1760" w:author="Zahid Syed" w:date="2025-09-24T13:00:00Z" w16du:dateUtc="2025-09-24T04:00:00Z">
            <w:rPr/>
          </w:rPrChange>
        </w:rPr>
        <w:t xml:space="preserve"> It is likely that Idrīs is only one of the blessed and venerable names of the Prophet Enoch. Of course, God Almighty—as we will see in Volumes Three and Four—has infinite names, ninety-nine of which thoroughly reflect all of God’s manifestations in cosmological creation. The Prophet Muḥammad had well over one hundred names, and, as we will see below, the Bible gives two names for Solomon, while the Rabbinical tradition gives more. Abraham was both Abram (father of elevation) and Abraham (father of multitude), while Jacob was known also as Israel, as is discussed in Volume Six. In all likelihood, all or at least many of the twenty-eight primary Prophet-Messengers mentioned in the Qur’ān, all of whom are introduced in Volume Six, had multiple names as is clear with Solomon and the Prophet Muḥammad.</w:t>
      </w:r>
    </w:p>
  </w:footnote>
  <w:footnote w:id="67">
    <w:p w14:paraId="70DD8967" w14:textId="77777777" w:rsidR="00B335E1" w:rsidRPr="00E13F4E" w:rsidRDefault="00B335E1" w:rsidP="005D5C5B">
      <w:pPr>
        <w:pStyle w:val="Heading1"/>
        <w:spacing w:before="0" w:after="0" w:line="240" w:lineRule="auto"/>
        <w:rPr>
          <w:rFonts w:ascii="Times New Roman" w:eastAsia="Yu Gothic" w:hAnsi="Times New Roman" w:cs="Times New Roman"/>
          <w:b/>
          <w:bCs/>
          <w:color w:val="000000" w:themeColor="text1"/>
          <w:sz w:val="20"/>
          <w:szCs w:val="20"/>
          <w:rPrChange w:id="1761" w:author="Zahid Syed" w:date="2025-09-24T13:00:00Z" w16du:dateUtc="2025-09-24T04:00:00Z">
            <w:rPr>
              <w:rFonts w:ascii="Times New Roman" w:eastAsia="Yu Gothic" w:hAnsi="Times New Roman" w:cs="Times New Roman"/>
              <w:b/>
              <w:bCs/>
              <w:color w:val="000000"/>
              <w:sz w:val="20"/>
              <w:szCs w:val="20"/>
            </w:rPr>
          </w:rPrChange>
        </w:rPr>
      </w:pPr>
      <w:r w:rsidRPr="00E13F4E">
        <w:rPr>
          <w:rStyle w:val="FootnoteReference"/>
          <w:rFonts w:ascii="Times New Roman" w:hAnsi="Times New Roman" w:cs="Times New Roman"/>
          <w:color w:val="000000" w:themeColor="text1"/>
          <w:sz w:val="20"/>
          <w:szCs w:val="20"/>
          <w:rPrChange w:id="1762" w:author="Zahid Syed" w:date="2025-09-24T13:00:00Z" w16du:dateUtc="2025-09-24T04:00:00Z">
            <w:rPr>
              <w:rStyle w:val="FootnoteReference"/>
              <w:rFonts w:ascii="Times New Roman" w:hAnsi="Times New Roman" w:cs="Times New Roman"/>
              <w:color w:val="000000"/>
              <w:sz w:val="20"/>
              <w:szCs w:val="20"/>
            </w:rPr>
          </w:rPrChange>
        </w:rPr>
        <w:footnoteRef/>
      </w:r>
      <w:r w:rsidRPr="00E13F4E">
        <w:rPr>
          <w:rFonts w:ascii="Times New Roman" w:hAnsi="Times New Roman" w:cs="Times New Roman"/>
          <w:color w:val="000000" w:themeColor="text1"/>
          <w:sz w:val="20"/>
          <w:szCs w:val="20"/>
          <w:rPrChange w:id="1763" w:author="Zahid Syed" w:date="2025-09-24T13:00:00Z" w16du:dateUtc="2025-09-24T04:00:00Z">
            <w:rPr>
              <w:rFonts w:ascii="Times New Roman" w:hAnsi="Times New Roman" w:cs="Times New Roman"/>
              <w:color w:val="000000"/>
              <w:sz w:val="20"/>
              <w:szCs w:val="20"/>
            </w:rPr>
          </w:rPrChange>
        </w:rPr>
        <w:t xml:space="preserve"> The Hermetic Tradition</w:t>
      </w:r>
      <w:r w:rsidRPr="00E13F4E">
        <w:rPr>
          <w:rFonts w:ascii="Times New Roman" w:eastAsia="Yu Gothic" w:hAnsi="Times New Roman" w:cs="Times New Roman"/>
          <w:color w:val="000000" w:themeColor="text1"/>
          <w:sz w:val="20"/>
          <w:szCs w:val="20"/>
          <w:rPrChange w:id="1764" w:author="Zahid Syed" w:date="2025-09-24T13:00:00Z" w16du:dateUtc="2025-09-24T04:00:00Z">
            <w:rPr>
              <w:rFonts w:ascii="Times New Roman" w:eastAsia="Yu Gothic" w:hAnsi="Times New Roman" w:cs="Times New Roman"/>
              <w:color w:val="000000"/>
              <w:sz w:val="20"/>
              <w:szCs w:val="20"/>
            </w:rPr>
          </w:rPrChange>
        </w:rPr>
        <w:t xml:space="preserve"> and Hermetic literature take their name from Hermes Trismegistus (Greek: </w:t>
      </w:r>
      <w:r w:rsidRPr="00E13F4E">
        <w:rPr>
          <w:rFonts w:ascii="Times New Roman" w:hAnsi="Times New Roman" w:cs="Times New Roman"/>
          <w:i/>
          <w:iCs/>
          <w:color w:val="000000" w:themeColor="text1"/>
          <w:sz w:val="20"/>
          <w:szCs w:val="20"/>
          <w:rPrChange w:id="1765" w:author="Zahid Syed" w:date="2025-09-24T13:00:00Z" w16du:dateUtc="2025-09-24T04:00:00Z">
            <w:rPr>
              <w:rFonts w:ascii="Times New Roman" w:hAnsi="Times New Roman" w:cs="Times New Roman"/>
              <w:i/>
              <w:iCs/>
              <w:sz w:val="20"/>
              <w:szCs w:val="20"/>
            </w:rPr>
          </w:rPrChange>
        </w:rPr>
        <w:t xml:space="preserve">Trismégistos; </w:t>
      </w:r>
      <w:r w:rsidRPr="00E13F4E">
        <w:rPr>
          <w:rFonts w:ascii="Times New Roman" w:hAnsi="Times New Roman" w:cs="Times New Roman"/>
          <w:i/>
          <w:iCs/>
          <w:color w:val="000000" w:themeColor="text1"/>
          <w:sz w:val="20"/>
          <w:szCs w:val="20"/>
          <w:rPrChange w:id="1766" w:author="Zahid Syed" w:date="2025-09-24T13:00:00Z" w16du:dateUtc="2025-09-24T04:00:00Z">
            <w:rPr>
              <w:rFonts w:ascii="Times New Roman" w:hAnsi="Times New Roman" w:cs="Times New Roman"/>
              <w:i/>
              <w:iCs/>
              <w:color w:val="000000"/>
              <w:sz w:val="20"/>
              <w:szCs w:val="20"/>
            </w:rPr>
          </w:rPrChange>
        </w:rPr>
        <w:t>Τ</w:t>
      </w:r>
      <w:r w:rsidRPr="00E13F4E">
        <w:rPr>
          <w:rFonts w:ascii="Times New Roman" w:hAnsi="Times New Roman" w:cs="Times New Roman"/>
          <w:i/>
          <w:iCs/>
          <w:color w:val="000000" w:themeColor="text1"/>
          <w:sz w:val="20"/>
          <w:szCs w:val="20"/>
          <w:rPrChange w:id="1767" w:author="Zahid Syed" w:date="2025-09-24T13:00:00Z" w16du:dateUtc="2025-09-24T04:00:00Z">
            <w:rPr>
              <w:rFonts w:ascii="Times New Roman" w:hAnsi="Times New Roman" w:cs="Times New Roman"/>
              <w:i/>
              <w:iCs/>
              <w:sz w:val="20"/>
              <w:szCs w:val="20"/>
            </w:rPr>
          </w:rPrChange>
        </w:rPr>
        <w:t>ρισμέγιστος</w:t>
      </w:r>
      <w:r w:rsidRPr="00E13F4E">
        <w:rPr>
          <w:rFonts w:ascii="Times New Roman" w:hAnsi="Times New Roman" w:cs="Times New Roman"/>
          <w:color w:val="000000" w:themeColor="text1"/>
          <w:sz w:val="20"/>
          <w:szCs w:val="20"/>
          <w:rPrChange w:id="1768" w:author="Zahid Syed" w:date="2025-09-24T13:00:00Z" w16du:dateUtc="2025-09-24T04:00:00Z">
            <w:rPr>
              <w:rFonts w:ascii="Times New Roman" w:hAnsi="Times New Roman" w:cs="Times New Roman"/>
              <w:sz w:val="20"/>
              <w:szCs w:val="20"/>
            </w:rPr>
          </w:rPrChange>
        </w:rPr>
        <w:t>, meaning “Thrice Great”),</w:t>
      </w:r>
      <w:r w:rsidRPr="00E13F4E">
        <w:rPr>
          <w:rFonts w:ascii="Times New Roman" w:eastAsia="Yu Gothic" w:hAnsi="Times New Roman" w:cs="Times New Roman"/>
          <w:color w:val="000000" w:themeColor="text1"/>
          <w:sz w:val="20"/>
          <w:szCs w:val="20"/>
          <w:rPrChange w:id="1769" w:author="Zahid Syed" w:date="2025-09-24T13:00:00Z" w16du:dateUtc="2025-09-24T04:00:00Z">
            <w:rPr>
              <w:rFonts w:ascii="Times New Roman" w:eastAsia="Yu Gothic" w:hAnsi="Times New Roman" w:cs="Times New Roman"/>
              <w:color w:val="000000"/>
              <w:sz w:val="20"/>
              <w:szCs w:val="20"/>
            </w:rPr>
          </w:rPrChange>
        </w:rPr>
        <w:t xml:space="preserve"> who is said to have been an ancient Egyptian Priest and Seer. The Greek word Hermes comes from the Greek </w:t>
      </w:r>
      <w:r w:rsidRPr="00E13F4E">
        <w:rPr>
          <w:rFonts w:ascii="Times New Roman" w:eastAsia="Yu Gothic" w:hAnsi="Times New Roman" w:cs="Times New Roman"/>
          <w:i/>
          <w:iCs/>
          <w:color w:val="000000" w:themeColor="text1"/>
          <w:sz w:val="20"/>
          <w:szCs w:val="20"/>
          <w:rPrChange w:id="1770" w:author="Zahid Syed" w:date="2025-09-24T13:00:00Z" w16du:dateUtc="2025-09-24T04:00:00Z">
            <w:rPr>
              <w:rFonts w:ascii="Times New Roman" w:eastAsia="Yu Gothic" w:hAnsi="Times New Roman" w:cs="Times New Roman"/>
              <w:i/>
              <w:iCs/>
              <w:color w:val="000000"/>
              <w:sz w:val="20"/>
              <w:szCs w:val="20"/>
            </w:rPr>
          </w:rPrChange>
        </w:rPr>
        <w:t>hermēn</w:t>
      </w:r>
      <w:r w:rsidRPr="00E13F4E">
        <w:rPr>
          <w:rFonts w:ascii="Times New Roman" w:hAnsi="Times New Roman" w:cs="Times New Roman"/>
          <w:i/>
          <w:iCs/>
          <w:color w:val="000000" w:themeColor="text1"/>
          <w:sz w:val="20"/>
          <w:szCs w:val="20"/>
          <w:rPrChange w:id="1771" w:author="Zahid Syed" w:date="2025-09-24T13:00:00Z" w16du:dateUtc="2025-09-24T04:00:00Z">
            <w:rPr>
              <w:rFonts w:ascii="Times New Roman" w:hAnsi="Times New Roman" w:cs="Times New Roman"/>
              <w:i/>
              <w:iCs/>
              <w:color w:val="000000"/>
              <w:sz w:val="20"/>
              <w:szCs w:val="20"/>
            </w:rPr>
          </w:rPrChange>
        </w:rPr>
        <w:t>í</w:t>
      </w:r>
      <w:r w:rsidRPr="00E13F4E">
        <w:rPr>
          <w:rFonts w:ascii="Times New Roman" w:eastAsia="Yu Gothic" w:hAnsi="Times New Roman" w:cs="Times New Roman"/>
          <w:i/>
          <w:iCs/>
          <w:color w:val="000000" w:themeColor="text1"/>
          <w:sz w:val="20"/>
          <w:szCs w:val="20"/>
          <w:rPrChange w:id="1772" w:author="Zahid Syed" w:date="2025-09-24T13:00:00Z" w16du:dateUtc="2025-09-24T04:00:00Z">
            <w:rPr>
              <w:rFonts w:ascii="Times New Roman" w:eastAsia="Yu Gothic" w:hAnsi="Times New Roman" w:cs="Times New Roman"/>
              <w:i/>
              <w:iCs/>
              <w:color w:val="000000"/>
              <w:sz w:val="20"/>
              <w:szCs w:val="20"/>
            </w:rPr>
          </w:rPrChange>
        </w:rPr>
        <w:t>a</w:t>
      </w:r>
      <w:r w:rsidRPr="00E13F4E">
        <w:rPr>
          <w:rFonts w:ascii="Times New Roman" w:eastAsia="Yu Gothic" w:hAnsi="Times New Roman" w:cs="Times New Roman"/>
          <w:color w:val="000000" w:themeColor="text1"/>
          <w:sz w:val="20"/>
          <w:szCs w:val="20"/>
          <w:rPrChange w:id="1773" w:author="Zahid Syed" w:date="2025-09-24T13:00:00Z" w16du:dateUtc="2025-09-24T04:00:00Z">
            <w:rPr>
              <w:rFonts w:ascii="Times New Roman" w:eastAsia="Yu Gothic" w:hAnsi="Times New Roman" w:cs="Times New Roman"/>
              <w:color w:val="000000"/>
              <w:sz w:val="20"/>
              <w:szCs w:val="20"/>
            </w:rPr>
          </w:rPrChange>
        </w:rPr>
        <w:t xml:space="preserve">, </w:t>
      </w:r>
      <w:r w:rsidRPr="00E13F4E">
        <w:rPr>
          <w:rFonts w:ascii="Times New Roman" w:hAnsi="Times New Roman" w:cs="Times New Roman"/>
          <w:i/>
          <w:iCs/>
          <w:color w:val="000000" w:themeColor="text1"/>
          <w:sz w:val="20"/>
          <w:szCs w:val="20"/>
          <w:rPrChange w:id="1774" w:author="Zahid Syed" w:date="2025-09-24T13:00:00Z" w16du:dateUtc="2025-09-24T04:00:00Z">
            <w:rPr>
              <w:rFonts w:ascii="Times New Roman" w:hAnsi="Times New Roman" w:cs="Times New Roman"/>
              <w:i/>
              <w:iCs/>
              <w:color w:val="000000"/>
              <w:sz w:val="20"/>
              <w:szCs w:val="20"/>
            </w:rPr>
          </w:rPrChange>
        </w:rPr>
        <w:t>ἑρμηνεία</w:t>
      </w:r>
      <w:r w:rsidRPr="00E13F4E">
        <w:rPr>
          <w:rFonts w:ascii="Times New Roman" w:hAnsi="Times New Roman" w:cs="Times New Roman"/>
          <w:color w:val="000000" w:themeColor="text1"/>
          <w:sz w:val="20"/>
          <w:szCs w:val="20"/>
          <w:rPrChange w:id="1775" w:author="Zahid Syed" w:date="2025-09-24T13:00:00Z" w16du:dateUtc="2025-09-24T04:00:00Z">
            <w:rPr>
              <w:rFonts w:ascii="Times New Roman" w:hAnsi="Times New Roman" w:cs="Times New Roman"/>
              <w:color w:val="000000"/>
              <w:sz w:val="20"/>
              <w:szCs w:val="20"/>
            </w:rPr>
          </w:rPrChange>
        </w:rPr>
        <w:t>, meaning</w:t>
      </w:r>
      <w:r w:rsidRPr="00E13F4E">
        <w:rPr>
          <w:rFonts w:ascii="Times New Roman" w:eastAsia="Yu Gothic" w:hAnsi="Times New Roman" w:cs="Times New Roman"/>
          <w:color w:val="000000" w:themeColor="text1"/>
          <w:sz w:val="20"/>
          <w:szCs w:val="20"/>
          <w:rPrChange w:id="1776" w:author="Zahid Syed" w:date="2025-09-24T13:00:00Z" w16du:dateUtc="2025-09-24T04:00:00Z">
            <w:rPr>
              <w:rFonts w:ascii="Times New Roman" w:eastAsia="Yu Gothic" w:hAnsi="Times New Roman" w:cs="Times New Roman"/>
              <w:color w:val="000000"/>
              <w:sz w:val="20"/>
              <w:szCs w:val="20"/>
            </w:rPr>
          </w:rPrChange>
        </w:rPr>
        <w:t xml:space="preserve"> “explanation,” “interpretation,” and “translation.” </w:t>
      </w:r>
      <w:r w:rsidRPr="00E13F4E">
        <w:rPr>
          <w:rStyle w:val="apple-converted-space"/>
          <w:rFonts w:ascii="Times New Roman" w:hAnsi="Times New Roman" w:cs="Times New Roman"/>
          <w:color w:val="000000" w:themeColor="text1"/>
          <w:sz w:val="20"/>
          <w:szCs w:val="20"/>
          <w:shd w:val="clear" w:color="auto" w:fill="FFFFFF"/>
          <w:rPrChange w:id="1777" w:author="Zahid Syed" w:date="2025-09-24T13:00:00Z" w16du:dateUtc="2025-09-24T04:00:00Z">
            <w:rPr>
              <w:rStyle w:val="apple-converted-space"/>
              <w:rFonts w:ascii="Times New Roman" w:hAnsi="Times New Roman" w:cs="Times New Roman"/>
              <w:sz w:val="20"/>
              <w:szCs w:val="20"/>
              <w:shd w:val="clear" w:color="auto" w:fill="FFFFFF"/>
            </w:rPr>
          </w:rPrChange>
        </w:rPr>
        <w:t xml:space="preserve">In the New Testament, </w:t>
      </w:r>
      <w:r w:rsidRPr="00E13F4E">
        <w:rPr>
          <w:rFonts w:ascii="Times New Roman" w:eastAsia="Yu Gothic" w:hAnsi="Times New Roman" w:cs="Times New Roman"/>
          <w:i/>
          <w:iCs/>
          <w:color w:val="000000" w:themeColor="text1"/>
          <w:sz w:val="20"/>
          <w:szCs w:val="20"/>
          <w:rPrChange w:id="1778" w:author="Zahid Syed" w:date="2025-09-24T13:00:00Z" w16du:dateUtc="2025-09-24T04:00:00Z">
            <w:rPr>
              <w:rFonts w:ascii="Times New Roman" w:eastAsia="Yu Gothic" w:hAnsi="Times New Roman" w:cs="Times New Roman"/>
              <w:i/>
              <w:iCs/>
              <w:color w:val="000000"/>
              <w:sz w:val="20"/>
              <w:szCs w:val="20"/>
            </w:rPr>
          </w:rPrChange>
        </w:rPr>
        <w:t>hermēn</w:t>
      </w:r>
      <w:r w:rsidRPr="00E13F4E">
        <w:rPr>
          <w:rFonts w:ascii="Times New Roman" w:hAnsi="Times New Roman" w:cs="Times New Roman"/>
          <w:i/>
          <w:iCs/>
          <w:color w:val="000000" w:themeColor="text1"/>
          <w:sz w:val="20"/>
          <w:szCs w:val="20"/>
          <w:rPrChange w:id="1779" w:author="Zahid Syed" w:date="2025-09-24T13:00:00Z" w16du:dateUtc="2025-09-24T04:00:00Z">
            <w:rPr>
              <w:rFonts w:ascii="Times New Roman" w:hAnsi="Times New Roman" w:cs="Times New Roman"/>
              <w:i/>
              <w:iCs/>
              <w:color w:val="000000"/>
              <w:sz w:val="20"/>
              <w:szCs w:val="20"/>
            </w:rPr>
          </w:rPrChange>
        </w:rPr>
        <w:t>í</w:t>
      </w:r>
      <w:r w:rsidRPr="00E13F4E">
        <w:rPr>
          <w:rFonts w:ascii="Times New Roman" w:eastAsia="Yu Gothic" w:hAnsi="Times New Roman" w:cs="Times New Roman"/>
          <w:i/>
          <w:iCs/>
          <w:color w:val="000000" w:themeColor="text1"/>
          <w:sz w:val="20"/>
          <w:szCs w:val="20"/>
          <w:rPrChange w:id="1780" w:author="Zahid Syed" w:date="2025-09-24T13:00:00Z" w16du:dateUtc="2025-09-24T04:00:00Z">
            <w:rPr>
              <w:rFonts w:ascii="Times New Roman" w:eastAsia="Yu Gothic" w:hAnsi="Times New Roman" w:cs="Times New Roman"/>
              <w:i/>
              <w:iCs/>
              <w:color w:val="000000"/>
              <w:sz w:val="20"/>
              <w:szCs w:val="20"/>
            </w:rPr>
          </w:rPrChange>
        </w:rPr>
        <w:t>a</w:t>
      </w:r>
      <w:r w:rsidRPr="00E13F4E">
        <w:rPr>
          <w:rFonts w:ascii="Times New Roman" w:eastAsia="Yu Gothic" w:hAnsi="Times New Roman" w:cs="Times New Roman"/>
          <w:color w:val="000000" w:themeColor="text1"/>
          <w:sz w:val="20"/>
          <w:szCs w:val="20"/>
          <w:rPrChange w:id="1781" w:author="Zahid Syed" w:date="2025-09-24T13:00:00Z" w16du:dateUtc="2025-09-24T04:00:00Z">
            <w:rPr>
              <w:rFonts w:ascii="Times New Roman" w:eastAsia="Yu Gothic" w:hAnsi="Times New Roman" w:cs="Times New Roman"/>
              <w:color w:val="000000"/>
              <w:sz w:val="20"/>
              <w:szCs w:val="20"/>
            </w:rPr>
          </w:rPrChange>
        </w:rPr>
        <w:t xml:space="preserve"> is used for the special gift of the Holy Spirit necessary for understanding the gift of tongues in a proper religious assembly. Saint Augustine believed in in the extreme antiquity of the Hermetic writings—much of which are distinctly Platonic or proto-Platonic—and the Hermetic Tradition holds that the original Hermes Trismegistus lived in Egypt not long after the Prophet Moses and was an Egyptian Seer. Many Muslim Scholars in the material sciences, however, identified Hermes Trismegistus with the Prophet Idr</w:t>
      </w:r>
      <w:r w:rsidRPr="00E13F4E">
        <w:rPr>
          <w:rFonts w:ascii="Times New Roman" w:hAnsi="Times New Roman" w:cs="Times New Roman"/>
          <w:color w:val="000000" w:themeColor="text1"/>
          <w:sz w:val="20"/>
          <w:szCs w:val="20"/>
          <w:rPrChange w:id="1782" w:author="Zahid Syed" w:date="2025-09-24T13:00:00Z" w16du:dateUtc="2025-09-24T04:00:00Z">
            <w:rPr>
              <w:rFonts w:ascii="Times New Roman" w:hAnsi="Times New Roman" w:cs="Times New Roman"/>
              <w:color w:val="000000"/>
              <w:sz w:val="20"/>
              <w:szCs w:val="20"/>
            </w:rPr>
          </w:rPrChange>
        </w:rPr>
        <w:t>ī</w:t>
      </w:r>
      <w:r w:rsidRPr="00E13F4E">
        <w:rPr>
          <w:rFonts w:ascii="Times New Roman" w:eastAsia="Yu Gothic" w:hAnsi="Times New Roman" w:cs="Times New Roman"/>
          <w:color w:val="000000" w:themeColor="text1"/>
          <w:sz w:val="20"/>
          <w:szCs w:val="20"/>
          <w:rPrChange w:id="1783" w:author="Zahid Syed" w:date="2025-09-24T13:00:00Z" w16du:dateUtc="2025-09-24T04:00:00Z">
            <w:rPr>
              <w:rFonts w:ascii="Times New Roman" w:eastAsia="Yu Gothic" w:hAnsi="Times New Roman" w:cs="Times New Roman"/>
              <w:color w:val="000000"/>
              <w:sz w:val="20"/>
              <w:szCs w:val="20"/>
            </w:rPr>
          </w:rPrChange>
        </w:rPr>
        <w:t>s—as we will discuss in Volume Thirteen. Hermetic literature is much concerned with astrology, alchemy, and the occult sciences as well as Philosophy, and—in its present form—which is highly “Gnostic” in a manner similar to early Christian Gnosticism and which was closely related to it—can probably be dated from 100 CE until 300 CE.</w:t>
      </w:r>
      <w:r w:rsidRPr="00E13F4E">
        <w:rPr>
          <w:rFonts w:ascii="Times New Roman" w:hAnsi="Times New Roman" w:cs="Times New Roman"/>
          <w:color w:val="000000" w:themeColor="text1"/>
          <w:sz w:val="20"/>
          <w:szCs w:val="20"/>
          <w:rPrChange w:id="1784" w:author="Zahid Syed" w:date="2025-09-24T13:00:00Z" w16du:dateUtc="2025-09-24T04:00:00Z">
            <w:rPr>
              <w:rFonts w:ascii="Times New Roman" w:hAnsi="Times New Roman" w:cs="Times New Roman"/>
              <w:color w:val="000000"/>
              <w:sz w:val="20"/>
              <w:szCs w:val="20"/>
            </w:rPr>
          </w:rPrChange>
        </w:rPr>
        <w:t xml:space="preserve"> </w:t>
      </w:r>
      <w:r w:rsidRPr="00E13F4E">
        <w:rPr>
          <w:rFonts w:ascii="Times New Roman" w:eastAsia="Yu Gothic" w:hAnsi="Times New Roman" w:cs="Times New Roman"/>
          <w:color w:val="000000" w:themeColor="text1"/>
          <w:sz w:val="20"/>
          <w:szCs w:val="20"/>
          <w:rPrChange w:id="1785" w:author="Zahid Syed" w:date="2025-09-24T13:00:00Z" w16du:dateUtc="2025-09-24T04:00:00Z">
            <w:rPr>
              <w:rFonts w:ascii="Times New Roman" w:eastAsia="Yu Gothic" w:hAnsi="Times New Roman" w:cs="Times New Roman"/>
              <w:color w:val="000000"/>
              <w:sz w:val="20"/>
              <w:szCs w:val="20"/>
            </w:rPr>
          </w:rPrChange>
        </w:rPr>
        <w:t>Hermetic literature is the strangest and most interesting example in the ancient records of the fusion—often chaotic and mythological—of the Hellenic culture of Greco-Roman Late Antiquity and Oriental religious speculation and sentiment. Although there is a distinctive strain of Egyptian Hermeticism in the Islamic Tradition, there seems little doubt that the Arabic-Islamic Hermetic tradition was primarily derived from the Sabians of Harran with probable influences from the Middle Persian literature of Sasanian Iran and its own Hermetic tradition. Hermetic literature had a great impact on the thought of the Renaissance, and Hermetic writings were eagerly read throughout the sixteenth century CE.</w:t>
      </w:r>
    </w:p>
  </w:footnote>
  <w:footnote w:id="68">
    <w:p w14:paraId="7DED22C9" w14:textId="77777777" w:rsidR="00B335E1" w:rsidRPr="00E13F4E" w:rsidRDefault="00B335E1" w:rsidP="005D5C5B">
      <w:pPr>
        <w:pStyle w:val="FootnoteText1"/>
        <w:rPr>
          <w:color w:val="000000" w:themeColor="text1"/>
          <w:rPrChange w:id="1786" w:author="Zahid Syed" w:date="2025-09-24T13:00:00Z" w16du:dateUtc="2025-09-24T04:00:00Z">
            <w:rPr/>
          </w:rPrChange>
        </w:rPr>
      </w:pPr>
      <w:r w:rsidRPr="00E13F4E">
        <w:rPr>
          <w:rStyle w:val="FootnoteReference"/>
          <w:color w:val="000000" w:themeColor="text1"/>
          <w:rPrChange w:id="1787" w:author="Zahid Syed" w:date="2025-09-24T13:00:00Z" w16du:dateUtc="2025-09-24T04:00:00Z">
            <w:rPr>
              <w:rStyle w:val="FootnoteReference"/>
              <w:color w:val="000000"/>
            </w:rPr>
          </w:rPrChange>
        </w:rPr>
        <w:footnoteRef/>
      </w:r>
      <w:r w:rsidRPr="00E13F4E">
        <w:rPr>
          <w:color w:val="000000" w:themeColor="text1"/>
          <w:rPrChange w:id="1788" w:author="Zahid Syed" w:date="2025-09-24T13:00:00Z" w16du:dateUtc="2025-09-24T04:00:00Z">
            <w:rPr>
              <w:color w:val="000000"/>
            </w:rPr>
          </w:rPrChange>
        </w:rPr>
        <w:t xml:space="preserve"> Likewise, the Qur’ān refe</w:t>
      </w:r>
      <w:r w:rsidRPr="00E13F4E">
        <w:rPr>
          <w:color w:val="000000" w:themeColor="text1"/>
          <w:rPrChange w:id="1789" w:author="Zahid Syed" w:date="2025-09-24T13:00:00Z" w16du:dateUtc="2025-09-24T04:00:00Z">
            <w:rPr/>
          </w:rPrChange>
        </w:rPr>
        <w:t>rs to Dhū-’l-Kifl by his honorific title, although his personal name, which is not known for sure, may well have been Bishr. Saul was a Saint and not a Prophet, but God refers to him in the Qur’ān only by his honorific name Ṭālūt, both to honor him and vindicate his legacy from the jealousy of the Biblical scribes, some of whom came to hate him and his tribe. The Prophet Muḥammad had well over one hundred names, and, as we will see below, the Bible gives two names for Solomon, while the Rabbinical tradition gives more. Abraham was both Abram (father of elevation) and Abraham (father of multitude), while Jacob was known also as Israel, as is discussed in what follows. In all likelihood, all or at least many of the twenty-eight Messengers discussed in this section had multiple names as is clear with Solomon and the Prophet Muḥammad, and it is likely that Idrīs is simply one of the most blessed and venerable names of the Prophet Enoch.</w:t>
      </w:r>
    </w:p>
  </w:footnote>
  <w:footnote w:id="69">
    <w:p w14:paraId="0D5C684B" w14:textId="77777777" w:rsidR="00B335E1" w:rsidRPr="00E13F4E" w:rsidRDefault="00B335E1" w:rsidP="005D5C5B">
      <w:pPr>
        <w:pStyle w:val="FootnoteText1"/>
        <w:rPr>
          <w:color w:val="000000" w:themeColor="text1"/>
          <w:rPrChange w:id="1790" w:author="Zahid Syed" w:date="2025-09-24T13:00:00Z" w16du:dateUtc="2025-09-24T04:00:00Z">
            <w:rPr>
              <w:color w:val="202122"/>
            </w:rPr>
          </w:rPrChange>
        </w:rPr>
      </w:pPr>
      <w:r w:rsidRPr="00E13F4E">
        <w:rPr>
          <w:rStyle w:val="FootnoteReference"/>
          <w:color w:val="000000" w:themeColor="text1"/>
          <w:rPrChange w:id="1791" w:author="Zahid Syed" w:date="2025-09-24T13:00:00Z" w16du:dateUtc="2025-09-24T04:00:00Z">
            <w:rPr>
              <w:rStyle w:val="FootnoteReference"/>
            </w:rPr>
          </w:rPrChange>
        </w:rPr>
        <w:footnoteRef/>
      </w:r>
      <w:r w:rsidRPr="00E13F4E">
        <w:rPr>
          <w:color w:val="000000" w:themeColor="text1"/>
          <w:rPrChange w:id="1792" w:author="Zahid Syed" w:date="2025-09-24T13:00:00Z" w16du:dateUtc="2025-09-24T04:00:00Z">
            <w:rPr/>
          </w:rPrChange>
        </w:rPr>
        <w:t xml:space="preserve"> </w:t>
      </w:r>
      <w:r w:rsidRPr="00E13F4E">
        <w:rPr>
          <w:rFonts w:eastAsia="Yu Gothic"/>
          <w:b/>
          <w:bCs/>
          <w:color w:val="000000" w:themeColor="text1"/>
          <w:rPrChange w:id="1793" w:author="Zahid Syed" w:date="2025-09-24T13:00:00Z" w16du:dateUtc="2025-09-24T04:00:00Z">
            <w:rPr>
              <w:rFonts w:eastAsia="Yu Gothic"/>
              <w:b/>
              <w:bCs/>
              <w:color w:val="000000"/>
            </w:rPr>
          </w:rPrChange>
        </w:rPr>
        <w:t xml:space="preserve">The Assumption of Moses </w:t>
      </w:r>
      <w:r w:rsidRPr="00E13F4E">
        <w:rPr>
          <w:rFonts w:eastAsia="Yu Gothic"/>
          <w:color w:val="000000" w:themeColor="text1"/>
          <w:rPrChange w:id="1794" w:author="Zahid Syed" w:date="2025-09-24T13:00:00Z" w16du:dateUtc="2025-09-24T04:00:00Z">
            <w:rPr>
              <w:rFonts w:eastAsia="Yu Gothic"/>
              <w:color w:val="000000"/>
            </w:rPr>
          </w:rPrChange>
        </w:rPr>
        <w:t xml:space="preserve">(Hebrew: </w:t>
      </w:r>
      <w:r w:rsidRPr="00E13F4E">
        <w:rPr>
          <w:i/>
          <w:iCs/>
          <w:color w:val="000000" w:themeColor="text1"/>
          <w:rPrChange w:id="1795" w:author="Zahid Syed" w:date="2025-09-24T13:00:00Z" w16du:dateUtc="2025-09-24T04:00:00Z">
            <w:rPr>
              <w:i/>
              <w:iCs/>
              <w:color w:val="202122"/>
            </w:rPr>
          </w:rPrChange>
        </w:rPr>
        <w:t>‘Al</w:t>
      </w:r>
      <w:r w:rsidRPr="00E13F4E">
        <w:rPr>
          <w:i/>
          <w:iCs/>
          <w:color w:val="000000" w:themeColor="text1"/>
          <w:rPrChange w:id="1796" w:author="Zahid Syed" w:date="2025-09-24T13:00:00Z" w16du:dateUtc="2025-09-24T04:00:00Z">
            <w:rPr>
              <w:i/>
              <w:iCs/>
              <w:color w:val="000000"/>
            </w:rPr>
          </w:rPrChange>
        </w:rPr>
        <w:t>î</w:t>
      </w:r>
      <w:r w:rsidRPr="00E13F4E">
        <w:rPr>
          <w:i/>
          <w:iCs/>
          <w:color w:val="000000" w:themeColor="text1"/>
          <w:rPrChange w:id="1797" w:author="Zahid Syed" w:date="2025-09-24T13:00:00Z" w16du:dateUtc="2025-09-24T04:00:00Z">
            <w:rPr>
              <w:i/>
              <w:iCs/>
              <w:color w:val="202122"/>
            </w:rPr>
          </w:rPrChange>
        </w:rPr>
        <w:t>yy</w:t>
      </w:r>
      <w:r w:rsidRPr="00E13F4E">
        <w:rPr>
          <w:i/>
          <w:iCs/>
          <w:color w:val="000000" w:themeColor="text1"/>
          <w:rPrChange w:id="1798" w:author="Zahid Syed" w:date="2025-09-24T13:00:00Z" w16du:dateUtc="2025-09-24T04:00:00Z">
            <w:rPr>
              <w:i/>
              <w:iCs/>
            </w:rPr>
          </w:rPrChange>
        </w:rPr>
        <w:t>āth</w:t>
      </w:r>
      <w:r w:rsidRPr="00E13F4E">
        <w:rPr>
          <w:rFonts w:eastAsia="Yu Gothic"/>
          <w:color w:val="000000" w:themeColor="text1"/>
          <w:rPrChange w:id="1799" w:author="Zahid Syed" w:date="2025-09-24T13:00:00Z" w16du:dateUtc="2025-09-24T04:00:00Z">
            <w:rPr>
              <w:rFonts w:eastAsia="Yu Gothic"/>
              <w:color w:val="000000"/>
            </w:rPr>
          </w:rPrChange>
        </w:rPr>
        <w:t xml:space="preserve"> </w:t>
      </w:r>
      <w:r w:rsidRPr="00E13F4E">
        <w:rPr>
          <w:rFonts w:eastAsia="Yu Gothic"/>
          <w:i/>
          <w:iCs/>
          <w:color w:val="000000" w:themeColor="text1"/>
          <w:rPrChange w:id="1800" w:author="Zahid Syed" w:date="2025-09-24T13:00:00Z" w16du:dateUtc="2025-09-24T04:00:00Z">
            <w:rPr>
              <w:rFonts w:eastAsia="Yu Gothic"/>
              <w:i/>
              <w:iCs/>
              <w:color w:val="000000"/>
            </w:rPr>
          </w:rPrChange>
        </w:rPr>
        <w:t>Mōsheh</w:t>
      </w:r>
      <w:r w:rsidRPr="00E13F4E">
        <w:rPr>
          <w:rFonts w:eastAsia="Yu Gothic"/>
          <w:color w:val="000000" w:themeColor="text1"/>
          <w:rPrChange w:id="1801" w:author="Zahid Syed" w:date="2025-09-24T13:00:00Z" w16du:dateUtc="2025-09-24T04:00:00Z">
            <w:rPr>
              <w:rFonts w:eastAsia="Yu Gothic"/>
              <w:color w:val="000000"/>
            </w:rPr>
          </w:rPrChange>
        </w:rPr>
        <w:t xml:space="preserve">) or the Last Testament of Moses is a Jewish Apocryphal work from the first century CE, containing “secret Prophecies” of the Prophet Moses that were revealed to the his successor, the Prophet Joshua before Moses passed the leadership of the Children of Israel to him. It is a “last testament” in that it represents the final words Moses spoke before his passing. Although the original text appears to have been written in Hebrew or Aramaic, the work is written or “translated” into Greek. There is, however, only one surviving manuscript of The Assumption of Moses, which is a Latin translation of the Greek text from the sixth century CE, which was discovered and published in the mid-thirteenth/nineteenth century. </w:t>
      </w:r>
      <w:r w:rsidRPr="00E13F4E">
        <w:rPr>
          <w:color w:val="000000" w:themeColor="text1"/>
          <w:rPrChange w:id="1802" w:author="Zahid Syed" w:date="2025-09-24T13:00:00Z" w16du:dateUtc="2025-09-24T04:00:00Z">
            <w:rPr>
              <w:color w:val="202122"/>
            </w:rPr>
          </w:rPrChange>
        </w:rPr>
        <w:t>The Latin manuscript is incomplete, and the rest of the text has been lost. The title of The Assumption of Moses is, however, cited by Origen and other ancient Christian writers. They cite its overlap with the New Testament Epistle of Jude, when it speaks of the dispute of Satan with the Angel Michael over the fate of Moses’ body:</w:t>
      </w:r>
    </w:p>
    <w:p w14:paraId="2D19AEAF" w14:textId="77777777" w:rsidR="00B335E1" w:rsidRPr="00E13F4E" w:rsidRDefault="00B335E1" w:rsidP="005D5C5B">
      <w:pPr>
        <w:pStyle w:val="FootnoteText1"/>
        <w:ind w:left="540" w:right="900"/>
        <w:rPr>
          <w:rFonts w:eastAsia="Yu Gothic"/>
          <w:color w:val="000000" w:themeColor="text1"/>
          <w:rPrChange w:id="1803" w:author="Zahid Syed" w:date="2025-09-24T13:00:00Z" w16du:dateUtc="2025-09-24T04:00:00Z">
            <w:rPr>
              <w:rFonts w:eastAsia="Yu Gothic"/>
              <w:color w:val="000000"/>
            </w:rPr>
          </w:rPrChange>
        </w:rPr>
      </w:pPr>
      <w:r w:rsidRPr="00E13F4E">
        <w:rPr>
          <w:color w:val="000000" w:themeColor="text1"/>
          <w:shd w:val="clear" w:color="auto" w:fill="FFFFFF"/>
          <w:rPrChange w:id="1804" w:author="Zahid Syed" w:date="2025-09-24T13:00:00Z" w16du:dateUtc="2025-09-24T04:00:00Z">
            <w:rPr>
              <w:color w:val="000000"/>
              <w:shd w:val="clear" w:color="auto" w:fill="FFFFFF"/>
            </w:rPr>
          </w:rPrChange>
        </w:rPr>
        <w:t>But even the archangel Michael, when he was disputing with the Devil about the body of Moses, did not himself dare to condemn him for slander but [only] said: “The Lord rebuke you!” (Jude, 1:9).</w:t>
      </w:r>
    </w:p>
  </w:footnote>
  <w:footnote w:id="70">
    <w:p w14:paraId="4D4F3435"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1809"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1810"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811" w:author="Zahid Syed" w:date="2025-09-24T13:00:00Z" w16du:dateUtc="2025-09-24T04:00:00Z">
            <w:rPr>
              <w:rFonts w:ascii="Times New Roman" w:hAnsi="Times New Roman" w:cs="Times New Roman"/>
              <w:sz w:val="20"/>
              <w:szCs w:val="20"/>
            </w:rPr>
          </w:rPrChange>
        </w:rPr>
        <w:t xml:space="preserve"> The word </w:t>
      </w:r>
      <w:r w:rsidRPr="00E13F4E">
        <w:rPr>
          <w:rFonts w:ascii="Times New Roman" w:hAnsi="Times New Roman" w:cs="Times New Roman"/>
          <w:b/>
          <w:bCs/>
          <w:color w:val="000000" w:themeColor="text1"/>
          <w:sz w:val="20"/>
          <w:szCs w:val="20"/>
          <w:rPrChange w:id="1812" w:author="Zahid Syed" w:date="2025-09-24T13:00:00Z" w16du:dateUtc="2025-09-24T04:00:00Z">
            <w:rPr>
              <w:rFonts w:ascii="Times New Roman" w:hAnsi="Times New Roman" w:cs="Times New Roman"/>
              <w:b/>
              <w:bCs/>
              <w:sz w:val="20"/>
              <w:szCs w:val="20"/>
            </w:rPr>
          </w:rPrChange>
        </w:rPr>
        <w:t xml:space="preserve">Apology </w:t>
      </w:r>
      <w:r w:rsidRPr="00E13F4E">
        <w:rPr>
          <w:rFonts w:ascii="Times New Roman" w:hAnsi="Times New Roman" w:cs="Times New Roman"/>
          <w:color w:val="000000" w:themeColor="text1"/>
          <w:sz w:val="20"/>
          <w:szCs w:val="20"/>
          <w:rPrChange w:id="1813" w:author="Zahid Syed" w:date="2025-09-24T13:00:00Z" w16du:dateUtc="2025-09-24T04:00:00Z">
            <w:rPr>
              <w:rFonts w:ascii="Times New Roman" w:hAnsi="Times New Roman" w:cs="Times New Roman"/>
              <w:sz w:val="20"/>
              <w:szCs w:val="20"/>
            </w:rPr>
          </w:rPrChange>
        </w:rPr>
        <w:t xml:space="preserve">is used here in its original sense to stand for carefully reasoned rational </w:t>
      </w:r>
      <w:r w:rsidRPr="00E13F4E">
        <w:rPr>
          <w:rFonts w:ascii="Times New Roman" w:hAnsi="Times New Roman" w:cs="Times New Roman"/>
          <w:color w:val="000000" w:themeColor="text1"/>
          <w:sz w:val="20"/>
          <w:szCs w:val="20"/>
          <w:rPrChange w:id="1814" w:author="Zahid Syed" w:date="2025-09-24T13:00:00Z" w16du:dateUtc="2025-09-24T04:00:00Z">
            <w:rPr>
              <w:rFonts w:ascii="Times New Roman" w:hAnsi="Times New Roman" w:cs="Times New Roman"/>
              <w:color w:val="000000"/>
              <w:sz w:val="20"/>
              <w:szCs w:val="20"/>
            </w:rPr>
          </w:rPrChange>
        </w:rPr>
        <w:t xml:space="preserve">arguments in defense of something controversial and which often deserves to be defended. </w:t>
      </w:r>
      <w:r w:rsidRPr="00E13F4E">
        <w:rPr>
          <w:rFonts w:ascii="Times New Roman" w:hAnsi="Times New Roman" w:cs="Times New Roman"/>
          <w:i/>
          <w:iCs/>
          <w:color w:val="000000" w:themeColor="text1"/>
          <w:sz w:val="20"/>
          <w:szCs w:val="20"/>
          <w:rPrChange w:id="1815" w:author="Zahid Syed" w:date="2025-09-24T13:00:00Z" w16du:dateUtc="2025-09-24T04:00:00Z">
            <w:rPr>
              <w:rFonts w:ascii="Times New Roman" w:hAnsi="Times New Roman" w:cs="Times New Roman"/>
              <w:i/>
              <w:iCs/>
              <w:sz w:val="20"/>
              <w:szCs w:val="20"/>
            </w:rPr>
          </w:rPrChange>
        </w:rPr>
        <w:t>The First Teaching</w:t>
      </w:r>
      <w:r w:rsidRPr="00E13F4E">
        <w:rPr>
          <w:rFonts w:ascii="Times New Roman" w:hAnsi="Times New Roman" w:cs="Times New Roman"/>
          <w:color w:val="000000" w:themeColor="text1"/>
          <w:sz w:val="20"/>
          <w:szCs w:val="20"/>
          <w:rPrChange w:id="1816" w:author="Zahid Syed" w:date="2025-09-24T13:00:00Z" w16du:dateUtc="2025-09-24T04:00:00Z">
            <w:rPr>
              <w:rFonts w:ascii="Times New Roman" w:hAnsi="Times New Roman" w:cs="Times New Roman"/>
              <w:sz w:val="20"/>
              <w:szCs w:val="20"/>
            </w:rPr>
          </w:rPrChange>
        </w:rPr>
        <w:t xml:space="preserve"> often uses “apology” and “apologist” in this sense, which has nothing to do with the standard use of these words today for “any regretful acknowledgement for failure or offense.” Apology in its original sense comes from the Greek </w:t>
      </w:r>
      <w:r w:rsidRPr="00E13F4E">
        <w:rPr>
          <w:rFonts w:ascii="Times New Roman" w:hAnsi="Times New Roman" w:cs="Times New Roman"/>
          <w:i/>
          <w:iCs/>
          <w:color w:val="000000" w:themeColor="text1"/>
          <w:sz w:val="20"/>
          <w:szCs w:val="20"/>
          <w:rPrChange w:id="1817" w:author="Zahid Syed" w:date="2025-09-24T13:00:00Z" w16du:dateUtc="2025-09-24T04:00:00Z">
            <w:rPr>
              <w:rFonts w:ascii="Times New Roman" w:hAnsi="Times New Roman" w:cs="Times New Roman"/>
              <w:i/>
              <w:iCs/>
              <w:color w:val="000000"/>
              <w:sz w:val="20"/>
              <w:szCs w:val="20"/>
            </w:rPr>
          </w:rPrChange>
        </w:rPr>
        <w:t>ápología</w:t>
      </w:r>
      <w:r w:rsidRPr="00E13F4E">
        <w:rPr>
          <w:rFonts w:ascii="Times New Roman" w:hAnsi="Times New Roman" w:cs="Times New Roman"/>
          <w:color w:val="000000" w:themeColor="text1"/>
          <w:sz w:val="20"/>
          <w:szCs w:val="20"/>
          <w:rPrChange w:id="1818" w:author="Zahid Syed" w:date="2025-09-24T13:00:00Z" w16du:dateUtc="2025-09-24T04:00:00Z">
            <w:rPr>
              <w:rFonts w:ascii="Times New Roman" w:hAnsi="Times New Roman" w:cs="Times New Roman"/>
              <w:color w:val="000000"/>
              <w:sz w:val="20"/>
              <w:szCs w:val="20"/>
            </w:rPr>
          </w:rPrChange>
        </w:rPr>
        <w:t xml:space="preserve">, </w:t>
      </w:r>
      <w:r w:rsidRPr="00E13F4E">
        <w:rPr>
          <w:rFonts w:ascii="Times New Roman" w:hAnsi="Times New Roman" w:cs="Times New Roman"/>
          <w:i/>
          <w:iCs/>
          <w:color w:val="000000" w:themeColor="text1"/>
          <w:sz w:val="20"/>
          <w:szCs w:val="20"/>
          <w:rPrChange w:id="1819" w:author="Zahid Syed" w:date="2025-09-24T13:00:00Z" w16du:dateUtc="2025-09-24T04:00:00Z">
            <w:rPr>
              <w:rFonts w:ascii="Times New Roman" w:hAnsi="Times New Roman" w:cs="Times New Roman"/>
              <w:i/>
              <w:iCs/>
              <w:color w:val="202122"/>
              <w:sz w:val="20"/>
              <w:szCs w:val="20"/>
            </w:rPr>
          </w:rPrChange>
        </w:rPr>
        <w:t>ἀπολογία</w:t>
      </w:r>
      <w:r w:rsidRPr="00E13F4E">
        <w:rPr>
          <w:rFonts w:ascii="Times New Roman" w:hAnsi="Times New Roman" w:cs="Times New Roman"/>
          <w:color w:val="000000" w:themeColor="text1"/>
          <w:sz w:val="20"/>
          <w:szCs w:val="20"/>
          <w:rPrChange w:id="1820" w:author="Zahid Syed" w:date="2025-09-24T13:00:00Z" w16du:dateUtc="2025-09-24T04:00:00Z">
            <w:rPr>
              <w:rFonts w:ascii="Times New Roman" w:hAnsi="Times New Roman" w:cs="Times New Roman"/>
              <w:color w:val="000000"/>
              <w:sz w:val="20"/>
              <w:szCs w:val="20"/>
            </w:rPr>
          </w:rPrChange>
        </w:rPr>
        <w:t xml:space="preserve"> meaning a speech given in defense of oneself or others—especially when used to justify particular rights, positions, doctrines, or beliefs. </w:t>
      </w:r>
      <w:r w:rsidRPr="00E13F4E">
        <w:rPr>
          <w:rFonts w:ascii="Times New Roman" w:hAnsi="Times New Roman" w:cs="Times New Roman"/>
          <w:i/>
          <w:iCs/>
          <w:color w:val="000000" w:themeColor="text1"/>
          <w:sz w:val="20"/>
          <w:szCs w:val="20"/>
          <w:rPrChange w:id="1821" w:author="Zahid Syed" w:date="2025-09-24T13:00:00Z" w16du:dateUtc="2025-09-24T04:00:00Z">
            <w:rPr>
              <w:rFonts w:ascii="Times New Roman" w:hAnsi="Times New Roman" w:cs="Times New Roman"/>
              <w:i/>
              <w:iCs/>
              <w:color w:val="000000"/>
              <w:sz w:val="20"/>
              <w:szCs w:val="20"/>
            </w:rPr>
          </w:rPrChange>
        </w:rPr>
        <w:t>Ápología</w:t>
      </w:r>
      <w:r w:rsidRPr="00E13F4E">
        <w:rPr>
          <w:rFonts w:ascii="Times New Roman" w:hAnsi="Times New Roman" w:cs="Times New Roman"/>
          <w:color w:val="000000" w:themeColor="text1"/>
          <w:sz w:val="20"/>
          <w:szCs w:val="20"/>
          <w:rPrChange w:id="1822" w:author="Zahid Syed" w:date="2025-09-24T13:00:00Z" w16du:dateUtc="2025-09-24T04:00:00Z">
            <w:rPr>
              <w:rFonts w:ascii="Times New Roman" w:hAnsi="Times New Roman" w:cs="Times New Roman"/>
              <w:color w:val="202122"/>
              <w:sz w:val="20"/>
              <w:szCs w:val="20"/>
            </w:rPr>
          </w:rPrChange>
        </w:rPr>
        <w:t xml:space="preserve"> in this sense is related to the Greek verb </w:t>
      </w:r>
      <w:r w:rsidRPr="00E13F4E">
        <w:rPr>
          <w:rFonts w:ascii="Times New Roman" w:hAnsi="Times New Roman" w:cs="Times New Roman"/>
          <w:i/>
          <w:iCs/>
          <w:color w:val="000000" w:themeColor="text1"/>
          <w:sz w:val="20"/>
          <w:szCs w:val="20"/>
          <w:rPrChange w:id="1823" w:author="Zahid Syed" w:date="2025-09-24T13:00:00Z" w16du:dateUtc="2025-09-24T04:00:00Z">
            <w:rPr>
              <w:rFonts w:ascii="Times New Roman" w:hAnsi="Times New Roman" w:cs="Times New Roman"/>
              <w:i/>
              <w:iCs/>
              <w:color w:val="000000"/>
              <w:sz w:val="20"/>
              <w:szCs w:val="20"/>
            </w:rPr>
          </w:rPrChange>
        </w:rPr>
        <w:t>á</w:t>
      </w:r>
      <w:r w:rsidRPr="00E13F4E">
        <w:rPr>
          <w:rFonts w:ascii="Times New Roman" w:hAnsi="Times New Roman" w:cs="Times New Roman"/>
          <w:i/>
          <w:iCs/>
          <w:color w:val="000000" w:themeColor="text1"/>
          <w:sz w:val="20"/>
          <w:szCs w:val="20"/>
          <w:rPrChange w:id="1824" w:author="Zahid Syed" w:date="2025-09-24T13:00:00Z" w16du:dateUtc="2025-09-24T04:00:00Z">
            <w:rPr>
              <w:rFonts w:ascii="Times New Roman" w:hAnsi="Times New Roman" w:cs="Times New Roman"/>
              <w:i/>
              <w:iCs/>
              <w:color w:val="202122"/>
              <w:sz w:val="20"/>
              <w:szCs w:val="20"/>
            </w:rPr>
          </w:rPrChange>
        </w:rPr>
        <w:t>pologe</w:t>
      </w:r>
      <w:r w:rsidRPr="00E13F4E">
        <w:rPr>
          <w:rFonts w:ascii="Times New Roman" w:hAnsi="Times New Roman" w:cs="Times New Roman"/>
          <w:i/>
          <w:iCs/>
          <w:color w:val="000000" w:themeColor="text1"/>
          <w:sz w:val="20"/>
          <w:szCs w:val="20"/>
          <w:rPrChange w:id="1825" w:author="Zahid Syed" w:date="2025-09-24T13:00:00Z" w16du:dateUtc="2025-09-24T04:00:00Z">
            <w:rPr>
              <w:rFonts w:ascii="Times New Roman" w:hAnsi="Times New Roman" w:cs="Times New Roman"/>
              <w:i/>
              <w:iCs/>
              <w:color w:val="000000"/>
              <w:sz w:val="20"/>
              <w:szCs w:val="20"/>
            </w:rPr>
          </w:rPrChange>
        </w:rPr>
        <w:t>î</w:t>
      </w:r>
      <w:r w:rsidRPr="00E13F4E">
        <w:rPr>
          <w:rFonts w:ascii="Times New Roman" w:hAnsi="Times New Roman" w:cs="Times New Roman"/>
          <w:i/>
          <w:iCs/>
          <w:color w:val="000000" w:themeColor="text1"/>
          <w:sz w:val="20"/>
          <w:szCs w:val="20"/>
          <w:rPrChange w:id="1826" w:author="Zahid Syed" w:date="2025-09-24T13:00:00Z" w16du:dateUtc="2025-09-24T04:00:00Z">
            <w:rPr>
              <w:rFonts w:ascii="Times New Roman" w:hAnsi="Times New Roman" w:cs="Times New Roman"/>
              <w:i/>
              <w:iCs/>
              <w:color w:val="202122"/>
              <w:sz w:val="20"/>
              <w:szCs w:val="20"/>
            </w:rPr>
          </w:rPrChange>
        </w:rPr>
        <w:t>sthai, ἀπολογεῖσθαι</w:t>
      </w:r>
      <w:r w:rsidRPr="00E13F4E">
        <w:rPr>
          <w:rFonts w:ascii="Times New Roman" w:hAnsi="Times New Roman" w:cs="Times New Roman"/>
          <w:color w:val="000000" w:themeColor="text1"/>
          <w:sz w:val="20"/>
          <w:szCs w:val="20"/>
          <w:rPrChange w:id="1827" w:author="Zahid Syed" w:date="2025-09-24T13:00:00Z" w16du:dateUtc="2025-09-24T04:00:00Z">
            <w:rPr>
              <w:rFonts w:ascii="Times New Roman" w:hAnsi="Times New Roman" w:cs="Times New Roman"/>
              <w:color w:val="202122"/>
              <w:sz w:val="20"/>
              <w:szCs w:val="20"/>
            </w:rPr>
          </w:rPrChange>
        </w:rPr>
        <w:t>, meaning “to speak in the defense of oneself or others.” When Socrates was accused by the ruling elites of Athens of corrupting the youth and going against established Athenian tradition in his belief in the One, his well-thought out self-defense was called an</w:t>
      </w:r>
      <w:r w:rsidRPr="00E13F4E">
        <w:rPr>
          <w:rFonts w:ascii="Times New Roman" w:hAnsi="Times New Roman" w:cs="Times New Roman"/>
          <w:i/>
          <w:iCs/>
          <w:color w:val="000000" w:themeColor="text1"/>
          <w:sz w:val="20"/>
          <w:szCs w:val="20"/>
          <w:rPrChange w:id="1828" w:author="Zahid Syed" w:date="2025-09-24T13:00:00Z" w16du:dateUtc="2025-09-24T04:00:00Z">
            <w:rPr>
              <w:rFonts w:ascii="Times New Roman" w:hAnsi="Times New Roman" w:cs="Times New Roman"/>
              <w:i/>
              <w:iCs/>
              <w:color w:val="000000"/>
              <w:sz w:val="20"/>
              <w:szCs w:val="20"/>
            </w:rPr>
          </w:rPrChange>
        </w:rPr>
        <w:t xml:space="preserve"> ápología</w:t>
      </w:r>
      <w:r w:rsidRPr="00E13F4E">
        <w:rPr>
          <w:rFonts w:ascii="Times New Roman" w:hAnsi="Times New Roman" w:cs="Times New Roman"/>
          <w:color w:val="000000" w:themeColor="text1"/>
          <w:sz w:val="20"/>
          <w:szCs w:val="20"/>
          <w:rPrChange w:id="1829" w:author="Zahid Syed" w:date="2025-09-24T13:00:00Z" w16du:dateUtc="2025-09-24T04:00:00Z">
            <w:rPr>
              <w:rFonts w:ascii="Times New Roman" w:hAnsi="Times New Roman" w:cs="Times New Roman"/>
              <w:color w:val="000000"/>
              <w:sz w:val="20"/>
              <w:szCs w:val="20"/>
            </w:rPr>
          </w:rPrChange>
        </w:rPr>
        <w:t>.</w:t>
      </w:r>
    </w:p>
  </w:footnote>
  <w:footnote w:id="71">
    <w:p w14:paraId="7292BDC7"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1830"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1831"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832" w:author="Zahid Syed" w:date="2025-09-24T13:00:00Z" w16du:dateUtc="2025-09-24T04:00:00Z">
            <w:rPr>
              <w:rFonts w:ascii="Times New Roman" w:hAnsi="Times New Roman" w:cs="Times New Roman"/>
              <w:sz w:val="20"/>
              <w:szCs w:val="20"/>
            </w:rPr>
          </w:rPrChange>
        </w:rPr>
        <w:t xml:space="preserve"> The word </w:t>
      </w:r>
      <w:r w:rsidRPr="00E13F4E">
        <w:rPr>
          <w:rFonts w:ascii="Times New Roman" w:hAnsi="Times New Roman" w:cs="Times New Roman"/>
          <w:b/>
          <w:bCs/>
          <w:color w:val="000000" w:themeColor="text1"/>
          <w:sz w:val="20"/>
          <w:szCs w:val="20"/>
          <w:rPrChange w:id="1833" w:author="Zahid Syed" w:date="2025-09-24T13:00:00Z" w16du:dateUtc="2025-09-24T04:00:00Z">
            <w:rPr>
              <w:rFonts w:ascii="Times New Roman" w:hAnsi="Times New Roman" w:cs="Times New Roman"/>
              <w:b/>
              <w:bCs/>
              <w:sz w:val="20"/>
              <w:szCs w:val="20"/>
            </w:rPr>
          </w:rPrChange>
        </w:rPr>
        <w:t>apologetic</w:t>
      </w:r>
      <w:r w:rsidRPr="00E13F4E">
        <w:rPr>
          <w:rFonts w:ascii="Times New Roman" w:hAnsi="Times New Roman" w:cs="Times New Roman"/>
          <w:color w:val="000000" w:themeColor="text1"/>
          <w:sz w:val="20"/>
          <w:szCs w:val="20"/>
          <w:rPrChange w:id="1834" w:author="Zahid Syed" w:date="2025-09-24T13:00:00Z" w16du:dateUtc="2025-09-24T04:00:00Z">
            <w:rPr>
              <w:rFonts w:ascii="Times New Roman" w:hAnsi="Times New Roman" w:cs="Times New Roman"/>
              <w:sz w:val="20"/>
              <w:szCs w:val="20"/>
            </w:rPr>
          </w:rPrChange>
        </w:rPr>
        <w:t xml:space="preserve">, although derived from the original meaning of a statement in defense of something controversial, is used here in its secondary sense of making </w:t>
      </w:r>
      <w:r w:rsidRPr="00E13F4E">
        <w:rPr>
          <w:rFonts w:ascii="Times New Roman" w:hAnsi="Times New Roman" w:cs="Times New Roman"/>
          <w:color w:val="000000" w:themeColor="text1"/>
          <w:sz w:val="20"/>
          <w:szCs w:val="20"/>
          <w:rPrChange w:id="1835" w:author="Zahid Syed" w:date="2025-09-24T13:00:00Z" w16du:dateUtc="2025-09-24T04:00:00Z">
            <w:rPr>
              <w:rFonts w:ascii="Times New Roman" w:hAnsi="Times New Roman" w:cs="Times New Roman"/>
              <w:color w:val="000000"/>
              <w:sz w:val="20"/>
              <w:szCs w:val="20"/>
            </w:rPr>
          </w:rPrChange>
        </w:rPr>
        <w:t>regretful</w:t>
      </w:r>
      <w:r w:rsidRPr="00E13F4E">
        <w:rPr>
          <w:rStyle w:val="apple-converted-space"/>
          <w:rFonts w:ascii="Times New Roman" w:eastAsia="Yu Gothic Light" w:hAnsi="Times New Roman" w:cs="Times New Roman"/>
          <w:color w:val="000000" w:themeColor="text1"/>
          <w:sz w:val="20"/>
          <w:szCs w:val="20"/>
          <w:rPrChange w:id="1836" w:author="Zahid Syed" w:date="2025-09-24T13:00:00Z" w16du:dateUtc="2025-09-24T04:00:00Z">
            <w:rPr>
              <w:rStyle w:val="apple-converted-space"/>
              <w:rFonts w:ascii="Times New Roman" w:eastAsia="Yu Gothic Light" w:hAnsi="Times New Roman" w:cs="Times New Roman"/>
              <w:color w:val="000000"/>
              <w:sz w:val="20"/>
              <w:szCs w:val="20"/>
            </w:rPr>
          </w:rPrChange>
        </w:rPr>
        <w:t> </w:t>
      </w:r>
      <w:r w:rsidRPr="00E13F4E">
        <w:rPr>
          <w:rFonts w:ascii="Times New Roman" w:hAnsi="Times New Roman" w:cs="Times New Roman"/>
          <w:color w:val="000000" w:themeColor="text1"/>
          <w:sz w:val="20"/>
          <w:szCs w:val="20"/>
          <w:rPrChange w:id="1837" w:author="Zahid Syed" w:date="2025-09-24T13:00:00Z" w16du:dateUtc="2025-09-24T04:00:00Z">
            <w:rPr>
              <w:rFonts w:ascii="Times New Roman" w:hAnsi="Times New Roman" w:cs="Times New Roman"/>
              <w:color w:val="000000"/>
              <w:sz w:val="20"/>
              <w:szCs w:val="20"/>
            </w:rPr>
          </w:rPrChange>
        </w:rPr>
        <w:t>acknowledgements or seeking to excuse offenses or failures. Whereas I use “Apology” (with a capital “A”) in the sense of an honest defense of something that deserves to be defended,  I am applying “apologetic” here with the meaning of writing a defense that is not thoroughly honest or objective and seeks to cover up aspects of what is being defended, which are failures and have indeed caused offense.</w:t>
      </w:r>
    </w:p>
  </w:footnote>
  <w:footnote w:id="72">
    <w:p w14:paraId="0287640C" w14:textId="77777777" w:rsidR="00B335E1" w:rsidRPr="00E13F4E" w:rsidRDefault="00B335E1" w:rsidP="005D5C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themeColor="text1"/>
          <w:sz w:val="20"/>
          <w:szCs w:val="20"/>
          <w:rPrChange w:id="1840" w:author="Zahid Syed" w:date="2025-09-24T13:00:00Z" w16du:dateUtc="2025-09-24T04:00:00Z">
            <w:rPr>
              <w:rFonts w:ascii="Times New Roman" w:eastAsia="Yu Gothic" w:hAnsi="Times New Roman" w:cs="Times New Roman"/>
              <w:color w:val="0F252D"/>
              <w:sz w:val="20"/>
              <w:szCs w:val="20"/>
            </w:rPr>
          </w:rPrChange>
        </w:rPr>
      </w:pPr>
      <w:r w:rsidRPr="00E13F4E">
        <w:rPr>
          <w:rStyle w:val="FootnoteReference"/>
          <w:rFonts w:ascii="Times New Roman" w:hAnsi="Times New Roman" w:cs="Times New Roman"/>
          <w:color w:val="000000" w:themeColor="text1"/>
          <w:sz w:val="20"/>
          <w:szCs w:val="20"/>
          <w:rPrChange w:id="1841"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842"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b/>
          <w:bCs/>
          <w:i/>
          <w:iCs/>
          <w:color w:val="000000" w:themeColor="text1"/>
          <w:sz w:val="20"/>
          <w:szCs w:val="20"/>
          <w:rPrChange w:id="1843" w:author="Zahid Syed" w:date="2025-09-24T13:00:00Z" w16du:dateUtc="2025-09-24T04:00:00Z">
            <w:rPr>
              <w:rFonts w:ascii="Times New Roman" w:eastAsia="Yu Gothic" w:hAnsi="Times New Roman" w:cs="Times New Roman"/>
              <w:b/>
              <w:bCs/>
              <w:i/>
              <w:iCs/>
              <w:color w:val="0F252D"/>
              <w:sz w:val="20"/>
              <w:szCs w:val="20"/>
            </w:rPr>
          </w:rPrChange>
        </w:rPr>
        <w:t>The Apocalypse of Ezra</w:t>
      </w:r>
      <w:r w:rsidRPr="00E13F4E">
        <w:rPr>
          <w:rFonts w:ascii="Times New Roman" w:eastAsia="Yu Gothic" w:hAnsi="Times New Roman" w:cs="Times New Roman"/>
          <w:color w:val="000000" w:themeColor="text1"/>
          <w:sz w:val="20"/>
          <w:szCs w:val="20"/>
          <w:rPrChange w:id="1844" w:author="Zahid Syed" w:date="2025-09-24T13:00:00Z" w16du:dateUtc="2025-09-24T04:00:00Z">
            <w:rPr>
              <w:rFonts w:ascii="Times New Roman" w:eastAsia="Yu Gothic" w:hAnsi="Times New Roman" w:cs="Times New Roman"/>
              <w:color w:val="0F252D"/>
              <w:sz w:val="20"/>
              <w:szCs w:val="20"/>
            </w:rPr>
          </w:rPrChange>
        </w:rPr>
        <w:t xml:space="preserve"> is also known as </w:t>
      </w:r>
      <w:r w:rsidRPr="00E13F4E">
        <w:rPr>
          <w:rFonts w:ascii="Times New Roman" w:eastAsia="Yu Gothic" w:hAnsi="Times New Roman" w:cs="Times New Roman"/>
          <w:i/>
          <w:iCs/>
          <w:color w:val="000000" w:themeColor="text1"/>
          <w:sz w:val="20"/>
          <w:szCs w:val="20"/>
          <w:rPrChange w:id="1845" w:author="Zahid Syed" w:date="2025-09-24T13:00:00Z" w16du:dateUtc="2025-09-24T04:00:00Z">
            <w:rPr>
              <w:rFonts w:ascii="Times New Roman" w:eastAsia="Yu Gothic" w:hAnsi="Times New Roman" w:cs="Times New Roman"/>
              <w:i/>
              <w:iCs/>
              <w:color w:val="0F252D"/>
              <w:sz w:val="20"/>
              <w:szCs w:val="20"/>
            </w:rPr>
          </w:rPrChange>
        </w:rPr>
        <w:t xml:space="preserve">The Word and Revelation of Esdras </w:t>
      </w:r>
      <w:r w:rsidRPr="00E13F4E">
        <w:rPr>
          <w:rFonts w:ascii="Times New Roman" w:eastAsia="Yu Gothic" w:hAnsi="Times New Roman" w:cs="Times New Roman"/>
          <w:color w:val="000000" w:themeColor="text1"/>
          <w:sz w:val="20"/>
          <w:szCs w:val="20"/>
          <w:rPrChange w:id="1846" w:author="Zahid Syed" w:date="2025-09-24T13:00:00Z" w16du:dateUtc="2025-09-24T04:00:00Z">
            <w:rPr>
              <w:rFonts w:ascii="Times New Roman" w:eastAsia="Yu Gothic" w:hAnsi="Times New Roman" w:cs="Times New Roman"/>
              <w:color w:val="0F252D"/>
              <w:sz w:val="20"/>
              <w:szCs w:val="20"/>
            </w:rPr>
          </w:rPrChange>
        </w:rPr>
        <w:t xml:space="preserve">(Ezra). It is apocryphal and presents itself as being written by Ezra, who uses the first person. The work only survives in two Greek copies. </w:t>
      </w:r>
      <w:r w:rsidRPr="00E13F4E">
        <w:rPr>
          <w:rFonts w:ascii="Times New Roman" w:hAnsi="Times New Roman" w:cs="Times New Roman"/>
          <w:color w:val="000000" w:themeColor="text1"/>
          <w:sz w:val="20"/>
          <w:szCs w:val="20"/>
          <w:rPrChange w:id="1847" w:author="Zahid Syed" w:date="2025-09-24T13:00:00Z" w16du:dateUtc="2025-09-24T04:00:00Z">
            <w:rPr>
              <w:rFonts w:ascii="Times New Roman" w:hAnsi="Times New Roman" w:cs="Times New Roman"/>
              <w:color w:val="202122"/>
              <w:sz w:val="20"/>
              <w:szCs w:val="20"/>
            </w:rPr>
          </w:rPrChange>
        </w:rPr>
        <w:t>The extant version of the Greek</w:t>
      </w:r>
      <w:r w:rsidRPr="00E13F4E">
        <w:rPr>
          <w:rFonts w:ascii="Times New Roman" w:hAnsi="Times New Roman" w:cs="Times New Roman"/>
          <w:i/>
          <w:iCs/>
          <w:color w:val="000000" w:themeColor="text1"/>
          <w:sz w:val="20"/>
          <w:szCs w:val="20"/>
          <w:rPrChange w:id="1848" w:author="Zahid Syed" w:date="2025-09-24T13:00:00Z" w16du:dateUtc="2025-09-24T04:00:00Z">
            <w:rPr>
              <w:rFonts w:ascii="Times New Roman" w:hAnsi="Times New Roman" w:cs="Times New Roman"/>
              <w:i/>
              <w:iCs/>
              <w:color w:val="202122"/>
              <w:sz w:val="20"/>
              <w:szCs w:val="20"/>
            </w:rPr>
          </w:rPrChange>
        </w:rPr>
        <w:t xml:space="preserve"> Apocalypse of Ezra</w:t>
      </w:r>
      <w:r w:rsidRPr="00E13F4E">
        <w:rPr>
          <w:rFonts w:ascii="Times New Roman" w:hAnsi="Times New Roman" w:cs="Times New Roman"/>
          <w:color w:val="000000" w:themeColor="text1"/>
          <w:sz w:val="20"/>
          <w:szCs w:val="20"/>
          <w:rPrChange w:id="1849" w:author="Zahid Syed" w:date="2025-09-24T13:00:00Z" w16du:dateUtc="2025-09-24T04:00:00Z">
            <w:rPr>
              <w:rFonts w:ascii="Times New Roman" w:hAnsi="Times New Roman" w:cs="Times New Roman"/>
              <w:color w:val="202122"/>
              <w:sz w:val="20"/>
              <w:szCs w:val="20"/>
            </w:rPr>
          </w:rPrChange>
        </w:rPr>
        <w:t> is generally believed to have undergone extensive reworking, if not having been totally written in the first place by later Christian editors and writers, since it mentions Paul, John, King Herod, and other figures of the earliest Christian period. The work has descriptions of the Antichrist, Heaven, and Hell. It also contends that Ezra was taken up into heaven at the end of his life.</w:t>
      </w:r>
    </w:p>
    <w:p w14:paraId="1F15D14A" w14:textId="77777777" w:rsidR="00B335E1" w:rsidRPr="00E13F4E" w:rsidRDefault="00B335E1" w:rsidP="005D5C5B">
      <w:pPr>
        <w:pStyle w:val="FootnoteText1"/>
        <w:rPr>
          <w:color w:val="000000" w:themeColor="text1"/>
          <w:rPrChange w:id="1850" w:author="Zahid Syed" w:date="2025-09-24T13:00:00Z" w16du:dateUtc="2025-09-24T04:00:00Z">
            <w:rPr/>
          </w:rPrChange>
        </w:rPr>
      </w:pPr>
    </w:p>
  </w:footnote>
  <w:footnote w:id="73">
    <w:p w14:paraId="230ACED1" w14:textId="77777777" w:rsidR="00B335E1" w:rsidRPr="00E13F4E" w:rsidRDefault="00B335E1" w:rsidP="005D5C5B">
      <w:pPr>
        <w:pStyle w:val="FootnoteText1"/>
        <w:rPr>
          <w:color w:val="000000" w:themeColor="text1"/>
          <w:rPrChange w:id="1855" w:author="Zahid Syed" w:date="2025-09-24T13:00:00Z" w16du:dateUtc="2025-09-24T04:00:00Z">
            <w:rPr>
              <w:color w:val="202122"/>
            </w:rPr>
          </w:rPrChange>
        </w:rPr>
      </w:pPr>
      <w:r w:rsidRPr="00E13F4E">
        <w:rPr>
          <w:rStyle w:val="FootnoteReference"/>
          <w:color w:val="000000" w:themeColor="text1"/>
          <w:rPrChange w:id="1856" w:author="Zahid Syed" w:date="2025-09-24T13:00:00Z" w16du:dateUtc="2025-09-24T04:00:00Z">
            <w:rPr>
              <w:rStyle w:val="FootnoteReference"/>
            </w:rPr>
          </w:rPrChange>
        </w:rPr>
        <w:footnoteRef/>
      </w:r>
      <w:r w:rsidRPr="00E13F4E">
        <w:rPr>
          <w:color w:val="000000" w:themeColor="text1"/>
          <w:rPrChange w:id="1857" w:author="Zahid Syed" w:date="2025-09-24T13:00:00Z" w16du:dateUtc="2025-09-24T04:00:00Z">
            <w:rPr/>
          </w:rPrChange>
        </w:rPr>
        <w:t xml:space="preserve"> </w:t>
      </w:r>
      <w:r w:rsidRPr="00E13F4E">
        <w:rPr>
          <w:rFonts w:eastAsia="Yu Gothic"/>
          <w:b/>
          <w:bCs/>
          <w:color w:val="000000" w:themeColor="text1"/>
          <w:rPrChange w:id="1858" w:author="Zahid Syed" w:date="2025-09-24T13:00:00Z" w16du:dateUtc="2025-09-24T04:00:00Z">
            <w:rPr>
              <w:rFonts w:eastAsia="Yu Gothic"/>
              <w:b/>
              <w:bCs/>
              <w:color w:val="000000"/>
            </w:rPr>
          </w:rPrChange>
        </w:rPr>
        <w:t xml:space="preserve">Al-Khāzin </w:t>
      </w:r>
      <w:r w:rsidRPr="00E13F4E">
        <w:rPr>
          <w:rFonts w:eastAsia="Yu Gothic"/>
          <w:color w:val="000000" w:themeColor="text1"/>
          <w:rPrChange w:id="1859" w:author="Zahid Syed" w:date="2025-09-24T13:00:00Z" w16du:dateUtc="2025-09-24T04:00:00Z">
            <w:rPr>
              <w:rFonts w:eastAsia="Yu Gothic"/>
              <w:color w:val="000000"/>
            </w:rPr>
          </w:rPrChange>
        </w:rPr>
        <w:t>(d. 742/1341)</w:t>
      </w:r>
      <w:r w:rsidRPr="00E13F4E">
        <w:rPr>
          <w:color w:val="000000" w:themeColor="text1"/>
          <w:rPrChange w:id="1860" w:author="Zahid Syed" w:date="2025-09-24T13:00:00Z" w16du:dateUtc="2025-09-24T04:00:00Z">
            <w:rPr>
              <w:color w:val="202122"/>
            </w:rPr>
          </w:rPrChange>
        </w:rPr>
        <w:t xml:space="preserve"> or, more fully, Alā’ al-Dīn ‘Alī ibn </w:t>
      </w:r>
      <w:r w:rsidRPr="00E13F4E">
        <w:rPr>
          <w:color w:val="000000" w:themeColor="text1"/>
          <w:rPrChange w:id="1861" w:author="Zahid Syed" w:date="2025-09-24T13:00:00Z" w16du:dateUtc="2025-09-24T04:00:00Z">
            <w:rPr/>
          </w:rPrChange>
        </w:rPr>
        <w:t>Muḥammad a</w:t>
      </w:r>
      <w:r w:rsidRPr="00E13F4E">
        <w:rPr>
          <w:rFonts w:eastAsia="Yu Gothic"/>
          <w:color w:val="000000" w:themeColor="text1"/>
          <w:rPrChange w:id="1862" w:author="Zahid Syed" w:date="2025-09-24T13:00:00Z" w16du:dateUtc="2025-09-24T04:00:00Z">
            <w:rPr>
              <w:rFonts w:eastAsia="Yu Gothic"/>
              <w:color w:val="000000"/>
            </w:rPr>
          </w:rPrChange>
        </w:rPr>
        <w:t>l-Khāzin al-Sh</w:t>
      </w:r>
      <w:r w:rsidRPr="00E13F4E">
        <w:rPr>
          <w:color w:val="000000" w:themeColor="text1"/>
          <w:rPrChange w:id="1863" w:author="Zahid Syed" w:date="2025-09-24T13:00:00Z" w16du:dateUtc="2025-09-24T04:00:00Z">
            <w:rPr>
              <w:color w:val="202122"/>
            </w:rPr>
          </w:rPrChange>
        </w:rPr>
        <w:t>ī</w:t>
      </w:r>
      <w:r w:rsidRPr="00E13F4E">
        <w:rPr>
          <w:rFonts w:eastAsia="Yu Gothic"/>
          <w:color w:val="000000" w:themeColor="text1"/>
          <w:rPrChange w:id="1864" w:author="Zahid Syed" w:date="2025-09-24T13:00:00Z" w16du:dateUtc="2025-09-24T04:00:00Z">
            <w:rPr>
              <w:rFonts w:eastAsia="Yu Gothic"/>
              <w:color w:val="000000"/>
            </w:rPr>
          </w:rPrChange>
        </w:rPr>
        <w:t>h</w:t>
      </w:r>
      <w:r w:rsidRPr="00E13F4E">
        <w:rPr>
          <w:color w:val="000000" w:themeColor="text1"/>
          <w:rPrChange w:id="1865" w:author="Zahid Syed" w:date="2025-09-24T13:00:00Z" w16du:dateUtc="2025-09-24T04:00:00Z">
            <w:rPr>
              <w:color w:val="202122"/>
            </w:rPr>
          </w:rPrChange>
        </w:rPr>
        <w:t>ī</w:t>
      </w:r>
      <w:r w:rsidRPr="00E13F4E">
        <w:rPr>
          <w:rFonts w:eastAsia="Yu Gothic"/>
          <w:color w:val="000000" w:themeColor="text1"/>
          <w:rPrChange w:id="1866" w:author="Zahid Syed" w:date="2025-09-24T13:00:00Z" w16du:dateUtc="2025-09-24T04:00:00Z">
            <w:rPr>
              <w:rFonts w:eastAsia="Yu Gothic"/>
              <w:color w:val="000000"/>
            </w:rPr>
          </w:rPrChange>
        </w:rPr>
        <w:t xml:space="preserve"> was a noted Shāfi‘</w:t>
      </w:r>
      <w:r w:rsidRPr="00E13F4E">
        <w:rPr>
          <w:color w:val="000000" w:themeColor="text1"/>
          <w:rPrChange w:id="1867" w:author="Zahid Syed" w:date="2025-09-24T13:00:00Z" w16du:dateUtc="2025-09-24T04:00:00Z">
            <w:rPr>
              <w:color w:val="202122"/>
            </w:rPr>
          </w:rPrChange>
        </w:rPr>
        <w:t xml:space="preserve">ī  </w:t>
      </w:r>
      <w:r w:rsidRPr="00E13F4E">
        <w:rPr>
          <w:color w:val="000000" w:themeColor="text1"/>
          <w:rPrChange w:id="1868" w:author="Zahid Syed" w:date="2025-09-24T13:00:00Z" w16du:dateUtc="2025-09-24T04:00:00Z">
            <w:rPr/>
          </w:rPrChange>
        </w:rPr>
        <w:t>Qur’ānic</w:t>
      </w:r>
      <w:r w:rsidRPr="00E13F4E">
        <w:rPr>
          <w:color w:val="000000" w:themeColor="text1"/>
          <w:rPrChange w:id="1869" w:author="Zahid Syed" w:date="2025-09-24T13:00:00Z" w16du:dateUtc="2025-09-24T04:00:00Z">
            <w:rPr>
              <w:color w:val="202122"/>
            </w:rPr>
          </w:rPrChange>
        </w:rPr>
        <w:t xml:space="preserve"> commentator from Baghdad, who taught in Damascus and died and was buried in Aleppo. He is best known for his excellent </w:t>
      </w:r>
      <w:r w:rsidRPr="00E13F4E">
        <w:rPr>
          <w:color w:val="000000" w:themeColor="text1"/>
          <w:rPrChange w:id="1870" w:author="Zahid Syed" w:date="2025-09-24T13:00:00Z" w16du:dateUtc="2025-09-24T04:00:00Z">
            <w:rPr/>
          </w:rPrChange>
        </w:rPr>
        <w:t xml:space="preserve">Qur’ānic commentary </w:t>
      </w:r>
      <w:r w:rsidRPr="00E13F4E">
        <w:rPr>
          <w:i/>
          <w:iCs/>
          <w:color w:val="000000" w:themeColor="text1"/>
          <w:rPrChange w:id="1871" w:author="Zahid Syed" w:date="2025-09-24T13:00:00Z" w16du:dateUtc="2025-09-24T04:00:00Z">
            <w:rPr>
              <w:i/>
              <w:iCs/>
              <w:color w:val="202122"/>
            </w:rPr>
          </w:rPrChange>
        </w:rPr>
        <w:t xml:space="preserve">Lubāb al-Ta’wīl fī Ma‘ānī al-Tanzīl </w:t>
      </w:r>
      <w:r w:rsidRPr="00E13F4E">
        <w:rPr>
          <w:color w:val="000000" w:themeColor="text1"/>
          <w:rPrChange w:id="1872" w:author="Zahid Syed" w:date="2025-09-24T13:00:00Z" w16du:dateUtc="2025-09-24T04:00:00Z">
            <w:rPr>
              <w:color w:val="202122"/>
            </w:rPr>
          </w:rPrChange>
        </w:rPr>
        <w:t xml:space="preserve">(The Innermost Kernels of Exegesis on the Meanings of the Revelation), which is generally referred to simply as </w:t>
      </w:r>
      <w:r w:rsidRPr="00E13F4E">
        <w:rPr>
          <w:i/>
          <w:iCs/>
          <w:color w:val="000000" w:themeColor="text1"/>
          <w:rPrChange w:id="1873" w:author="Zahid Syed" w:date="2025-09-24T13:00:00Z" w16du:dateUtc="2025-09-24T04:00:00Z">
            <w:rPr>
              <w:i/>
              <w:iCs/>
              <w:color w:val="202122"/>
            </w:rPr>
          </w:rPrChange>
        </w:rPr>
        <w:t>Tafsīr al-Khāzin</w:t>
      </w:r>
      <w:r w:rsidRPr="00E13F4E">
        <w:rPr>
          <w:color w:val="000000" w:themeColor="text1"/>
          <w:rPrChange w:id="1874" w:author="Zahid Syed" w:date="2025-09-24T13:00:00Z" w16du:dateUtc="2025-09-24T04:00:00Z">
            <w:rPr>
              <w:color w:val="202122"/>
            </w:rPr>
          </w:rPrChange>
        </w:rPr>
        <w:t xml:space="preserve"> (</w:t>
      </w:r>
      <w:r w:rsidRPr="00E13F4E">
        <w:rPr>
          <w:rFonts w:eastAsia="Yu Gothic"/>
          <w:color w:val="000000" w:themeColor="text1"/>
          <w:rPrChange w:id="1875" w:author="Zahid Syed" w:date="2025-09-24T13:00:00Z" w16du:dateUtc="2025-09-24T04:00:00Z">
            <w:rPr>
              <w:rFonts w:eastAsia="Yu Gothic"/>
              <w:color w:val="000000"/>
            </w:rPr>
          </w:rPrChange>
        </w:rPr>
        <w:t>Al-Khāzin’ Commentary). Toward the end of his life, he settled in the village of Sh</w:t>
      </w:r>
      <w:r w:rsidRPr="00E13F4E">
        <w:rPr>
          <w:color w:val="000000" w:themeColor="text1"/>
          <w:rPrChange w:id="1876" w:author="Zahid Syed" w:date="2025-09-24T13:00:00Z" w16du:dateUtc="2025-09-24T04:00:00Z">
            <w:rPr>
              <w:color w:val="202122"/>
            </w:rPr>
          </w:rPrChange>
        </w:rPr>
        <w:t xml:space="preserve">īha near Aleppo, from which he got his designation as </w:t>
      </w:r>
      <w:r w:rsidRPr="00E13F4E">
        <w:rPr>
          <w:rFonts w:eastAsia="Yu Gothic"/>
          <w:color w:val="000000" w:themeColor="text1"/>
          <w:rPrChange w:id="1877" w:author="Zahid Syed" w:date="2025-09-24T13:00:00Z" w16du:dateUtc="2025-09-24T04:00:00Z">
            <w:rPr>
              <w:rFonts w:eastAsia="Yu Gothic"/>
              <w:color w:val="000000"/>
            </w:rPr>
          </w:rPrChange>
        </w:rPr>
        <w:t>al-Sh</w:t>
      </w:r>
      <w:r w:rsidRPr="00E13F4E">
        <w:rPr>
          <w:color w:val="000000" w:themeColor="text1"/>
          <w:rPrChange w:id="1878" w:author="Zahid Syed" w:date="2025-09-24T13:00:00Z" w16du:dateUtc="2025-09-24T04:00:00Z">
            <w:rPr>
              <w:color w:val="202122"/>
            </w:rPr>
          </w:rPrChange>
        </w:rPr>
        <w:t>ī</w:t>
      </w:r>
      <w:r w:rsidRPr="00E13F4E">
        <w:rPr>
          <w:rFonts w:eastAsia="Yu Gothic"/>
          <w:color w:val="000000" w:themeColor="text1"/>
          <w:rPrChange w:id="1879" w:author="Zahid Syed" w:date="2025-09-24T13:00:00Z" w16du:dateUtc="2025-09-24T04:00:00Z">
            <w:rPr>
              <w:rFonts w:eastAsia="Yu Gothic"/>
              <w:color w:val="000000"/>
            </w:rPr>
          </w:rPrChange>
        </w:rPr>
        <w:t>h</w:t>
      </w:r>
      <w:r w:rsidRPr="00E13F4E">
        <w:rPr>
          <w:color w:val="000000" w:themeColor="text1"/>
          <w:rPrChange w:id="1880" w:author="Zahid Syed" w:date="2025-09-24T13:00:00Z" w16du:dateUtc="2025-09-24T04:00:00Z">
            <w:rPr>
              <w:color w:val="202122"/>
            </w:rPr>
          </w:rPrChange>
        </w:rPr>
        <w:t>ī.</w:t>
      </w:r>
    </w:p>
  </w:footnote>
  <w:footnote w:id="74">
    <w:p w14:paraId="70ACE49D"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1882" w:author="Zahid Syed" w:date="2025-09-24T13:00:00Z" w16du:dateUtc="2025-09-24T04:00:00Z">
            <w:rPr>
              <w:rFonts w:ascii="Times New Roman" w:hAnsi="Times New Roman" w:cs="Times New Roman"/>
              <w:sz w:val="20"/>
              <w:szCs w:val="20"/>
            </w:rPr>
          </w:rPrChange>
        </w:rPr>
      </w:pPr>
      <w:ins w:id="1883" w:author="Umar Abd-Allah" w:date="2023-10-29T16:10:00Z">
        <w:r w:rsidRPr="00E13F4E">
          <w:rPr>
            <w:rStyle w:val="FootnoteReference"/>
            <w:rFonts w:ascii="Times New Roman" w:hAnsi="Times New Roman" w:cs="Times New Roman"/>
            <w:color w:val="000000" w:themeColor="text1"/>
            <w:sz w:val="20"/>
            <w:szCs w:val="20"/>
            <w:rPrChange w:id="1884"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885"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1886" w:author="Zahid Syed" w:date="2025-09-24T13:00:00Z" w16du:dateUtc="2025-09-24T04:00:00Z">
              <w:rPr>
                <w:rFonts w:ascii="Times New Roman" w:hAnsi="Times New Roman" w:cs="Times New Roman"/>
                <w:b/>
                <w:bCs/>
                <w:sz w:val="20"/>
                <w:szCs w:val="20"/>
              </w:rPr>
            </w:rPrChange>
          </w:rPr>
          <w:t xml:space="preserve">Al-Jāḥiẓ </w:t>
        </w:r>
        <w:r w:rsidRPr="00E13F4E">
          <w:rPr>
            <w:rFonts w:ascii="Times New Roman" w:hAnsi="Times New Roman" w:cs="Times New Roman"/>
            <w:color w:val="000000" w:themeColor="text1"/>
            <w:sz w:val="20"/>
            <w:szCs w:val="20"/>
            <w:rPrChange w:id="1887" w:author="Zahid Syed" w:date="2025-09-24T13:00:00Z" w16du:dateUtc="2025-09-24T04:00:00Z">
              <w:rPr>
                <w:rFonts w:ascii="Times New Roman" w:hAnsi="Times New Roman" w:cs="Times New Roman"/>
                <w:sz w:val="20"/>
                <w:szCs w:val="20"/>
              </w:rPr>
            </w:rPrChange>
          </w:rPr>
          <w:t xml:space="preserve">(d. 255/869) or, more fully, </w:t>
        </w:r>
        <w:r w:rsidRPr="00E13F4E">
          <w:rPr>
            <w:rFonts w:ascii="Times New Roman" w:hAnsi="Times New Roman" w:cs="Times New Roman"/>
            <w:color w:val="000000" w:themeColor="text1"/>
            <w:sz w:val="20"/>
            <w:szCs w:val="20"/>
            <w:rPrChange w:id="1888" w:author="Zahid Syed" w:date="2025-09-24T13:00:00Z" w16du:dateUtc="2025-09-24T04:00:00Z">
              <w:rPr>
                <w:rFonts w:ascii="Times New Roman" w:hAnsi="Times New Roman" w:cs="Times New Roman"/>
                <w:color w:val="202122"/>
                <w:sz w:val="20"/>
                <w:szCs w:val="20"/>
              </w:rPr>
            </w:rPrChange>
          </w:rPr>
          <w:t>Abū ‘Uthm</w:t>
        </w:r>
        <w:r w:rsidRPr="00E13F4E">
          <w:rPr>
            <w:rFonts w:ascii="Times New Roman" w:hAnsi="Times New Roman" w:cs="Times New Roman"/>
            <w:color w:val="000000" w:themeColor="text1"/>
            <w:sz w:val="20"/>
            <w:szCs w:val="20"/>
            <w:rPrChange w:id="1889"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1890" w:author="Zahid Syed" w:date="2025-09-24T13:00:00Z" w16du:dateUtc="2025-09-24T04:00:00Z">
              <w:rPr>
                <w:rFonts w:ascii="Times New Roman" w:hAnsi="Times New Roman" w:cs="Times New Roman"/>
                <w:color w:val="202122"/>
                <w:sz w:val="20"/>
                <w:szCs w:val="20"/>
              </w:rPr>
            </w:rPrChange>
          </w:rPr>
          <w:t>n ‘Amr ibn Baḥr al-Kin</w:t>
        </w:r>
        <w:r w:rsidRPr="00E13F4E">
          <w:rPr>
            <w:rFonts w:ascii="Times New Roman" w:hAnsi="Times New Roman" w:cs="Times New Roman"/>
            <w:color w:val="000000" w:themeColor="text1"/>
            <w:sz w:val="20"/>
            <w:szCs w:val="20"/>
            <w:rPrChange w:id="1891"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1892" w:author="Zahid Syed" w:date="2025-09-24T13:00:00Z" w16du:dateUtc="2025-09-24T04:00:00Z">
              <w:rPr>
                <w:rFonts w:ascii="Times New Roman" w:hAnsi="Times New Roman" w:cs="Times New Roman"/>
                <w:color w:val="202122"/>
                <w:sz w:val="20"/>
                <w:szCs w:val="20"/>
              </w:rPr>
            </w:rPrChange>
          </w:rPr>
          <w:t>nī al-Baṣrī was a major Muslim prose writer and author of the ‘Abb</w:t>
        </w:r>
        <w:r w:rsidRPr="00E13F4E">
          <w:rPr>
            <w:rFonts w:ascii="Times New Roman" w:hAnsi="Times New Roman" w:cs="Times New Roman"/>
            <w:color w:val="000000" w:themeColor="text1"/>
            <w:sz w:val="20"/>
            <w:szCs w:val="20"/>
            <w:rPrChange w:id="1893"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1894" w:author="Zahid Syed" w:date="2025-09-24T13:00:00Z" w16du:dateUtc="2025-09-24T04:00:00Z">
              <w:rPr>
                <w:rFonts w:ascii="Times New Roman" w:hAnsi="Times New Roman" w:cs="Times New Roman"/>
                <w:color w:val="202122"/>
                <w:sz w:val="20"/>
                <w:szCs w:val="20"/>
              </w:rPr>
            </w:rPrChange>
          </w:rPr>
          <w:t>sid period of the third/ninth century. Al-</w:t>
        </w:r>
        <w:r w:rsidRPr="00E13F4E">
          <w:rPr>
            <w:rFonts w:ascii="Times New Roman" w:hAnsi="Times New Roman" w:cs="Times New Roman"/>
            <w:color w:val="000000" w:themeColor="text1"/>
            <w:sz w:val="20"/>
            <w:szCs w:val="20"/>
            <w:rPrChange w:id="1895" w:author="Zahid Syed" w:date="2025-09-24T13:00:00Z" w16du:dateUtc="2025-09-24T04:00:00Z">
              <w:rPr>
                <w:rFonts w:ascii="Times New Roman" w:hAnsi="Times New Roman" w:cs="Times New Roman"/>
                <w:sz w:val="20"/>
                <w:szCs w:val="20"/>
              </w:rPr>
            </w:rPrChange>
          </w:rPr>
          <w:t>Jāḥiẓ nickname means “the pop-eyed” in Arabic, and he was a man of darker colored, owing his complexion to the fact that his grandfather was black, who had worked as a cameleer and porter.</w:t>
        </w:r>
        <w:r w:rsidRPr="00E13F4E">
          <w:rPr>
            <w:rFonts w:ascii="Times New Roman" w:hAnsi="Times New Roman" w:cs="Times New Roman"/>
            <w:color w:val="000000" w:themeColor="text1"/>
            <w:sz w:val="20"/>
            <w:szCs w:val="20"/>
            <w:rPrChange w:id="1896" w:author="Zahid Syed" w:date="2025-09-24T13:00:00Z" w16du:dateUtc="2025-09-24T04:00:00Z">
              <w:rPr>
                <w:rFonts w:ascii="Times New Roman" w:hAnsi="Times New Roman" w:cs="Times New Roman"/>
                <w:color w:val="202122"/>
                <w:sz w:val="20"/>
                <w:szCs w:val="20"/>
              </w:rPr>
            </w:rPrChange>
          </w:rPr>
          <w:t xml:space="preserve"> The family of al-</w:t>
        </w:r>
        <w:r w:rsidRPr="00E13F4E">
          <w:rPr>
            <w:rFonts w:ascii="Times New Roman" w:hAnsi="Times New Roman" w:cs="Times New Roman"/>
            <w:color w:val="000000" w:themeColor="text1"/>
            <w:sz w:val="20"/>
            <w:szCs w:val="20"/>
            <w:rPrChange w:id="1897" w:author="Zahid Syed" w:date="2025-09-24T13:00:00Z" w16du:dateUtc="2025-09-24T04:00:00Z">
              <w:rPr>
                <w:rFonts w:ascii="Times New Roman" w:hAnsi="Times New Roman" w:cs="Times New Roman"/>
                <w:sz w:val="20"/>
                <w:szCs w:val="20"/>
              </w:rPr>
            </w:rPrChange>
          </w:rPr>
          <w:t xml:space="preserve">Jāḥiẓ was poor, and he began his life selling fish along one of the canals of </w:t>
        </w:r>
        <w:r w:rsidRPr="00E13F4E">
          <w:rPr>
            <w:rFonts w:ascii="Times New Roman" w:hAnsi="Times New Roman" w:cs="Times New Roman"/>
            <w:color w:val="000000" w:themeColor="text1"/>
            <w:sz w:val="20"/>
            <w:szCs w:val="20"/>
            <w:rPrChange w:id="1898" w:author="Zahid Syed" w:date="2025-09-24T13:00:00Z" w16du:dateUtc="2025-09-24T04:00:00Z">
              <w:rPr>
                <w:rFonts w:ascii="Times New Roman" w:hAnsi="Times New Roman" w:cs="Times New Roman"/>
                <w:color w:val="202122"/>
                <w:sz w:val="20"/>
                <w:szCs w:val="20"/>
              </w:rPr>
            </w:rPrChange>
          </w:rPr>
          <w:t>al-Baṣra to help his family. As a young man, he would gather together with other youths at al-Baṣra’s main mosque to discuss various scientific subjects. Al-</w:t>
        </w:r>
        <w:r w:rsidRPr="00E13F4E">
          <w:rPr>
            <w:rFonts w:ascii="Times New Roman" w:hAnsi="Times New Roman" w:cs="Times New Roman"/>
            <w:color w:val="000000" w:themeColor="text1"/>
            <w:sz w:val="20"/>
            <w:szCs w:val="20"/>
            <w:rPrChange w:id="1899" w:author="Zahid Syed" w:date="2025-09-24T13:00:00Z" w16du:dateUtc="2025-09-24T04:00:00Z">
              <w:rPr>
                <w:rFonts w:ascii="Times New Roman" w:hAnsi="Times New Roman" w:cs="Times New Roman"/>
                <w:sz w:val="20"/>
                <w:szCs w:val="20"/>
              </w:rPr>
            </w:rPrChange>
          </w:rPr>
          <w:t>Jāḥiẓ</w:t>
        </w:r>
        <w:r w:rsidRPr="00E13F4E">
          <w:rPr>
            <w:rFonts w:ascii="Times New Roman" w:hAnsi="Times New Roman" w:cs="Times New Roman"/>
            <w:color w:val="000000" w:themeColor="text1"/>
            <w:sz w:val="20"/>
            <w:szCs w:val="20"/>
            <w:rPrChange w:id="1900" w:author="Zahid Syed" w:date="2025-09-24T13:00:00Z" w16du:dateUtc="2025-09-24T04:00:00Z">
              <w:rPr>
                <w:rFonts w:ascii="Times New Roman" w:hAnsi="Times New Roman" w:cs="Times New Roman"/>
                <w:color w:val="202122"/>
                <w:sz w:val="20"/>
                <w:szCs w:val="20"/>
              </w:rPr>
            </w:rPrChange>
          </w:rPr>
          <w:t xml:space="preserve"> </w:t>
        </w:r>
        <w:r w:rsidRPr="00E13F4E">
          <w:rPr>
            <w:rFonts w:ascii="Times New Roman" w:hAnsi="Times New Roman" w:cs="Times New Roman"/>
            <w:color w:val="000000" w:themeColor="text1"/>
            <w:sz w:val="20"/>
            <w:szCs w:val="20"/>
            <w:rPrChange w:id="1901" w:author="Zahid Syed" w:date="2025-09-24T13:00:00Z" w16du:dateUtc="2025-09-24T04:00:00Z">
              <w:rPr>
                <w:rFonts w:ascii="Times New Roman" w:hAnsi="Times New Roman" w:cs="Times New Roman"/>
                <w:sz w:val="20"/>
                <w:szCs w:val="20"/>
              </w:rPr>
            </w:rPrChange>
          </w:rPr>
          <w:t xml:space="preserve">proved to be an assiduous seeker of knowledge and later became able to earn a good living for himself through his brilliant and highly original writings. </w:t>
        </w:r>
        <w:r w:rsidRPr="00E13F4E">
          <w:rPr>
            <w:rFonts w:ascii="Times New Roman" w:hAnsi="Times New Roman" w:cs="Times New Roman"/>
            <w:color w:val="000000" w:themeColor="text1"/>
            <w:sz w:val="20"/>
            <w:szCs w:val="20"/>
            <w:rPrChange w:id="1902" w:author="Zahid Syed" w:date="2025-09-24T13:00:00Z" w16du:dateUtc="2025-09-24T04:00:00Z">
              <w:rPr>
                <w:rFonts w:ascii="Times New Roman" w:hAnsi="Times New Roman" w:cs="Times New Roman"/>
                <w:color w:val="202122"/>
                <w:sz w:val="20"/>
                <w:szCs w:val="20"/>
              </w:rPr>
            </w:rPrChange>
          </w:rPr>
          <w:t xml:space="preserve">He became one of the most learned scholars of al-Baṣra and wrote on philology, lexicography, literary criticism, history, comparative religion, the status of women, and various political and religious topics. He also studied works in science and philosophy—especially Aristotle—that had been translated into Arabic from Greek. His </w:t>
        </w:r>
        <w:r w:rsidRPr="00E13F4E">
          <w:rPr>
            <w:rFonts w:ascii="Times New Roman" w:hAnsi="Times New Roman" w:cs="Times New Roman"/>
            <w:i/>
            <w:iCs/>
            <w:color w:val="000000" w:themeColor="text1"/>
            <w:sz w:val="20"/>
            <w:szCs w:val="20"/>
            <w:rPrChange w:id="1903" w:author="Zahid Syed" w:date="2025-09-24T13:00:00Z" w16du:dateUtc="2025-09-24T04:00:00Z">
              <w:rPr>
                <w:rFonts w:ascii="Times New Roman" w:hAnsi="Times New Roman" w:cs="Times New Roman"/>
                <w:i/>
                <w:iCs/>
                <w:color w:val="202122"/>
                <w:sz w:val="20"/>
                <w:szCs w:val="20"/>
              </w:rPr>
            </w:rPrChange>
          </w:rPr>
          <w:t>Kitāb al-Ḥayawān</w:t>
        </w:r>
        <w:r w:rsidRPr="00E13F4E">
          <w:rPr>
            <w:rFonts w:ascii="Times New Roman" w:hAnsi="Times New Roman" w:cs="Times New Roman"/>
            <w:color w:val="000000" w:themeColor="text1"/>
            <w:sz w:val="20"/>
            <w:szCs w:val="20"/>
            <w:rPrChange w:id="1904" w:author="Zahid Syed" w:date="2025-09-24T13:00:00Z" w16du:dateUtc="2025-09-24T04:00:00Z">
              <w:rPr>
                <w:rFonts w:ascii="Times New Roman" w:hAnsi="Times New Roman" w:cs="Times New Roman"/>
                <w:color w:val="202122"/>
                <w:sz w:val="20"/>
                <w:szCs w:val="20"/>
              </w:rPr>
            </w:rPrChange>
          </w:rPr>
          <w:t xml:space="preserve"> (</w:t>
        </w:r>
        <w:r w:rsidRPr="00E13F4E">
          <w:rPr>
            <w:rFonts w:ascii="Times New Roman" w:hAnsi="Times New Roman" w:cs="Times New Roman"/>
            <w:i/>
            <w:iCs/>
            <w:color w:val="000000" w:themeColor="text1"/>
            <w:sz w:val="20"/>
            <w:szCs w:val="20"/>
            <w:rPrChange w:id="1905" w:author="Zahid Syed" w:date="2025-09-24T13:00:00Z" w16du:dateUtc="2025-09-24T04:00:00Z">
              <w:rPr>
                <w:rFonts w:ascii="Times New Roman" w:hAnsi="Times New Roman" w:cs="Times New Roman"/>
                <w:i/>
                <w:iCs/>
                <w:color w:val="202122"/>
                <w:sz w:val="20"/>
                <w:szCs w:val="20"/>
              </w:rPr>
            </w:rPrChange>
          </w:rPr>
          <w:t>The Book of Animals</w:t>
        </w:r>
        <w:r w:rsidRPr="00E13F4E">
          <w:rPr>
            <w:rFonts w:ascii="Times New Roman" w:hAnsi="Times New Roman" w:cs="Times New Roman"/>
            <w:color w:val="000000" w:themeColor="text1"/>
            <w:sz w:val="20"/>
            <w:szCs w:val="20"/>
            <w:rPrChange w:id="1906" w:author="Zahid Syed" w:date="2025-09-24T13:00:00Z" w16du:dateUtc="2025-09-24T04:00:00Z">
              <w:rPr>
                <w:rFonts w:ascii="Times New Roman" w:hAnsi="Times New Roman" w:cs="Times New Roman"/>
                <w:color w:val="202122"/>
                <w:sz w:val="20"/>
                <w:szCs w:val="20"/>
              </w:rPr>
            </w:rPrChange>
          </w:rPr>
          <w:t>) describes more than three hundred and fifty species of animals and became one of his best-known works and is a seven-volume compendium on many topics, which always takes animals as its point of departure. Al-</w:t>
        </w:r>
        <w:r w:rsidRPr="00E13F4E">
          <w:rPr>
            <w:rFonts w:ascii="Times New Roman" w:hAnsi="Times New Roman" w:cs="Times New Roman"/>
            <w:color w:val="000000" w:themeColor="text1"/>
            <w:sz w:val="20"/>
            <w:szCs w:val="20"/>
            <w:rPrChange w:id="1907" w:author="Zahid Syed" w:date="2025-09-24T13:00:00Z" w16du:dateUtc="2025-09-24T04:00:00Z">
              <w:rPr>
                <w:rFonts w:ascii="Times New Roman" w:hAnsi="Times New Roman" w:cs="Times New Roman"/>
                <w:sz w:val="20"/>
                <w:szCs w:val="20"/>
              </w:rPr>
            </w:rPrChange>
          </w:rPr>
          <w:t>Jāḥiẓ was fundamentally concerned with the profound interconnectedness of the animal world, and he understood the phenomenon of ecosystems in nature.</w:t>
        </w:r>
        <w:r w:rsidRPr="00E13F4E">
          <w:rPr>
            <w:rFonts w:ascii="Times New Roman" w:hAnsi="Times New Roman" w:cs="Times New Roman"/>
            <w:color w:val="000000" w:themeColor="text1"/>
            <w:sz w:val="20"/>
            <w:szCs w:val="20"/>
            <w:rPrChange w:id="1908" w:author="Zahid Syed" w:date="2025-09-24T13:00:00Z" w16du:dateUtc="2025-09-24T04:00:00Z">
              <w:rPr>
                <w:rFonts w:ascii="Times New Roman" w:hAnsi="Times New Roman" w:cs="Times New Roman"/>
                <w:color w:val="202122"/>
                <w:sz w:val="20"/>
                <w:szCs w:val="20"/>
              </w:rPr>
            </w:rPrChange>
          </w:rPr>
          <w:t xml:space="preserve"> He is also known for humorous and highly satirical </w:t>
        </w:r>
        <w:r w:rsidRPr="00E13F4E">
          <w:rPr>
            <w:rFonts w:ascii="Times New Roman" w:hAnsi="Times New Roman" w:cs="Times New Roman"/>
            <w:i/>
            <w:iCs/>
            <w:color w:val="000000" w:themeColor="text1"/>
            <w:sz w:val="20"/>
            <w:szCs w:val="20"/>
            <w:rPrChange w:id="1909" w:author="Zahid Syed" w:date="2025-09-24T13:00:00Z" w16du:dateUtc="2025-09-24T04:00:00Z">
              <w:rPr>
                <w:rFonts w:ascii="Times New Roman" w:hAnsi="Times New Roman" w:cs="Times New Roman"/>
                <w:i/>
                <w:iCs/>
                <w:color w:val="202122"/>
                <w:sz w:val="20"/>
                <w:szCs w:val="20"/>
              </w:rPr>
            </w:rPrChange>
          </w:rPr>
          <w:t>Kitāb al-Bukhalā’</w:t>
        </w:r>
        <w:r w:rsidRPr="00E13F4E">
          <w:rPr>
            <w:rFonts w:ascii="Times New Roman" w:hAnsi="Times New Roman" w:cs="Times New Roman"/>
            <w:color w:val="000000" w:themeColor="text1"/>
            <w:sz w:val="20"/>
            <w:szCs w:val="20"/>
            <w:rPrChange w:id="1910" w:author="Zahid Syed" w:date="2025-09-24T13:00:00Z" w16du:dateUtc="2025-09-24T04:00:00Z">
              <w:rPr>
                <w:rFonts w:ascii="Times New Roman" w:hAnsi="Times New Roman" w:cs="Times New Roman"/>
                <w:color w:val="202122"/>
                <w:sz w:val="20"/>
                <w:szCs w:val="20"/>
              </w:rPr>
            </w:rPrChange>
          </w:rPr>
          <w:t xml:space="preserve"> (</w:t>
        </w:r>
        <w:r w:rsidRPr="00E13F4E">
          <w:rPr>
            <w:rFonts w:ascii="Times New Roman" w:hAnsi="Times New Roman" w:cs="Times New Roman"/>
            <w:i/>
            <w:iCs/>
            <w:color w:val="000000" w:themeColor="text1"/>
            <w:sz w:val="20"/>
            <w:szCs w:val="20"/>
            <w:rPrChange w:id="1911" w:author="Zahid Syed" w:date="2025-09-24T13:00:00Z" w16du:dateUtc="2025-09-24T04:00:00Z">
              <w:rPr>
                <w:rFonts w:ascii="Times New Roman" w:hAnsi="Times New Roman" w:cs="Times New Roman"/>
                <w:i/>
                <w:iCs/>
                <w:color w:val="202122"/>
                <w:sz w:val="20"/>
                <w:szCs w:val="20"/>
              </w:rPr>
            </w:rPrChange>
          </w:rPr>
          <w:t>The Book of Misers</w:t>
        </w:r>
        <w:r w:rsidRPr="00E13F4E">
          <w:rPr>
            <w:rFonts w:ascii="Times New Roman" w:hAnsi="Times New Roman" w:cs="Times New Roman"/>
            <w:color w:val="000000" w:themeColor="text1"/>
            <w:sz w:val="20"/>
            <w:szCs w:val="20"/>
            <w:rPrChange w:id="1912" w:author="Zahid Syed" w:date="2025-09-24T13:00:00Z" w16du:dateUtc="2025-09-24T04:00:00Z">
              <w:rPr>
                <w:rFonts w:ascii="Times New Roman" w:hAnsi="Times New Roman" w:cs="Times New Roman"/>
                <w:color w:val="202122"/>
                <w:sz w:val="20"/>
                <w:szCs w:val="20"/>
              </w:rPr>
            </w:rPrChange>
          </w:rPr>
          <w:t>), which is a collection of anecdotes on human greed, and is</w:t>
        </w:r>
        <w:r w:rsidRPr="00E13F4E">
          <w:rPr>
            <w:rFonts w:ascii="Times New Roman" w:hAnsi="Times New Roman" w:cs="Times New Roman"/>
            <w:i/>
            <w:iCs/>
            <w:color w:val="000000" w:themeColor="text1"/>
            <w:sz w:val="20"/>
            <w:szCs w:val="20"/>
            <w:rPrChange w:id="1913" w:author="Zahid Syed" w:date="2025-09-24T13:00:00Z" w16du:dateUtc="2025-09-24T04:00:00Z">
              <w:rPr>
                <w:rFonts w:ascii="Times New Roman" w:hAnsi="Times New Roman" w:cs="Times New Roman"/>
                <w:i/>
                <w:iCs/>
                <w:color w:val="202122"/>
                <w:sz w:val="20"/>
                <w:szCs w:val="20"/>
              </w:rPr>
            </w:rPrChange>
          </w:rPr>
          <w:t xml:space="preserve"> Kitāb al-Bayān wa all-Tabyīn</w:t>
        </w:r>
        <w:r w:rsidRPr="00E13F4E">
          <w:rPr>
            <w:rFonts w:ascii="Times New Roman" w:hAnsi="Times New Roman" w:cs="Times New Roman"/>
            <w:color w:val="000000" w:themeColor="text1"/>
            <w:sz w:val="20"/>
            <w:szCs w:val="20"/>
            <w:rPrChange w:id="1914" w:author="Zahid Syed" w:date="2025-09-24T13:00:00Z" w16du:dateUtc="2025-09-24T04:00:00Z">
              <w:rPr>
                <w:rFonts w:ascii="Times New Roman" w:hAnsi="Times New Roman" w:cs="Times New Roman"/>
                <w:color w:val="202122"/>
                <w:sz w:val="20"/>
                <w:szCs w:val="20"/>
              </w:rPr>
            </w:rPrChange>
          </w:rPr>
          <w:t xml:space="preserve"> (</w:t>
        </w:r>
        <w:r w:rsidRPr="00E13F4E">
          <w:rPr>
            <w:rFonts w:ascii="Times New Roman" w:hAnsi="Times New Roman" w:cs="Times New Roman"/>
            <w:i/>
            <w:iCs/>
            <w:color w:val="000000" w:themeColor="text1"/>
            <w:sz w:val="20"/>
            <w:szCs w:val="20"/>
            <w:rPrChange w:id="1915" w:author="Zahid Syed" w:date="2025-09-24T13:00:00Z" w16du:dateUtc="2025-09-24T04:00:00Z">
              <w:rPr>
                <w:rFonts w:ascii="Times New Roman" w:hAnsi="Times New Roman" w:cs="Times New Roman"/>
                <w:i/>
                <w:iCs/>
                <w:color w:val="202122"/>
                <w:sz w:val="20"/>
                <w:szCs w:val="20"/>
              </w:rPr>
            </w:rPrChange>
          </w:rPr>
          <w:t>The Book of Eloquence and Exposition</w:t>
        </w:r>
        <w:r w:rsidRPr="00E13F4E">
          <w:rPr>
            <w:rFonts w:ascii="Times New Roman" w:hAnsi="Times New Roman" w:cs="Times New Roman"/>
            <w:color w:val="000000" w:themeColor="text1"/>
            <w:sz w:val="20"/>
            <w:szCs w:val="20"/>
            <w:rPrChange w:id="1916" w:author="Zahid Syed" w:date="2025-09-24T13:00:00Z" w16du:dateUtc="2025-09-24T04:00:00Z">
              <w:rPr>
                <w:rFonts w:ascii="Times New Roman" w:hAnsi="Times New Roman" w:cs="Times New Roman"/>
                <w:color w:val="202122"/>
                <w:sz w:val="20"/>
                <w:szCs w:val="20"/>
              </w:rPr>
            </w:rPrChange>
          </w:rPr>
          <w:t>) is a wide-ranging work on eloquence and rhetoric but also treats of the arts of human communication in general.</w:t>
        </w:r>
      </w:ins>
    </w:p>
  </w:footnote>
  <w:footnote w:id="75">
    <w:p w14:paraId="33CB602F" w14:textId="77777777" w:rsidR="00B335E1" w:rsidRPr="00E13F4E" w:rsidRDefault="00B335E1" w:rsidP="005D5C5B">
      <w:pPr>
        <w:pStyle w:val="FootnoteText1"/>
        <w:rPr>
          <w:color w:val="000000" w:themeColor="text1"/>
          <w:rPrChange w:id="1917" w:author="Zahid Syed" w:date="2025-09-24T13:00:00Z" w16du:dateUtc="2025-09-24T04:00:00Z">
            <w:rPr/>
          </w:rPrChange>
        </w:rPr>
      </w:pPr>
      <w:r w:rsidRPr="00E13F4E">
        <w:rPr>
          <w:rStyle w:val="FootnoteReference"/>
          <w:color w:val="000000" w:themeColor="text1"/>
          <w:rPrChange w:id="1918" w:author="Zahid Syed" w:date="2025-09-24T13:00:00Z" w16du:dateUtc="2025-09-24T04:00:00Z">
            <w:rPr>
              <w:rStyle w:val="FootnoteReference"/>
            </w:rPr>
          </w:rPrChange>
        </w:rPr>
        <w:footnoteRef/>
      </w:r>
      <w:r w:rsidRPr="00E13F4E">
        <w:rPr>
          <w:color w:val="000000" w:themeColor="text1"/>
          <w:rPrChange w:id="1919" w:author="Zahid Syed" w:date="2025-09-24T13:00:00Z" w16du:dateUtc="2025-09-24T04:00:00Z">
            <w:rPr/>
          </w:rPrChange>
        </w:rPr>
        <w:t xml:space="preserve"> As we will see in Volume Five, after the Dead Sea Scrolls were made available in the late 1940s, </w:t>
      </w:r>
      <w:r w:rsidRPr="00E13F4E">
        <w:rPr>
          <w:rFonts w:eastAsia="Yu Gothic"/>
          <w:color w:val="000000" w:themeColor="text1"/>
          <w:rPrChange w:id="1920" w:author="Zahid Syed" w:date="2025-09-24T13:00:00Z" w16du:dateUtc="2025-09-24T04:00:00Z">
            <w:rPr>
              <w:rFonts w:eastAsia="Yu Gothic"/>
              <w:color w:val="000000"/>
            </w:rPr>
          </w:rPrChange>
        </w:rPr>
        <w:t xml:space="preserve">S. P. Goitein made the claim in 1959 that the Scrolls were “relevant to Islam,” and he even suggested that the Prophet </w:t>
      </w:r>
      <w:r w:rsidRPr="00E13F4E">
        <w:rPr>
          <w:color w:val="000000" w:themeColor="text1"/>
          <w:rPrChange w:id="1921" w:author="Zahid Syed" w:date="2025-09-24T13:00:00Z" w16du:dateUtc="2025-09-24T04:00:00Z">
            <w:rPr/>
          </w:rPrChange>
        </w:rPr>
        <w:t>Muḥammad</w:t>
      </w:r>
      <w:r w:rsidRPr="00E13F4E">
        <w:rPr>
          <w:i/>
          <w:iCs/>
          <w:color w:val="000000" w:themeColor="text1"/>
          <w:rPrChange w:id="1922" w:author="Zahid Syed" w:date="2025-09-24T13:00:00Z" w16du:dateUtc="2025-09-24T04:00:00Z">
            <w:rPr>
              <w:i/>
              <w:iCs/>
            </w:rPr>
          </w:rPrChange>
        </w:rPr>
        <w:t xml:space="preserve"> </w:t>
      </w:r>
      <w:r w:rsidRPr="00E13F4E">
        <w:rPr>
          <w:rFonts w:eastAsia="Yu Gothic"/>
          <w:color w:val="000000" w:themeColor="text1"/>
          <w:rPrChange w:id="1923" w:author="Zahid Syed" w:date="2025-09-24T13:00:00Z" w16du:dateUtc="2025-09-24T04:00:00Z">
            <w:rPr>
              <w:rFonts w:eastAsia="Yu Gothic"/>
              <w:color w:val="000000"/>
            </w:rPr>
          </w:rPrChange>
        </w:rPr>
        <w:t>had borrowed from them. At that time, research on the Dead Sea Scrolls was just beginning, and it was not yet known that they date back to the last generations of the Second Temple. Since that time, however, the relation of the Scrolls to Enoch literature has become one of the most important branches of study dealing with the history and Theology of Judaism and Christianity during the formative period.</w:t>
      </w:r>
    </w:p>
  </w:footnote>
  <w:footnote w:id="76">
    <w:p w14:paraId="1C35BC60" w14:textId="77777777" w:rsidR="00B335E1" w:rsidRPr="00E13F4E" w:rsidRDefault="00B335E1" w:rsidP="005D5C5B">
      <w:pPr>
        <w:autoSpaceDE w:val="0"/>
        <w:autoSpaceDN w:val="0"/>
        <w:adjustRightInd w:val="0"/>
        <w:spacing w:after="0" w:line="240" w:lineRule="auto"/>
        <w:rPr>
          <w:rFonts w:ascii="Times New Roman" w:eastAsia="Yu Gothic" w:hAnsi="Times New Roman" w:cs="Times New Roman"/>
          <w:color w:val="000000" w:themeColor="text1"/>
          <w:sz w:val="20"/>
          <w:szCs w:val="20"/>
          <w:rPrChange w:id="1925"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1926"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927"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b/>
          <w:bCs/>
          <w:color w:val="000000" w:themeColor="text1"/>
          <w:sz w:val="20"/>
          <w:szCs w:val="20"/>
          <w:rPrChange w:id="1928" w:author="Zahid Syed" w:date="2025-09-24T13:00:00Z" w16du:dateUtc="2025-09-24T04:00:00Z">
            <w:rPr>
              <w:rFonts w:ascii="Times New Roman" w:eastAsia="Yu Gothic" w:hAnsi="Times New Roman" w:cs="Times New Roman"/>
              <w:b/>
              <w:bCs/>
              <w:color w:val="000000"/>
              <w:sz w:val="20"/>
              <w:szCs w:val="20"/>
            </w:rPr>
          </w:rPrChange>
        </w:rPr>
        <w:t xml:space="preserve">Origen of Alexandria </w:t>
      </w:r>
      <w:r w:rsidRPr="00E13F4E">
        <w:rPr>
          <w:rFonts w:ascii="Times New Roman" w:eastAsia="Yu Gothic" w:hAnsi="Times New Roman" w:cs="Times New Roman"/>
          <w:color w:val="000000" w:themeColor="text1"/>
          <w:sz w:val="20"/>
          <w:szCs w:val="20"/>
          <w:rPrChange w:id="1929" w:author="Zahid Syed" w:date="2025-09-24T13:00:00Z" w16du:dateUtc="2025-09-24T04:00:00Z">
            <w:rPr>
              <w:rFonts w:ascii="Times New Roman" w:eastAsia="Yu Gothic" w:hAnsi="Times New Roman" w:cs="Times New Roman"/>
              <w:color w:val="000000"/>
              <w:sz w:val="20"/>
              <w:szCs w:val="20"/>
            </w:rPr>
          </w:rPrChange>
        </w:rPr>
        <w:t xml:space="preserve">(d. ca. 254 CE) is also known as Origen of Adamantius. Origen was probably of mixed Alexandrian Greek and Egyptian parentage, and his name meant “born of Horus.” He was an early Christian Scholar, ascetic, and Theologian of Alexandria, where he spent the first half of his life before taking refuge in Palestine and Roman Arabia. Origen may have studied with Clement of Alexandria (d. ca. 215 CE), but this is also not certain, and Origen rarely mentions Clement and usually only does so to correct him. He was probably a student of Ammonius Saccas (d. 242 CE), who was one of the teachers of Plotinus </w:t>
      </w:r>
      <w:r w:rsidRPr="00E13F4E">
        <w:rPr>
          <w:rFonts w:ascii="Times New Roman" w:hAnsi="Times New Roman" w:cs="Times New Roman"/>
          <w:color w:val="000000" w:themeColor="text1"/>
          <w:sz w:val="20"/>
          <w:szCs w:val="20"/>
          <w:rPrChange w:id="1930" w:author="Zahid Syed" w:date="2025-09-24T13:00:00Z" w16du:dateUtc="2025-09-24T04:00:00Z">
            <w:rPr>
              <w:rFonts w:ascii="Times New Roman" w:hAnsi="Times New Roman" w:cs="Times New Roman"/>
              <w:sz w:val="20"/>
              <w:szCs w:val="20"/>
            </w:rPr>
          </w:rPrChange>
        </w:rPr>
        <w:t>(d. 270 CE)</w:t>
      </w:r>
      <w:r w:rsidRPr="00E13F4E">
        <w:rPr>
          <w:rFonts w:ascii="Times New Roman" w:eastAsia="Yu Gothic" w:hAnsi="Times New Roman" w:cs="Times New Roman"/>
          <w:color w:val="000000" w:themeColor="text1"/>
          <w:sz w:val="20"/>
          <w:szCs w:val="20"/>
          <w:rPrChange w:id="1931" w:author="Zahid Syed" w:date="2025-09-24T13:00:00Z" w16du:dateUtc="2025-09-24T04:00:00Z">
            <w:rPr>
              <w:rFonts w:ascii="Times New Roman" w:eastAsia="Yu Gothic" w:hAnsi="Times New Roman" w:cs="Times New Roman"/>
              <w:color w:val="000000"/>
              <w:sz w:val="20"/>
              <w:szCs w:val="20"/>
            </w:rPr>
          </w:rPrChange>
        </w:rPr>
        <w:t xml:space="preserve">, whom Ammonius instructed for ten years from 232 CE until 242 CE. Porphyry </w:t>
      </w:r>
      <w:r w:rsidRPr="00E13F4E">
        <w:rPr>
          <w:rFonts w:ascii="Times New Roman" w:hAnsi="Times New Roman" w:cs="Times New Roman"/>
          <w:color w:val="000000" w:themeColor="text1"/>
          <w:sz w:val="20"/>
          <w:szCs w:val="20"/>
          <w:rPrChange w:id="1932" w:author="Zahid Syed" w:date="2025-09-24T13:00:00Z" w16du:dateUtc="2025-09-24T04:00:00Z">
            <w:rPr>
              <w:rFonts w:ascii="Times New Roman" w:hAnsi="Times New Roman" w:cs="Times New Roman"/>
              <w:sz w:val="20"/>
              <w:szCs w:val="20"/>
            </w:rPr>
          </w:rPrChange>
        </w:rPr>
        <w:t xml:space="preserve">(d. ca. 305 CE) </w:t>
      </w:r>
      <w:r w:rsidRPr="00E13F4E">
        <w:rPr>
          <w:rFonts w:ascii="Times New Roman" w:eastAsia="Yu Gothic" w:hAnsi="Times New Roman" w:cs="Times New Roman"/>
          <w:color w:val="000000" w:themeColor="text1"/>
          <w:sz w:val="20"/>
          <w:szCs w:val="20"/>
          <w:rPrChange w:id="1933" w:author="Zahid Syed" w:date="2025-09-24T13:00:00Z" w16du:dateUtc="2025-09-24T04:00:00Z">
            <w:rPr>
              <w:rFonts w:ascii="Times New Roman" w:eastAsia="Yu Gothic" w:hAnsi="Times New Roman" w:cs="Times New Roman"/>
              <w:color w:val="000000"/>
              <w:sz w:val="20"/>
              <w:szCs w:val="20"/>
            </w:rPr>
          </w:rPrChange>
        </w:rPr>
        <w:t>names Origen and Plotinus among the closest students of Ammonius and states that they agreed not to publish his core doctrines, that is, not to share them with people lacking the necessary intensive dialectical preparation. But some scholars of Plotinus have doubted that this Origen was “the Christian Origen.” He wrote extensively and was one of the most influential and original of early Christian thinkers. Origen was tortured for his Christian faith during the Decian Persecution in 250 CE and later died of his injuries. He made fundamental contributions to proto-Trinitarian Theology. His writings profoundly affected Athanasius of Alexandria and the three Cappadocian Fathers, who all ranked among his most devoted followers. The Theology of Origen came under attack during the late fourth and early fifth centuries CE, and Emperor Justinian I (d. 565 CE) condemned him as a heretic and ordered that his writings be burned.</w:t>
      </w:r>
    </w:p>
  </w:footnote>
  <w:footnote w:id="77">
    <w:p w14:paraId="5488656C"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1935" w:author="Zahid Syed" w:date="2025-09-24T13:00:00Z" w16du:dateUtc="2025-09-24T04:00:00Z">
            <w:rPr>
              <w:rFonts w:ascii="Times New Roman" w:hAnsi="Times New Roman" w:cs="Times New Roman"/>
              <w:color w:val="202122"/>
              <w:sz w:val="20"/>
              <w:szCs w:val="20"/>
            </w:rPr>
          </w:rPrChange>
        </w:rPr>
      </w:pPr>
      <w:r w:rsidRPr="00E13F4E">
        <w:rPr>
          <w:rStyle w:val="FootnoteReference"/>
          <w:rFonts w:ascii="Times New Roman" w:hAnsi="Times New Roman" w:cs="Times New Roman"/>
          <w:color w:val="000000" w:themeColor="text1"/>
          <w:sz w:val="20"/>
          <w:szCs w:val="20"/>
          <w:rPrChange w:id="1936"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937"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1938" w:author="Zahid Syed" w:date="2025-09-24T13:00:00Z" w16du:dateUtc="2025-09-24T04:00:00Z">
            <w:rPr>
              <w:rFonts w:ascii="Times New Roman" w:hAnsi="Times New Roman" w:cs="Times New Roman"/>
              <w:b/>
              <w:bCs/>
              <w:sz w:val="20"/>
              <w:szCs w:val="20"/>
            </w:rPr>
          </w:rPrChange>
        </w:rPr>
        <w:t>Saint Athanasius</w:t>
      </w:r>
      <w:r w:rsidRPr="00E13F4E">
        <w:rPr>
          <w:rFonts w:ascii="Times New Roman" w:hAnsi="Times New Roman" w:cs="Times New Roman"/>
          <w:color w:val="000000" w:themeColor="text1"/>
          <w:sz w:val="20"/>
          <w:szCs w:val="20"/>
          <w:rPrChange w:id="1939" w:author="Zahid Syed" w:date="2025-09-24T13:00:00Z" w16du:dateUtc="2025-09-24T04:00:00Z">
            <w:rPr>
              <w:rFonts w:ascii="Times New Roman" w:hAnsi="Times New Roman" w:cs="Times New Roman"/>
              <w:sz w:val="20"/>
              <w:szCs w:val="20"/>
            </w:rPr>
          </w:rPrChange>
        </w:rPr>
        <w:t xml:space="preserve"> (d. 373 CE) is also called Athanasius I of Alexandria, Athanasius the Great, Athanasius the Confessor, “the Pillar of the [Trinitarian] Church,” and—among Coptic Christians—Athanasius the Apostolic. Athanasius is venerated as a Saint by the Churches of Rome, Eastern Orthodoxy, Coptic Orthodoxy, Anglicanism, and Lutheranism. He was fluent in Greek and Coptic but did not know Hebrew. He became a deacon, Bishop, and Patriarch in Alexandria as well as a principal proto-Trinitarian Christian Theologian of the fourth century CE. From his earliest years in the Church, he established firm ties with the hermits and monks of the Egyptian and Libyan deserts, some of whom would prove his faithful supporters in later years. Saint Athanasius is primarily known for his intense and acrimonious opposition to Arius of Alexandria—whom he first opposed in 319 CE—Arian Christianity, and several successive Roman emperors—Constantine the Great </w:t>
      </w:r>
      <w:r w:rsidRPr="00E13F4E">
        <w:rPr>
          <w:rFonts w:ascii="Times New Roman" w:hAnsi="Times New Roman" w:cs="Times New Roman"/>
          <w:color w:val="000000" w:themeColor="text1"/>
          <w:sz w:val="20"/>
          <w:szCs w:val="20"/>
          <w:rPrChange w:id="1940" w:author="Zahid Syed" w:date="2025-09-24T13:00:00Z" w16du:dateUtc="2025-09-24T04:00:00Z">
            <w:rPr>
              <w:rFonts w:ascii="Times New Roman" w:hAnsi="Times New Roman" w:cs="Times New Roman"/>
              <w:color w:val="202122"/>
              <w:sz w:val="20"/>
              <w:szCs w:val="20"/>
            </w:rPr>
          </w:rPrChange>
        </w:rPr>
        <w:t>(d. 337 CE)</w:t>
      </w:r>
      <w:r w:rsidRPr="00E13F4E">
        <w:rPr>
          <w:rFonts w:ascii="Times New Roman" w:hAnsi="Times New Roman" w:cs="Times New Roman"/>
          <w:color w:val="000000" w:themeColor="text1"/>
          <w:sz w:val="20"/>
          <w:szCs w:val="20"/>
          <w:rPrChange w:id="1941" w:author="Zahid Syed" w:date="2025-09-24T13:00:00Z" w16du:dateUtc="2025-09-24T04:00:00Z">
            <w:rPr>
              <w:rFonts w:ascii="Times New Roman" w:hAnsi="Times New Roman" w:cs="Times New Roman"/>
              <w:sz w:val="20"/>
              <w:szCs w:val="20"/>
            </w:rPr>
          </w:rPrChange>
        </w:rPr>
        <w:t xml:space="preserve"> toward the end of his reign when he adopted Arianism, his son Constantius II (d. 361 CE), and Valens (d. 378 CE)—all of whom came to favor Arian Theology. During the First Council of Nicaea from May into August of 325 CE, Athanasius took a leading role in the proto-Trinitarian debate against Arius and Arianism. Athanasius was truculent and disputatious and was known as “Athanasius against the world” (Latin: </w:t>
      </w:r>
      <w:r w:rsidRPr="00E13F4E">
        <w:rPr>
          <w:rFonts w:ascii="Times New Roman" w:hAnsi="Times New Roman" w:cs="Times New Roman"/>
          <w:i/>
          <w:iCs/>
          <w:color w:val="000000" w:themeColor="text1"/>
          <w:sz w:val="20"/>
          <w:szCs w:val="20"/>
          <w:rPrChange w:id="1942" w:author="Zahid Syed" w:date="2025-09-24T13:00:00Z" w16du:dateUtc="2025-09-24T04:00:00Z">
            <w:rPr>
              <w:rFonts w:ascii="Times New Roman" w:hAnsi="Times New Roman" w:cs="Times New Roman"/>
              <w:i/>
              <w:iCs/>
              <w:sz w:val="20"/>
              <w:szCs w:val="20"/>
            </w:rPr>
          </w:rPrChange>
        </w:rPr>
        <w:t>Athansius contra mundum</w:t>
      </w:r>
      <w:r w:rsidRPr="00E13F4E">
        <w:rPr>
          <w:rFonts w:ascii="Times New Roman" w:hAnsi="Times New Roman" w:cs="Times New Roman"/>
          <w:color w:val="000000" w:themeColor="text1"/>
          <w:sz w:val="20"/>
          <w:szCs w:val="20"/>
          <w:rPrChange w:id="1943" w:author="Zahid Syed" w:date="2025-09-24T13:00:00Z" w16du:dateUtc="2025-09-24T04:00:00Z">
            <w:rPr>
              <w:rFonts w:ascii="Times New Roman" w:hAnsi="Times New Roman" w:cs="Times New Roman"/>
              <w:sz w:val="20"/>
              <w:szCs w:val="20"/>
            </w:rPr>
          </w:rPrChange>
        </w:rPr>
        <w:t>), which originally referred to his uncompromising opposition to “the world” of Arian Christianity that predominated for most of the fourth century CE. Although Saint Athanasius became the Bishop of Alexandria in May of 328 CE, three years after the Council of Nicaea, he would spend seventeen years in five different exiles at the command of the Roman emperors who opposed him. In addition to this, he would be forced to flee from Alexandria six times to avoid non-Trinitarian Christians who were attempting to take his life.</w:t>
      </w:r>
      <w:r w:rsidRPr="00E13F4E">
        <w:rPr>
          <w:rFonts w:ascii="Times New Roman" w:hAnsi="Times New Roman" w:cs="Times New Roman"/>
          <w:color w:val="000000" w:themeColor="text1"/>
          <w:sz w:val="20"/>
          <w:szCs w:val="20"/>
          <w:rPrChange w:id="1944" w:author="Zahid Syed" w:date="2025-09-24T13:00:00Z" w16du:dateUtc="2025-09-24T04:00:00Z">
            <w:rPr>
              <w:rFonts w:ascii="Times New Roman" w:hAnsi="Times New Roman" w:cs="Times New Roman"/>
              <w:color w:val="202122"/>
              <w:sz w:val="20"/>
              <w:szCs w:val="20"/>
            </w:rPr>
          </w:rPrChange>
        </w:rPr>
        <w:t xml:space="preserve"> During his years as Bishop of Alexandria, Saint Athanasius was constantly engaged in controversy with the Arian Christians, which often meant that he suffered for his defense of proto-Trinitarian Doctrine in the Council of Nicaea, which the Arians never accepted. Even when Arius was pardoned and allowed to return from exile in 328 CE, Athanasius refused to relent in his opposition to him or remove his sentence of excommunication in the Alexandrian Church. We will speak later of Sir </w:t>
      </w:r>
      <w:r w:rsidRPr="00E13F4E">
        <w:rPr>
          <w:rFonts w:ascii="Times New Roman" w:eastAsia="Yu Gothic" w:hAnsi="Times New Roman" w:cs="Times New Roman"/>
          <w:color w:val="000000" w:themeColor="text1"/>
          <w:sz w:val="20"/>
          <w:szCs w:val="20"/>
          <w:rPrChange w:id="1945" w:author="Zahid Syed" w:date="2025-09-24T13:00:00Z" w16du:dateUtc="2025-09-24T04:00:00Z">
            <w:rPr>
              <w:rFonts w:ascii="Times New Roman" w:eastAsia="Yu Gothic" w:hAnsi="Times New Roman" w:cs="Times New Roman"/>
              <w:color w:val="000000"/>
              <w:sz w:val="20"/>
              <w:szCs w:val="20"/>
            </w:rPr>
          </w:rPrChange>
        </w:rPr>
        <w:t>Isaac Newton and his espousal of Unitarian Christianity. Newton was decidedly hostile toward Athanasius and favorable toward Emperor Constantius II and the Arians, whom Athanasius opposed.</w:t>
      </w:r>
    </w:p>
  </w:footnote>
  <w:footnote w:id="78">
    <w:p w14:paraId="0FA7C311"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1946"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1947"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1948"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1949" w:author="Zahid Syed" w:date="2025-09-24T13:00:00Z" w16du:dateUtc="2025-09-24T04:00:00Z">
            <w:rPr>
              <w:rFonts w:ascii="Times New Roman" w:hAnsi="Times New Roman" w:cs="Times New Roman"/>
              <w:b/>
              <w:bCs/>
              <w:sz w:val="20"/>
              <w:szCs w:val="20"/>
            </w:rPr>
          </w:rPrChange>
        </w:rPr>
        <w:t>Arius of Alexandria</w:t>
      </w:r>
      <w:r w:rsidRPr="00E13F4E">
        <w:rPr>
          <w:rFonts w:ascii="Times New Roman" w:hAnsi="Times New Roman" w:cs="Times New Roman"/>
          <w:color w:val="000000" w:themeColor="text1"/>
          <w:sz w:val="20"/>
          <w:szCs w:val="20"/>
          <w:rPrChange w:id="1950" w:author="Zahid Syed" w:date="2025-09-24T13:00:00Z" w16du:dateUtc="2025-09-24T04:00:00Z">
            <w:rPr>
              <w:rFonts w:ascii="Times New Roman" w:hAnsi="Times New Roman" w:cs="Times New Roman"/>
              <w:sz w:val="20"/>
              <w:szCs w:val="20"/>
            </w:rPr>
          </w:rPrChange>
        </w:rPr>
        <w:t xml:space="preserve"> (d. 336 CE) was a conservative representative of old Christianity in Alexandria. In his dress and demeanor, he followed the ways of the early Church. He was an authorized traditional Biblical commentator and presented his teachings on God and Christ not as something new but as “the faith we inherited from our fathers.” Arius was charismatic and highly regarded by the rank and file of the Christians of Alexandria. His method insisted on sound incontrovertible Biblical proof that Christ’s Sonship was divine and not human. Many other Biblical figures are called “Sons of God,” but those references were never taken as indications of divinity. The method of Arius is essentially the Epistemology of Certainty as the Qur’ān enunciates it in response to the Najrān delegation. Arius objected to all interpretations of the divinity of Christ based on polysemic Biblical verses because they contradicted well-established, core Biblical teachings regarding God’s unicity and the radical dichotomy between God and creation, emphasizing God’s eternity, immutability, incorporeality, and self-subsistence. Arius agreed that the Gospel narrative refers to Jesus as the “Son of God,” but he asserted that the term “Son of God” was figurative and not literal. It was an honorific term indicating spiritual distinction but was not meant to be taken literally. Arius consistently sought a doctrine of Christ that was Biblically based and internally consistent. </w:t>
      </w:r>
    </w:p>
    <w:p w14:paraId="31F32D0E" w14:textId="77777777" w:rsidR="00B335E1" w:rsidRPr="00E13F4E" w:rsidRDefault="00B335E1" w:rsidP="005D5C5B">
      <w:pPr>
        <w:pStyle w:val="FootnoteText1"/>
        <w:rPr>
          <w:b/>
          <w:bCs/>
          <w:color w:val="000000" w:themeColor="text1"/>
          <w:rPrChange w:id="1951" w:author="Zahid Syed" w:date="2025-09-24T13:00:00Z" w16du:dateUtc="2025-09-24T04:00:00Z">
            <w:rPr>
              <w:b/>
              <w:bCs/>
            </w:rPr>
          </w:rPrChange>
        </w:rPr>
      </w:pPr>
      <w:r w:rsidRPr="00E13F4E">
        <w:rPr>
          <w:color w:val="000000" w:themeColor="text1"/>
          <w:rPrChange w:id="1952" w:author="Zahid Syed" w:date="2025-09-24T13:00:00Z" w16du:dateUtc="2025-09-24T04:00:00Z">
            <w:rPr/>
          </w:rPrChange>
        </w:rPr>
        <w:t xml:space="preserve">    See Rowan Williams, </w:t>
      </w:r>
      <w:r w:rsidRPr="00E13F4E">
        <w:rPr>
          <w:i/>
          <w:color w:val="000000" w:themeColor="text1"/>
          <w:rPrChange w:id="1953" w:author="Zahid Syed" w:date="2025-09-24T13:00:00Z" w16du:dateUtc="2025-09-24T04:00:00Z">
            <w:rPr>
              <w:i/>
            </w:rPr>
          </w:rPrChange>
        </w:rPr>
        <w:t>Arius: Heresy and Tradition</w:t>
      </w:r>
      <w:r w:rsidRPr="00E13F4E">
        <w:rPr>
          <w:color w:val="000000" w:themeColor="text1"/>
          <w:rPrChange w:id="1954" w:author="Zahid Syed" w:date="2025-09-24T13:00:00Z" w16du:dateUtc="2025-09-24T04:00:00Z">
            <w:rPr/>
          </w:rPrChange>
        </w:rPr>
        <w:t xml:space="preserve">, (London: Darton, Longman, &amp; Todd, 1987), 110-11. The struggle of the Church in the fourth century CE over Arius and his rejection of emerging Trinitarian doctrine was the most dramatic and eventually most divisive and bitter that Christians had ever faced. Since that time, the Trinitarian Church methodically denigrated Arius as a demonic opponent to Christ and his salvific message and consistently refused to consider the possibility that the teachings of Arius were inspired by genuine religious motives. Within the realms of the New Roman (Byzantine) Empire the great upheavals over Arianism were suppressed on pain of death by the newly Magisterial Church. In Western Europe and North Africa, however, anti-Trinitarian doctrinal dissent continued with fervor, since several of the most powerful German tribes--the Ostragoths, Visigoths, Lombards, Vandals, and many Swabians and Burgondians—had embraced the teachings of Arius of Alexandria after his exile into Gothic lands in the wake of the Council of Nicaea in 325 CE. During and after the fourth century CE, the Teutonic Arian Christians ruled Western Europe and North Africans for centuries until the Magisterial Church of Rome was finally able to gain control over them and obliterate any trace of them. But, in fact, the Goths who invaded and defeated Rome under Alaric I (d. 411) in 410 CE were not Pagans but Monotheistic Arian Christians who rejected the Trinitarian formulations of the Council of Nicaea. Once the Arians of Western Europe had been subdued, however, the Roman Catholic Church of the Early Middle Ages began to erase their history from communal memory. As for Arius himself, Medieval Church are portrayed his as the “arch heretic” and placed his image next to that of Judas Escariot, who in the New Testament narrative betrayed Jesus Christ to the Romans. </w:t>
      </w:r>
      <w:r w:rsidRPr="00E13F4E">
        <w:rPr>
          <w:rFonts w:eastAsia="Yu Gothic"/>
          <w:color w:val="000000" w:themeColor="text1"/>
          <w:rPrChange w:id="1955" w:author="Zahid Syed" w:date="2025-09-24T13:00:00Z" w16du:dateUtc="2025-09-24T04:00:00Z">
            <w:rPr>
              <w:rFonts w:eastAsia="Yu Gothic"/>
              <w:color w:val="000000"/>
            </w:rPr>
          </w:rPrChange>
        </w:rPr>
        <w:t xml:space="preserve">No other “heretic” was so thoroughly demonized in Church history without any genuine religious motive or justification. This situation remained the norm for centuries until Cardinal John Henry Newman (d. 1307/1890) published his work </w:t>
      </w:r>
      <w:r w:rsidRPr="00E13F4E">
        <w:rPr>
          <w:rFonts w:eastAsia="Yu Gothic"/>
          <w:i/>
          <w:iCs/>
          <w:color w:val="000000" w:themeColor="text1"/>
          <w:rPrChange w:id="1956" w:author="Zahid Syed" w:date="2025-09-24T13:00:00Z" w16du:dateUtc="2025-09-24T04:00:00Z">
            <w:rPr>
              <w:rFonts w:eastAsia="Yu Gothic"/>
              <w:i/>
              <w:iCs/>
              <w:color w:val="000000"/>
            </w:rPr>
          </w:rPrChange>
        </w:rPr>
        <w:t>The Arians of the Fourth Century</w:t>
      </w:r>
      <w:r w:rsidRPr="00E13F4E">
        <w:rPr>
          <w:rFonts w:eastAsia="Yu Gothic"/>
          <w:color w:val="000000" w:themeColor="text1"/>
          <w:rPrChange w:id="1957" w:author="Zahid Syed" w:date="2025-09-24T13:00:00Z" w16du:dateUtc="2025-09-24T04:00:00Z">
            <w:rPr>
              <w:rFonts w:eastAsia="Yu Gothic"/>
              <w:color w:val="000000"/>
            </w:rPr>
          </w:rPrChange>
        </w:rPr>
        <w:t xml:space="preserve">, which appeared in 1249/1833. With this book, Newman began the process of taking an honest and objective look at the historical Arius and his creed without demonizing him. Still Cardinal Newman continued to characterize Arius and Arians as radically Other, and--as a Roman Catholic who did not hold the “literalist” Evangelicals in high esteem--Newman portrayed Arius as a forerunner of “stolid Evangelicalism.” In his study of Arius, which appeared in 1327/1909, Adolf von Harnack </w:t>
      </w:r>
      <w:r w:rsidRPr="00E13F4E">
        <w:rPr>
          <w:rFonts w:eastAsia="Yu Gothic"/>
          <w:color w:val="000000" w:themeColor="text1"/>
          <w:rPrChange w:id="1958" w:author="Zahid Syed" w:date="2025-09-24T13:00:00Z" w16du:dateUtc="2025-09-24T04:00:00Z">
            <w:rPr>
              <w:rFonts w:eastAsia="Yu Gothic"/>
              <w:color w:val="18191A"/>
            </w:rPr>
          </w:rPrChange>
        </w:rPr>
        <w:t>(d. 1349/1930)</w:t>
      </w:r>
      <w:r w:rsidRPr="00E13F4E">
        <w:rPr>
          <w:rFonts w:eastAsia="Yu Gothic"/>
          <w:color w:val="000000" w:themeColor="text1"/>
          <w:rPrChange w:id="1959" w:author="Zahid Syed" w:date="2025-09-24T13:00:00Z" w16du:dateUtc="2025-09-24T04:00:00Z">
            <w:rPr>
              <w:rFonts w:eastAsia="Yu Gothic"/>
              <w:color w:val="000000"/>
            </w:rPr>
          </w:rPrChange>
        </w:rPr>
        <w:t xml:space="preserve"> did somewhat better, but he falsely presented Arius as a proponent of “Aristotelian rationalism,” while the historical Arius was a conservative Biblical exegete in the Alexandrian tradition. </w:t>
      </w:r>
      <w:r w:rsidRPr="00E13F4E">
        <w:rPr>
          <w:color w:val="000000" w:themeColor="text1"/>
          <w:rPrChange w:id="1960" w:author="Zahid Syed" w:date="2025-09-24T13:00:00Z" w16du:dateUtc="2025-09-24T04:00:00Z">
            <w:rPr/>
          </w:rPrChange>
        </w:rPr>
        <w:t xml:space="preserve">In 1350/1931, the German Church historian </w:t>
      </w:r>
      <w:r w:rsidRPr="00E13F4E">
        <w:rPr>
          <w:color w:val="000000" w:themeColor="text1"/>
          <w:rPrChange w:id="1961" w:author="Zahid Syed" w:date="2025-09-24T13:00:00Z" w16du:dateUtc="2025-09-24T04:00:00Z">
            <w:rPr>
              <w:color w:val="000000"/>
            </w:rPr>
          </w:rPrChange>
        </w:rPr>
        <w:t xml:space="preserve">Walter Elliger (d. 1405/1985) asserted courageously that earlier Christian scholarship had radically misunderstood and misrepresented Arius, largely by reading him through his opponent’s eyes. Elliger refused to demonize Arius and sought “a genuine religious motive” for his teaching. </w:t>
      </w:r>
      <w:r w:rsidRPr="00E13F4E">
        <w:rPr>
          <w:color w:val="000000" w:themeColor="text1"/>
          <w:rPrChange w:id="1962" w:author="Zahid Syed" w:date="2025-09-24T13:00:00Z" w16du:dateUtc="2025-09-24T04:00:00Z">
            <w:rPr/>
          </w:rPrChange>
        </w:rPr>
        <w:t>It was especially after World War II, however, that consistently objective historical scholarship on Arius and his thought began to appear in the West. In demonizing Arius, the Trinitarian Church wrongly portrayed his teaching as a novel innovation based on Greek philosophical speculation. Far from being unconventional, Arius represented the conservative wing of the early Church. Instead of being a Greek philosopher and logician, he was an authorized teacher of Church doctrine and a learned religious scholar and Biblical commentator. He rooted himself in the early study-circles of earliest Christianity. Arius adhered closely to ancient Church practices even to the point of being anachronistic. He wore ascetic garb and comported himself according to the norms of the Church in the time of Christ.  By profession, he earned his livelihood as an interpreter of the Biblical scriptures. He was highly learned in Church tradition and expounded Biblical scripture with authority. His debate regarding God and the nature of Christ was fundamentally concerned with the use and misuse of scripture and its proper interpretation.</w:t>
      </w:r>
    </w:p>
  </w:footnote>
  <w:footnote w:id="79">
    <w:p w14:paraId="59144FAC" w14:textId="77777777" w:rsidR="00B335E1" w:rsidRPr="00E13F4E" w:rsidRDefault="00B335E1" w:rsidP="005D5C5B">
      <w:pPr>
        <w:pStyle w:val="FootnoteText1"/>
        <w:rPr>
          <w:color w:val="000000" w:themeColor="text1"/>
          <w:rPrChange w:id="1963" w:author="Zahid Syed" w:date="2025-09-24T13:00:00Z" w16du:dateUtc="2025-09-24T04:00:00Z">
            <w:rPr/>
          </w:rPrChange>
        </w:rPr>
      </w:pPr>
      <w:r w:rsidRPr="00E13F4E">
        <w:rPr>
          <w:rStyle w:val="FootnoteReference"/>
          <w:color w:val="000000" w:themeColor="text1"/>
          <w:rPrChange w:id="1964" w:author="Zahid Syed" w:date="2025-09-24T13:00:00Z" w16du:dateUtc="2025-09-24T04:00:00Z">
            <w:rPr>
              <w:rStyle w:val="FootnoteReference"/>
            </w:rPr>
          </w:rPrChange>
        </w:rPr>
        <w:footnoteRef/>
      </w:r>
      <w:r w:rsidRPr="00E13F4E">
        <w:rPr>
          <w:color w:val="000000" w:themeColor="text1"/>
          <w:rPrChange w:id="1965" w:author="Zahid Syed" w:date="2025-09-24T13:00:00Z" w16du:dateUtc="2025-09-24T04:00:00Z">
            <w:rPr/>
          </w:rPrChange>
        </w:rPr>
        <w:t xml:space="preserve"> </w:t>
      </w:r>
      <w:r w:rsidRPr="00E13F4E">
        <w:rPr>
          <w:rFonts w:eastAsia="Yu Gothic"/>
          <w:b/>
          <w:bCs/>
          <w:color w:val="000000" w:themeColor="text1"/>
          <w:rPrChange w:id="1966" w:author="Zahid Syed" w:date="2025-09-24T13:00:00Z" w16du:dateUtc="2025-09-24T04:00:00Z">
            <w:rPr>
              <w:rFonts w:eastAsia="Yu Gothic"/>
              <w:b/>
              <w:bCs/>
              <w:color w:val="000000"/>
            </w:rPr>
          </w:rPrChange>
        </w:rPr>
        <w:t xml:space="preserve">Alexander I </w:t>
      </w:r>
      <w:r w:rsidRPr="00E13F4E">
        <w:rPr>
          <w:rFonts w:eastAsia="Yu Gothic"/>
          <w:color w:val="000000" w:themeColor="text1"/>
          <w:rPrChange w:id="1967" w:author="Zahid Syed" w:date="2025-09-24T13:00:00Z" w16du:dateUtc="2025-09-24T04:00:00Z">
            <w:rPr>
              <w:rFonts w:eastAsia="Yu Gothic"/>
              <w:color w:val="000000"/>
            </w:rPr>
          </w:rPrChange>
        </w:rPr>
        <w:t>of Alexandria (d. ca. 328 CE) was the Bishop, Pope, and Patriarch of Alexandria in the days of Saint Athanasius and Arius of Alexandria. During his time, Arius was very strong in Alexandria, and many members of the Church stood behind him just as he had strong support among the Christian masses of the city. Alexander I was a chief mentor of Athanasius. He was the leader of the opposition to Arius at the First Council of Nicaea in 325 CE. At the Council of Nicaea, Alexander was represented by Athanasius. Alexander died not long after the Council of Nicaea, and he reportedly named Athanasius as his successor. Alexander I is venerated as a Saint in the Roman Catholic, Eastern Orthodox, and Coptic Orthodox Churches.</w:t>
      </w:r>
    </w:p>
  </w:footnote>
  <w:footnote w:id="80">
    <w:p w14:paraId="7B414E4D" w14:textId="77777777" w:rsidR="00B335E1" w:rsidRPr="00E13F4E" w:rsidRDefault="00B335E1" w:rsidP="005D5C5B">
      <w:pPr>
        <w:pStyle w:val="FootnoteText1"/>
        <w:rPr>
          <w:color w:val="000000" w:themeColor="text1"/>
          <w:rPrChange w:id="1968" w:author="Zahid Syed" w:date="2025-09-24T13:00:00Z" w16du:dateUtc="2025-09-24T04:00:00Z">
            <w:rPr/>
          </w:rPrChange>
        </w:rPr>
      </w:pPr>
      <w:r w:rsidRPr="00E13F4E">
        <w:rPr>
          <w:rStyle w:val="FootnoteReference"/>
          <w:color w:val="000000" w:themeColor="text1"/>
          <w:rPrChange w:id="1969" w:author="Zahid Syed" w:date="2025-09-24T13:00:00Z" w16du:dateUtc="2025-09-24T04:00:00Z">
            <w:rPr>
              <w:rStyle w:val="FootnoteReference"/>
            </w:rPr>
          </w:rPrChange>
        </w:rPr>
        <w:footnoteRef/>
      </w:r>
      <w:r w:rsidRPr="00E13F4E">
        <w:rPr>
          <w:color w:val="000000" w:themeColor="text1"/>
          <w:rPrChange w:id="1970" w:author="Zahid Syed" w:date="2025-09-24T13:00:00Z" w16du:dateUtc="2025-09-24T04:00:00Z">
            <w:rPr/>
          </w:rPrChange>
        </w:rPr>
        <w:t xml:space="preserve"> </w:t>
      </w:r>
      <w:r w:rsidRPr="00E13F4E">
        <w:rPr>
          <w:b/>
          <w:bCs/>
          <w:color w:val="000000" w:themeColor="text1"/>
          <w:rPrChange w:id="1971" w:author="Zahid Syed" w:date="2025-09-24T13:00:00Z" w16du:dateUtc="2025-09-24T04:00:00Z">
            <w:rPr>
              <w:b/>
              <w:bCs/>
            </w:rPr>
          </w:rPrChange>
        </w:rPr>
        <w:t>The Ebionites</w:t>
      </w:r>
      <w:r w:rsidRPr="00E13F4E">
        <w:rPr>
          <w:color w:val="000000" w:themeColor="text1"/>
          <w:rPrChange w:id="1972" w:author="Zahid Syed" w:date="2025-09-24T13:00:00Z" w16du:dateUtc="2025-09-24T04:00:00Z">
            <w:rPr/>
          </w:rPrChange>
        </w:rPr>
        <w:t xml:space="preserve"> referred to above are probably just the Judaic-Christians as a whole and not a particular denomination of them. The Hebrew word “Ebionites”</w:t>
      </w:r>
      <w:r w:rsidRPr="00E13F4E">
        <w:rPr>
          <w:rFonts w:eastAsia="Yu Gothic"/>
          <w:color w:val="000000" w:themeColor="text1"/>
          <w:rPrChange w:id="1973" w:author="Zahid Syed" w:date="2025-09-24T13:00:00Z" w16du:dateUtc="2025-09-24T04:00:00Z">
            <w:rPr>
              <w:rFonts w:eastAsia="Yu Gothic"/>
              <w:color w:val="0F252D"/>
            </w:rPr>
          </w:rPrChange>
        </w:rPr>
        <w:t xml:space="preserve"> (Hebrew: </w:t>
      </w:r>
      <w:r w:rsidRPr="00E13F4E">
        <w:rPr>
          <w:rFonts w:eastAsia="Yu Gothic"/>
          <w:i/>
          <w:iCs/>
          <w:color w:val="000000" w:themeColor="text1"/>
          <w:rPrChange w:id="1974" w:author="Zahid Syed" w:date="2025-09-24T13:00:00Z" w16du:dateUtc="2025-09-24T04:00:00Z">
            <w:rPr>
              <w:rFonts w:eastAsia="Yu Gothic"/>
              <w:i/>
              <w:iCs/>
              <w:color w:val="000000"/>
            </w:rPr>
          </w:rPrChange>
        </w:rPr>
        <w:t>Eby</w:t>
      </w:r>
      <w:r w:rsidRPr="00E13F4E">
        <w:rPr>
          <w:i/>
          <w:iCs/>
          <w:color w:val="000000" w:themeColor="text1"/>
          <w:rPrChange w:id="1975" w:author="Zahid Syed" w:date="2025-09-24T13:00:00Z" w16du:dateUtc="2025-09-24T04:00:00Z">
            <w:rPr>
              <w:i/>
              <w:iCs/>
              <w:color w:val="000000"/>
            </w:rPr>
          </w:rPrChange>
        </w:rPr>
        <w:t>ô</w:t>
      </w:r>
      <w:r w:rsidRPr="00E13F4E">
        <w:rPr>
          <w:rFonts w:eastAsia="Yu Gothic"/>
          <w:i/>
          <w:iCs/>
          <w:color w:val="000000" w:themeColor="text1"/>
          <w:rPrChange w:id="1976" w:author="Zahid Syed" w:date="2025-09-24T13:00:00Z" w16du:dateUtc="2025-09-24T04:00:00Z">
            <w:rPr>
              <w:rFonts w:eastAsia="Yu Gothic"/>
              <w:i/>
              <w:iCs/>
              <w:color w:val="000000"/>
            </w:rPr>
          </w:rPrChange>
        </w:rPr>
        <w:t>n</w:t>
      </w:r>
      <w:r w:rsidRPr="00E13F4E">
        <w:rPr>
          <w:i/>
          <w:iCs/>
          <w:color w:val="000000" w:themeColor="text1"/>
          <w:rPrChange w:id="1977" w:author="Zahid Syed" w:date="2025-09-24T13:00:00Z" w16du:dateUtc="2025-09-24T04:00:00Z">
            <w:rPr>
              <w:i/>
              <w:iCs/>
              <w:color w:val="000000"/>
            </w:rPr>
          </w:rPrChange>
        </w:rPr>
        <w:t>î</w:t>
      </w:r>
      <w:r w:rsidRPr="00E13F4E">
        <w:rPr>
          <w:rFonts w:eastAsia="Yu Gothic"/>
          <w:i/>
          <w:iCs/>
          <w:color w:val="000000" w:themeColor="text1"/>
          <w:rPrChange w:id="1978" w:author="Zahid Syed" w:date="2025-09-24T13:00:00Z" w16du:dateUtc="2025-09-24T04:00:00Z">
            <w:rPr>
              <w:rFonts w:eastAsia="Yu Gothic"/>
              <w:i/>
              <w:iCs/>
              <w:color w:val="000000"/>
            </w:rPr>
          </w:rPrChange>
        </w:rPr>
        <w:t>m</w:t>
      </w:r>
      <w:r w:rsidRPr="00E13F4E">
        <w:rPr>
          <w:rFonts w:eastAsia="Yu Gothic"/>
          <w:color w:val="000000" w:themeColor="text1"/>
          <w:rPrChange w:id="1979" w:author="Zahid Syed" w:date="2025-09-24T13:00:00Z" w16du:dateUtc="2025-09-24T04:00:00Z">
            <w:rPr>
              <w:rFonts w:eastAsia="Yu Gothic"/>
              <w:color w:val="0F252D"/>
            </w:rPr>
          </w:rPrChange>
        </w:rPr>
        <w:t>)</w:t>
      </w:r>
      <w:r w:rsidRPr="00E13F4E">
        <w:rPr>
          <w:color w:val="000000" w:themeColor="text1"/>
          <w:rPrChange w:id="1980" w:author="Zahid Syed" w:date="2025-09-24T13:00:00Z" w16du:dateUtc="2025-09-24T04:00:00Z">
            <w:rPr/>
          </w:rPrChange>
        </w:rPr>
        <w:t xml:space="preserve"> meant “the Poor” in the sense of “Ascetics, whose wealth was in God and not the things of this world.” </w:t>
      </w:r>
      <w:r w:rsidRPr="00E13F4E">
        <w:rPr>
          <w:rFonts w:eastAsia="Yu Gothic"/>
          <w:color w:val="000000" w:themeColor="text1"/>
          <w:rPrChange w:id="1981" w:author="Zahid Syed" w:date="2025-09-24T13:00:00Z" w16du:dateUtc="2025-09-24T04:00:00Z">
            <w:rPr>
              <w:rFonts w:eastAsia="Yu Gothic"/>
              <w:color w:val="0F252D"/>
            </w:rPr>
          </w:rPrChange>
        </w:rPr>
        <w:t xml:space="preserve">The Brotherhood of the Dead Sea Scrolls called themselves “the Poor” (Hebrew: </w:t>
      </w:r>
      <w:r w:rsidRPr="00E13F4E">
        <w:rPr>
          <w:rFonts w:eastAsia="Yu Gothic"/>
          <w:i/>
          <w:iCs/>
          <w:color w:val="000000" w:themeColor="text1"/>
          <w:rPrChange w:id="1982" w:author="Zahid Syed" w:date="2025-09-24T13:00:00Z" w16du:dateUtc="2025-09-24T04:00:00Z">
            <w:rPr>
              <w:rFonts w:eastAsia="Yu Gothic"/>
              <w:i/>
              <w:iCs/>
              <w:color w:val="000000"/>
            </w:rPr>
          </w:rPrChange>
        </w:rPr>
        <w:t>Eby</w:t>
      </w:r>
      <w:r w:rsidRPr="00E13F4E">
        <w:rPr>
          <w:i/>
          <w:iCs/>
          <w:color w:val="000000" w:themeColor="text1"/>
          <w:rPrChange w:id="1983" w:author="Zahid Syed" w:date="2025-09-24T13:00:00Z" w16du:dateUtc="2025-09-24T04:00:00Z">
            <w:rPr>
              <w:i/>
              <w:iCs/>
              <w:color w:val="000000"/>
            </w:rPr>
          </w:rPrChange>
        </w:rPr>
        <w:t>ô</w:t>
      </w:r>
      <w:r w:rsidRPr="00E13F4E">
        <w:rPr>
          <w:rFonts w:eastAsia="Yu Gothic"/>
          <w:i/>
          <w:iCs/>
          <w:color w:val="000000" w:themeColor="text1"/>
          <w:rPrChange w:id="1984" w:author="Zahid Syed" w:date="2025-09-24T13:00:00Z" w16du:dateUtc="2025-09-24T04:00:00Z">
            <w:rPr>
              <w:rFonts w:eastAsia="Yu Gothic"/>
              <w:i/>
              <w:iCs/>
              <w:color w:val="000000"/>
            </w:rPr>
          </w:rPrChange>
        </w:rPr>
        <w:t>n</w:t>
      </w:r>
      <w:r w:rsidRPr="00E13F4E">
        <w:rPr>
          <w:i/>
          <w:iCs/>
          <w:color w:val="000000" w:themeColor="text1"/>
          <w:rPrChange w:id="1985" w:author="Zahid Syed" w:date="2025-09-24T13:00:00Z" w16du:dateUtc="2025-09-24T04:00:00Z">
            <w:rPr>
              <w:i/>
              <w:iCs/>
              <w:color w:val="000000"/>
            </w:rPr>
          </w:rPrChange>
        </w:rPr>
        <w:t>î</w:t>
      </w:r>
      <w:r w:rsidRPr="00E13F4E">
        <w:rPr>
          <w:rFonts w:eastAsia="Yu Gothic"/>
          <w:i/>
          <w:iCs/>
          <w:color w:val="000000" w:themeColor="text1"/>
          <w:rPrChange w:id="1986" w:author="Zahid Syed" w:date="2025-09-24T13:00:00Z" w16du:dateUtc="2025-09-24T04:00:00Z">
            <w:rPr>
              <w:rFonts w:eastAsia="Yu Gothic"/>
              <w:i/>
              <w:iCs/>
              <w:color w:val="000000"/>
            </w:rPr>
          </w:rPrChange>
        </w:rPr>
        <w:t>m</w:t>
      </w:r>
      <w:r w:rsidRPr="00E13F4E">
        <w:rPr>
          <w:rFonts w:eastAsia="Yu Gothic"/>
          <w:color w:val="000000" w:themeColor="text1"/>
          <w:rPrChange w:id="1987" w:author="Zahid Syed" w:date="2025-09-24T13:00:00Z" w16du:dateUtc="2025-09-24T04:00:00Z">
            <w:rPr>
              <w:rFonts w:eastAsia="Yu Gothic"/>
              <w:color w:val="0F252D"/>
            </w:rPr>
          </w:rPrChange>
        </w:rPr>
        <w:t>). L</w:t>
      </w:r>
      <w:r w:rsidRPr="00E13F4E">
        <w:rPr>
          <w:rFonts w:eastAsia="Yu Gothic"/>
          <w:color w:val="000000" w:themeColor="text1"/>
          <w:rPrChange w:id="1988" w:author="Zahid Syed" w:date="2025-09-24T13:00:00Z" w16du:dateUtc="2025-09-24T04:00:00Z">
            <w:rPr>
              <w:rFonts w:eastAsia="Yu Gothic"/>
              <w:color w:val="000000"/>
            </w:rPr>
          </w:rPrChange>
        </w:rPr>
        <w:t>ater</w:t>
      </w:r>
      <w:r w:rsidRPr="00E13F4E">
        <w:rPr>
          <w:rFonts w:eastAsia="Yu Gothic"/>
          <w:color w:val="000000" w:themeColor="text1"/>
          <w:rPrChange w:id="1989" w:author="Zahid Syed" w:date="2025-09-24T13:00:00Z" w16du:dateUtc="2025-09-24T04:00:00Z">
            <w:rPr>
              <w:rFonts w:eastAsia="Yu Gothic"/>
              <w:color w:val="0F252D"/>
            </w:rPr>
          </w:rPrChange>
        </w:rPr>
        <w:t>, the Judaic Christians of the first centuries of the Common Era often referred to themselves as “the Ebionites” (</w:t>
      </w:r>
      <w:r w:rsidRPr="00E13F4E">
        <w:rPr>
          <w:rFonts w:eastAsia="Yu Gothic"/>
          <w:i/>
          <w:iCs/>
          <w:color w:val="000000" w:themeColor="text1"/>
          <w:rPrChange w:id="1990" w:author="Zahid Syed" w:date="2025-09-24T13:00:00Z" w16du:dateUtc="2025-09-24T04:00:00Z">
            <w:rPr>
              <w:rFonts w:eastAsia="Yu Gothic"/>
              <w:i/>
              <w:iCs/>
              <w:color w:val="000000"/>
            </w:rPr>
          </w:rPrChange>
        </w:rPr>
        <w:t>Eby</w:t>
      </w:r>
      <w:r w:rsidRPr="00E13F4E">
        <w:rPr>
          <w:i/>
          <w:iCs/>
          <w:color w:val="000000" w:themeColor="text1"/>
          <w:rPrChange w:id="1991" w:author="Zahid Syed" w:date="2025-09-24T13:00:00Z" w16du:dateUtc="2025-09-24T04:00:00Z">
            <w:rPr>
              <w:i/>
              <w:iCs/>
              <w:color w:val="000000"/>
            </w:rPr>
          </w:rPrChange>
        </w:rPr>
        <w:t>ô</w:t>
      </w:r>
      <w:r w:rsidRPr="00E13F4E">
        <w:rPr>
          <w:rFonts w:eastAsia="Yu Gothic"/>
          <w:i/>
          <w:iCs/>
          <w:color w:val="000000" w:themeColor="text1"/>
          <w:rPrChange w:id="1992" w:author="Zahid Syed" w:date="2025-09-24T13:00:00Z" w16du:dateUtc="2025-09-24T04:00:00Z">
            <w:rPr>
              <w:rFonts w:eastAsia="Yu Gothic"/>
              <w:i/>
              <w:iCs/>
              <w:color w:val="000000"/>
            </w:rPr>
          </w:rPrChange>
        </w:rPr>
        <w:t>n</w:t>
      </w:r>
      <w:r w:rsidRPr="00E13F4E">
        <w:rPr>
          <w:i/>
          <w:iCs/>
          <w:color w:val="000000" w:themeColor="text1"/>
          <w:rPrChange w:id="1993" w:author="Zahid Syed" w:date="2025-09-24T13:00:00Z" w16du:dateUtc="2025-09-24T04:00:00Z">
            <w:rPr>
              <w:i/>
              <w:iCs/>
              <w:color w:val="000000"/>
            </w:rPr>
          </w:rPrChange>
        </w:rPr>
        <w:t>î</w:t>
      </w:r>
      <w:r w:rsidRPr="00E13F4E">
        <w:rPr>
          <w:rFonts w:eastAsia="Yu Gothic"/>
          <w:i/>
          <w:iCs/>
          <w:color w:val="000000" w:themeColor="text1"/>
          <w:rPrChange w:id="1994" w:author="Zahid Syed" w:date="2025-09-24T13:00:00Z" w16du:dateUtc="2025-09-24T04:00:00Z">
            <w:rPr>
              <w:rFonts w:eastAsia="Yu Gothic"/>
              <w:i/>
              <w:iCs/>
              <w:color w:val="000000"/>
            </w:rPr>
          </w:rPrChange>
        </w:rPr>
        <w:t>m</w:t>
      </w:r>
      <w:r w:rsidRPr="00E13F4E">
        <w:rPr>
          <w:rFonts w:eastAsia="Yu Gothic"/>
          <w:color w:val="000000" w:themeColor="text1"/>
          <w:rPrChange w:id="1995" w:author="Zahid Syed" w:date="2025-09-24T13:00:00Z" w16du:dateUtc="2025-09-24T04:00:00Z">
            <w:rPr>
              <w:rFonts w:eastAsia="Yu Gothic"/>
              <w:color w:val="000000"/>
            </w:rPr>
          </w:rPrChange>
        </w:rPr>
        <w:t>) as well as “Nazarenes” (Hebrew: Nôṣrîm</w:t>
      </w:r>
      <w:r w:rsidRPr="00E13F4E">
        <w:rPr>
          <w:color w:val="000000" w:themeColor="text1"/>
          <w:shd w:val="clear" w:color="auto" w:fill="FFFFFF"/>
          <w:rPrChange w:id="1996" w:author="Zahid Syed" w:date="2025-09-24T13:00:00Z" w16du:dateUtc="2025-09-24T04:00:00Z">
            <w:rPr>
              <w:color w:val="202122"/>
              <w:shd w:val="clear" w:color="auto" w:fill="FFFFFF"/>
            </w:rPr>
          </w:rPrChange>
        </w:rPr>
        <w:t xml:space="preserve">; Greek: </w:t>
      </w:r>
      <w:r w:rsidRPr="00E13F4E">
        <w:rPr>
          <w:i/>
          <w:iCs/>
          <w:color w:val="000000" w:themeColor="text1"/>
          <w:rPrChange w:id="1997" w:author="Zahid Syed" w:date="2025-09-24T13:00:00Z" w16du:dateUtc="2025-09-24T04:00:00Z">
            <w:rPr>
              <w:i/>
              <w:iCs/>
              <w:color w:val="202122"/>
            </w:rPr>
          </w:rPrChange>
        </w:rPr>
        <w:t>Nazōra</w:t>
      </w:r>
      <w:r w:rsidRPr="00E13F4E">
        <w:rPr>
          <w:i/>
          <w:iCs/>
          <w:color w:val="000000" w:themeColor="text1"/>
          <w:rPrChange w:id="1998" w:author="Zahid Syed" w:date="2025-09-24T13:00:00Z" w16du:dateUtc="2025-09-24T04:00:00Z">
            <w:rPr>
              <w:i/>
              <w:iCs/>
              <w:color w:val="000000"/>
            </w:rPr>
          </w:rPrChange>
        </w:rPr>
        <w:t>î</w:t>
      </w:r>
      <w:r w:rsidRPr="00E13F4E">
        <w:rPr>
          <w:i/>
          <w:iCs/>
          <w:color w:val="000000" w:themeColor="text1"/>
          <w:rPrChange w:id="1999" w:author="Zahid Syed" w:date="2025-09-24T13:00:00Z" w16du:dateUtc="2025-09-24T04:00:00Z">
            <w:rPr>
              <w:i/>
              <w:iCs/>
              <w:color w:val="202122"/>
            </w:rPr>
          </w:rPrChange>
        </w:rPr>
        <w:t>oi</w:t>
      </w:r>
      <w:r w:rsidRPr="00E13F4E">
        <w:rPr>
          <w:color w:val="000000" w:themeColor="text1"/>
          <w:shd w:val="clear" w:color="auto" w:fill="FFFFFF"/>
          <w:rPrChange w:id="2000" w:author="Zahid Syed" w:date="2025-09-24T13:00:00Z" w16du:dateUtc="2025-09-24T04:00:00Z">
            <w:rPr>
              <w:color w:val="202122"/>
              <w:shd w:val="clear" w:color="auto" w:fill="FFFFFF"/>
            </w:rPr>
          </w:rPrChange>
        </w:rPr>
        <w:t xml:space="preserve">, </w:t>
      </w:r>
      <w:r w:rsidRPr="00E13F4E">
        <w:rPr>
          <w:i/>
          <w:iCs/>
          <w:color w:val="000000" w:themeColor="text1"/>
          <w:shd w:val="clear" w:color="auto" w:fill="FFFFFF"/>
          <w:rPrChange w:id="2001" w:author="Zahid Syed" w:date="2025-09-24T13:00:00Z" w16du:dateUtc="2025-09-24T04:00:00Z">
            <w:rPr>
              <w:i/>
              <w:iCs/>
              <w:color w:val="202122"/>
              <w:shd w:val="clear" w:color="auto" w:fill="FFFFFF"/>
            </w:rPr>
          </w:rPrChange>
        </w:rPr>
        <w:t>Ναζωραῖοι</w:t>
      </w:r>
      <w:r w:rsidRPr="00E13F4E">
        <w:rPr>
          <w:color w:val="000000" w:themeColor="text1"/>
          <w:shd w:val="clear" w:color="auto" w:fill="FFFFFF"/>
          <w:rPrChange w:id="2002" w:author="Zahid Syed" w:date="2025-09-24T13:00:00Z" w16du:dateUtc="2025-09-24T04:00:00Z">
            <w:rPr>
              <w:color w:val="202122"/>
              <w:shd w:val="clear" w:color="auto" w:fill="FFFFFF"/>
            </w:rPr>
          </w:rPrChange>
        </w:rPr>
        <w:t xml:space="preserve">), </w:t>
      </w:r>
      <w:r w:rsidRPr="00E13F4E">
        <w:rPr>
          <w:rFonts w:eastAsia="Yu Gothic"/>
          <w:color w:val="000000" w:themeColor="text1"/>
          <w:rPrChange w:id="2003" w:author="Zahid Syed" w:date="2025-09-24T13:00:00Z" w16du:dateUtc="2025-09-24T04:00:00Z">
            <w:rPr>
              <w:rFonts w:eastAsia="Yu Gothic"/>
              <w:color w:val="000000"/>
            </w:rPr>
          </w:rPrChange>
        </w:rPr>
        <w:t>Nazarene which was the earliest document Christian designation of themselves (see, Acts, 24:5, 14; cf. Isaiah, 11:1; John, 1:46, and Matthew, 2:23, indicating that the Messiah had to be a Nazirite (</w:t>
      </w:r>
      <w:r w:rsidRPr="00E13F4E">
        <w:rPr>
          <w:rFonts w:eastAsia="Yu Gothic"/>
          <w:i/>
          <w:iCs/>
          <w:color w:val="000000" w:themeColor="text1"/>
          <w:rPrChange w:id="2004" w:author="Zahid Syed" w:date="2025-09-24T13:00:00Z" w16du:dateUtc="2025-09-24T04:00:00Z">
            <w:rPr>
              <w:rFonts w:eastAsia="Yu Gothic"/>
              <w:i/>
              <w:iCs/>
              <w:color w:val="000000"/>
            </w:rPr>
          </w:rPrChange>
        </w:rPr>
        <w:t>Nēṣer</w:t>
      </w:r>
      <w:r w:rsidRPr="00E13F4E">
        <w:rPr>
          <w:rFonts w:eastAsia="Yu Gothic"/>
          <w:color w:val="000000" w:themeColor="text1"/>
          <w:rPrChange w:id="2005" w:author="Zahid Syed" w:date="2025-09-24T13:00:00Z" w16du:dateUtc="2025-09-24T04:00:00Z">
            <w:rPr>
              <w:rFonts w:eastAsia="Yu Gothic"/>
              <w:color w:val="000000"/>
            </w:rPr>
          </w:rPrChange>
        </w:rPr>
        <w:t xml:space="preserve">). The Christians of Palestine during the Apostolic Age around 40 CE were known as Nazarenes. Among the Judaic Christians, the Nazarenes upheld the Virgin birth of Mary. They also acknowledged the obligation of the Law upon Christians of Jewish descent but allowed Greek Christian converts to omit these detailed observances. Nazarenes could also be called Ebionites, but Ebionites who denied Virgin Birth were never called Nazarenes. </w:t>
      </w:r>
    </w:p>
  </w:footnote>
  <w:footnote w:id="81">
    <w:p w14:paraId="1365D17E" w14:textId="77777777" w:rsidR="00B335E1" w:rsidRPr="00E13F4E" w:rsidRDefault="00B335E1" w:rsidP="005D5C5B">
      <w:pPr>
        <w:autoSpaceDE w:val="0"/>
        <w:autoSpaceDN w:val="0"/>
        <w:adjustRightInd w:val="0"/>
        <w:spacing w:after="0" w:line="240" w:lineRule="auto"/>
        <w:rPr>
          <w:rFonts w:ascii="Times New Roman" w:eastAsia="Yu Gothic" w:hAnsi="Times New Roman" w:cs="Times New Roman"/>
          <w:color w:val="000000" w:themeColor="text1"/>
          <w:sz w:val="20"/>
          <w:szCs w:val="20"/>
          <w:highlight w:val="yellow"/>
          <w:rPrChange w:id="2006" w:author="Zahid Syed" w:date="2025-09-24T13:00:00Z" w16du:dateUtc="2025-09-24T04:00:00Z">
            <w:rPr>
              <w:rFonts w:ascii="Times New Roman" w:eastAsia="Yu Gothic" w:hAnsi="Times New Roman" w:cs="Times New Roman"/>
              <w:color w:val="000000"/>
              <w:sz w:val="20"/>
              <w:szCs w:val="20"/>
              <w:highlight w:val="yellow"/>
            </w:rPr>
          </w:rPrChange>
        </w:rPr>
      </w:pPr>
      <w:r w:rsidRPr="00E13F4E">
        <w:rPr>
          <w:rStyle w:val="FootnoteReference"/>
          <w:rFonts w:ascii="Times New Roman" w:hAnsi="Times New Roman" w:cs="Times New Roman"/>
          <w:b/>
          <w:bCs/>
          <w:color w:val="000000" w:themeColor="text1"/>
          <w:sz w:val="20"/>
          <w:szCs w:val="20"/>
          <w:rPrChange w:id="2007" w:author="Zahid Syed" w:date="2025-09-24T13:00:00Z" w16du:dateUtc="2025-09-24T04:00:00Z">
            <w:rPr>
              <w:rStyle w:val="FootnoteReference"/>
              <w:rFonts w:ascii="Times New Roman" w:hAnsi="Times New Roman" w:cs="Times New Roman"/>
              <w:b/>
              <w:bCs/>
              <w:sz w:val="20"/>
              <w:szCs w:val="20"/>
            </w:rPr>
          </w:rPrChange>
        </w:rPr>
        <w:footnoteRef/>
      </w:r>
      <w:r w:rsidRPr="00E13F4E">
        <w:rPr>
          <w:rFonts w:ascii="Times New Roman" w:hAnsi="Times New Roman" w:cs="Times New Roman"/>
          <w:b/>
          <w:bCs/>
          <w:color w:val="000000" w:themeColor="text1"/>
          <w:sz w:val="20"/>
          <w:szCs w:val="20"/>
          <w:rPrChange w:id="2008" w:author="Zahid Syed" w:date="2025-09-24T13:00:00Z" w16du:dateUtc="2025-09-24T04:00:00Z">
            <w:rPr>
              <w:rFonts w:ascii="Times New Roman" w:hAnsi="Times New Roman" w:cs="Times New Roman"/>
              <w:b/>
              <w:bCs/>
              <w:sz w:val="20"/>
              <w:szCs w:val="20"/>
            </w:rPr>
          </w:rPrChange>
        </w:rPr>
        <w:t xml:space="preserve"> Artemas </w:t>
      </w:r>
      <w:r w:rsidRPr="00E13F4E">
        <w:rPr>
          <w:rFonts w:ascii="Times New Roman" w:hAnsi="Times New Roman" w:cs="Times New Roman"/>
          <w:color w:val="000000" w:themeColor="text1"/>
          <w:sz w:val="20"/>
          <w:szCs w:val="20"/>
          <w:rPrChange w:id="2009" w:author="Zahid Syed" w:date="2025-09-24T13:00:00Z" w16du:dateUtc="2025-09-24T04:00:00Z">
            <w:rPr>
              <w:rFonts w:ascii="Times New Roman" w:hAnsi="Times New Roman" w:cs="Times New Roman"/>
              <w:sz w:val="20"/>
              <w:szCs w:val="20"/>
            </w:rPr>
          </w:rPrChange>
        </w:rPr>
        <w:t>(d. ca. 230 CE)</w:t>
      </w:r>
      <w:r w:rsidRPr="00E13F4E">
        <w:rPr>
          <w:rStyle w:val="Heading1Char"/>
          <w:rFonts w:ascii="Times New Roman" w:hAnsi="Times New Roman" w:cs="Times New Roman"/>
          <w:color w:val="000000" w:themeColor="text1"/>
          <w:sz w:val="20"/>
          <w:szCs w:val="20"/>
          <w:rPrChange w:id="2010" w:author="Zahid Syed" w:date="2025-09-24T13:00:00Z" w16du:dateUtc="2025-09-24T04:00:00Z">
            <w:rPr>
              <w:rStyle w:val="Heading1Char"/>
              <w:rFonts w:ascii="Times New Roman" w:hAnsi="Times New Roman" w:cs="Times New Roman"/>
              <w:color w:val="231F20"/>
              <w:sz w:val="20"/>
              <w:szCs w:val="20"/>
            </w:rPr>
          </w:rPrChange>
        </w:rPr>
        <w:t xml:space="preserve"> or </w:t>
      </w:r>
      <w:r w:rsidRPr="00E13F4E">
        <w:rPr>
          <w:rStyle w:val="oxencycl-headword"/>
          <w:rFonts w:ascii="Times New Roman" w:eastAsia="Yu Gothic Light" w:hAnsi="Times New Roman" w:cs="Times New Roman"/>
          <w:b/>
          <w:bCs/>
          <w:color w:val="000000" w:themeColor="text1"/>
          <w:sz w:val="20"/>
          <w:szCs w:val="20"/>
          <w:rPrChange w:id="2011" w:author="Zahid Syed" w:date="2025-09-24T13:00:00Z" w16du:dateUtc="2025-09-24T04:00:00Z">
            <w:rPr>
              <w:rStyle w:val="oxencycl-headword"/>
              <w:rFonts w:ascii="Times New Roman" w:eastAsia="Yu Gothic Light" w:hAnsi="Times New Roman" w:cs="Times New Roman"/>
              <w:b/>
              <w:bCs/>
              <w:color w:val="231F20"/>
              <w:sz w:val="20"/>
              <w:szCs w:val="20"/>
            </w:rPr>
          </w:rPrChange>
        </w:rPr>
        <w:t>Artemon</w:t>
      </w:r>
      <w:r w:rsidRPr="00E13F4E">
        <w:rPr>
          <w:rStyle w:val="oxencycl-headword"/>
          <w:rFonts w:ascii="Times New Roman" w:hAnsi="Times New Roman" w:cs="Times New Roman"/>
          <w:color w:val="000000" w:themeColor="text1"/>
          <w:sz w:val="20"/>
          <w:szCs w:val="20"/>
          <w:rPrChange w:id="2012" w:author="Zahid Syed" w:date="2025-09-24T13:00:00Z" w16du:dateUtc="2025-09-24T04:00:00Z">
            <w:rPr>
              <w:rStyle w:val="oxencycl-headword"/>
              <w:rFonts w:ascii="Times New Roman" w:hAnsi="Times New Roman" w:cs="Times New Roman"/>
              <w:color w:val="231F20"/>
              <w:sz w:val="20"/>
              <w:szCs w:val="20"/>
            </w:rPr>
          </w:rPrChange>
        </w:rPr>
        <w:t xml:space="preserve"> (Greek: </w:t>
      </w:r>
      <w:r w:rsidRPr="00E13F4E">
        <w:rPr>
          <w:rStyle w:val="oxencycl-headword"/>
          <w:rFonts w:ascii="Times New Roman" w:hAnsi="Times New Roman" w:cs="Times New Roman"/>
          <w:i/>
          <w:iCs/>
          <w:color w:val="000000" w:themeColor="text1"/>
          <w:sz w:val="20"/>
          <w:szCs w:val="20"/>
          <w:rPrChange w:id="2013" w:author="Zahid Syed" w:date="2025-09-24T13:00:00Z" w16du:dateUtc="2025-09-24T04:00:00Z">
            <w:rPr>
              <w:rStyle w:val="oxencycl-headword"/>
              <w:rFonts w:ascii="Times New Roman" w:hAnsi="Times New Roman" w:cs="Times New Roman"/>
              <w:i/>
              <w:iCs/>
              <w:color w:val="231F20"/>
              <w:sz w:val="20"/>
              <w:szCs w:val="20"/>
            </w:rPr>
          </w:rPrChange>
        </w:rPr>
        <w:t>Art</w:t>
      </w:r>
      <w:r w:rsidRPr="00E13F4E">
        <w:rPr>
          <w:rFonts w:ascii="Times New Roman" w:hAnsi="Times New Roman" w:cs="Times New Roman"/>
          <w:i/>
          <w:iCs/>
          <w:color w:val="000000" w:themeColor="text1"/>
          <w:sz w:val="20"/>
          <w:szCs w:val="20"/>
          <w:rPrChange w:id="2014" w:author="Zahid Syed" w:date="2025-09-24T13:00:00Z" w16du:dateUtc="2025-09-24T04:00:00Z">
            <w:rPr>
              <w:rFonts w:ascii="Times New Roman" w:hAnsi="Times New Roman" w:cs="Times New Roman"/>
              <w:i/>
              <w:iCs/>
              <w:color w:val="000000"/>
              <w:sz w:val="20"/>
              <w:szCs w:val="20"/>
            </w:rPr>
          </w:rPrChange>
        </w:rPr>
        <w:t>émōn</w:t>
      </w:r>
      <w:r w:rsidRPr="00E13F4E">
        <w:rPr>
          <w:rFonts w:ascii="Times New Roman" w:hAnsi="Times New Roman" w:cs="Times New Roman"/>
          <w:color w:val="000000" w:themeColor="text1"/>
          <w:sz w:val="20"/>
          <w:szCs w:val="20"/>
          <w:rPrChange w:id="2015" w:author="Zahid Syed" w:date="2025-09-24T13:00:00Z" w16du:dateUtc="2025-09-24T04:00:00Z">
            <w:rPr>
              <w:rFonts w:ascii="Times New Roman" w:hAnsi="Times New Roman" w:cs="Times New Roman"/>
              <w:color w:val="000000"/>
              <w:sz w:val="20"/>
              <w:szCs w:val="20"/>
            </w:rPr>
          </w:rPrChange>
        </w:rPr>
        <w:t>,</w:t>
      </w:r>
      <w:r w:rsidRPr="00E13F4E">
        <w:rPr>
          <w:rStyle w:val="apple-converted-space"/>
          <w:rFonts w:ascii="Times New Roman" w:eastAsia="Yu Gothic Light" w:hAnsi="Times New Roman" w:cs="Times New Roman"/>
          <w:i/>
          <w:iCs/>
          <w:color w:val="000000" w:themeColor="text1"/>
          <w:sz w:val="20"/>
          <w:szCs w:val="20"/>
          <w:rPrChange w:id="2016" w:author="Zahid Syed" w:date="2025-09-24T13:00:00Z" w16du:dateUtc="2025-09-24T04:00:00Z">
            <w:rPr>
              <w:rStyle w:val="apple-converted-space"/>
              <w:rFonts w:ascii="Times New Roman" w:eastAsia="Yu Gothic Light" w:hAnsi="Times New Roman" w:cs="Times New Roman"/>
              <w:i/>
              <w:iCs/>
              <w:color w:val="202122"/>
              <w:sz w:val="20"/>
              <w:szCs w:val="20"/>
            </w:rPr>
          </w:rPrChange>
        </w:rPr>
        <w:t> </w:t>
      </w:r>
      <w:r w:rsidRPr="00E13F4E">
        <w:rPr>
          <w:rFonts w:ascii="Times New Roman" w:hAnsi="Times New Roman" w:cs="Times New Roman"/>
          <w:i/>
          <w:iCs/>
          <w:color w:val="000000" w:themeColor="text1"/>
          <w:sz w:val="20"/>
          <w:szCs w:val="20"/>
          <w:rPrChange w:id="2017" w:author="Zahid Syed" w:date="2025-09-24T13:00:00Z" w16du:dateUtc="2025-09-24T04:00:00Z">
            <w:rPr>
              <w:rFonts w:ascii="Times New Roman" w:hAnsi="Times New Roman" w:cs="Times New Roman"/>
              <w:i/>
              <w:iCs/>
              <w:color w:val="202122"/>
              <w:sz w:val="20"/>
              <w:szCs w:val="20"/>
            </w:rPr>
          </w:rPrChange>
        </w:rPr>
        <w:t>Ἀρτέμων</w:t>
      </w:r>
      <w:r w:rsidRPr="00E13F4E">
        <w:rPr>
          <w:rStyle w:val="oxencycl-headword"/>
          <w:rFonts w:ascii="Times New Roman" w:hAnsi="Times New Roman" w:cs="Times New Roman"/>
          <w:color w:val="000000" w:themeColor="text1"/>
          <w:sz w:val="20"/>
          <w:szCs w:val="20"/>
          <w:rPrChange w:id="2018" w:author="Zahid Syed" w:date="2025-09-24T13:00:00Z" w16du:dateUtc="2025-09-24T04:00:00Z">
            <w:rPr>
              <w:rStyle w:val="oxencycl-headword"/>
              <w:rFonts w:ascii="Times New Roman" w:hAnsi="Times New Roman" w:cs="Times New Roman"/>
              <w:color w:val="231F20"/>
              <w:sz w:val="20"/>
              <w:szCs w:val="20"/>
            </w:rPr>
          </w:rPrChange>
        </w:rPr>
        <w:t xml:space="preserve">) was a prominent Christian teacher of Rome who emphasized the humanity of Jesus Christ and disagreed with the notion of his Divinity of Christ. Thus, Artemas is one of those early Christian figures who took a stance against the emerging proto-Trinitarian Theology of his time. He regarded such teachings as a falsification of Scripture but also appealed to Tradition in upholding his own views. Artemas is widely considered a forerunner of Paul of Samosata </w:t>
      </w:r>
      <w:r w:rsidRPr="00E13F4E">
        <w:rPr>
          <w:rFonts w:ascii="Times New Roman" w:eastAsia="Yu Gothic" w:hAnsi="Times New Roman" w:cs="Times New Roman"/>
          <w:color w:val="000000" w:themeColor="text1"/>
          <w:sz w:val="20"/>
          <w:szCs w:val="20"/>
          <w:rPrChange w:id="2019" w:author="Zahid Syed" w:date="2025-09-24T13:00:00Z" w16du:dateUtc="2025-09-24T04:00:00Z">
            <w:rPr>
              <w:rFonts w:ascii="Times New Roman" w:eastAsia="Yu Gothic" w:hAnsi="Times New Roman" w:cs="Times New Roman"/>
              <w:color w:val="000000"/>
              <w:sz w:val="20"/>
              <w:szCs w:val="20"/>
            </w:rPr>
          </w:rPrChange>
        </w:rPr>
        <w:t>(d. 272 CE)</w:t>
      </w:r>
      <w:r w:rsidRPr="00E13F4E">
        <w:rPr>
          <w:rStyle w:val="oxencycl-headword"/>
          <w:rFonts w:ascii="Times New Roman" w:hAnsi="Times New Roman" w:cs="Times New Roman"/>
          <w:color w:val="000000" w:themeColor="text1"/>
          <w:sz w:val="20"/>
          <w:szCs w:val="20"/>
          <w:rPrChange w:id="2020" w:author="Zahid Syed" w:date="2025-09-24T13:00:00Z" w16du:dateUtc="2025-09-24T04:00:00Z">
            <w:rPr>
              <w:rStyle w:val="oxencycl-headword"/>
              <w:rFonts w:ascii="Times New Roman" w:hAnsi="Times New Roman" w:cs="Times New Roman"/>
              <w:color w:val="231F20"/>
              <w:sz w:val="20"/>
              <w:szCs w:val="20"/>
            </w:rPr>
          </w:rPrChange>
        </w:rPr>
        <w:t>.</w:t>
      </w:r>
      <w:r w:rsidRPr="00E13F4E">
        <w:rPr>
          <w:rFonts w:ascii="Times New Roman" w:eastAsia="Yu Gothic" w:hAnsi="Times New Roman" w:cs="Times New Roman"/>
          <w:color w:val="000000" w:themeColor="text1"/>
          <w:sz w:val="20"/>
          <w:szCs w:val="20"/>
          <w:rPrChange w:id="2021" w:author="Zahid Syed" w:date="2025-09-24T13:00:00Z" w16du:dateUtc="2025-09-24T04:00:00Z">
            <w:rPr>
              <w:rFonts w:ascii="Times New Roman" w:eastAsia="Yu Gothic" w:hAnsi="Times New Roman" w:cs="Times New Roman"/>
              <w:color w:val="000000"/>
              <w:sz w:val="20"/>
              <w:szCs w:val="20"/>
            </w:rPr>
          </w:rPrChange>
        </w:rPr>
        <w:t xml:space="preserve"> Artemes—like Paul of Samosata of the next generation—stressed the complete humanity of Jesus Christ. He held that God sent His Spirit to descend upon the Man Jesus, enabling him to work miracles. Artemas is called an “Adoptionist,” but by “adoption” he meant that there was perfect harmony between the will Jesus Christ and the will of God.</w:t>
      </w:r>
      <w:r w:rsidRPr="00E13F4E">
        <w:rPr>
          <w:rFonts w:ascii="Times New Roman" w:eastAsia="Yu Gothic" w:hAnsi="Times New Roman" w:cs="Times New Roman"/>
          <w:color w:val="000000" w:themeColor="text1"/>
          <w:sz w:val="20"/>
          <w:szCs w:val="20"/>
          <w:highlight w:val="yellow"/>
          <w:rPrChange w:id="2022" w:author="Zahid Syed" w:date="2025-09-24T13:00:00Z" w16du:dateUtc="2025-09-24T04:00:00Z">
            <w:rPr>
              <w:rFonts w:ascii="Times New Roman" w:eastAsia="Yu Gothic" w:hAnsi="Times New Roman" w:cs="Times New Roman"/>
              <w:color w:val="000000"/>
              <w:sz w:val="20"/>
              <w:szCs w:val="20"/>
              <w:highlight w:val="yellow"/>
            </w:rPr>
          </w:rPrChange>
        </w:rPr>
        <w:t xml:space="preserve"> </w:t>
      </w:r>
    </w:p>
  </w:footnote>
  <w:footnote w:id="82">
    <w:p w14:paraId="44228971" w14:textId="77777777" w:rsidR="00B335E1" w:rsidRPr="00E13F4E" w:rsidRDefault="00B335E1" w:rsidP="005D5C5B">
      <w:pPr>
        <w:pStyle w:val="FootnoteText1"/>
        <w:rPr>
          <w:color w:val="000000" w:themeColor="text1"/>
          <w:rPrChange w:id="2024" w:author="Zahid Syed" w:date="2025-09-24T13:00:00Z" w16du:dateUtc="2025-09-24T04:00:00Z">
            <w:rPr/>
          </w:rPrChange>
        </w:rPr>
      </w:pPr>
      <w:r w:rsidRPr="00E13F4E">
        <w:rPr>
          <w:rStyle w:val="FootnoteReference"/>
          <w:color w:val="000000" w:themeColor="text1"/>
          <w:rPrChange w:id="2025" w:author="Zahid Syed" w:date="2025-09-24T13:00:00Z" w16du:dateUtc="2025-09-24T04:00:00Z">
            <w:rPr>
              <w:rStyle w:val="FootnoteReference"/>
            </w:rPr>
          </w:rPrChange>
        </w:rPr>
        <w:footnoteRef/>
      </w:r>
      <w:r w:rsidRPr="00E13F4E">
        <w:rPr>
          <w:color w:val="000000" w:themeColor="text1"/>
          <w:rPrChange w:id="2026" w:author="Zahid Syed" w:date="2025-09-24T13:00:00Z" w16du:dateUtc="2025-09-24T04:00:00Z">
            <w:rPr/>
          </w:rPrChange>
        </w:rPr>
        <w:t xml:space="preserve"> </w:t>
      </w:r>
      <w:r w:rsidRPr="00E13F4E">
        <w:rPr>
          <w:rFonts w:eastAsia="Yu Gothic"/>
          <w:b/>
          <w:bCs/>
          <w:color w:val="000000" w:themeColor="text1"/>
          <w:rPrChange w:id="2027" w:author="Zahid Syed" w:date="2025-09-24T13:00:00Z" w16du:dateUtc="2025-09-24T04:00:00Z">
            <w:rPr>
              <w:rFonts w:eastAsia="Yu Gothic"/>
              <w:b/>
              <w:bCs/>
              <w:color w:val="0F252D"/>
            </w:rPr>
          </w:rPrChange>
        </w:rPr>
        <w:t>Philostorgius</w:t>
      </w:r>
      <w:r w:rsidRPr="00E13F4E">
        <w:rPr>
          <w:rFonts w:eastAsia="Yu Gothic"/>
          <w:color w:val="000000" w:themeColor="text1"/>
          <w:rPrChange w:id="2028" w:author="Zahid Syed" w:date="2025-09-24T13:00:00Z" w16du:dateUtc="2025-09-24T04:00:00Z">
            <w:rPr>
              <w:rFonts w:eastAsia="Yu Gothic"/>
              <w:color w:val="000000"/>
            </w:rPr>
          </w:rPrChange>
        </w:rPr>
        <w:t xml:space="preserve"> (d. 439 CE) (Greek: </w:t>
      </w:r>
      <w:r w:rsidRPr="00E13F4E">
        <w:rPr>
          <w:rFonts w:eastAsia="Yu Gothic"/>
          <w:i/>
          <w:iCs/>
          <w:color w:val="000000" w:themeColor="text1"/>
          <w:rPrChange w:id="2029" w:author="Zahid Syed" w:date="2025-09-24T13:00:00Z" w16du:dateUtc="2025-09-24T04:00:00Z">
            <w:rPr>
              <w:rFonts w:eastAsia="Yu Gothic"/>
              <w:i/>
              <w:iCs/>
              <w:color w:val="000000"/>
            </w:rPr>
          </w:rPrChange>
        </w:rPr>
        <w:t>Philost</w:t>
      </w:r>
      <w:r w:rsidRPr="00E13F4E">
        <w:rPr>
          <w:i/>
          <w:iCs/>
          <w:color w:val="000000" w:themeColor="text1"/>
          <w:shd w:val="clear" w:color="auto" w:fill="FFFFFF"/>
          <w:rPrChange w:id="2030" w:author="Zahid Syed" w:date="2025-09-24T13:00:00Z" w16du:dateUtc="2025-09-24T04:00:00Z">
            <w:rPr>
              <w:i/>
              <w:iCs/>
              <w:color w:val="000000"/>
              <w:shd w:val="clear" w:color="auto" w:fill="FFFFFF"/>
            </w:rPr>
          </w:rPrChange>
        </w:rPr>
        <w:t>ό</w:t>
      </w:r>
      <w:r w:rsidRPr="00E13F4E">
        <w:rPr>
          <w:rFonts w:eastAsia="Yu Gothic"/>
          <w:i/>
          <w:iCs/>
          <w:color w:val="000000" w:themeColor="text1"/>
          <w:rPrChange w:id="2031" w:author="Zahid Syed" w:date="2025-09-24T13:00:00Z" w16du:dateUtc="2025-09-24T04:00:00Z">
            <w:rPr>
              <w:rFonts w:eastAsia="Yu Gothic"/>
              <w:i/>
              <w:iCs/>
              <w:color w:val="000000"/>
            </w:rPr>
          </w:rPrChange>
        </w:rPr>
        <w:t>rgios</w:t>
      </w:r>
      <w:r w:rsidRPr="00E13F4E">
        <w:rPr>
          <w:i/>
          <w:iCs/>
          <w:color w:val="000000" w:themeColor="text1"/>
          <w:shd w:val="clear" w:color="auto" w:fill="FFFFFF"/>
          <w:rPrChange w:id="2032" w:author="Zahid Syed" w:date="2025-09-24T13:00:00Z" w16du:dateUtc="2025-09-24T04:00:00Z">
            <w:rPr>
              <w:i/>
              <w:iCs/>
              <w:color w:val="000000"/>
              <w:shd w:val="clear" w:color="auto" w:fill="FFFFFF"/>
            </w:rPr>
          </w:rPrChange>
        </w:rPr>
        <w:t>, Φιλοστόργιος</w:t>
      </w:r>
      <w:r w:rsidRPr="00E13F4E">
        <w:rPr>
          <w:color w:val="000000" w:themeColor="text1"/>
          <w:shd w:val="clear" w:color="auto" w:fill="FFFFFF"/>
          <w:rPrChange w:id="2033" w:author="Zahid Syed" w:date="2025-09-24T13:00:00Z" w16du:dateUtc="2025-09-24T04:00:00Z">
            <w:rPr>
              <w:color w:val="4D5156"/>
              <w:shd w:val="clear" w:color="auto" w:fill="FFFFFF"/>
            </w:rPr>
          </w:rPrChange>
        </w:rPr>
        <w:t>)</w:t>
      </w:r>
      <w:r w:rsidRPr="00E13F4E">
        <w:rPr>
          <w:rFonts w:eastAsia="Yu Gothic"/>
          <w:color w:val="000000" w:themeColor="text1"/>
          <w:rPrChange w:id="2034" w:author="Zahid Syed" w:date="2025-09-24T13:00:00Z" w16du:dateUtc="2025-09-24T04:00:00Z">
            <w:rPr>
              <w:rFonts w:eastAsia="Yu Gothic"/>
              <w:color w:val="000000"/>
            </w:rPr>
          </w:rPrChange>
        </w:rPr>
        <w:t xml:space="preserve"> was an early Church historian from Anatolia about whom little is known. He lived in Constantinople from the age of twenty, and it is said that his family were Arian Christians. Philostorgius writes about the Arian controversy in his </w:t>
      </w:r>
      <w:r w:rsidRPr="00E13F4E">
        <w:rPr>
          <w:rFonts w:eastAsia="Yu Gothic"/>
          <w:i/>
          <w:iCs/>
          <w:color w:val="000000" w:themeColor="text1"/>
          <w:rPrChange w:id="2035" w:author="Zahid Syed" w:date="2025-09-24T13:00:00Z" w16du:dateUtc="2025-09-24T04:00:00Z">
            <w:rPr>
              <w:rFonts w:eastAsia="Yu Gothic"/>
              <w:i/>
              <w:iCs/>
              <w:color w:val="000000"/>
            </w:rPr>
          </w:rPrChange>
        </w:rPr>
        <w:t>Ecclesiastical History</w:t>
      </w:r>
      <w:r w:rsidRPr="00E13F4E">
        <w:rPr>
          <w:rFonts w:eastAsia="Yu Gothic"/>
          <w:color w:val="000000" w:themeColor="text1"/>
          <w:rPrChange w:id="2036" w:author="Zahid Syed" w:date="2025-09-24T13:00:00Z" w16du:dateUtc="2025-09-24T04:00:00Z">
            <w:rPr>
              <w:rFonts w:eastAsia="Yu Gothic"/>
              <w:color w:val="000000"/>
            </w:rPr>
          </w:rPrChange>
        </w:rPr>
        <w:t>, which first appeared between 425 and 433 CE. It is said to have been twelve volumes long, but the original no longer exists. Many later authors borrowed from Philostorgius, and Photius wrote a summary of his work based on a copy of it that he found in Constantinople. Since the early twentieth century, Biblical scholars have attempted to reconstruct Philostorgius’ work</w:t>
      </w:r>
    </w:p>
  </w:footnote>
  <w:footnote w:id="83">
    <w:p w14:paraId="7BFF9681" w14:textId="77777777" w:rsidR="00B335E1" w:rsidRPr="00E13F4E" w:rsidRDefault="00B335E1" w:rsidP="005D5C5B">
      <w:pPr>
        <w:pStyle w:val="FootnoteText1"/>
        <w:rPr>
          <w:color w:val="000000" w:themeColor="text1"/>
          <w:rPrChange w:id="2037" w:author="Zahid Syed" w:date="2025-09-24T13:00:00Z" w16du:dateUtc="2025-09-24T04:00:00Z">
            <w:rPr>
              <w:color w:val="000000"/>
            </w:rPr>
          </w:rPrChange>
        </w:rPr>
      </w:pPr>
      <w:r w:rsidRPr="00E13F4E">
        <w:rPr>
          <w:rStyle w:val="FootnoteReference"/>
          <w:color w:val="000000" w:themeColor="text1"/>
          <w:rPrChange w:id="2038" w:author="Zahid Syed" w:date="2025-09-24T13:00:00Z" w16du:dateUtc="2025-09-24T04:00:00Z">
            <w:rPr>
              <w:rStyle w:val="FootnoteReference"/>
            </w:rPr>
          </w:rPrChange>
        </w:rPr>
        <w:footnoteRef/>
      </w:r>
      <w:r w:rsidRPr="00E13F4E">
        <w:rPr>
          <w:color w:val="000000" w:themeColor="text1"/>
          <w:rPrChange w:id="2039" w:author="Zahid Syed" w:date="2025-09-24T13:00:00Z" w16du:dateUtc="2025-09-24T04:00:00Z">
            <w:rPr/>
          </w:rPrChange>
        </w:rPr>
        <w:t xml:space="preserve"> </w:t>
      </w:r>
      <w:r w:rsidRPr="00E13F4E">
        <w:rPr>
          <w:rFonts w:eastAsia="Yu Gothic"/>
          <w:b/>
          <w:bCs/>
          <w:i/>
          <w:iCs/>
          <w:color w:val="000000" w:themeColor="text1"/>
          <w:rPrChange w:id="2040" w:author="Zahid Syed" w:date="2025-09-24T13:00:00Z" w16du:dateUtc="2025-09-24T04:00:00Z">
            <w:rPr>
              <w:rFonts w:eastAsia="Yu Gothic"/>
              <w:b/>
              <w:bCs/>
              <w:i/>
              <w:iCs/>
              <w:color w:val="000000"/>
            </w:rPr>
          </w:rPrChange>
        </w:rPr>
        <w:t>Thal</w:t>
      </w:r>
      <w:r w:rsidRPr="00E13F4E">
        <w:rPr>
          <w:rStyle w:val="mention-tr"/>
          <w:b/>
          <w:bCs/>
          <w:i/>
          <w:iCs/>
          <w:color w:val="000000" w:themeColor="text1"/>
          <w:rPrChange w:id="2041" w:author="Zahid Syed" w:date="2025-09-24T13:00:00Z" w16du:dateUtc="2025-09-24T04:00:00Z">
            <w:rPr>
              <w:rStyle w:val="mention-tr"/>
              <w:b/>
              <w:bCs/>
              <w:i/>
              <w:iCs/>
            </w:rPr>
          </w:rPrChange>
        </w:rPr>
        <w:t>í</w:t>
      </w:r>
      <w:r w:rsidRPr="00E13F4E">
        <w:rPr>
          <w:rFonts w:eastAsia="Yu Gothic"/>
          <w:b/>
          <w:bCs/>
          <w:i/>
          <w:iCs/>
          <w:color w:val="000000" w:themeColor="text1"/>
          <w:rPrChange w:id="2042" w:author="Zahid Syed" w:date="2025-09-24T13:00:00Z" w16du:dateUtc="2025-09-24T04:00:00Z">
            <w:rPr>
              <w:rFonts w:eastAsia="Yu Gothic"/>
              <w:b/>
              <w:bCs/>
              <w:i/>
              <w:iCs/>
              <w:color w:val="000000"/>
            </w:rPr>
          </w:rPrChange>
        </w:rPr>
        <w:t>a</w:t>
      </w:r>
      <w:r w:rsidRPr="00E13F4E">
        <w:rPr>
          <w:color w:val="000000" w:themeColor="text1"/>
          <w:shd w:val="clear" w:color="auto" w:fill="FFFFFF"/>
          <w:rPrChange w:id="2043" w:author="Zahid Syed" w:date="2025-09-24T13:00:00Z" w16du:dateUtc="2025-09-24T04:00:00Z">
            <w:rPr>
              <w:color w:val="000000"/>
              <w:shd w:val="clear" w:color="auto" w:fill="FFFFFF"/>
            </w:rPr>
          </w:rPrChange>
        </w:rPr>
        <w:t xml:space="preserve"> (Greek:</w:t>
      </w:r>
      <w:r w:rsidRPr="00E13F4E">
        <w:rPr>
          <w:rStyle w:val="mention-tr"/>
          <w:i/>
          <w:iCs/>
          <w:color w:val="000000" w:themeColor="text1"/>
          <w:rPrChange w:id="2044" w:author="Zahid Syed" w:date="2025-09-24T13:00:00Z" w16du:dateUtc="2025-09-24T04:00:00Z">
            <w:rPr>
              <w:rStyle w:val="mention-tr"/>
              <w:i/>
              <w:iCs/>
            </w:rPr>
          </w:rPrChange>
        </w:rPr>
        <w:t xml:space="preserve"> Thalía</w:t>
      </w:r>
      <w:r w:rsidRPr="00E13F4E">
        <w:rPr>
          <w:rStyle w:val="mention-tr"/>
          <w:color w:val="000000" w:themeColor="text1"/>
          <w:rPrChange w:id="2045" w:author="Zahid Syed" w:date="2025-09-24T13:00:00Z" w16du:dateUtc="2025-09-24T04:00:00Z">
            <w:rPr>
              <w:rStyle w:val="mention-tr"/>
            </w:rPr>
          </w:rPrChange>
        </w:rPr>
        <w:t xml:space="preserve">, </w:t>
      </w:r>
      <w:r w:rsidRPr="00E13F4E">
        <w:rPr>
          <w:i/>
          <w:iCs/>
          <w:color w:val="000000" w:themeColor="text1"/>
          <w:kern w:val="36"/>
          <w:rPrChange w:id="2046" w:author="Zahid Syed" w:date="2025-09-24T13:00:00Z" w16du:dateUtc="2025-09-24T04:00:00Z">
            <w:rPr>
              <w:i/>
              <w:iCs/>
              <w:color w:val="000000"/>
              <w:kern w:val="36"/>
            </w:rPr>
          </w:rPrChange>
        </w:rPr>
        <w:t>Θαλία</w:t>
      </w:r>
      <w:r w:rsidRPr="00E13F4E">
        <w:rPr>
          <w:color w:val="000000" w:themeColor="text1"/>
          <w:kern w:val="36"/>
          <w:rPrChange w:id="2047" w:author="Zahid Syed" w:date="2025-09-24T13:00:00Z" w16du:dateUtc="2025-09-24T04:00:00Z">
            <w:rPr>
              <w:color w:val="000000"/>
              <w:kern w:val="36"/>
            </w:rPr>
          </w:rPrChange>
        </w:rPr>
        <w:t xml:space="preserve">) is didactic poem by Arius of Alexandria. In Greek, </w:t>
      </w:r>
      <w:r w:rsidRPr="00E13F4E">
        <w:rPr>
          <w:rStyle w:val="mention-tr"/>
          <w:i/>
          <w:iCs/>
          <w:color w:val="000000" w:themeColor="text1"/>
          <w:rPrChange w:id="2048" w:author="Zahid Syed" w:date="2025-09-24T13:00:00Z" w16du:dateUtc="2025-09-24T04:00:00Z">
            <w:rPr>
              <w:rStyle w:val="mention-tr"/>
              <w:i/>
              <w:iCs/>
            </w:rPr>
          </w:rPrChange>
        </w:rPr>
        <w:t>Thalía</w:t>
      </w:r>
      <w:r w:rsidRPr="00E13F4E">
        <w:rPr>
          <w:rStyle w:val="mention-tr"/>
          <w:color w:val="000000" w:themeColor="text1"/>
          <w:rPrChange w:id="2049" w:author="Zahid Syed" w:date="2025-09-24T13:00:00Z" w16du:dateUtc="2025-09-24T04:00:00Z">
            <w:rPr>
              <w:rStyle w:val="mention-tr"/>
            </w:rPr>
          </w:rPrChange>
        </w:rPr>
        <w:t xml:space="preserve"> means “a banquet,” “abundance,” and “good cheer,” and comes from the Greek root </w:t>
      </w:r>
      <w:r w:rsidRPr="00E13F4E">
        <w:rPr>
          <w:rStyle w:val="mention-tr"/>
          <w:i/>
          <w:iCs/>
          <w:color w:val="000000" w:themeColor="text1"/>
          <w:rPrChange w:id="2050" w:author="Zahid Syed" w:date="2025-09-24T13:00:00Z" w16du:dateUtc="2025-09-24T04:00:00Z">
            <w:rPr>
              <w:rStyle w:val="mention-tr"/>
              <w:i/>
              <w:iCs/>
              <w:color w:val="202122"/>
            </w:rPr>
          </w:rPrChange>
        </w:rPr>
        <w:t>thállō</w:t>
      </w:r>
      <w:r w:rsidRPr="00E13F4E">
        <w:rPr>
          <w:rStyle w:val="mention-tr"/>
          <w:color w:val="000000" w:themeColor="text1"/>
          <w:rPrChange w:id="2051" w:author="Zahid Syed" w:date="2025-09-24T13:00:00Z" w16du:dateUtc="2025-09-24T04:00:00Z">
            <w:rPr>
              <w:rStyle w:val="mention-tr"/>
              <w:color w:val="202122"/>
            </w:rPr>
          </w:rPrChange>
        </w:rPr>
        <w:t xml:space="preserve">, </w:t>
      </w:r>
      <w:r w:rsidRPr="00E13F4E">
        <w:rPr>
          <w:i/>
          <w:iCs/>
          <w:color w:val="000000" w:themeColor="text1"/>
          <w:rPrChange w:id="2052" w:author="Zahid Syed" w:date="2025-09-24T13:00:00Z" w16du:dateUtc="2025-09-24T04:00:00Z">
            <w:rPr>
              <w:i/>
              <w:iCs/>
              <w:color w:val="000000"/>
            </w:rPr>
          </w:rPrChange>
        </w:rPr>
        <w:t>θάλλω</w:t>
      </w:r>
      <w:r w:rsidRPr="00E13F4E">
        <w:rPr>
          <w:color w:val="000000" w:themeColor="text1"/>
          <w:rPrChange w:id="2053" w:author="Zahid Syed" w:date="2025-09-24T13:00:00Z" w16du:dateUtc="2025-09-24T04:00:00Z">
            <w:rPr>
              <w:color w:val="000000"/>
            </w:rPr>
          </w:rPrChange>
        </w:rPr>
        <w:t xml:space="preserve">, meaning to “flourish” or “green, lush, and verdant.” The poem was written in verse so that it could be easily committed to memory, and it was very popular among the Christians of Alexandria. Today, problematic fragments of the work survive in the writings of Arius’ antagonist Athanasius, but there is a second transmission in the anonymous work </w:t>
      </w:r>
      <w:r w:rsidRPr="00E13F4E">
        <w:rPr>
          <w:i/>
          <w:iCs/>
          <w:color w:val="000000" w:themeColor="text1"/>
          <w:rPrChange w:id="2054" w:author="Zahid Syed" w:date="2025-09-24T13:00:00Z" w16du:dateUtc="2025-09-24T04:00:00Z">
            <w:rPr>
              <w:i/>
              <w:iCs/>
              <w:color w:val="000000"/>
            </w:rPr>
          </w:rPrChange>
        </w:rPr>
        <w:t>On the Councils of Arminum and Seleucia</w:t>
      </w:r>
      <w:r w:rsidRPr="00E13F4E">
        <w:rPr>
          <w:color w:val="000000" w:themeColor="text1"/>
          <w:rPrChange w:id="2055" w:author="Zahid Syed" w:date="2025-09-24T13:00:00Z" w16du:dateUtc="2025-09-24T04:00:00Z">
            <w:rPr>
              <w:color w:val="000000"/>
            </w:rPr>
          </w:rPrChange>
        </w:rPr>
        <w:t xml:space="preserve">, which may have been compiled by someone sympathetic to Arius, and it is the text upon which the translation is based. </w:t>
      </w:r>
    </w:p>
    <w:p w14:paraId="173DC6A1" w14:textId="77777777" w:rsidR="00B335E1" w:rsidRPr="00E13F4E" w:rsidRDefault="00B335E1" w:rsidP="005D5C5B">
      <w:pPr>
        <w:pStyle w:val="FootnoteText1"/>
        <w:rPr>
          <w:color w:val="000000" w:themeColor="text1"/>
          <w:rPrChange w:id="2056" w:author="Zahid Syed" w:date="2025-09-24T13:00:00Z" w16du:dateUtc="2025-09-24T04:00:00Z">
            <w:rPr/>
          </w:rPrChange>
        </w:rPr>
      </w:pPr>
    </w:p>
  </w:footnote>
  <w:footnote w:id="84">
    <w:p w14:paraId="7C360160" w14:textId="77777777" w:rsidR="00F971FF" w:rsidRPr="00F971FF" w:rsidRDefault="00F971FF" w:rsidP="00F971FF">
      <w:pPr>
        <w:pStyle w:val="FootnoteText"/>
        <w:rPr>
          <w:ins w:id="2058" w:author="Zahid Syed" w:date="2025-09-24T13:02:00Z" w16du:dateUtc="2025-09-24T04:02:00Z"/>
          <w:rFonts w:ascii="Times New Roman" w:hAnsi="Times New Roman" w:cs="Times New Roman"/>
          <w:color w:val="000000" w:themeColor="text1"/>
          <w:sz w:val="20"/>
          <w:szCs w:val="20"/>
          <w:rPrChange w:id="2059" w:author="Zahid Syed" w:date="2025-09-24T13:02:00Z" w16du:dateUtc="2025-09-24T04:02:00Z">
            <w:rPr>
              <w:ins w:id="2060" w:author="Zahid Syed" w:date="2025-09-24T13:02:00Z" w16du:dateUtc="2025-09-24T04:02:00Z"/>
            </w:rPr>
          </w:rPrChange>
        </w:rPr>
      </w:pPr>
      <w:ins w:id="2061" w:author="Zahid Syed" w:date="2025-09-24T13:02:00Z" w16du:dateUtc="2025-09-24T04:02:00Z">
        <w:r w:rsidRPr="00F971FF">
          <w:rPr>
            <w:rStyle w:val="FootnoteReference"/>
            <w:rFonts w:ascii="Times New Roman" w:hAnsi="Times New Roman" w:cs="Times New Roman"/>
            <w:color w:val="000000" w:themeColor="text1"/>
            <w:sz w:val="20"/>
            <w:szCs w:val="20"/>
            <w:rPrChange w:id="2062" w:author="Zahid Syed" w:date="2025-09-24T13:02:00Z" w16du:dateUtc="2025-09-24T04:02:00Z">
              <w:rPr>
                <w:rStyle w:val="FootnoteReference"/>
              </w:rPr>
            </w:rPrChange>
          </w:rPr>
          <w:footnoteRef/>
        </w:r>
        <w:r w:rsidRPr="00F971FF">
          <w:rPr>
            <w:rFonts w:ascii="Times New Roman" w:hAnsi="Times New Roman" w:cs="Times New Roman"/>
            <w:color w:val="000000" w:themeColor="text1"/>
            <w:sz w:val="20"/>
            <w:szCs w:val="20"/>
            <w:rPrChange w:id="2063" w:author="Zahid Syed" w:date="2025-09-24T13:02:00Z" w16du:dateUtc="2025-09-24T04:02:00Z">
              <w:rPr/>
            </w:rPrChange>
          </w:rPr>
          <w:t xml:space="preserve"> </w:t>
        </w:r>
        <w:r w:rsidRPr="00F971FF">
          <w:rPr>
            <w:rFonts w:ascii="Times New Roman" w:hAnsi="Times New Roman" w:cs="Times New Roman"/>
            <w:b/>
            <w:bCs/>
            <w:color w:val="000000" w:themeColor="text1"/>
            <w:sz w:val="20"/>
            <w:szCs w:val="20"/>
            <w:rPrChange w:id="2064" w:author="Zahid Syed" w:date="2025-09-24T13:02:00Z" w16du:dateUtc="2025-09-24T04:02:00Z">
              <w:rPr>
                <w:b/>
                <w:bCs/>
              </w:rPr>
            </w:rPrChange>
          </w:rPr>
          <w:t>Saint Peter</w:t>
        </w:r>
        <w:r w:rsidRPr="00F971FF">
          <w:rPr>
            <w:rFonts w:ascii="Times New Roman" w:hAnsi="Times New Roman" w:cs="Times New Roman"/>
            <w:color w:val="000000" w:themeColor="text1"/>
            <w:sz w:val="20"/>
            <w:szCs w:val="20"/>
            <w:rPrChange w:id="2065" w:author="Zahid Syed" w:date="2025-09-24T13:02:00Z" w16du:dateUtc="2025-09-24T04:02:00Z">
              <w:rPr/>
            </w:rPrChange>
          </w:rPr>
          <w:t xml:space="preserve"> (d. between 64 and 68 CE), who is also known as the Apostle Peter and as Simon Peter, was one of the original twelve Disciples of Christ and the pillars of the Jerusalem Church under Saint James the Just after Christ’s Ascension. Saint Peter was martyred in Rome by crucifixion under the persecution of Nero (d. 68 CE) and is Traditionally regarded as the first Bishop of Rome. The Orthodox Church also regards Saint Peter as the first Bishop of Antioch. According to his own testimony, Saint Clement I (d. ca. 99 CE), who was either the first or second Pope of the Church of Rome, converted at the hands of Saint Peter, accompanied him for many years, and was installed by Saint Peter as the Bishop of Rome.</w:t>
        </w:r>
        <w:r w:rsidRPr="00F971FF">
          <w:rPr>
            <w:rFonts w:ascii="Times New Roman" w:hAnsi="Times New Roman" w:cs="Times New Roman"/>
            <w:color w:val="000000" w:themeColor="text1"/>
            <w:sz w:val="20"/>
            <w:szCs w:val="20"/>
            <w:rPrChange w:id="2066" w:author="Zahid Syed" w:date="2025-09-24T13:02:00Z" w16du:dateUtc="2025-09-24T04:02:00Z">
              <w:rPr>
                <w:color w:val="202122"/>
              </w:rPr>
            </w:rPrChange>
          </w:rPr>
          <w:t xml:space="preserve"> Saint </w:t>
        </w:r>
        <w:r w:rsidRPr="00F971FF">
          <w:rPr>
            <w:rFonts w:ascii="Times New Roman" w:hAnsi="Times New Roman" w:cs="Times New Roman"/>
            <w:color w:val="000000" w:themeColor="text1"/>
            <w:sz w:val="20"/>
            <w:szCs w:val="20"/>
            <w:rPrChange w:id="2067" w:author="Zahid Syed" w:date="2025-09-24T13:02:00Z" w16du:dateUtc="2025-09-24T04:02:00Z">
              <w:rPr/>
            </w:rPrChange>
          </w:rPr>
          <w:t>Clement I was a Greek-speaking Christian, and the clearly Judeo-Christian Greek writings attributed to Pope Clement I are among the oldest extant documents of the Christian faith outside the New Testament. Emperor Trajan (d. 117 CE)—who reigned from 98 CE until his death in 117 CE—is said to have executed Pope Clement by tying him to an anchor and drowning him in the sea.</w:t>
        </w:r>
      </w:ins>
    </w:p>
  </w:footnote>
  <w:footnote w:id="85">
    <w:p w14:paraId="37F9DA64" w14:textId="77777777" w:rsidR="00B335E1" w:rsidRPr="00E13F4E" w:rsidRDefault="00B335E1" w:rsidP="005D5C5B">
      <w:pPr>
        <w:pStyle w:val="FootnoteText1"/>
        <w:rPr>
          <w:rFonts w:eastAsia="Yu Gothic"/>
          <w:color w:val="000000" w:themeColor="text1"/>
          <w:rPrChange w:id="2068" w:author="Zahid Syed" w:date="2025-09-24T13:00:00Z" w16du:dateUtc="2025-09-24T04:00:00Z">
            <w:rPr>
              <w:rFonts w:eastAsia="Yu Gothic"/>
              <w:color w:val="000000"/>
            </w:rPr>
          </w:rPrChange>
        </w:rPr>
      </w:pPr>
      <w:r w:rsidRPr="00E13F4E">
        <w:rPr>
          <w:rStyle w:val="FootnoteReference"/>
          <w:color w:val="000000" w:themeColor="text1"/>
          <w:rPrChange w:id="2069" w:author="Zahid Syed" w:date="2025-09-24T13:00:00Z" w16du:dateUtc="2025-09-24T04:00:00Z">
            <w:rPr>
              <w:rStyle w:val="FootnoteReference"/>
            </w:rPr>
          </w:rPrChange>
        </w:rPr>
        <w:footnoteRef/>
      </w:r>
      <w:r w:rsidRPr="00E13F4E">
        <w:rPr>
          <w:color w:val="000000" w:themeColor="text1"/>
          <w:rPrChange w:id="2070" w:author="Zahid Syed" w:date="2025-09-24T13:00:00Z" w16du:dateUtc="2025-09-24T04:00:00Z">
            <w:rPr/>
          </w:rPrChange>
        </w:rPr>
        <w:t xml:space="preserve"> </w:t>
      </w:r>
      <w:r w:rsidRPr="00E13F4E">
        <w:rPr>
          <w:rFonts w:eastAsia="Yu Gothic"/>
          <w:b/>
          <w:bCs/>
          <w:color w:val="000000" w:themeColor="text1"/>
          <w:rPrChange w:id="2071" w:author="Zahid Syed" w:date="2025-09-24T13:00:00Z" w16du:dateUtc="2025-09-24T04:00:00Z">
            <w:rPr>
              <w:rFonts w:eastAsia="Yu Gothic"/>
              <w:b/>
              <w:bCs/>
              <w:color w:val="000000"/>
            </w:rPr>
          </w:rPrChange>
        </w:rPr>
        <w:t>Lucian of Samosata</w:t>
      </w:r>
      <w:r w:rsidRPr="00E13F4E">
        <w:rPr>
          <w:rFonts w:eastAsia="Yu Gothic"/>
          <w:color w:val="000000" w:themeColor="text1"/>
          <w:rPrChange w:id="2072" w:author="Zahid Syed" w:date="2025-09-24T13:00:00Z" w16du:dateUtc="2025-09-24T04:00:00Z">
            <w:rPr>
              <w:rFonts w:eastAsia="Yu Gothic"/>
              <w:color w:val="000000"/>
            </w:rPr>
          </w:rPrChange>
        </w:rPr>
        <w:t xml:space="preserve"> (d. 312 CE) is also known as Lucian the Martyr. He should not be confused with the the Hellenized Syriac satirist and rhetorician Lucian of Samosata (d. ca. 180 CE), who was not a Christian and lived more than a century before Lucian the Christian Theologian. The Christian Theologian Lucian of Samosata belonged to the School of Antioch and is known for his piety, asceticism, and learning. </w:t>
      </w:r>
      <w:r w:rsidRPr="00E13F4E">
        <w:rPr>
          <w:color w:val="000000" w:themeColor="text1"/>
          <w:rPrChange w:id="2073" w:author="Zahid Syed" w:date="2025-09-24T13:00:00Z" w16du:dateUtc="2025-09-24T04:00:00Z">
            <w:rPr/>
          </w:rPrChange>
        </w:rPr>
        <w:t>Lucian suffered under the persecution of the Roman Emperor Maximinus Daza (d. ca. 313 CE), which was one of the last proceedings of the Great Persecutions, since he issued an edict of toleration shortly before his death. Lucian was arrested in Antioch and spent nine years in prison, where he endured severe tortures. He was twice brought before the Roman authorities of Examination (Inquisition) but defended himself ably in both cases and refused to renounce his Christian faith, which ultimately led to his martyrdom either by beheading or starvation. It is also said that he was drowned in the Mediterranean, and a dolphin brought his body back to land so that he could be buried.</w:t>
      </w:r>
    </w:p>
    <w:p w14:paraId="073C083F"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2074" w:author="Zahid Syed" w:date="2025-09-24T13:00:00Z" w16du:dateUtc="2025-09-24T04:00:00Z">
            <w:rPr>
              <w:rFonts w:ascii="Times New Roman" w:hAnsi="Times New Roman" w:cs="Times New Roman"/>
              <w:color w:val="202122"/>
              <w:sz w:val="20"/>
              <w:szCs w:val="20"/>
            </w:rPr>
          </w:rPrChange>
        </w:rPr>
      </w:pPr>
      <w:r w:rsidRPr="00E13F4E">
        <w:rPr>
          <w:rFonts w:ascii="Times New Roman" w:hAnsi="Times New Roman" w:cs="Times New Roman"/>
          <w:color w:val="000000" w:themeColor="text1"/>
          <w:sz w:val="20"/>
          <w:szCs w:val="20"/>
          <w:rPrChange w:id="2075" w:author="Zahid Syed" w:date="2025-09-24T13:00:00Z" w16du:dateUtc="2025-09-24T04:00:00Z">
            <w:rPr>
              <w:rFonts w:ascii="Times New Roman" w:hAnsi="Times New Roman" w:cs="Times New Roman"/>
              <w:sz w:val="20"/>
              <w:szCs w:val="20"/>
            </w:rPr>
          </w:rPrChange>
        </w:rPr>
        <w:t xml:space="preserve">    Lucian’s Theological position is a matter of Scholarly dispute, since his beliefs can only be reconstructed from scattered sources. </w:t>
      </w:r>
      <w:r w:rsidRPr="00E13F4E">
        <w:rPr>
          <w:rFonts w:ascii="Times New Roman" w:eastAsia="Yu Gothic" w:hAnsi="Times New Roman" w:cs="Times New Roman"/>
          <w:color w:val="000000" w:themeColor="text1"/>
          <w:sz w:val="20"/>
          <w:szCs w:val="20"/>
          <w:rPrChange w:id="2076" w:author="Zahid Syed" w:date="2025-09-24T13:00:00Z" w16du:dateUtc="2025-09-24T04:00:00Z">
            <w:rPr>
              <w:rFonts w:ascii="Times New Roman" w:eastAsia="Yu Gothic" w:hAnsi="Times New Roman" w:cs="Times New Roman"/>
              <w:color w:val="000000"/>
              <w:sz w:val="20"/>
              <w:szCs w:val="20"/>
            </w:rPr>
          </w:rPrChange>
        </w:rPr>
        <w:t>Lucian’s connection with Paul of Samosata is also not fully established, but his similarity with Paul is unmistakable. It</w:t>
      </w:r>
      <w:r w:rsidRPr="00E13F4E">
        <w:rPr>
          <w:rFonts w:ascii="Times New Roman" w:hAnsi="Times New Roman" w:cs="Times New Roman"/>
          <w:color w:val="000000" w:themeColor="text1"/>
          <w:sz w:val="20"/>
          <w:szCs w:val="20"/>
          <w:rPrChange w:id="2077" w:author="Zahid Syed" w:date="2025-09-24T13:00:00Z" w16du:dateUtc="2025-09-24T04:00:00Z">
            <w:rPr>
              <w:rFonts w:ascii="Times New Roman" w:hAnsi="Times New Roman" w:cs="Times New Roman"/>
              <w:color w:val="202122"/>
              <w:sz w:val="20"/>
              <w:szCs w:val="20"/>
            </w:rPr>
          </w:rPrChange>
        </w:rPr>
        <w:t xml:space="preserve"> must be emphasized again that one of the chief Theological differences between the Arians and the earlier Unitarians was with regard to </w:t>
      </w:r>
      <w:r w:rsidRPr="00E13F4E">
        <w:rPr>
          <w:rFonts w:ascii="Times New Roman" w:hAnsi="Times New Roman" w:cs="Times New Roman"/>
          <w:i/>
          <w:iCs/>
          <w:color w:val="000000" w:themeColor="text1"/>
          <w:sz w:val="20"/>
          <w:szCs w:val="20"/>
          <w:rPrChange w:id="2078" w:author="Zahid Syed" w:date="2025-09-24T13:00:00Z" w16du:dateUtc="2025-09-24T04:00:00Z">
            <w:rPr>
              <w:rFonts w:ascii="Times New Roman" w:hAnsi="Times New Roman" w:cs="Times New Roman"/>
              <w:i/>
              <w:iCs/>
              <w:color w:val="202122"/>
              <w:sz w:val="20"/>
              <w:szCs w:val="20"/>
            </w:rPr>
          </w:rPrChange>
        </w:rPr>
        <w:t>L</w:t>
      </w:r>
      <w:r w:rsidRPr="00E13F4E">
        <w:rPr>
          <w:rFonts w:ascii="Times New Roman" w:hAnsi="Times New Roman" w:cs="Times New Roman"/>
          <w:i/>
          <w:iCs/>
          <w:color w:val="000000" w:themeColor="text1"/>
          <w:sz w:val="20"/>
          <w:szCs w:val="20"/>
          <w:rPrChange w:id="2079" w:author="Zahid Syed" w:date="2025-09-24T13:00:00Z" w16du:dateUtc="2025-09-24T04:00:00Z">
            <w:rPr>
              <w:rFonts w:ascii="Times New Roman" w:hAnsi="Times New Roman" w:cs="Times New Roman"/>
              <w:i/>
              <w:iCs/>
              <w:color w:val="000000"/>
              <w:sz w:val="20"/>
              <w:szCs w:val="20"/>
            </w:rPr>
          </w:rPrChange>
        </w:rPr>
        <w:t>ó</w:t>
      </w:r>
      <w:r w:rsidRPr="00E13F4E">
        <w:rPr>
          <w:rFonts w:ascii="Times New Roman" w:hAnsi="Times New Roman" w:cs="Times New Roman"/>
          <w:i/>
          <w:iCs/>
          <w:color w:val="000000" w:themeColor="text1"/>
          <w:sz w:val="20"/>
          <w:szCs w:val="20"/>
          <w:rPrChange w:id="2080" w:author="Zahid Syed" w:date="2025-09-24T13:00:00Z" w16du:dateUtc="2025-09-24T04:00:00Z">
            <w:rPr>
              <w:rFonts w:ascii="Times New Roman" w:hAnsi="Times New Roman" w:cs="Times New Roman"/>
              <w:i/>
              <w:iCs/>
              <w:color w:val="202122"/>
              <w:sz w:val="20"/>
              <w:szCs w:val="20"/>
            </w:rPr>
          </w:rPrChange>
        </w:rPr>
        <w:t>gos</w:t>
      </w:r>
      <w:r w:rsidRPr="00E13F4E">
        <w:rPr>
          <w:rFonts w:ascii="Times New Roman" w:hAnsi="Times New Roman" w:cs="Times New Roman"/>
          <w:color w:val="000000" w:themeColor="text1"/>
          <w:sz w:val="20"/>
          <w:szCs w:val="20"/>
          <w:rPrChange w:id="2081" w:author="Zahid Syed" w:date="2025-09-24T13:00:00Z" w16du:dateUtc="2025-09-24T04:00:00Z">
            <w:rPr>
              <w:rFonts w:ascii="Times New Roman" w:hAnsi="Times New Roman" w:cs="Times New Roman"/>
              <w:color w:val="202122"/>
              <w:sz w:val="20"/>
              <w:szCs w:val="20"/>
            </w:rPr>
          </w:rPrChange>
        </w:rPr>
        <w:t xml:space="preserve"> Doctrine, which the Unitarians shunned in any Metaphysical terms relating to Christ’s pre-existence.</w:t>
      </w:r>
      <w:r w:rsidRPr="00E13F4E">
        <w:rPr>
          <w:rFonts w:ascii="Times New Roman" w:eastAsia="Yu Gothic" w:hAnsi="Times New Roman" w:cs="Times New Roman"/>
          <w:color w:val="000000" w:themeColor="text1"/>
          <w:sz w:val="20"/>
          <w:szCs w:val="20"/>
          <w:rPrChange w:id="2082" w:author="Zahid Syed" w:date="2025-09-24T13:00:00Z" w16du:dateUtc="2025-09-24T04:00:00Z">
            <w:rPr>
              <w:rFonts w:ascii="Times New Roman" w:eastAsia="Yu Gothic" w:hAnsi="Times New Roman" w:cs="Times New Roman"/>
              <w:color w:val="000000"/>
              <w:sz w:val="20"/>
              <w:szCs w:val="20"/>
            </w:rPr>
          </w:rPrChange>
        </w:rPr>
        <w:t xml:space="preserve"> </w:t>
      </w:r>
      <w:r w:rsidRPr="00E13F4E">
        <w:rPr>
          <w:rFonts w:ascii="Times New Roman" w:hAnsi="Times New Roman" w:cs="Times New Roman"/>
          <w:color w:val="000000" w:themeColor="text1"/>
          <w:sz w:val="20"/>
          <w:szCs w:val="20"/>
          <w:rPrChange w:id="2083" w:author="Zahid Syed" w:date="2025-09-24T13:00:00Z" w16du:dateUtc="2025-09-24T04:00:00Z">
            <w:rPr>
              <w:rFonts w:ascii="Times New Roman" w:hAnsi="Times New Roman" w:cs="Times New Roman"/>
              <w:color w:val="202122"/>
              <w:sz w:val="20"/>
              <w:szCs w:val="20"/>
            </w:rPr>
          </w:rPrChange>
        </w:rPr>
        <w:t xml:space="preserve">As noted, Paul of Samosata was a Dynamic Monarchianist, who insisted categorically upon the Unity of God. Lucian seems to have differed from Paul of Samosata by affirming a doctrine of the pre-existent </w:t>
      </w:r>
      <w:r w:rsidRPr="00E13F4E">
        <w:rPr>
          <w:rFonts w:ascii="Times New Roman" w:hAnsi="Times New Roman" w:cs="Times New Roman"/>
          <w:i/>
          <w:iCs/>
          <w:color w:val="000000" w:themeColor="text1"/>
          <w:sz w:val="20"/>
          <w:szCs w:val="20"/>
          <w:rPrChange w:id="2084" w:author="Zahid Syed" w:date="2025-09-24T13:00:00Z" w16du:dateUtc="2025-09-24T04:00:00Z">
            <w:rPr>
              <w:rFonts w:ascii="Times New Roman" w:hAnsi="Times New Roman" w:cs="Times New Roman"/>
              <w:i/>
              <w:iCs/>
              <w:color w:val="202122"/>
              <w:sz w:val="20"/>
              <w:szCs w:val="20"/>
            </w:rPr>
          </w:rPrChange>
        </w:rPr>
        <w:t>L</w:t>
      </w:r>
      <w:r w:rsidRPr="00E13F4E">
        <w:rPr>
          <w:rFonts w:ascii="Times New Roman" w:hAnsi="Times New Roman" w:cs="Times New Roman"/>
          <w:i/>
          <w:iCs/>
          <w:color w:val="000000" w:themeColor="text1"/>
          <w:sz w:val="20"/>
          <w:szCs w:val="20"/>
          <w:rPrChange w:id="2085" w:author="Zahid Syed" w:date="2025-09-24T13:00:00Z" w16du:dateUtc="2025-09-24T04:00:00Z">
            <w:rPr>
              <w:rFonts w:ascii="Times New Roman" w:hAnsi="Times New Roman" w:cs="Times New Roman"/>
              <w:i/>
              <w:iCs/>
              <w:color w:val="000000"/>
              <w:sz w:val="20"/>
              <w:szCs w:val="20"/>
            </w:rPr>
          </w:rPrChange>
        </w:rPr>
        <w:t>ó</w:t>
      </w:r>
      <w:r w:rsidRPr="00E13F4E">
        <w:rPr>
          <w:rFonts w:ascii="Times New Roman" w:hAnsi="Times New Roman" w:cs="Times New Roman"/>
          <w:i/>
          <w:iCs/>
          <w:color w:val="000000" w:themeColor="text1"/>
          <w:sz w:val="20"/>
          <w:szCs w:val="20"/>
          <w:rPrChange w:id="2086" w:author="Zahid Syed" w:date="2025-09-24T13:00:00Z" w16du:dateUtc="2025-09-24T04:00:00Z">
            <w:rPr>
              <w:rFonts w:ascii="Times New Roman" w:hAnsi="Times New Roman" w:cs="Times New Roman"/>
              <w:i/>
              <w:iCs/>
              <w:color w:val="202122"/>
              <w:sz w:val="20"/>
              <w:szCs w:val="20"/>
            </w:rPr>
          </w:rPrChange>
        </w:rPr>
        <w:t>gos</w:t>
      </w:r>
      <w:r w:rsidRPr="00E13F4E">
        <w:rPr>
          <w:rFonts w:ascii="Times New Roman" w:hAnsi="Times New Roman" w:cs="Times New Roman"/>
          <w:color w:val="000000" w:themeColor="text1"/>
          <w:sz w:val="20"/>
          <w:szCs w:val="20"/>
          <w:rPrChange w:id="2087" w:author="Zahid Syed" w:date="2025-09-24T13:00:00Z" w16du:dateUtc="2025-09-24T04:00:00Z">
            <w:rPr>
              <w:rFonts w:ascii="Times New Roman" w:hAnsi="Times New Roman" w:cs="Times New Roman"/>
              <w:color w:val="202122"/>
              <w:sz w:val="20"/>
              <w:szCs w:val="20"/>
            </w:rPr>
          </w:rPrChange>
        </w:rPr>
        <w:t xml:space="preserve">, which was united with the Man Jesus Christ. But Lucian’s </w:t>
      </w:r>
      <w:r w:rsidRPr="00E13F4E">
        <w:rPr>
          <w:rFonts w:ascii="Times New Roman" w:hAnsi="Times New Roman" w:cs="Times New Roman"/>
          <w:i/>
          <w:iCs/>
          <w:color w:val="000000" w:themeColor="text1"/>
          <w:sz w:val="20"/>
          <w:szCs w:val="20"/>
          <w:rPrChange w:id="2088" w:author="Zahid Syed" w:date="2025-09-24T13:00:00Z" w16du:dateUtc="2025-09-24T04:00:00Z">
            <w:rPr>
              <w:rFonts w:ascii="Times New Roman" w:hAnsi="Times New Roman" w:cs="Times New Roman"/>
              <w:i/>
              <w:iCs/>
              <w:color w:val="202122"/>
              <w:sz w:val="20"/>
              <w:szCs w:val="20"/>
            </w:rPr>
          </w:rPrChange>
        </w:rPr>
        <w:t>L</w:t>
      </w:r>
      <w:r w:rsidRPr="00E13F4E">
        <w:rPr>
          <w:rFonts w:ascii="Times New Roman" w:hAnsi="Times New Roman" w:cs="Times New Roman"/>
          <w:i/>
          <w:iCs/>
          <w:color w:val="000000" w:themeColor="text1"/>
          <w:sz w:val="20"/>
          <w:szCs w:val="20"/>
          <w:rPrChange w:id="2089" w:author="Zahid Syed" w:date="2025-09-24T13:00:00Z" w16du:dateUtc="2025-09-24T04:00:00Z">
            <w:rPr>
              <w:rFonts w:ascii="Times New Roman" w:hAnsi="Times New Roman" w:cs="Times New Roman"/>
              <w:i/>
              <w:iCs/>
              <w:color w:val="000000"/>
              <w:sz w:val="20"/>
              <w:szCs w:val="20"/>
            </w:rPr>
          </w:rPrChange>
        </w:rPr>
        <w:t>ó</w:t>
      </w:r>
      <w:r w:rsidRPr="00E13F4E">
        <w:rPr>
          <w:rFonts w:ascii="Times New Roman" w:hAnsi="Times New Roman" w:cs="Times New Roman"/>
          <w:i/>
          <w:iCs/>
          <w:color w:val="000000" w:themeColor="text1"/>
          <w:sz w:val="20"/>
          <w:szCs w:val="20"/>
          <w:rPrChange w:id="2090" w:author="Zahid Syed" w:date="2025-09-24T13:00:00Z" w16du:dateUtc="2025-09-24T04:00:00Z">
            <w:rPr>
              <w:rFonts w:ascii="Times New Roman" w:hAnsi="Times New Roman" w:cs="Times New Roman"/>
              <w:i/>
              <w:iCs/>
              <w:color w:val="202122"/>
              <w:sz w:val="20"/>
              <w:szCs w:val="20"/>
            </w:rPr>
          </w:rPrChange>
        </w:rPr>
        <w:t>gos</w:t>
      </w:r>
      <w:r w:rsidRPr="00E13F4E">
        <w:rPr>
          <w:rFonts w:ascii="Times New Roman" w:hAnsi="Times New Roman" w:cs="Times New Roman"/>
          <w:color w:val="000000" w:themeColor="text1"/>
          <w:sz w:val="20"/>
          <w:szCs w:val="20"/>
          <w:rPrChange w:id="2091" w:author="Zahid Syed" w:date="2025-09-24T13:00:00Z" w16du:dateUtc="2025-09-24T04:00:00Z">
            <w:rPr>
              <w:rFonts w:ascii="Times New Roman" w:hAnsi="Times New Roman" w:cs="Times New Roman"/>
              <w:color w:val="202122"/>
              <w:sz w:val="20"/>
              <w:szCs w:val="20"/>
            </w:rPr>
          </w:rPrChange>
        </w:rPr>
        <w:t xml:space="preserve">–like that of Arius—was a created being and subordinate to God. </w:t>
      </w:r>
      <w:r w:rsidRPr="00E13F4E">
        <w:rPr>
          <w:rFonts w:ascii="Times New Roman" w:eastAsia="Yu Gothic" w:hAnsi="Times New Roman" w:cs="Times New Roman"/>
          <w:color w:val="000000" w:themeColor="text1"/>
          <w:sz w:val="20"/>
          <w:szCs w:val="20"/>
          <w:rPrChange w:id="2092" w:author="Zahid Syed" w:date="2025-09-24T13:00:00Z" w16du:dateUtc="2025-09-24T04:00:00Z">
            <w:rPr>
              <w:rFonts w:ascii="Times New Roman" w:eastAsia="Yu Gothic" w:hAnsi="Times New Roman" w:cs="Times New Roman"/>
              <w:color w:val="000000"/>
              <w:sz w:val="20"/>
              <w:szCs w:val="20"/>
            </w:rPr>
          </w:rPrChange>
        </w:rPr>
        <w:t xml:space="preserve">For this reason, the Unitarians of Antioch were often called the </w:t>
      </w:r>
      <w:r w:rsidRPr="00E13F4E">
        <w:rPr>
          <w:rFonts w:ascii="Times New Roman" w:eastAsia="Yu Gothic" w:hAnsi="Times New Roman" w:cs="Times New Roman"/>
          <w:i/>
          <w:iCs/>
          <w:color w:val="000000" w:themeColor="text1"/>
          <w:sz w:val="20"/>
          <w:szCs w:val="20"/>
          <w:rPrChange w:id="2093" w:author="Zahid Syed" w:date="2025-09-24T13:00:00Z" w16du:dateUtc="2025-09-24T04:00:00Z">
            <w:rPr>
              <w:rFonts w:ascii="Times New Roman" w:eastAsia="Yu Gothic" w:hAnsi="Times New Roman" w:cs="Times New Roman"/>
              <w:i/>
              <w:iCs/>
              <w:color w:val="000000"/>
              <w:sz w:val="20"/>
              <w:szCs w:val="20"/>
            </w:rPr>
          </w:rPrChange>
        </w:rPr>
        <w:t>Alogici</w:t>
      </w:r>
      <w:r w:rsidRPr="00E13F4E">
        <w:rPr>
          <w:rFonts w:ascii="Times New Roman" w:eastAsia="Yu Gothic" w:hAnsi="Times New Roman" w:cs="Times New Roman"/>
          <w:color w:val="000000" w:themeColor="text1"/>
          <w:sz w:val="20"/>
          <w:szCs w:val="20"/>
          <w:rPrChange w:id="2094" w:author="Zahid Syed" w:date="2025-09-24T13:00:00Z" w16du:dateUtc="2025-09-24T04:00:00Z">
            <w:rPr>
              <w:rFonts w:ascii="Times New Roman" w:eastAsia="Yu Gothic" w:hAnsi="Times New Roman" w:cs="Times New Roman"/>
              <w:color w:val="000000"/>
              <w:sz w:val="20"/>
              <w:szCs w:val="20"/>
            </w:rPr>
          </w:rPrChange>
        </w:rPr>
        <w:t xml:space="preserve">--those who reject the </w:t>
      </w:r>
      <w:r w:rsidRPr="00E13F4E">
        <w:rPr>
          <w:rFonts w:ascii="Times New Roman" w:hAnsi="Times New Roman" w:cs="Times New Roman"/>
          <w:i/>
          <w:iCs/>
          <w:color w:val="000000" w:themeColor="text1"/>
          <w:sz w:val="20"/>
          <w:szCs w:val="20"/>
          <w:rPrChange w:id="2095" w:author="Zahid Syed" w:date="2025-09-24T13:00:00Z" w16du:dateUtc="2025-09-24T04:00:00Z">
            <w:rPr>
              <w:rFonts w:ascii="Times New Roman" w:hAnsi="Times New Roman" w:cs="Times New Roman"/>
              <w:i/>
              <w:iCs/>
              <w:color w:val="202122"/>
              <w:sz w:val="20"/>
              <w:szCs w:val="20"/>
            </w:rPr>
          </w:rPrChange>
        </w:rPr>
        <w:t>L</w:t>
      </w:r>
      <w:r w:rsidRPr="00E13F4E">
        <w:rPr>
          <w:rFonts w:ascii="Times New Roman" w:hAnsi="Times New Roman" w:cs="Times New Roman"/>
          <w:i/>
          <w:iCs/>
          <w:color w:val="000000" w:themeColor="text1"/>
          <w:sz w:val="20"/>
          <w:szCs w:val="20"/>
          <w:rPrChange w:id="2096" w:author="Zahid Syed" w:date="2025-09-24T13:00:00Z" w16du:dateUtc="2025-09-24T04:00:00Z">
            <w:rPr>
              <w:rFonts w:ascii="Times New Roman" w:hAnsi="Times New Roman" w:cs="Times New Roman"/>
              <w:i/>
              <w:iCs/>
              <w:color w:val="000000"/>
              <w:sz w:val="20"/>
              <w:szCs w:val="20"/>
            </w:rPr>
          </w:rPrChange>
        </w:rPr>
        <w:t>ó</w:t>
      </w:r>
      <w:r w:rsidRPr="00E13F4E">
        <w:rPr>
          <w:rFonts w:ascii="Times New Roman" w:hAnsi="Times New Roman" w:cs="Times New Roman"/>
          <w:i/>
          <w:iCs/>
          <w:color w:val="000000" w:themeColor="text1"/>
          <w:sz w:val="20"/>
          <w:szCs w:val="20"/>
          <w:rPrChange w:id="2097" w:author="Zahid Syed" w:date="2025-09-24T13:00:00Z" w16du:dateUtc="2025-09-24T04:00:00Z">
            <w:rPr>
              <w:rFonts w:ascii="Times New Roman" w:hAnsi="Times New Roman" w:cs="Times New Roman"/>
              <w:i/>
              <w:iCs/>
              <w:color w:val="202122"/>
              <w:sz w:val="20"/>
              <w:szCs w:val="20"/>
            </w:rPr>
          </w:rPrChange>
        </w:rPr>
        <w:t>gos</w:t>
      </w:r>
      <w:r w:rsidRPr="00E13F4E">
        <w:rPr>
          <w:rFonts w:ascii="Times New Roman" w:eastAsia="Yu Gothic" w:hAnsi="Times New Roman" w:cs="Times New Roman"/>
          <w:color w:val="000000" w:themeColor="text1"/>
          <w:sz w:val="20"/>
          <w:szCs w:val="20"/>
          <w:rPrChange w:id="2098" w:author="Zahid Syed" w:date="2025-09-24T13:00:00Z" w16du:dateUtc="2025-09-24T04:00:00Z">
            <w:rPr>
              <w:rFonts w:ascii="Times New Roman" w:eastAsia="Yu Gothic" w:hAnsi="Times New Roman" w:cs="Times New Roman"/>
              <w:color w:val="000000"/>
              <w:sz w:val="20"/>
              <w:szCs w:val="20"/>
            </w:rPr>
          </w:rPrChange>
        </w:rPr>
        <w:t xml:space="preserve">. </w:t>
      </w:r>
      <w:r w:rsidRPr="00E13F4E">
        <w:rPr>
          <w:rFonts w:ascii="Times New Roman" w:hAnsi="Times New Roman" w:cs="Times New Roman"/>
          <w:color w:val="000000" w:themeColor="text1"/>
          <w:sz w:val="20"/>
          <w:szCs w:val="20"/>
          <w:rPrChange w:id="2099" w:author="Zahid Syed" w:date="2025-09-24T13:00:00Z" w16du:dateUtc="2025-09-24T04:00:00Z">
            <w:rPr>
              <w:rFonts w:ascii="Times New Roman" w:hAnsi="Times New Roman" w:cs="Times New Roman"/>
              <w:sz w:val="20"/>
              <w:szCs w:val="20"/>
            </w:rPr>
          </w:rPrChange>
        </w:rPr>
        <w:t>Nevertheless, Arius of Alexandria was a student of Lucian prior to his imprisonment and martyrdom and regarded himself as a “Lucianist,” clearly suggesting that Lucian of Samosata held beliefs similar or identical to those of Arius.</w:t>
      </w:r>
      <w:r w:rsidRPr="00E13F4E">
        <w:rPr>
          <w:rFonts w:ascii="Times New Roman" w:eastAsia="Yu Gothic" w:hAnsi="Times New Roman" w:cs="Times New Roman"/>
          <w:color w:val="000000" w:themeColor="text1"/>
          <w:sz w:val="20"/>
          <w:szCs w:val="20"/>
          <w:rPrChange w:id="2100" w:author="Zahid Syed" w:date="2025-09-24T13:00:00Z" w16du:dateUtc="2025-09-24T04:00:00Z">
            <w:rPr>
              <w:rFonts w:ascii="Times New Roman" w:eastAsia="Yu Gothic" w:hAnsi="Times New Roman" w:cs="Times New Roman"/>
              <w:color w:val="000000"/>
              <w:sz w:val="20"/>
              <w:szCs w:val="20"/>
            </w:rPr>
          </w:rPrChange>
        </w:rPr>
        <w:t xml:space="preserve"> There is little doubt that Arius and the Arians of his time had been trained in the literal methods of the School of Antioch that disliked allegorized interpretations of Biblical scripture.</w:t>
      </w:r>
      <w:r w:rsidRPr="00E13F4E">
        <w:rPr>
          <w:rFonts w:ascii="Times New Roman" w:hAnsi="Times New Roman" w:cs="Times New Roman"/>
          <w:color w:val="000000" w:themeColor="text1"/>
          <w:sz w:val="20"/>
          <w:szCs w:val="20"/>
          <w:rPrChange w:id="2101" w:author="Zahid Syed" w:date="2025-09-24T13:00:00Z" w16du:dateUtc="2025-09-24T04:00:00Z">
            <w:rPr>
              <w:rFonts w:ascii="Times New Roman" w:hAnsi="Times New Roman" w:cs="Times New Roman"/>
              <w:sz w:val="20"/>
              <w:szCs w:val="20"/>
            </w:rPr>
          </w:rPrChange>
        </w:rPr>
        <w:t xml:space="preserve"> Moreover, since Lucian taught that </w:t>
      </w:r>
      <w:r w:rsidRPr="00E13F4E">
        <w:rPr>
          <w:rFonts w:ascii="Times New Roman" w:eastAsia="Yu Gothic" w:hAnsi="Times New Roman" w:cs="Times New Roman"/>
          <w:color w:val="000000" w:themeColor="text1"/>
          <w:sz w:val="20"/>
          <w:szCs w:val="20"/>
          <w:rPrChange w:id="2102" w:author="Zahid Syed" w:date="2025-09-24T13:00:00Z" w16du:dateUtc="2025-09-24T04:00:00Z">
            <w:rPr>
              <w:rFonts w:ascii="Times New Roman" w:eastAsia="Yu Gothic" w:hAnsi="Times New Roman" w:cs="Times New Roman"/>
              <w:color w:val="000000"/>
              <w:sz w:val="20"/>
              <w:szCs w:val="20"/>
            </w:rPr>
          </w:rPrChange>
        </w:rPr>
        <w:t xml:space="preserve">the </w:t>
      </w:r>
      <w:r w:rsidRPr="00E13F4E">
        <w:rPr>
          <w:rFonts w:ascii="Times New Roman" w:hAnsi="Times New Roman" w:cs="Times New Roman"/>
          <w:i/>
          <w:iCs/>
          <w:color w:val="000000" w:themeColor="text1"/>
          <w:sz w:val="20"/>
          <w:szCs w:val="20"/>
          <w:rPrChange w:id="2103" w:author="Zahid Syed" w:date="2025-09-24T13:00:00Z" w16du:dateUtc="2025-09-24T04:00:00Z">
            <w:rPr>
              <w:rFonts w:ascii="Times New Roman" w:hAnsi="Times New Roman" w:cs="Times New Roman"/>
              <w:i/>
              <w:iCs/>
              <w:color w:val="202122"/>
              <w:sz w:val="20"/>
              <w:szCs w:val="20"/>
            </w:rPr>
          </w:rPrChange>
        </w:rPr>
        <w:t>L</w:t>
      </w:r>
      <w:r w:rsidRPr="00E13F4E">
        <w:rPr>
          <w:rFonts w:ascii="Times New Roman" w:hAnsi="Times New Roman" w:cs="Times New Roman"/>
          <w:i/>
          <w:iCs/>
          <w:color w:val="000000" w:themeColor="text1"/>
          <w:sz w:val="20"/>
          <w:szCs w:val="20"/>
          <w:rPrChange w:id="2104" w:author="Zahid Syed" w:date="2025-09-24T13:00:00Z" w16du:dateUtc="2025-09-24T04:00:00Z">
            <w:rPr>
              <w:rFonts w:ascii="Times New Roman" w:hAnsi="Times New Roman" w:cs="Times New Roman"/>
              <w:i/>
              <w:iCs/>
              <w:color w:val="000000"/>
              <w:sz w:val="20"/>
              <w:szCs w:val="20"/>
            </w:rPr>
          </w:rPrChange>
        </w:rPr>
        <w:t>ó</w:t>
      </w:r>
      <w:r w:rsidRPr="00E13F4E">
        <w:rPr>
          <w:rFonts w:ascii="Times New Roman" w:hAnsi="Times New Roman" w:cs="Times New Roman"/>
          <w:i/>
          <w:iCs/>
          <w:color w:val="000000" w:themeColor="text1"/>
          <w:sz w:val="20"/>
          <w:szCs w:val="20"/>
          <w:rPrChange w:id="2105" w:author="Zahid Syed" w:date="2025-09-24T13:00:00Z" w16du:dateUtc="2025-09-24T04:00:00Z">
            <w:rPr>
              <w:rFonts w:ascii="Times New Roman" w:hAnsi="Times New Roman" w:cs="Times New Roman"/>
              <w:i/>
              <w:iCs/>
              <w:color w:val="202122"/>
              <w:sz w:val="20"/>
              <w:szCs w:val="20"/>
            </w:rPr>
          </w:rPrChange>
        </w:rPr>
        <w:t>gos</w:t>
      </w:r>
      <w:r w:rsidRPr="00E13F4E">
        <w:rPr>
          <w:rFonts w:ascii="Times New Roman" w:eastAsia="Yu Gothic" w:hAnsi="Times New Roman" w:cs="Times New Roman"/>
          <w:color w:val="000000" w:themeColor="text1"/>
          <w:sz w:val="20"/>
          <w:szCs w:val="20"/>
          <w:rPrChange w:id="2106" w:author="Zahid Syed" w:date="2025-09-24T13:00:00Z" w16du:dateUtc="2025-09-24T04:00:00Z">
            <w:rPr>
              <w:rFonts w:ascii="Times New Roman" w:eastAsia="Yu Gothic" w:hAnsi="Times New Roman" w:cs="Times New Roman"/>
              <w:color w:val="000000"/>
              <w:sz w:val="20"/>
              <w:szCs w:val="20"/>
            </w:rPr>
          </w:rPrChange>
        </w:rPr>
        <w:t xml:space="preserve"> was created, his disciples were inclined toward Arius and Arianism. </w:t>
      </w:r>
      <w:r w:rsidRPr="00E13F4E">
        <w:rPr>
          <w:rFonts w:ascii="Times New Roman" w:hAnsi="Times New Roman" w:cs="Times New Roman"/>
          <w:color w:val="000000" w:themeColor="text1"/>
          <w:sz w:val="20"/>
          <w:szCs w:val="20"/>
          <w:rPrChange w:id="2107" w:author="Zahid Syed" w:date="2025-09-24T13:00:00Z" w16du:dateUtc="2025-09-24T04:00:00Z">
            <w:rPr>
              <w:rFonts w:ascii="Times New Roman" w:hAnsi="Times New Roman" w:cs="Times New Roman"/>
              <w:sz w:val="20"/>
              <w:szCs w:val="20"/>
            </w:rPr>
          </w:rPrChange>
        </w:rPr>
        <w:t xml:space="preserve">Indeed, the Arian Presbyter and Church historian Philostorgius (d. ca. 439 CE) held this view. Other historians have understood Lucian’s theology in terms of the Unitarianism of Paul of Samosata, who rejected the allegorizing tendencies of the School of Alexandria and held to a clearly Monotheistic form of Biblical Christianity. Lucian of Samosata is also credited with a critical recension of the Septuagint based on its original Hebrew and the Greek New Testament. Lucian’s Biblical rescensions have been lost, but in the Gelasian Decree (Latin: </w:t>
      </w:r>
      <w:r w:rsidRPr="00E13F4E">
        <w:rPr>
          <w:rFonts w:ascii="Times New Roman" w:hAnsi="Times New Roman" w:cs="Times New Roman"/>
          <w:i/>
          <w:iCs/>
          <w:color w:val="000000" w:themeColor="text1"/>
          <w:sz w:val="20"/>
          <w:szCs w:val="20"/>
          <w:lang w:val="la-Latn"/>
          <w:rPrChange w:id="2108" w:author="Zahid Syed" w:date="2025-09-24T13:00:00Z" w16du:dateUtc="2025-09-24T04:00:00Z">
            <w:rPr>
              <w:rFonts w:ascii="Times New Roman" w:hAnsi="Times New Roman" w:cs="Times New Roman"/>
              <w:i/>
              <w:iCs/>
              <w:color w:val="202122"/>
              <w:sz w:val="20"/>
              <w:szCs w:val="20"/>
              <w:lang w:val="la-Latn"/>
            </w:rPr>
          </w:rPrChange>
        </w:rPr>
        <w:t>Decretum Gelasianum</w:t>
      </w:r>
      <w:r w:rsidRPr="00E13F4E">
        <w:rPr>
          <w:rFonts w:ascii="Times New Roman" w:hAnsi="Times New Roman" w:cs="Times New Roman"/>
          <w:color w:val="000000" w:themeColor="text1"/>
          <w:sz w:val="20"/>
          <w:szCs w:val="20"/>
          <w:rPrChange w:id="2109" w:author="Zahid Syed" w:date="2025-09-24T13:00:00Z" w16du:dateUtc="2025-09-24T04:00:00Z">
            <w:rPr>
              <w:rFonts w:ascii="Times New Roman" w:hAnsi="Times New Roman" w:cs="Times New Roman"/>
              <w:color w:val="202122"/>
              <w:sz w:val="20"/>
              <w:szCs w:val="20"/>
            </w:rPr>
          </w:rPrChange>
        </w:rPr>
        <w:t>) of the sixth century CE, they were placed among the forbidden books of the Roman Catholic Church and were referred to as “the Gospels that Lucian forged.”</w:t>
      </w:r>
    </w:p>
  </w:footnote>
  <w:footnote w:id="86">
    <w:p w14:paraId="25150B2A" w14:textId="77777777" w:rsidR="00B335E1" w:rsidRPr="00E13F4E" w:rsidRDefault="00B335E1" w:rsidP="005D5C5B">
      <w:pPr>
        <w:autoSpaceDE w:val="0"/>
        <w:autoSpaceDN w:val="0"/>
        <w:adjustRightInd w:val="0"/>
        <w:spacing w:after="0" w:line="240" w:lineRule="auto"/>
        <w:rPr>
          <w:rFonts w:ascii="Times New Roman" w:eastAsia="Yu Gothic" w:hAnsi="Times New Roman" w:cs="Times New Roman"/>
          <w:color w:val="000000" w:themeColor="text1"/>
          <w:sz w:val="20"/>
          <w:szCs w:val="20"/>
          <w:rPrChange w:id="2110"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2111"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112"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113" w:author="Zahid Syed" w:date="2025-09-24T13:00:00Z" w16du:dateUtc="2025-09-24T04:00:00Z">
            <w:rPr>
              <w:rFonts w:ascii="Times New Roman" w:hAnsi="Times New Roman" w:cs="Times New Roman"/>
              <w:b/>
              <w:bCs/>
              <w:sz w:val="20"/>
              <w:szCs w:val="20"/>
            </w:rPr>
          </w:rPrChange>
        </w:rPr>
        <w:t>Paul of Samosata</w:t>
      </w:r>
      <w:r w:rsidRPr="00E13F4E">
        <w:rPr>
          <w:rFonts w:ascii="Times New Roman" w:hAnsi="Times New Roman" w:cs="Times New Roman"/>
          <w:color w:val="000000" w:themeColor="text1"/>
          <w:sz w:val="20"/>
          <w:szCs w:val="20"/>
          <w:rPrChange w:id="2114" w:author="Zahid Syed" w:date="2025-09-24T13:00:00Z" w16du:dateUtc="2025-09-24T04:00:00Z">
            <w:rPr>
              <w:rFonts w:ascii="Times New Roman" w:hAnsi="Times New Roman" w:cs="Times New Roman"/>
              <w:sz w:val="20"/>
              <w:szCs w:val="20"/>
            </w:rPr>
          </w:rPrChange>
        </w:rPr>
        <w:t xml:space="preserve"> (d. 275 CE) was the Bishop of Antioch for eight years from 260 CE until 268 CE.</w:t>
      </w:r>
      <w:r w:rsidRPr="00E13F4E">
        <w:rPr>
          <w:rFonts w:ascii="Times New Roman" w:eastAsia="Yu Gothic" w:hAnsi="Times New Roman" w:cs="Times New Roman"/>
          <w:color w:val="000000" w:themeColor="text1"/>
          <w:sz w:val="20"/>
          <w:szCs w:val="20"/>
          <w:rPrChange w:id="2115" w:author="Zahid Syed" w:date="2025-09-24T13:00:00Z" w16du:dateUtc="2025-09-24T04:00:00Z">
            <w:rPr>
              <w:rFonts w:ascii="Times New Roman" w:eastAsia="Yu Gothic" w:hAnsi="Times New Roman" w:cs="Times New Roman"/>
              <w:color w:val="000000"/>
              <w:sz w:val="20"/>
              <w:szCs w:val="20"/>
            </w:rPr>
          </w:rPrChange>
        </w:rPr>
        <w:t xml:space="preserve"> During the decade of the 260s CE, the rival theological schools of Antioch and Alexandria clashed over the theology and personality of Paul of Samosata, bishop of Antioch, who had extensive backing among the Christians of Antioch and was under the protection of Zenobia of Palmyra. </w:t>
      </w:r>
      <w:r w:rsidRPr="00E13F4E">
        <w:rPr>
          <w:rFonts w:ascii="Times New Roman" w:hAnsi="Times New Roman" w:cs="Times New Roman"/>
          <w:color w:val="000000" w:themeColor="text1"/>
          <w:sz w:val="20"/>
          <w:szCs w:val="20"/>
          <w:rPrChange w:id="2116" w:author="Zahid Syed" w:date="2025-09-24T13:00:00Z" w16du:dateUtc="2025-09-24T04:00:00Z">
            <w:rPr>
              <w:rFonts w:ascii="Times New Roman" w:hAnsi="Times New Roman" w:cs="Times New Roman"/>
              <w:sz w:val="20"/>
              <w:szCs w:val="20"/>
            </w:rPr>
          </w:rPrChange>
        </w:rPr>
        <w:t>He was a Unitarian, following the Monarchian theology of many early Christians who upheld the Oneness of God. Paul relied primarily upon the authority of the Old Testament verse: “</w:t>
      </w:r>
      <w:r w:rsidRPr="00E13F4E">
        <w:rPr>
          <w:rFonts w:ascii="Times New Roman" w:hAnsi="Times New Roman" w:cs="Times New Roman"/>
          <w:color w:val="000000" w:themeColor="text1"/>
          <w:sz w:val="20"/>
          <w:szCs w:val="20"/>
          <w:shd w:val="clear" w:color="auto" w:fill="FFFFFF"/>
          <w:rPrChange w:id="2117" w:author="Zahid Syed" w:date="2025-09-24T13:00:00Z" w16du:dateUtc="2025-09-24T04:00:00Z">
            <w:rPr>
              <w:rFonts w:ascii="Times New Roman" w:hAnsi="Times New Roman" w:cs="Times New Roman"/>
              <w:color w:val="202124"/>
              <w:sz w:val="20"/>
              <w:szCs w:val="20"/>
              <w:shd w:val="clear" w:color="auto" w:fill="FFFFFF"/>
            </w:rPr>
          </w:rPrChange>
        </w:rPr>
        <w:t>Hear, O Israel: The Lord is our God, the Lord is one. And you shall love the Lord your God with all your heart and with all your soul and with all your might. And these words that I command you to do today shall be on your heart” (</w:t>
      </w:r>
      <w:r w:rsidRPr="00E13F4E">
        <w:rPr>
          <w:rFonts w:ascii="Times New Roman" w:eastAsia="Yu Gothic" w:hAnsi="Times New Roman" w:cs="Times New Roman"/>
          <w:color w:val="000000" w:themeColor="text1"/>
          <w:sz w:val="20"/>
          <w:szCs w:val="20"/>
          <w:rPrChange w:id="2118" w:author="Zahid Syed" w:date="2025-09-24T13:00:00Z" w16du:dateUtc="2025-09-24T04:00:00Z">
            <w:rPr>
              <w:rFonts w:ascii="Times New Roman" w:eastAsia="Yu Gothic" w:hAnsi="Times New Roman" w:cs="Times New Roman"/>
              <w:color w:val="000000"/>
              <w:sz w:val="20"/>
              <w:szCs w:val="20"/>
            </w:rPr>
          </w:rPrChange>
        </w:rPr>
        <w:t xml:space="preserve">Deuteronomy, 6:4.). </w:t>
      </w:r>
      <w:r w:rsidRPr="00E13F4E">
        <w:rPr>
          <w:rFonts w:ascii="Times New Roman" w:hAnsi="Times New Roman" w:cs="Times New Roman"/>
          <w:color w:val="000000" w:themeColor="text1"/>
          <w:sz w:val="20"/>
          <w:szCs w:val="20"/>
          <w:rPrChange w:id="2119" w:author="Zahid Syed" w:date="2025-09-24T13:00:00Z" w16du:dateUtc="2025-09-24T04:00:00Z">
            <w:rPr>
              <w:rFonts w:ascii="Times New Roman" w:hAnsi="Times New Roman" w:cs="Times New Roman"/>
              <w:sz w:val="20"/>
              <w:szCs w:val="20"/>
            </w:rPr>
          </w:rPrChange>
        </w:rPr>
        <w:t>Paul affirmed the complete humanity of Jesus Christ. He taught: “</w:t>
      </w:r>
      <w:r w:rsidRPr="00E13F4E">
        <w:rPr>
          <w:rFonts w:ascii="Times New Roman" w:eastAsia="Yu Gothic" w:hAnsi="Times New Roman" w:cs="Times New Roman"/>
          <w:color w:val="000000" w:themeColor="text1"/>
          <w:sz w:val="20"/>
          <w:szCs w:val="20"/>
          <w:rPrChange w:id="2120" w:author="Zahid Syed" w:date="2025-09-24T13:00:00Z" w16du:dateUtc="2025-09-24T04:00:00Z">
            <w:rPr>
              <w:rFonts w:ascii="Times New Roman" w:eastAsia="Yu Gothic" w:hAnsi="Times New Roman" w:cs="Times New Roman"/>
              <w:color w:val="000000"/>
              <w:sz w:val="20"/>
              <w:szCs w:val="20"/>
            </w:rPr>
          </w:rPrChange>
        </w:rPr>
        <w:t xml:space="preserve">Only a human being is anointed as the Messiah and son of David. The Nazarene was not God.” </w:t>
      </w:r>
      <w:r w:rsidRPr="00E13F4E">
        <w:rPr>
          <w:rFonts w:ascii="Times New Roman" w:hAnsi="Times New Roman" w:cs="Times New Roman"/>
          <w:color w:val="000000" w:themeColor="text1"/>
          <w:sz w:val="20"/>
          <w:szCs w:val="20"/>
          <w:rPrChange w:id="2121" w:author="Zahid Syed" w:date="2025-09-24T13:00:00Z" w16du:dateUtc="2025-09-24T04:00:00Z">
            <w:rPr>
              <w:rFonts w:ascii="Times New Roman" w:hAnsi="Times New Roman" w:cs="Times New Roman"/>
              <w:sz w:val="20"/>
              <w:szCs w:val="20"/>
            </w:rPr>
          </w:rPrChange>
        </w:rPr>
        <w:t xml:space="preserve">Paul of Samosata insisted that the categorical Oneness of God and humanity of Christ belonged to the original Apostolic teaching of the Church. </w:t>
      </w:r>
      <w:r w:rsidRPr="00E13F4E">
        <w:rPr>
          <w:rFonts w:ascii="Times New Roman" w:eastAsia="Yu Gothic" w:hAnsi="Times New Roman" w:cs="Times New Roman"/>
          <w:color w:val="000000" w:themeColor="text1"/>
          <w:sz w:val="20"/>
          <w:szCs w:val="20"/>
          <w:rPrChange w:id="2122" w:author="Zahid Syed" w:date="2025-09-24T13:00:00Z" w16du:dateUtc="2025-09-24T04:00:00Z">
            <w:rPr>
              <w:rFonts w:ascii="Times New Roman" w:eastAsia="Yu Gothic" w:hAnsi="Times New Roman" w:cs="Times New Roman"/>
              <w:color w:val="000000"/>
              <w:sz w:val="20"/>
              <w:szCs w:val="20"/>
            </w:rPr>
          </w:rPrChange>
        </w:rPr>
        <w:t xml:space="preserve">Christ was the last and greatest Prophet upon whom the Spirit had descended. Christ was united to God by virtue of the absolute harmony of will, but Christ was not entitled to be worshipped as a God. </w:t>
      </w:r>
      <w:r w:rsidRPr="00E13F4E">
        <w:rPr>
          <w:rFonts w:ascii="Times New Roman" w:hAnsi="Times New Roman" w:cs="Times New Roman"/>
          <w:color w:val="000000" w:themeColor="text1"/>
          <w:sz w:val="20"/>
          <w:szCs w:val="20"/>
          <w:rPrChange w:id="2123" w:author="Zahid Syed" w:date="2025-09-24T13:00:00Z" w16du:dateUtc="2025-09-24T04:00:00Z">
            <w:rPr>
              <w:rFonts w:ascii="Times New Roman" w:hAnsi="Times New Roman" w:cs="Times New Roman"/>
              <w:sz w:val="20"/>
              <w:szCs w:val="20"/>
            </w:rPr>
          </w:rPrChange>
        </w:rPr>
        <w:t xml:space="preserve">Like other Unitarians in Antioch, Paul of Samosata rejected metaphysical speculation about God. He focused upon the historical portrait of Christ in the Gospels, and insisted upon the grammatical exegesis of scripture, opposing the allegorical interpretations of the Alexandrian school. He, consistently with the tradition of Antioch, maintained that </w:t>
      </w:r>
      <w:r w:rsidRPr="00E13F4E">
        <w:rPr>
          <w:rFonts w:ascii="Times New Roman" w:eastAsia="Yu Gothic" w:hAnsi="Times New Roman" w:cs="Times New Roman"/>
          <w:color w:val="000000" w:themeColor="text1"/>
          <w:sz w:val="20"/>
          <w:szCs w:val="20"/>
          <w:rPrChange w:id="2124" w:author="Zahid Syed" w:date="2025-09-24T13:00:00Z" w16du:dateUtc="2025-09-24T04:00:00Z">
            <w:rPr>
              <w:rFonts w:ascii="Times New Roman" w:eastAsia="Yu Gothic" w:hAnsi="Times New Roman" w:cs="Times New Roman"/>
              <w:color w:val="000000"/>
              <w:sz w:val="20"/>
              <w:szCs w:val="20"/>
            </w:rPr>
          </w:rPrChange>
        </w:rPr>
        <w:t xml:space="preserve">the historical books of the Bible contain true history and are to be interpreted historically. This history has spiritual lessons that are to be deduced form it but not imposed upon it. Although the theology of Paul of Samosata was condemned after the intervention of the Roman Emperor Aurelian in 268 CE, his views did not die out, and he had many disciples among the Christians of Persian and Armenia, who lay beyond the influence of Rome. Many Christian leaders in Syria and Arabia also held to the ideas of Paul of Samosata. Paul of Samosata had considerable ecclesiastical support. After his excommunion the congregation split up, priests revolted, and pastors became disorderly. After the Romans conquer Antioch from Zenobia in 272 CE, Paul is not heard of again. The Armenians carried his teachings to Thrace and Bulgaria. There, under the name of Paulicians, they laid the foundation of the great Medieval revolt against the Latin Church in Spain and elsewhere in the eighth century CE. </w:t>
      </w:r>
    </w:p>
  </w:footnote>
  <w:footnote w:id="87">
    <w:p w14:paraId="335A1F87"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2126" w:author="Zahid Syed" w:date="2025-09-24T13:00:00Z" w16du:dateUtc="2025-09-24T04:00:00Z">
            <w:rPr>
              <w:rFonts w:ascii="Times New Roman" w:hAnsi="Times New Roman" w:cs="Times New Roman"/>
              <w:color w:val="202122"/>
              <w:sz w:val="20"/>
              <w:szCs w:val="20"/>
            </w:rPr>
          </w:rPrChange>
        </w:rPr>
      </w:pPr>
      <w:r w:rsidRPr="00E13F4E">
        <w:rPr>
          <w:rStyle w:val="FootnoteReference"/>
          <w:rFonts w:ascii="Times New Roman" w:hAnsi="Times New Roman" w:cs="Times New Roman"/>
          <w:color w:val="000000" w:themeColor="text1"/>
          <w:sz w:val="20"/>
          <w:szCs w:val="20"/>
          <w:rPrChange w:id="2127"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128"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129" w:author="Zahid Syed" w:date="2025-09-24T13:00:00Z" w16du:dateUtc="2025-09-24T04:00:00Z">
            <w:rPr>
              <w:rFonts w:ascii="Times New Roman" w:hAnsi="Times New Roman" w:cs="Times New Roman"/>
              <w:b/>
              <w:bCs/>
              <w:sz w:val="20"/>
              <w:szCs w:val="20"/>
            </w:rPr>
          </w:rPrChange>
        </w:rPr>
        <w:t xml:space="preserve">The Cappadocian Fathers </w:t>
      </w:r>
      <w:r w:rsidRPr="00E13F4E">
        <w:rPr>
          <w:rFonts w:ascii="Times New Roman" w:hAnsi="Times New Roman" w:cs="Times New Roman"/>
          <w:color w:val="000000" w:themeColor="text1"/>
          <w:sz w:val="20"/>
          <w:szCs w:val="20"/>
          <w:rPrChange w:id="2130" w:author="Zahid Syed" w:date="2025-09-24T13:00:00Z" w16du:dateUtc="2025-09-24T04:00:00Z">
            <w:rPr>
              <w:rFonts w:ascii="Times New Roman" w:hAnsi="Times New Roman" w:cs="Times New Roman"/>
              <w:sz w:val="20"/>
              <w:szCs w:val="20"/>
            </w:rPr>
          </w:rPrChange>
        </w:rPr>
        <w:t xml:space="preserve">refer to Saint Basil of Caesarea (d. 378 CE), his close friend, Saint Gregory of Nazianzus (d. 390 CE), and Basil’s younger brother, Saint Gregory of Nyssa (d. ca. 395). They were also known Traditionally as “the Three Cappadocians.” Their Trinitarian teachings became essential to the final definition of the Trinity in the First Council of Constantinople of 381 CE, which ratified and expanded upon the conclusions of the First Council of Nicaea, which was concerned with the “Deification” of Jesus Christ at the early stages of proto-Trinitarian Dogma. Nicaea had asserted that “the Son” was of the same substance (Greek: </w:t>
      </w:r>
      <w:r w:rsidRPr="00E13F4E">
        <w:rPr>
          <w:rFonts w:ascii="Times New Roman" w:hAnsi="Times New Roman" w:cs="Times New Roman"/>
          <w:i/>
          <w:iCs/>
          <w:color w:val="000000" w:themeColor="text1"/>
          <w:sz w:val="20"/>
          <w:szCs w:val="20"/>
          <w:rPrChange w:id="2131" w:author="Zahid Syed" w:date="2025-09-24T13:00:00Z" w16du:dateUtc="2025-09-24T04:00:00Z">
            <w:rPr>
              <w:rFonts w:ascii="Times New Roman" w:hAnsi="Times New Roman" w:cs="Times New Roman"/>
              <w:i/>
              <w:iCs/>
              <w:color w:val="202122"/>
              <w:sz w:val="20"/>
              <w:szCs w:val="20"/>
            </w:rPr>
          </w:rPrChange>
        </w:rPr>
        <w:t>homoousios</w:t>
      </w:r>
      <w:r w:rsidRPr="00E13F4E">
        <w:rPr>
          <w:rFonts w:ascii="Times New Roman" w:hAnsi="Times New Roman" w:cs="Times New Roman"/>
          <w:color w:val="000000" w:themeColor="text1"/>
          <w:sz w:val="20"/>
          <w:szCs w:val="20"/>
          <w:rPrChange w:id="2132" w:author="Zahid Syed" w:date="2025-09-24T13:00:00Z" w16du:dateUtc="2025-09-24T04:00:00Z">
            <w:rPr>
              <w:rFonts w:ascii="Times New Roman" w:hAnsi="Times New Roman" w:cs="Times New Roman"/>
              <w:color w:val="202122"/>
              <w:sz w:val="20"/>
              <w:szCs w:val="20"/>
            </w:rPr>
          </w:rPrChange>
        </w:rPr>
        <w:t>, Latin:</w:t>
      </w:r>
      <w:r w:rsidRPr="00E13F4E">
        <w:rPr>
          <w:rFonts w:ascii="Times New Roman" w:hAnsi="Times New Roman" w:cs="Times New Roman"/>
          <w:i/>
          <w:iCs/>
          <w:color w:val="000000" w:themeColor="text1"/>
          <w:sz w:val="20"/>
          <w:szCs w:val="20"/>
          <w:rPrChange w:id="2133" w:author="Zahid Syed" w:date="2025-09-24T13:00:00Z" w16du:dateUtc="2025-09-24T04:00:00Z">
            <w:rPr>
              <w:rFonts w:ascii="Times New Roman" w:hAnsi="Times New Roman" w:cs="Times New Roman"/>
              <w:i/>
              <w:iCs/>
              <w:color w:val="202122"/>
              <w:sz w:val="20"/>
              <w:szCs w:val="20"/>
            </w:rPr>
          </w:rPrChange>
        </w:rPr>
        <w:t xml:space="preserve"> consubstantius</w:t>
      </w:r>
      <w:r w:rsidRPr="00E13F4E">
        <w:rPr>
          <w:rFonts w:ascii="Times New Roman" w:hAnsi="Times New Roman" w:cs="Times New Roman"/>
          <w:color w:val="000000" w:themeColor="text1"/>
          <w:sz w:val="20"/>
          <w:szCs w:val="20"/>
          <w:rPrChange w:id="2134" w:author="Zahid Syed" w:date="2025-09-24T13:00:00Z" w16du:dateUtc="2025-09-24T04:00:00Z">
            <w:rPr>
              <w:rFonts w:ascii="Times New Roman" w:hAnsi="Times New Roman" w:cs="Times New Roman"/>
              <w:sz w:val="20"/>
              <w:szCs w:val="20"/>
            </w:rPr>
          </w:rPrChange>
        </w:rPr>
        <w:t xml:space="preserve">) as “the Father,” thus rendering Jesus Christ as “God” and an object of worship. The </w:t>
      </w:r>
      <w:r w:rsidRPr="00E13F4E">
        <w:rPr>
          <w:rFonts w:ascii="Times New Roman" w:hAnsi="Times New Roman" w:cs="Times New Roman"/>
          <w:color w:val="000000" w:themeColor="text1"/>
          <w:sz w:val="20"/>
          <w:szCs w:val="20"/>
          <w:rPrChange w:id="2135" w:author="Zahid Syed" w:date="2025-09-24T13:00:00Z" w16du:dateUtc="2025-09-24T04:00:00Z">
            <w:rPr>
              <w:rFonts w:ascii="Times New Roman" w:hAnsi="Times New Roman" w:cs="Times New Roman"/>
              <w:color w:val="202122"/>
              <w:sz w:val="20"/>
              <w:szCs w:val="20"/>
            </w:rPr>
          </w:rPrChange>
        </w:rPr>
        <w:t xml:space="preserve">Arian Christians taught instead that “the Son” was not like “the Father,” but had been created and was therefore not God. </w:t>
      </w:r>
      <w:r w:rsidRPr="00E13F4E">
        <w:rPr>
          <w:rFonts w:ascii="Times New Roman" w:hAnsi="Times New Roman" w:cs="Times New Roman"/>
          <w:color w:val="000000" w:themeColor="text1"/>
          <w:sz w:val="20"/>
          <w:szCs w:val="20"/>
          <w:rPrChange w:id="2136" w:author="Zahid Syed" w:date="2025-09-24T13:00:00Z" w16du:dateUtc="2025-09-24T04:00:00Z">
            <w:rPr>
              <w:rFonts w:ascii="Times New Roman" w:hAnsi="Times New Roman" w:cs="Times New Roman"/>
              <w:sz w:val="20"/>
              <w:szCs w:val="20"/>
            </w:rPr>
          </w:rPrChange>
        </w:rPr>
        <w:t>The Cappadocian Fathers were central to the final triumph of the Magisterial Church over the Theologies of Arianism and Apollinarianism and their subsequent persecution and obliteration</w:t>
      </w:r>
    </w:p>
  </w:footnote>
  <w:footnote w:id="88">
    <w:p w14:paraId="23784CA5" w14:textId="77777777" w:rsidR="00B335E1" w:rsidRPr="00E13F4E" w:rsidRDefault="00B335E1" w:rsidP="005D5C5B">
      <w:pPr>
        <w:autoSpaceDE w:val="0"/>
        <w:autoSpaceDN w:val="0"/>
        <w:adjustRightInd w:val="0"/>
        <w:spacing w:after="0" w:line="240" w:lineRule="auto"/>
        <w:rPr>
          <w:rFonts w:ascii="Times New Roman" w:eastAsia="Yu Gothic" w:hAnsi="Times New Roman" w:cs="Times New Roman"/>
          <w:color w:val="000000" w:themeColor="text1"/>
          <w:sz w:val="20"/>
          <w:szCs w:val="20"/>
          <w:rPrChange w:id="2137"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2138"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139"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140" w:author="Zahid Syed" w:date="2025-09-24T13:00:00Z" w16du:dateUtc="2025-09-24T04:00:00Z">
            <w:rPr>
              <w:rFonts w:ascii="Times New Roman" w:hAnsi="Times New Roman" w:cs="Times New Roman"/>
              <w:b/>
              <w:bCs/>
              <w:sz w:val="20"/>
              <w:szCs w:val="20"/>
            </w:rPr>
          </w:rPrChange>
        </w:rPr>
        <w:t xml:space="preserve">Saint Basil of Caesarea </w:t>
      </w:r>
      <w:r w:rsidRPr="00E13F4E">
        <w:rPr>
          <w:rFonts w:ascii="Times New Roman" w:hAnsi="Times New Roman" w:cs="Times New Roman"/>
          <w:color w:val="000000" w:themeColor="text1"/>
          <w:sz w:val="20"/>
          <w:szCs w:val="20"/>
          <w:rPrChange w:id="2141" w:author="Zahid Syed" w:date="2025-09-24T13:00:00Z" w16du:dateUtc="2025-09-24T04:00:00Z">
            <w:rPr>
              <w:rFonts w:ascii="Times New Roman" w:hAnsi="Times New Roman" w:cs="Times New Roman"/>
              <w:sz w:val="20"/>
              <w:szCs w:val="20"/>
            </w:rPr>
          </w:rPrChange>
        </w:rPr>
        <w:t xml:space="preserve">(d. 378 CE) is also called Saint Basil the Great (Greek: </w:t>
      </w:r>
      <w:r w:rsidRPr="00E13F4E">
        <w:rPr>
          <w:rFonts w:ascii="Times New Roman" w:hAnsi="Times New Roman" w:cs="Times New Roman"/>
          <w:i/>
          <w:iCs/>
          <w:color w:val="000000" w:themeColor="text1"/>
          <w:sz w:val="20"/>
          <w:szCs w:val="20"/>
          <w:rPrChange w:id="2142" w:author="Zahid Syed" w:date="2025-09-24T13:00:00Z" w16du:dateUtc="2025-09-24T04:00:00Z">
            <w:rPr>
              <w:rFonts w:ascii="Times New Roman" w:hAnsi="Times New Roman" w:cs="Times New Roman"/>
              <w:i/>
              <w:iCs/>
              <w:color w:val="202122"/>
              <w:sz w:val="20"/>
              <w:szCs w:val="20"/>
            </w:rPr>
          </w:rPrChange>
        </w:rPr>
        <w:t>Hágios Basíleios ho Mégas</w:t>
      </w:r>
      <w:r w:rsidRPr="00E13F4E">
        <w:rPr>
          <w:rFonts w:ascii="Times New Roman" w:hAnsi="Times New Roman" w:cs="Times New Roman"/>
          <w:color w:val="000000" w:themeColor="text1"/>
          <w:sz w:val="20"/>
          <w:szCs w:val="20"/>
          <w:rPrChange w:id="2143" w:author="Zahid Syed" w:date="2025-09-24T13:00:00Z" w16du:dateUtc="2025-09-24T04:00:00Z">
            <w:rPr>
              <w:rFonts w:ascii="Times New Roman" w:hAnsi="Times New Roman" w:cs="Times New Roman"/>
              <w:color w:val="202122"/>
              <w:sz w:val="20"/>
              <w:szCs w:val="20"/>
            </w:rPr>
          </w:rPrChange>
        </w:rPr>
        <w:t xml:space="preserve">, </w:t>
      </w:r>
      <w:r w:rsidRPr="00E13F4E">
        <w:rPr>
          <w:rFonts w:ascii="Times New Roman" w:hAnsi="Times New Roman" w:cs="Times New Roman"/>
          <w:i/>
          <w:iCs/>
          <w:color w:val="000000" w:themeColor="text1"/>
          <w:sz w:val="20"/>
          <w:szCs w:val="20"/>
          <w:rPrChange w:id="2144" w:author="Zahid Syed" w:date="2025-09-24T13:00:00Z" w16du:dateUtc="2025-09-24T04:00:00Z">
            <w:rPr>
              <w:rFonts w:ascii="Times New Roman" w:hAnsi="Times New Roman" w:cs="Times New Roman"/>
              <w:i/>
              <w:iCs/>
              <w:color w:val="202122"/>
              <w:sz w:val="20"/>
              <w:szCs w:val="20"/>
            </w:rPr>
          </w:rPrChange>
        </w:rPr>
        <w:t>Ἅγιος Βασίλειος ὁ Μέγας</w:t>
      </w:r>
      <w:r w:rsidRPr="00E13F4E">
        <w:rPr>
          <w:rFonts w:ascii="Times New Roman" w:hAnsi="Times New Roman" w:cs="Times New Roman"/>
          <w:color w:val="000000" w:themeColor="text1"/>
          <w:sz w:val="20"/>
          <w:szCs w:val="20"/>
          <w:rPrChange w:id="2145" w:author="Zahid Syed" w:date="2025-09-24T13:00:00Z" w16du:dateUtc="2025-09-24T04:00:00Z">
            <w:rPr>
              <w:rFonts w:ascii="Times New Roman" w:hAnsi="Times New Roman" w:cs="Times New Roman"/>
              <w:sz w:val="20"/>
              <w:szCs w:val="20"/>
            </w:rPr>
          </w:rPrChange>
        </w:rPr>
        <w:t xml:space="preserve">) was a Bishop in Cappadocia in Asia Minor (modern-day Turkey). He is revered as a Saint in both the Eastern and Western Magisterial Churches, </w:t>
      </w:r>
      <w:r w:rsidRPr="00E13F4E">
        <w:rPr>
          <w:rFonts w:ascii="Times New Roman" w:hAnsi="Times New Roman" w:cs="Times New Roman"/>
          <w:color w:val="000000" w:themeColor="text1"/>
          <w:sz w:val="20"/>
          <w:szCs w:val="20"/>
          <w:rPrChange w:id="2146" w:author="Zahid Syed" w:date="2025-09-24T13:00:00Z" w16du:dateUtc="2025-09-24T04:00:00Z">
            <w:rPr>
              <w:rFonts w:ascii="Times New Roman" w:hAnsi="Times New Roman" w:cs="Times New Roman"/>
              <w:color w:val="202122"/>
              <w:sz w:val="20"/>
              <w:szCs w:val="20"/>
            </w:rPr>
          </w:rPrChange>
        </w:rPr>
        <w:t>including the Anglican and Lutheran Protestants</w:t>
      </w:r>
      <w:r w:rsidRPr="00E13F4E">
        <w:rPr>
          <w:rFonts w:ascii="Times New Roman" w:hAnsi="Times New Roman" w:cs="Times New Roman"/>
          <w:color w:val="000000" w:themeColor="text1"/>
          <w:sz w:val="20"/>
          <w:szCs w:val="20"/>
          <w:rPrChange w:id="2147" w:author="Zahid Syed" w:date="2025-09-24T13:00:00Z" w16du:dateUtc="2025-09-24T04:00:00Z">
            <w:rPr>
              <w:rFonts w:ascii="Times New Roman" w:hAnsi="Times New Roman" w:cs="Times New Roman"/>
              <w:sz w:val="20"/>
              <w:szCs w:val="20"/>
            </w:rPr>
          </w:rPrChange>
        </w:rPr>
        <w:t>. Saint Basil, his brother Gregory of Nyssa (d. ca. 395 CE), and his close friend Saint Gregory of Nazianzus (d.</w:t>
      </w:r>
      <w:r w:rsidRPr="00E13F4E">
        <w:rPr>
          <w:rFonts w:ascii="Times New Roman" w:hAnsi="Times New Roman" w:cs="Times New Roman"/>
          <w:color w:val="000000" w:themeColor="text1"/>
          <w:sz w:val="20"/>
          <w:szCs w:val="20"/>
          <w:rPrChange w:id="2148" w:author="Zahid Syed" w:date="2025-09-24T13:00:00Z" w16du:dateUtc="2025-09-24T04:00:00Z">
            <w:rPr>
              <w:rFonts w:ascii="Times New Roman" w:hAnsi="Times New Roman" w:cs="Times New Roman"/>
              <w:color w:val="202122"/>
              <w:sz w:val="20"/>
              <w:szCs w:val="20"/>
            </w:rPr>
          </w:rPrChange>
        </w:rPr>
        <w:t xml:space="preserve"> 390 CE</w:t>
      </w:r>
      <w:r w:rsidRPr="00E13F4E">
        <w:rPr>
          <w:rFonts w:ascii="Times New Roman" w:hAnsi="Times New Roman" w:cs="Times New Roman"/>
          <w:color w:val="000000" w:themeColor="text1"/>
          <w:sz w:val="20"/>
          <w:szCs w:val="20"/>
          <w:rPrChange w:id="2149" w:author="Zahid Syed" w:date="2025-09-24T13:00:00Z" w16du:dateUtc="2025-09-24T04:00:00Z">
            <w:rPr>
              <w:rFonts w:ascii="Times New Roman" w:hAnsi="Times New Roman" w:cs="Times New Roman"/>
              <w:sz w:val="20"/>
              <w:szCs w:val="20"/>
            </w:rPr>
          </w:rPrChange>
        </w:rPr>
        <w:t xml:space="preserve">) are known in Church history as the Cappadocian Fathers. He is noted for his opposition to Arian Christianity and Apollinaris of Laodicea (d. 382 CE), who opposed Arianism but also denied that Christ had a rational human Soul. Saint Basil is also known for his Theological elaboration of the Trinity in its final “Orthodox” form. Because of his elaboration of the “mysteries” of the Trinity, Saint Basil has been called by the Greek epithet of “Revealer of Heavenly Mysteries” (Greek: </w:t>
      </w:r>
      <w:r w:rsidRPr="00E13F4E">
        <w:rPr>
          <w:rFonts w:ascii="Times New Roman" w:hAnsi="Times New Roman" w:cs="Times New Roman"/>
          <w:i/>
          <w:iCs/>
          <w:color w:val="000000" w:themeColor="text1"/>
          <w:sz w:val="20"/>
          <w:szCs w:val="20"/>
          <w:rPrChange w:id="2150" w:author="Zahid Syed" w:date="2025-09-24T13:00:00Z" w16du:dateUtc="2025-09-24T04:00:00Z">
            <w:rPr>
              <w:rFonts w:ascii="Times New Roman" w:hAnsi="Times New Roman" w:cs="Times New Roman"/>
              <w:i/>
              <w:iCs/>
              <w:color w:val="202122"/>
              <w:sz w:val="20"/>
              <w:szCs w:val="20"/>
            </w:rPr>
          </w:rPrChange>
        </w:rPr>
        <w:t>O</w:t>
      </w:r>
      <w:r w:rsidRPr="00E13F4E">
        <w:rPr>
          <w:rFonts w:ascii="Times New Roman" w:hAnsi="Times New Roman" w:cs="Times New Roman"/>
          <w:i/>
          <w:iCs/>
          <w:color w:val="000000" w:themeColor="text1"/>
          <w:sz w:val="20"/>
          <w:szCs w:val="20"/>
          <w:rPrChange w:id="2151" w:author="Zahid Syed" w:date="2025-09-24T13:00:00Z" w16du:dateUtc="2025-09-24T04:00:00Z">
            <w:rPr>
              <w:rFonts w:ascii="Times New Roman" w:hAnsi="Times New Roman" w:cs="Times New Roman"/>
              <w:i/>
              <w:iCs/>
              <w:color w:val="000000"/>
              <w:sz w:val="20"/>
              <w:szCs w:val="20"/>
            </w:rPr>
          </w:rPrChange>
        </w:rPr>
        <w:t>ú</w:t>
      </w:r>
      <w:r w:rsidRPr="00E13F4E">
        <w:rPr>
          <w:rFonts w:ascii="Times New Roman" w:hAnsi="Times New Roman" w:cs="Times New Roman"/>
          <w:i/>
          <w:iCs/>
          <w:color w:val="000000" w:themeColor="text1"/>
          <w:sz w:val="20"/>
          <w:szCs w:val="20"/>
          <w:rPrChange w:id="2152" w:author="Zahid Syed" w:date="2025-09-24T13:00:00Z" w16du:dateUtc="2025-09-24T04:00:00Z">
            <w:rPr>
              <w:rFonts w:ascii="Times New Roman" w:hAnsi="Times New Roman" w:cs="Times New Roman"/>
              <w:i/>
              <w:iCs/>
              <w:color w:val="202122"/>
              <w:sz w:val="20"/>
              <w:szCs w:val="20"/>
            </w:rPr>
          </w:rPrChange>
        </w:rPr>
        <w:t>ranoph</w:t>
      </w:r>
      <w:r w:rsidRPr="00E13F4E">
        <w:rPr>
          <w:rFonts w:ascii="Times New Roman" w:hAnsi="Times New Roman" w:cs="Times New Roman"/>
          <w:i/>
          <w:iCs/>
          <w:color w:val="000000" w:themeColor="text1"/>
          <w:sz w:val="20"/>
          <w:szCs w:val="20"/>
          <w:rPrChange w:id="2153" w:author="Zahid Syed" w:date="2025-09-24T13:00:00Z" w16du:dateUtc="2025-09-24T04:00:00Z">
            <w:rPr>
              <w:rFonts w:ascii="Times New Roman" w:hAnsi="Times New Roman" w:cs="Times New Roman"/>
              <w:i/>
              <w:iCs/>
              <w:color w:val="000000"/>
              <w:sz w:val="20"/>
              <w:szCs w:val="20"/>
            </w:rPr>
          </w:rPrChange>
        </w:rPr>
        <w:t>á</w:t>
      </w:r>
      <w:r w:rsidRPr="00E13F4E">
        <w:rPr>
          <w:rFonts w:ascii="Times New Roman" w:hAnsi="Times New Roman" w:cs="Times New Roman"/>
          <w:i/>
          <w:iCs/>
          <w:color w:val="000000" w:themeColor="text1"/>
          <w:sz w:val="20"/>
          <w:szCs w:val="20"/>
          <w:rPrChange w:id="2154" w:author="Zahid Syed" w:date="2025-09-24T13:00:00Z" w16du:dateUtc="2025-09-24T04:00:00Z">
            <w:rPr>
              <w:rFonts w:ascii="Times New Roman" w:hAnsi="Times New Roman" w:cs="Times New Roman"/>
              <w:i/>
              <w:iCs/>
              <w:color w:val="202122"/>
              <w:sz w:val="20"/>
              <w:szCs w:val="20"/>
            </w:rPr>
          </w:rPrChange>
        </w:rPr>
        <w:t>nt</w:t>
      </w:r>
      <w:r w:rsidRPr="00E13F4E">
        <w:rPr>
          <w:rFonts w:ascii="Times New Roman" w:hAnsi="Times New Roman" w:cs="Times New Roman"/>
          <w:i/>
          <w:iCs/>
          <w:color w:val="000000" w:themeColor="text1"/>
          <w:sz w:val="20"/>
          <w:szCs w:val="20"/>
          <w:rPrChange w:id="2155" w:author="Zahid Syed" w:date="2025-09-24T13:00:00Z" w16du:dateUtc="2025-09-24T04:00:00Z">
            <w:rPr>
              <w:rFonts w:ascii="Times New Roman" w:hAnsi="Times New Roman" w:cs="Times New Roman"/>
              <w:i/>
              <w:iCs/>
              <w:color w:val="000000"/>
              <w:sz w:val="20"/>
              <w:szCs w:val="20"/>
            </w:rPr>
          </w:rPrChange>
        </w:rPr>
        <w:t>ō</w:t>
      </w:r>
      <w:r w:rsidRPr="00E13F4E">
        <w:rPr>
          <w:rFonts w:ascii="Times New Roman" w:hAnsi="Times New Roman" w:cs="Times New Roman"/>
          <w:i/>
          <w:iCs/>
          <w:color w:val="000000" w:themeColor="text1"/>
          <w:sz w:val="20"/>
          <w:szCs w:val="20"/>
          <w:rPrChange w:id="2156" w:author="Zahid Syed" w:date="2025-09-24T13:00:00Z" w16du:dateUtc="2025-09-24T04:00:00Z">
            <w:rPr>
              <w:rFonts w:ascii="Times New Roman" w:hAnsi="Times New Roman" w:cs="Times New Roman"/>
              <w:i/>
              <w:iCs/>
              <w:color w:val="202122"/>
              <w:sz w:val="20"/>
              <w:szCs w:val="20"/>
            </w:rPr>
          </w:rPrChange>
        </w:rPr>
        <w:t>r</w:t>
      </w:r>
      <w:r w:rsidRPr="00E13F4E">
        <w:rPr>
          <w:rFonts w:ascii="Times New Roman" w:hAnsi="Times New Roman" w:cs="Times New Roman"/>
          <w:color w:val="000000" w:themeColor="text1"/>
          <w:sz w:val="20"/>
          <w:szCs w:val="20"/>
          <w:rPrChange w:id="2157" w:author="Zahid Syed" w:date="2025-09-24T13:00:00Z" w16du:dateUtc="2025-09-24T04:00:00Z">
            <w:rPr>
              <w:rFonts w:ascii="Times New Roman" w:hAnsi="Times New Roman" w:cs="Times New Roman"/>
              <w:color w:val="202122"/>
              <w:sz w:val="20"/>
              <w:szCs w:val="20"/>
            </w:rPr>
          </w:rPrChange>
        </w:rPr>
        <w:t xml:space="preserve">, </w:t>
      </w:r>
      <w:r w:rsidRPr="00E13F4E">
        <w:rPr>
          <w:rFonts w:ascii="Times New Roman" w:hAnsi="Times New Roman" w:cs="Times New Roman"/>
          <w:i/>
          <w:iCs/>
          <w:color w:val="000000" w:themeColor="text1"/>
          <w:sz w:val="20"/>
          <w:szCs w:val="20"/>
          <w:rPrChange w:id="2158" w:author="Zahid Syed" w:date="2025-09-24T13:00:00Z" w16du:dateUtc="2025-09-24T04:00:00Z">
            <w:rPr>
              <w:rFonts w:ascii="Times New Roman" w:hAnsi="Times New Roman" w:cs="Times New Roman"/>
              <w:i/>
              <w:iCs/>
              <w:color w:val="202122"/>
              <w:sz w:val="20"/>
              <w:szCs w:val="20"/>
            </w:rPr>
          </w:rPrChange>
        </w:rPr>
        <w:t>Οὐρανοφάντωρ</w:t>
      </w:r>
      <w:r w:rsidRPr="00E13F4E">
        <w:rPr>
          <w:rFonts w:ascii="Times New Roman" w:hAnsi="Times New Roman" w:cs="Times New Roman"/>
          <w:color w:val="000000" w:themeColor="text1"/>
          <w:sz w:val="20"/>
          <w:szCs w:val="20"/>
          <w:rPrChange w:id="2159" w:author="Zahid Syed" w:date="2025-09-24T13:00:00Z" w16du:dateUtc="2025-09-24T04:00:00Z">
            <w:rPr>
              <w:rFonts w:ascii="Times New Roman" w:hAnsi="Times New Roman" w:cs="Times New Roman"/>
              <w:sz w:val="20"/>
              <w:szCs w:val="20"/>
            </w:rPr>
          </w:rPrChange>
        </w:rPr>
        <w:t xml:space="preserve">). Saint Basil’s powerful political connections with the elite of “New Rome” (Christian Byzantium; Latin: </w:t>
      </w:r>
      <w:r w:rsidRPr="00E13F4E">
        <w:rPr>
          <w:rFonts w:ascii="Times New Roman" w:eastAsia="Yu Gothic" w:hAnsi="Times New Roman" w:cs="Times New Roman"/>
          <w:i/>
          <w:iCs/>
          <w:color w:val="000000" w:themeColor="text1"/>
          <w:sz w:val="20"/>
          <w:szCs w:val="20"/>
          <w:rPrChange w:id="2160" w:author="Zahid Syed" w:date="2025-09-24T13:00:00Z" w16du:dateUtc="2025-09-24T04:00:00Z">
            <w:rPr>
              <w:rFonts w:ascii="Times New Roman" w:eastAsia="Yu Gothic" w:hAnsi="Times New Roman" w:cs="Times New Roman"/>
              <w:i/>
              <w:iCs/>
              <w:color w:val="000000"/>
              <w:sz w:val="20"/>
              <w:szCs w:val="20"/>
            </w:rPr>
          </w:rPrChange>
        </w:rPr>
        <w:t>Nova R</w:t>
      </w:r>
      <w:r w:rsidRPr="00E13F4E">
        <w:rPr>
          <w:rFonts w:ascii="Times New Roman" w:hAnsi="Times New Roman" w:cs="Times New Roman"/>
          <w:i/>
          <w:iCs/>
          <w:color w:val="000000" w:themeColor="text1"/>
          <w:sz w:val="20"/>
          <w:szCs w:val="20"/>
          <w:rPrChange w:id="2161" w:author="Zahid Syed" w:date="2025-09-24T13:00:00Z" w16du:dateUtc="2025-09-24T04:00:00Z">
            <w:rPr>
              <w:rFonts w:ascii="Times New Roman" w:hAnsi="Times New Roman" w:cs="Times New Roman"/>
              <w:i/>
              <w:iCs/>
              <w:color w:val="000000"/>
              <w:sz w:val="20"/>
              <w:szCs w:val="20"/>
            </w:rPr>
          </w:rPrChange>
        </w:rPr>
        <w:t>ō</w:t>
      </w:r>
      <w:r w:rsidRPr="00E13F4E">
        <w:rPr>
          <w:rFonts w:ascii="Times New Roman" w:eastAsia="Yu Gothic" w:hAnsi="Times New Roman" w:cs="Times New Roman"/>
          <w:i/>
          <w:iCs/>
          <w:color w:val="000000" w:themeColor="text1"/>
          <w:sz w:val="20"/>
          <w:szCs w:val="20"/>
          <w:rPrChange w:id="2162" w:author="Zahid Syed" w:date="2025-09-24T13:00:00Z" w16du:dateUtc="2025-09-24T04:00:00Z">
            <w:rPr>
              <w:rFonts w:ascii="Times New Roman" w:eastAsia="Yu Gothic" w:hAnsi="Times New Roman" w:cs="Times New Roman"/>
              <w:i/>
              <w:iCs/>
              <w:color w:val="000000"/>
              <w:sz w:val="20"/>
              <w:szCs w:val="20"/>
            </w:rPr>
          </w:rPrChange>
        </w:rPr>
        <w:t>ma</w:t>
      </w:r>
      <w:r w:rsidRPr="00E13F4E">
        <w:rPr>
          <w:rStyle w:val="apple-converted-space"/>
          <w:rFonts w:ascii="Times New Roman" w:eastAsia="Yu Gothic Light" w:hAnsi="Times New Roman" w:cs="Times New Roman"/>
          <w:i/>
          <w:iCs/>
          <w:color w:val="000000" w:themeColor="text1"/>
          <w:sz w:val="20"/>
          <w:szCs w:val="20"/>
          <w:shd w:val="clear" w:color="auto" w:fill="FFFFFF"/>
          <w:rPrChange w:id="2163" w:author="Zahid Syed" w:date="2025-09-24T13:00:00Z" w16du:dateUtc="2025-09-24T04:00:00Z">
            <w:rPr>
              <w:rStyle w:val="apple-converted-space"/>
              <w:rFonts w:ascii="Times New Roman" w:eastAsia="Yu Gothic Light" w:hAnsi="Times New Roman" w:cs="Times New Roman"/>
              <w:i/>
              <w:iCs/>
              <w:color w:val="131313"/>
              <w:sz w:val="20"/>
              <w:szCs w:val="20"/>
              <w:shd w:val="clear" w:color="auto" w:fill="FFFFFF"/>
            </w:rPr>
          </w:rPrChange>
        </w:rPr>
        <w:t xml:space="preserve"> </w:t>
      </w:r>
      <w:r w:rsidRPr="00E13F4E">
        <w:rPr>
          <w:rStyle w:val="apple-converted-space"/>
          <w:rFonts w:ascii="Times New Roman" w:eastAsia="Yu Gothic Light" w:hAnsi="Times New Roman" w:cs="Times New Roman"/>
          <w:color w:val="000000" w:themeColor="text1"/>
          <w:sz w:val="20"/>
          <w:szCs w:val="20"/>
          <w:shd w:val="clear" w:color="auto" w:fill="FFFFFF"/>
          <w:rPrChange w:id="2164" w:author="Zahid Syed" w:date="2025-09-24T13:00:00Z" w16du:dateUtc="2025-09-24T04:00:00Z">
            <w:rPr>
              <w:rStyle w:val="apple-converted-space"/>
              <w:rFonts w:ascii="Times New Roman" w:eastAsia="Yu Gothic Light" w:hAnsi="Times New Roman" w:cs="Times New Roman"/>
              <w:color w:val="131313"/>
              <w:sz w:val="20"/>
              <w:szCs w:val="20"/>
              <w:shd w:val="clear" w:color="auto" w:fill="FFFFFF"/>
            </w:rPr>
          </w:rPrChange>
        </w:rPr>
        <w:t xml:space="preserve">and </w:t>
      </w:r>
      <w:r w:rsidRPr="00E13F4E">
        <w:rPr>
          <w:rStyle w:val="apple-converted-space"/>
          <w:rFonts w:ascii="Times New Roman" w:eastAsia="Yu Gothic Light" w:hAnsi="Times New Roman" w:cs="Times New Roman"/>
          <w:i/>
          <w:iCs/>
          <w:color w:val="000000" w:themeColor="text1"/>
          <w:sz w:val="20"/>
          <w:szCs w:val="20"/>
          <w:shd w:val="clear" w:color="auto" w:fill="FFFFFF"/>
          <w:rPrChange w:id="2165" w:author="Zahid Syed" w:date="2025-09-24T13:00:00Z" w16du:dateUtc="2025-09-24T04:00:00Z">
            <w:rPr>
              <w:rStyle w:val="apple-converted-space"/>
              <w:rFonts w:ascii="Times New Roman" w:eastAsia="Yu Gothic Light" w:hAnsi="Times New Roman" w:cs="Times New Roman"/>
              <w:i/>
              <w:iCs/>
              <w:color w:val="131313"/>
              <w:sz w:val="20"/>
              <w:szCs w:val="20"/>
              <w:shd w:val="clear" w:color="auto" w:fill="FFFFFF"/>
            </w:rPr>
          </w:rPrChange>
        </w:rPr>
        <w:t>R</w:t>
      </w:r>
      <w:r w:rsidRPr="00E13F4E">
        <w:rPr>
          <w:rFonts w:ascii="Times New Roman" w:hAnsi="Times New Roman" w:cs="Times New Roman"/>
          <w:i/>
          <w:iCs/>
          <w:color w:val="000000" w:themeColor="text1"/>
          <w:sz w:val="20"/>
          <w:szCs w:val="20"/>
          <w:rPrChange w:id="2166" w:author="Zahid Syed" w:date="2025-09-24T13:00:00Z" w16du:dateUtc="2025-09-24T04:00:00Z">
            <w:rPr>
              <w:rFonts w:ascii="Times New Roman" w:hAnsi="Times New Roman" w:cs="Times New Roman"/>
              <w:i/>
              <w:iCs/>
              <w:color w:val="000000"/>
              <w:sz w:val="20"/>
              <w:szCs w:val="20"/>
            </w:rPr>
          </w:rPrChange>
        </w:rPr>
        <w:t>ō</w:t>
      </w:r>
      <w:r w:rsidRPr="00E13F4E">
        <w:rPr>
          <w:rStyle w:val="apple-converted-space"/>
          <w:rFonts w:ascii="Times New Roman" w:eastAsia="Yu Gothic Light" w:hAnsi="Times New Roman" w:cs="Times New Roman"/>
          <w:i/>
          <w:iCs/>
          <w:color w:val="000000" w:themeColor="text1"/>
          <w:sz w:val="20"/>
          <w:szCs w:val="20"/>
          <w:shd w:val="clear" w:color="auto" w:fill="FFFFFF"/>
          <w:rPrChange w:id="2167" w:author="Zahid Syed" w:date="2025-09-24T13:00:00Z" w16du:dateUtc="2025-09-24T04:00:00Z">
            <w:rPr>
              <w:rStyle w:val="apple-converted-space"/>
              <w:rFonts w:ascii="Times New Roman" w:eastAsia="Yu Gothic Light" w:hAnsi="Times New Roman" w:cs="Times New Roman"/>
              <w:i/>
              <w:iCs/>
              <w:color w:val="131313"/>
              <w:sz w:val="20"/>
              <w:szCs w:val="20"/>
              <w:shd w:val="clear" w:color="auto" w:fill="FFFFFF"/>
            </w:rPr>
          </w:rPrChange>
        </w:rPr>
        <w:t>m</w:t>
      </w:r>
      <w:r w:rsidRPr="00E13F4E">
        <w:rPr>
          <w:rFonts w:ascii="Times New Roman" w:hAnsi="Times New Roman" w:cs="Times New Roman"/>
          <w:i/>
          <w:iCs/>
          <w:color w:val="000000" w:themeColor="text1"/>
          <w:sz w:val="20"/>
          <w:szCs w:val="20"/>
          <w:rPrChange w:id="2168" w:author="Zahid Syed" w:date="2025-09-24T13:00:00Z" w16du:dateUtc="2025-09-24T04:00:00Z">
            <w:rPr>
              <w:rFonts w:ascii="Times New Roman" w:hAnsi="Times New Roman" w:cs="Times New Roman"/>
              <w:i/>
              <w:iCs/>
              <w:sz w:val="20"/>
              <w:szCs w:val="20"/>
            </w:rPr>
          </w:rPrChange>
        </w:rPr>
        <w:t>ā</w:t>
      </w:r>
      <w:r w:rsidRPr="00E13F4E">
        <w:rPr>
          <w:rStyle w:val="apple-converted-space"/>
          <w:rFonts w:ascii="Times New Roman" w:eastAsia="Yu Gothic Light" w:hAnsi="Times New Roman" w:cs="Times New Roman"/>
          <w:i/>
          <w:iCs/>
          <w:color w:val="000000" w:themeColor="text1"/>
          <w:sz w:val="20"/>
          <w:szCs w:val="20"/>
          <w:shd w:val="clear" w:color="auto" w:fill="FFFFFF"/>
          <w:rPrChange w:id="2169" w:author="Zahid Syed" w:date="2025-09-24T13:00:00Z" w16du:dateUtc="2025-09-24T04:00:00Z">
            <w:rPr>
              <w:rStyle w:val="apple-converted-space"/>
              <w:rFonts w:ascii="Times New Roman" w:eastAsia="Yu Gothic Light" w:hAnsi="Times New Roman" w:cs="Times New Roman"/>
              <w:i/>
              <w:iCs/>
              <w:color w:val="131313"/>
              <w:sz w:val="20"/>
              <w:szCs w:val="20"/>
              <w:shd w:val="clear" w:color="auto" w:fill="FFFFFF"/>
            </w:rPr>
          </w:rPrChange>
        </w:rPr>
        <w:t>nia</w:t>
      </w:r>
      <w:r w:rsidRPr="00E13F4E">
        <w:rPr>
          <w:rFonts w:ascii="Times New Roman" w:hAnsi="Times New Roman" w:cs="Times New Roman"/>
          <w:color w:val="000000" w:themeColor="text1"/>
          <w:sz w:val="20"/>
          <w:szCs w:val="20"/>
          <w:rPrChange w:id="2170" w:author="Zahid Syed" w:date="2025-09-24T13:00:00Z" w16du:dateUtc="2025-09-24T04:00:00Z">
            <w:rPr>
              <w:rFonts w:ascii="Times New Roman" w:hAnsi="Times New Roman" w:cs="Times New Roman"/>
              <w:sz w:val="20"/>
              <w:szCs w:val="20"/>
            </w:rPr>
          </w:rPrChange>
        </w:rPr>
        <w:t>) was also crucial to the ultimate victory of Trinitarianism as the official Dogma of the Magisterial Church at the end of the fourth century CE. Saint Basil also elaborated guidelines for monastic life, liturgical prayer, and physical labor for communal monasticism in Eastern Christian realms.</w:t>
      </w:r>
    </w:p>
  </w:footnote>
  <w:footnote w:id="89">
    <w:p w14:paraId="59211E2C"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2171"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2172"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173"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174" w:author="Zahid Syed" w:date="2025-09-24T13:00:00Z" w16du:dateUtc="2025-09-24T04:00:00Z">
            <w:rPr>
              <w:rFonts w:ascii="Times New Roman" w:hAnsi="Times New Roman" w:cs="Times New Roman"/>
              <w:b/>
              <w:bCs/>
              <w:sz w:val="20"/>
              <w:szCs w:val="20"/>
            </w:rPr>
          </w:rPrChange>
        </w:rPr>
        <w:t xml:space="preserve">Saint Gregory of Nazianzus </w:t>
      </w:r>
      <w:r w:rsidRPr="00E13F4E">
        <w:rPr>
          <w:rFonts w:ascii="Times New Roman" w:hAnsi="Times New Roman" w:cs="Times New Roman"/>
          <w:color w:val="000000" w:themeColor="text1"/>
          <w:sz w:val="20"/>
          <w:szCs w:val="20"/>
          <w:rPrChange w:id="2175" w:author="Zahid Syed" w:date="2025-09-24T13:00:00Z" w16du:dateUtc="2025-09-24T04:00:00Z">
            <w:rPr>
              <w:rFonts w:ascii="Times New Roman" w:hAnsi="Times New Roman" w:cs="Times New Roman"/>
              <w:sz w:val="20"/>
              <w:szCs w:val="20"/>
            </w:rPr>
          </w:rPrChange>
        </w:rPr>
        <w:t xml:space="preserve">(d. 390 CE) (Greek: </w:t>
      </w:r>
      <w:r w:rsidRPr="00E13F4E">
        <w:rPr>
          <w:rFonts w:ascii="Times New Roman" w:hAnsi="Times New Roman" w:cs="Times New Roman"/>
          <w:i/>
          <w:iCs/>
          <w:color w:val="000000" w:themeColor="text1"/>
          <w:sz w:val="20"/>
          <w:szCs w:val="20"/>
          <w:lang w:val="el"/>
          <w:rPrChange w:id="2176" w:author="Zahid Syed" w:date="2025-09-24T13:00:00Z" w16du:dateUtc="2025-09-24T04:00:00Z">
            <w:rPr>
              <w:rFonts w:ascii="Times New Roman" w:hAnsi="Times New Roman" w:cs="Times New Roman"/>
              <w:i/>
              <w:iCs/>
              <w:color w:val="202122"/>
              <w:sz w:val="20"/>
              <w:szCs w:val="20"/>
              <w:lang w:val="el"/>
            </w:rPr>
          </w:rPrChange>
        </w:rPr>
        <w:t>Grēg</w:t>
      </w:r>
      <w:r w:rsidRPr="00E13F4E">
        <w:rPr>
          <w:rFonts w:ascii="Times New Roman" w:hAnsi="Times New Roman" w:cs="Times New Roman"/>
          <w:i/>
          <w:iCs/>
          <w:color w:val="000000" w:themeColor="text1"/>
          <w:sz w:val="20"/>
          <w:szCs w:val="20"/>
          <w:rPrChange w:id="2177" w:author="Zahid Syed" w:date="2025-09-24T13:00:00Z" w16du:dateUtc="2025-09-24T04:00:00Z">
            <w:rPr>
              <w:rFonts w:ascii="Times New Roman" w:hAnsi="Times New Roman" w:cs="Times New Roman"/>
              <w:i/>
              <w:iCs/>
              <w:color w:val="000000"/>
              <w:sz w:val="20"/>
              <w:szCs w:val="20"/>
            </w:rPr>
          </w:rPrChange>
        </w:rPr>
        <w:t>ó</w:t>
      </w:r>
      <w:r w:rsidRPr="00E13F4E">
        <w:rPr>
          <w:rFonts w:ascii="Times New Roman" w:hAnsi="Times New Roman" w:cs="Times New Roman"/>
          <w:i/>
          <w:iCs/>
          <w:color w:val="000000" w:themeColor="text1"/>
          <w:sz w:val="20"/>
          <w:szCs w:val="20"/>
          <w:lang w:val="el"/>
          <w:rPrChange w:id="2178" w:author="Zahid Syed" w:date="2025-09-24T13:00:00Z" w16du:dateUtc="2025-09-24T04:00:00Z">
            <w:rPr>
              <w:rFonts w:ascii="Times New Roman" w:hAnsi="Times New Roman" w:cs="Times New Roman"/>
              <w:i/>
              <w:iCs/>
              <w:color w:val="202122"/>
              <w:sz w:val="20"/>
              <w:szCs w:val="20"/>
              <w:lang w:val="el"/>
            </w:rPr>
          </w:rPrChange>
        </w:rPr>
        <w:t>rios ho Nazianzēn</w:t>
      </w:r>
      <w:r w:rsidRPr="00E13F4E">
        <w:rPr>
          <w:rFonts w:ascii="Times New Roman" w:hAnsi="Times New Roman" w:cs="Times New Roman"/>
          <w:i/>
          <w:iCs/>
          <w:color w:val="000000" w:themeColor="text1"/>
          <w:sz w:val="20"/>
          <w:szCs w:val="20"/>
          <w:rPrChange w:id="2179" w:author="Zahid Syed" w:date="2025-09-24T13:00:00Z" w16du:dateUtc="2025-09-24T04:00:00Z">
            <w:rPr>
              <w:rFonts w:ascii="Times New Roman" w:hAnsi="Times New Roman" w:cs="Times New Roman"/>
              <w:i/>
              <w:iCs/>
              <w:color w:val="000000"/>
              <w:sz w:val="20"/>
              <w:szCs w:val="20"/>
            </w:rPr>
          </w:rPrChange>
        </w:rPr>
        <w:t>ó</w:t>
      </w:r>
      <w:r w:rsidRPr="00E13F4E">
        <w:rPr>
          <w:rFonts w:ascii="Times New Roman" w:hAnsi="Times New Roman" w:cs="Times New Roman"/>
          <w:i/>
          <w:iCs/>
          <w:color w:val="000000" w:themeColor="text1"/>
          <w:sz w:val="20"/>
          <w:szCs w:val="20"/>
          <w:lang w:val="el"/>
          <w:rPrChange w:id="2180" w:author="Zahid Syed" w:date="2025-09-24T13:00:00Z" w16du:dateUtc="2025-09-24T04:00:00Z">
            <w:rPr>
              <w:rFonts w:ascii="Times New Roman" w:hAnsi="Times New Roman" w:cs="Times New Roman"/>
              <w:i/>
              <w:iCs/>
              <w:color w:val="202122"/>
              <w:sz w:val="20"/>
              <w:szCs w:val="20"/>
              <w:lang w:val="el"/>
            </w:rPr>
          </w:rPrChange>
        </w:rPr>
        <w:t>s</w:t>
      </w:r>
      <w:r w:rsidRPr="00E13F4E">
        <w:rPr>
          <w:rFonts w:ascii="Times New Roman" w:hAnsi="Times New Roman" w:cs="Times New Roman"/>
          <w:color w:val="000000" w:themeColor="text1"/>
          <w:sz w:val="20"/>
          <w:szCs w:val="20"/>
          <w:lang w:val="el"/>
          <w:rPrChange w:id="2181" w:author="Zahid Syed" w:date="2025-09-24T13:00:00Z" w16du:dateUtc="2025-09-24T04:00:00Z">
            <w:rPr>
              <w:rFonts w:ascii="Times New Roman" w:hAnsi="Times New Roman" w:cs="Times New Roman"/>
              <w:color w:val="202122"/>
              <w:sz w:val="20"/>
              <w:szCs w:val="20"/>
              <w:lang w:val="el"/>
            </w:rPr>
          </w:rPrChange>
        </w:rPr>
        <w:t xml:space="preserve">, </w:t>
      </w:r>
      <w:r w:rsidRPr="00E13F4E">
        <w:rPr>
          <w:rFonts w:ascii="Times New Roman" w:hAnsi="Times New Roman" w:cs="Times New Roman"/>
          <w:i/>
          <w:iCs/>
          <w:color w:val="000000" w:themeColor="text1"/>
          <w:sz w:val="20"/>
          <w:szCs w:val="20"/>
          <w:lang w:val="el-GR"/>
          <w:rPrChange w:id="2182" w:author="Zahid Syed" w:date="2025-09-24T13:00:00Z" w16du:dateUtc="2025-09-24T04:00:00Z">
            <w:rPr>
              <w:rFonts w:ascii="Times New Roman" w:hAnsi="Times New Roman" w:cs="Times New Roman"/>
              <w:i/>
              <w:iCs/>
              <w:color w:val="202122"/>
              <w:sz w:val="20"/>
              <w:szCs w:val="20"/>
              <w:lang w:val="el-GR"/>
            </w:rPr>
          </w:rPrChange>
        </w:rPr>
        <w:t>Γρηγόριος ὁ Ναζιανζηνός</w:t>
      </w:r>
      <w:r w:rsidRPr="00E13F4E">
        <w:rPr>
          <w:rFonts w:ascii="Times New Roman" w:hAnsi="Times New Roman" w:cs="Times New Roman"/>
          <w:color w:val="000000" w:themeColor="text1"/>
          <w:sz w:val="20"/>
          <w:szCs w:val="20"/>
          <w:lang w:val="el-GR"/>
          <w:rPrChange w:id="2183" w:author="Zahid Syed" w:date="2025-09-24T13:00:00Z" w16du:dateUtc="2025-09-24T04:00:00Z">
            <w:rPr>
              <w:rFonts w:ascii="Times New Roman" w:hAnsi="Times New Roman" w:cs="Times New Roman"/>
              <w:color w:val="202122"/>
              <w:sz w:val="20"/>
              <w:szCs w:val="20"/>
              <w:lang w:val="el-GR"/>
            </w:rPr>
          </w:rPrChange>
        </w:rPr>
        <w:t>) is also known as Gregory the Theologian.</w:t>
      </w:r>
      <w:r w:rsidRPr="00E13F4E">
        <w:rPr>
          <w:rFonts w:ascii="Times New Roman" w:hAnsi="Times New Roman" w:cs="Times New Roman"/>
          <w:color w:val="000000" w:themeColor="text1"/>
          <w:sz w:val="20"/>
          <w:szCs w:val="20"/>
          <w:rPrChange w:id="2184" w:author="Zahid Syed" w:date="2025-09-24T13:00:00Z" w16du:dateUtc="2025-09-24T04:00:00Z">
            <w:rPr>
              <w:rFonts w:ascii="Times New Roman" w:hAnsi="Times New Roman" w:cs="Times New Roman"/>
              <w:sz w:val="20"/>
              <w:szCs w:val="20"/>
            </w:rPr>
          </w:rPrChange>
        </w:rPr>
        <w:t xml:space="preserve"> He was a close friend of Saint Basil of Caesarea (d. 378 CE), and the two of them along with Saint Basil’s brother, Gregory of Nyssa (d. ca. 395 CE), constitute the “Cappadocian Fathers” of the Trinitarian Church. He is revered as a Saint and “Great Father” in both the Eastern and Western Magisterial Churches</w:t>
      </w:r>
      <w:r w:rsidRPr="00E13F4E">
        <w:rPr>
          <w:rFonts w:ascii="Times New Roman" w:hAnsi="Times New Roman" w:cs="Times New Roman"/>
          <w:color w:val="000000" w:themeColor="text1"/>
          <w:sz w:val="20"/>
          <w:szCs w:val="20"/>
          <w:rPrChange w:id="2185" w:author="Zahid Syed" w:date="2025-09-24T13:00:00Z" w16du:dateUtc="2025-09-24T04:00:00Z">
            <w:rPr>
              <w:rFonts w:ascii="Times New Roman" w:hAnsi="Times New Roman" w:cs="Times New Roman"/>
              <w:color w:val="202122"/>
              <w:sz w:val="20"/>
              <w:szCs w:val="20"/>
            </w:rPr>
          </w:rPrChange>
        </w:rPr>
        <w:t>, including the Anglican and Lutheran Protestants</w:t>
      </w:r>
      <w:r w:rsidRPr="00E13F4E">
        <w:rPr>
          <w:rFonts w:ascii="Times New Roman" w:hAnsi="Times New Roman" w:cs="Times New Roman"/>
          <w:color w:val="000000" w:themeColor="text1"/>
          <w:sz w:val="20"/>
          <w:szCs w:val="20"/>
          <w:rPrChange w:id="2186" w:author="Zahid Syed" w:date="2025-09-24T13:00:00Z" w16du:dateUtc="2025-09-24T04:00:00Z">
            <w:rPr>
              <w:rFonts w:ascii="Times New Roman" w:hAnsi="Times New Roman" w:cs="Times New Roman"/>
              <w:sz w:val="20"/>
              <w:szCs w:val="20"/>
            </w:rPr>
          </w:rPrChange>
        </w:rPr>
        <w:t xml:space="preserve">. Gregory of Nazianzus was a classically trained orator and philosopher and was one of the most accomplished rhetoricians of early Christianity. He instilled Hellenism in the early Church, establishing Hellenistic thought among the Theologians and Clergy of the Eastern Church. He constituted a major influence on the development of Trinitarian Theology in the Magisterial Church for both Greek- and Latin-speaking Theologians. Among all Trinitarians, he stands out as </w:t>
      </w:r>
      <w:r w:rsidRPr="00E13F4E">
        <w:rPr>
          <w:rFonts w:ascii="Times New Roman" w:hAnsi="Times New Roman" w:cs="Times New Roman"/>
          <w:i/>
          <w:iCs/>
          <w:color w:val="000000" w:themeColor="text1"/>
          <w:sz w:val="20"/>
          <w:szCs w:val="20"/>
          <w:rPrChange w:id="2187" w:author="Zahid Syed" w:date="2025-09-24T13:00:00Z" w16du:dateUtc="2025-09-24T04:00:00Z">
            <w:rPr>
              <w:rFonts w:ascii="Times New Roman" w:hAnsi="Times New Roman" w:cs="Times New Roman"/>
              <w:i/>
              <w:iCs/>
              <w:sz w:val="20"/>
              <w:szCs w:val="20"/>
            </w:rPr>
          </w:rPrChange>
        </w:rPr>
        <w:t>the</w:t>
      </w:r>
      <w:r w:rsidRPr="00E13F4E">
        <w:rPr>
          <w:rFonts w:ascii="Times New Roman" w:hAnsi="Times New Roman" w:cs="Times New Roman"/>
          <w:color w:val="000000" w:themeColor="text1"/>
          <w:sz w:val="20"/>
          <w:szCs w:val="20"/>
          <w:rPrChange w:id="2188" w:author="Zahid Syed" w:date="2025-09-24T13:00:00Z" w16du:dateUtc="2025-09-24T04:00:00Z">
            <w:rPr>
              <w:rFonts w:ascii="Times New Roman" w:hAnsi="Times New Roman" w:cs="Times New Roman"/>
              <w:sz w:val="20"/>
              <w:szCs w:val="20"/>
            </w:rPr>
          </w:rPrChange>
        </w:rPr>
        <w:t xml:space="preserve"> “Trinitarian Theologian.”</w:t>
      </w:r>
    </w:p>
  </w:footnote>
  <w:footnote w:id="90">
    <w:p w14:paraId="668F5BB8" w14:textId="77777777" w:rsidR="00B335E1" w:rsidRPr="00E13F4E" w:rsidRDefault="00B335E1" w:rsidP="005D5C5B">
      <w:pPr>
        <w:autoSpaceDE w:val="0"/>
        <w:autoSpaceDN w:val="0"/>
        <w:adjustRightInd w:val="0"/>
        <w:spacing w:after="0" w:line="240" w:lineRule="auto"/>
        <w:rPr>
          <w:rFonts w:ascii="Times New Roman" w:eastAsia="Yu Gothic" w:hAnsi="Times New Roman" w:cs="Times New Roman"/>
          <w:color w:val="000000" w:themeColor="text1"/>
          <w:sz w:val="20"/>
          <w:szCs w:val="20"/>
          <w:rPrChange w:id="2189"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2190"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191" w:author="Zahid Syed" w:date="2025-09-24T13:00:00Z" w16du:dateUtc="2025-09-24T04:00:00Z">
            <w:rPr>
              <w:rFonts w:ascii="Times New Roman" w:hAnsi="Times New Roman" w:cs="Times New Roman"/>
              <w:sz w:val="20"/>
              <w:szCs w:val="20"/>
            </w:rPr>
          </w:rPrChange>
        </w:rPr>
        <w:t xml:space="preserve"> In their Trinitarian Theology, the Cappadocian Fathers were preceded in the third century CE by </w:t>
      </w:r>
      <w:r w:rsidRPr="00E13F4E">
        <w:rPr>
          <w:rFonts w:ascii="Times New Roman" w:eastAsia="Yu Gothic" w:hAnsi="Times New Roman" w:cs="Times New Roman"/>
          <w:color w:val="000000" w:themeColor="text1"/>
          <w:sz w:val="20"/>
          <w:szCs w:val="20"/>
          <w:rPrChange w:id="2192" w:author="Zahid Syed" w:date="2025-09-24T13:00:00Z" w16du:dateUtc="2025-09-24T04:00:00Z">
            <w:rPr>
              <w:rFonts w:ascii="Times New Roman" w:eastAsia="Yu Gothic" w:hAnsi="Times New Roman" w:cs="Times New Roman"/>
              <w:color w:val="000000"/>
              <w:sz w:val="20"/>
              <w:szCs w:val="20"/>
            </w:rPr>
          </w:rPrChange>
        </w:rPr>
        <w:t xml:space="preserve">Gregory Thaumaturgus (d. 270 CE) (Greek: </w:t>
      </w:r>
      <w:r w:rsidRPr="00E13F4E">
        <w:rPr>
          <w:rFonts w:ascii="Times New Roman" w:eastAsia="Yu Gothic" w:hAnsi="Times New Roman" w:cs="Times New Roman"/>
          <w:i/>
          <w:iCs/>
          <w:color w:val="000000" w:themeColor="text1"/>
          <w:sz w:val="20"/>
          <w:szCs w:val="20"/>
          <w:rPrChange w:id="2193" w:author="Zahid Syed" w:date="2025-09-24T13:00:00Z" w16du:dateUtc="2025-09-24T04:00:00Z">
            <w:rPr>
              <w:rFonts w:ascii="Times New Roman" w:eastAsia="Yu Gothic" w:hAnsi="Times New Roman" w:cs="Times New Roman"/>
              <w:i/>
              <w:iCs/>
              <w:color w:val="000000"/>
              <w:sz w:val="20"/>
              <w:szCs w:val="20"/>
            </w:rPr>
          </w:rPrChange>
        </w:rPr>
        <w:t>Grēgórios ho Thaumatourgós</w:t>
      </w:r>
      <w:r w:rsidRPr="00E13F4E">
        <w:rPr>
          <w:rFonts w:ascii="Times New Roman" w:eastAsia="Yu Gothic" w:hAnsi="Times New Roman" w:cs="Times New Roman"/>
          <w:color w:val="000000" w:themeColor="text1"/>
          <w:sz w:val="20"/>
          <w:szCs w:val="20"/>
          <w:rPrChange w:id="2194" w:author="Zahid Syed" w:date="2025-09-24T13:00:00Z" w16du:dateUtc="2025-09-24T04:00:00Z">
            <w:rPr>
              <w:rFonts w:ascii="Times New Roman" w:eastAsia="Yu Gothic" w:hAnsi="Times New Roman" w:cs="Times New Roman"/>
              <w:color w:val="000000"/>
              <w:sz w:val="20"/>
              <w:szCs w:val="20"/>
            </w:rPr>
          </w:rPrChange>
        </w:rPr>
        <w:t>,</w:t>
      </w:r>
      <w:r w:rsidRPr="00E13F4E">
        <w:rPr>
          <w:rFonts w:ascii="Times New Roman" w:eastAsia="Yu Gothic" w:hAnsi="Times New Roman" w:cs="Times New Roman"/>
          <w:i/>
          <w:iCs/>
          <w:color w:val="000000" w:themeColor="text1"/>
          <w:sz w:val="20"/>
          <w:szCs w:val="20"/>
          <w:rPrChange w:id="2195" w:author="Zahid Syed" w:date="2025-09-24T13:00:00Z" w16du:dateUtc="2025-09-24T04:00:00Z">
            <w:rPr>
              <w:rFonts w:ascii="Times New Roman" w:eastAsia="Yu Gothic" w:hAnsi="Times New Roman" w:cs="Times New Roman"/>
              <w:i/>
              <w:iCs/>
              <w:color w:val="000000"/>
              <w:sz w:val="20"/>
              <w:szCs w:val="20"/>
            </w:rPr>
          </w:rPrChange>
        </w:rPr>
        <w:t xml:space="preserve"> Γρηγόριος ὁ Θαυματουργός</w:t>
      </w:r>
      <w:r w:rsidRPr="00E13F4E">
        <w:rPr>
          <w:rFonts w:ascii="Times New Roman" w:eastAsia="Yu Gothic" w:hAnsi="Times New Roman" w:cs="Times New Roman"/>
          <w:color w:val="000000" w:themeColor="text1"/>
          <w:sz w:val="20"/>
          <w:szCs w:val="20"/>
          <w:rPrChange w:id="2196" w:author="Zahid Syed" w:date="2025-09-24T13:00:00Z" w16du:dateUtc="2025-09-24T04:00:00Z">
            <w:rPr>
              <w:rFonts w:ascii="Times New Roman" w:eastAsia="Yu Gothic" w:hAnsi="Times New Roman" w:cs="Times New Roman"/>
              <w:color w:val="000000"/>
              <w:sz w:val="20"/>
              <w:szCs w:val="20"/>
            </w:rPr>
          </w:rPrChange>
        </w:rPr>
        <w:t xml:space="preserve">, meaning “Gregory the Miracle-Worker;” Latin: </w:t>
      </w:r>
      <w:r w:rsidRPr="00E13F4E">
        <w:rPr>
          <w:rFonts w:ascii="Times New Roman" w:eastAsia="Yu Gothic" w:hAnsi="Times New Roman" w:cs="Times New Roman"/>
          <w:i/>
          <w:iCs/>
          <w:color w:val="000000" w:themeColor="text1"/>
          <w:sz w:val="20"/>
          <w:szCs w:val="20"/>
          <w:rPrChange w:id="2197" w:author="Zahid Syed" w:date="2025-09-24T13:00:00Z" w16du:dateUtc="2025-09-24T04:00:00Z">
            <w:rPr>
              <w:rFonts w:ascii="Times New Roman" w:eastAsia="Yu Gothic" w:hAnsi="Times New Roman" w:cs="Times New Roman"/>
              <w:i/>
              <w:iCs/>
              <w:color w:val="000000"/>
              <w:sz w:val="20"/>
              <w:szCs w:val="20"/>
            </w:rPr>
          </w:rPrChange>
        </w:rPr>
        <w:t>Gregorius Thaumaturgus</w:t>
      </w:r>
      <w:r w:rsidRPr="00E13F4E">
        <w:rPr>
          <w:rFonts w:ascii="Times New Roman" w:eastAsia="Yu Gothic" w:hAnsi="Times New Roman" w:cs="Times New Roman"/>
          <w:color w:val="000000" w:themeColor="text1"/>
          <w:sz w:val="20"/>
          <w:szCs w:val="20"/>
          <w:rPrChange w:id="2198" w:author="Zahid Syed" w:date="2025-09-24T13:00:00Z" w16du:dateUtc="2025-09-24T04:00:00Z">
            <w:rPr>
              <w:rFonts w:ascii="Times New Roman" w:eastAsia="Yu Gothic" w:hAnsi="Times New Roman" w:cs="Times New Roman"/>
              <w:color w:val="000000"/>
              <w:sz w:val="20"/>
              <w:szCs w:val="20"/>
            </w:rPr>
          </w:rPrChange>
        </w:rPr>
        <w:t>), who asserted of the unity and eternity of the three Persons of the Trinity and closely associated the Holy Spirit with the Son. Gregory Thaumaturgus was born into a wealthy Pagan family in Pontus in modern-day Turkey. He embraced Christianity and was appointed as a Bishop in his region, and he is canonized as a Saint in the Roman Catholic and Greek Orthodox Churches. The Theological work of Gregory Thaumaturgus appears to be the starting point of the Cappadocian Fathers. Little of the original writings of Gregory Thaumaturgus have survived, and—despite his historical importance—we know relatively little about his life or teachings.</w:t>
      </w:r>
    </w:p>
  </w:footnote>
  <w:footnote w:id="91">
    <w:p w14:paraId="24BE849A" w14:textId="77777777" w:rsidR="00B335E1" w:rsidRPr="00E13F4E" w:rsidRDefault="00B335E1" w:rsidP="005D5C5B">
      <w:pPr>
        <w:autoSpaceDE w:val="0"/>
        <w:autoSpaceDN w:val="0"/>
        <w:adjustRightInd w:val="0"/>
        <w:spacing w:after="0" w:line="240" w:lineRule="auto"/>
        <w:rPr>
          <w:rFonts w:ascii="Times New Roman" w:eastAsia="Yu Gothic" w:hAnsi="Times New Roman" w:cs="Times New Roman"/>
          <w:color w:val="000000" w:themeColor="text1"/>
          <w:sz w:val="20"/>
          <w:szCs w:val="20"/>
          <w:rPrChange w:id="2199"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2200"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201" w:author="Zahid Syed" w:date="2025-09-24T13:00:00Z" w16du:dateUtc="2025-09-24T04:00:00Z">
            <w:rPr>
              <w:rFonts w:ascii="Times New Roman" w:hAnsi="Times New Roman" w:cs="Times New Roman"/>
              <w:sz w:val="20"/>
              <w:szCs w:val="20"/>
            </w:rPr>
          </w:rPrChange>
        </w:rPr>
        <w:t xml:space="preserve"> Saint </w:t>
      </w:r>
      <w:r w:rsidRPr="00E13F4E">
        <w:rPr>
          <w:rFonts w:ascii="Times New Roman" w:eastAsia="Yu Gothic" w:hAnsi="Times New Roman" w:cs="Times New Roman"/>
          <w:color w:val="000000" w:themeColor="text1"/>
          <w:sz w:val="20"/>
          <w:szCs w:val="20"/>
          <w:rPrChange w:id="2202" w:author="Zahid Syed" w:date="2025-09-24T13:00:00Z" w16du:dateUtc="2025-09-24T04:00:00Z">
            <w:rPr>
              <w:rFonts w:ascii="Times New Roman" w:eastAsia="Yu Gothic" w:hAnsi="Times New Roman" w:cs="Times New Roman"/>
              <w:color w:val="000000"/>
              <w:sz w:val="20"/>
              <w:szCs w:val="20"/>
            </w:rPr>
          </w:rPrChange>
        </w:rPr>
        <w:t xml:space="preserve">Gregory of Nazianzus stated, for example: “The three Persons have equality of nature, unanimity of judgment, identity of action, and concurrence of the other two Persons with the One from whom they are derived. There is numerical difference but no division or separation in being. Saint Gregory of Nyssa was asked in conjunction of the damning charge of Tritheism: “If Peter, James, and John are three men, why may we not speak of Father, Son, and Holy Spirit as three gods?” Saint Gregory of Nyssa replied: “The word God denotes ‘being’ or ‘essence,’ not ‘person.’” Strictly speaking in referring alike to God and Man we ought to maintain the oneness of their </w:t>
      </w:r>
      <w:r w:rsidRPr="00E13F4E">
        <w:rPr>
          <w:rFonts w:ascii="Times New Roman" w:eastAsia="Yu Gothic" w:hAnsi="Times New Roman" w:cs="Times New Roman"/>
          <w:i/>
          <w:iCs/>
          <w:color w:val="000000" w:themeColor="text1"/>
          <w:sz w:val="20"/>
          <w:szCs w:val="20"/>
          <w:rPrChange w:id="2203" w:author="Zahid Syed" w:date="2025-09-24T13:00:00Z" w16du:dateUtc="2025-09-24T04:00:00Z">
            <w:rPr>
              <w:rFonts w:ascii="Times New Roman" w:eastAsia="Yu Gothic" w:hAnsi="Times New Roman" w:cs="Times New Roman"/>
              <w:i/>
              <w:iCs/>
              <w:color w:val="000000"/>
              <w:sz w:val="20"/>
              <w:szCs w:val="20"/>
            </w:rPr>
          </w:rPrChange>
        </w:rPr>
        <w:t>Oùsía</w:t>
      </w:r>
      <w:r w:rsidRPr="00E13F4E">
        <w:rPr>
          <w:rFonts w:ascii="Times New Roman" w:eastAsia="Yu Gothic" w:hAnsi="Times New Roman" w:cs="Times New Roman"/>
          <w:color w:val="000000" w:themeColor="text1"/>
          <w:sz w:val="20"/>
          <w:szCs w:val="20"/>
          <w:rPrChange w:id="2204" w:author="Zahid Syed" w:date="2025-09-24T13:00:00Z" w16du:dateUtc="2025-09-24T04:00:00Z">
            <w:rPr>
              <w:rFonts w:ascii="Times New Roman" w:eastAsia="Yu Gothic" w:hAnsi="Times New Roman" w:cs="Times New Roman"/>
              <w:color w:val="000000"/>
              <w:sz w:val="20"/>
              <w:szCs w:val="20"/>
            </w:rPr>
          </w:rPrChange>
        </w:rPr>
        <w:t xml:space="preserve"> or being in each case. It is only by an incorrect manner of speech that we use the plural and speak of “three Men,” seeing that the </w:t>
      </w:r>
      <w:r w:rsidRPr="00E13F4E">
        <w:rPr>
          <w:rFonts w:ascii="Times New Roman" w:eastAsia="Yu Gothic" w:hAnsi="Times New Roman" w:cs="Times New Roman"/>
          <w:i/>
          <w:iCs/>
          <w:color w:val="000000" w:themeColor="text1"/>
          <w:sz w:val="20"/>
          <w:szCs w:val="20"/>
          <w:rPrChange w:id="2205" w:author="Zahid Syed" w:date="2025-09-24T13:00:00Z" w16du:dateUtc="2025-09-24T04:00:00Z">
            <w:rPr>
              <w:rFonts w:ascii="Times New Roman" w:eastAsia="Yu Gothic" w:hAnsi="Times New Roman" w:cs="Times New Roman"/>
              <w:i/>
              <w:iCs/>
              <w:color w:val="000000"/>
              <w:sz w:val="20"/>
              <w:szCs w:val="20"/>
            </w:rPr>
          </w:rPrChange>
        </w:rPr>
        <w:t>Oùsía</w:t>
      </w:r>
      <w:r w:rsidRPr="00E13F4E">
        <w:rPr>
          <w:rFonts w:ascii="Times New Roman" w:eastAsia="Yu Gothic" w:hAnsi="Times New Roman" w:cs="Times New Roman"/>
          <w:color w:val="000000" w:themeColor="text1"/>
          <w:sz w:val="20"/>
          <w:szCs w:val="20"/>
          <w:rPrChange w:id="2206" w:author="Zahid Syed" w:date="2025-09-24T13:00:00Z" w16du:dateUtc="2025-09-24T04:00:00Z">
            <w:rPr>
              <w:rFonts w:ascii="Times New Roman" w:eastAsia="Yu Gothic" w:hAnsi="Times New Roman" w:cs="Times New Roman"/>
              <w:color w:val="000000"/>
              <w:sz w:val="20"/>
              <w:szCs w:val="20"/>
            </w:rPr>
          </w:rPrChange>
        </w:rPr>
        <w:t xml:space="preserve"> “Man” is one and the same in all three cases. Similarly, in the Godhead, the </w:t>
      </w:r>
      <w:r w:rsidRPr="00E13F4E">
        <w:rPr>
          <w:rFonts w:ascii="Times New Roman" w:eastAsia="Yu Gothic" w:hAnsi="Times New Roman" w:cs="Times New Roman"/>
          <w:i/>
          <w:iCs/>
          <w:color w:val="000000" w:themeColor="text1"/>
          <w:sz w:val="20"/>
          <w:szCs w:val="20"/>
          <w:rPrChange w:id="2207" w:author="Zahid Syed" w:date="2025-09-24T13:00:00Z" w16du:dateUtc="2025-09-24T04:00:00Z">
            <w:rPr>
              <w:rFonts w:ascii="Times New Roman" w:eastAsia="Yu Gothic" w:hAnsi="Times New Roman" w:cs="Times New Roman"/>
              <w:i/>
              <w:iCs/>
              <w:color w:val="000000"/>
              <w:sz w:val="20"/>
              <w:szCs w:val="20"/>
            </w:rPr>
          </w:rPrChange>
        </w:rPr>
        <w:t>Oùsía</w:t>
      </w:r>
      <w:r w:rsidRPr="00E13F4E">
        <w:rPr>
          <w:rFonts w:ascii="Times New Roman" w:eastAsia="Yu Gothic" w:hAnsi="Times New Roman" w:cs="Times New Roman"/>
          <w:color w:val="000000" w:themeColor="text1"/>
          <w:sz w:val="20"/>
          <w:szCs w:val="20"/>
          <w:rPrChange w:id="2208" w:author="Zahid Syed" w:date="2025-09-24T13:00:00Z" w16du:dateUtc="2025-09-24T04:00:00Z">
            <w:rPr>
              <w:rFonts w:ascii="Times New Roman" w:eastAsia="Yu Gothic" w:hAnsi="Times New Roman" w:cs="Times New Roman"/>
              <w:color w:val="000000"/>
              <w:sz w:val="20"/>
              <w:szCs w:val="20"/>
            </w:rPr>
          </w:rPrChange>
        </w:rPr>
        <w:t xml:space="preserve"> of the three Persons is one and the same. He then insists that individual Men, however, are distinguished from each other by varing relations of time, place, and circumstance, but this is not true the three Persons of the Trinity, because they have a constant causal interrelationship. </w:t>
      </w:r>
    </w:p>
    <w:p w14:paraId="3BF1CADB" w14:textId="77777777" w:rsidR="00B335E1" w:rsidRPr="00E13F4E" w:rsidRDefault="00B335E1" w:rsidP="005D5C5B">
      <w:pPr>
        <w:pStyle w:val="FootnoteText1"/>
        <w:rPr>
          <w:color w:val="000000" w:themeColor="text1"/>
          <w:rPrChange w:id="2209" w:author="Zahid Syed" w:date="2025-09-24T13:00:00Z" w16du:dateUtc="2025-09-24T04:00:00Z">
            <w:rPr/>
          </w:rPrChange>
        </w:rPr>
      </w:pPr>
    </w:p>
  </w:footnote>
  <w:footnote w:id="92">
    <w:p w14:paraId="46001544" w14:textId="77777777" w:rsidR="00B335E1" w:rsidRPr="00E13F4E" w:rsidRDefault="00B335E1" w:rsidP="005D5C5B">
      <w:pPr>
        <w:autoSpaceDE w:val="0"/>
        <w:autoSpaceDN w:val="0"/>
        <w:adjustRightInd w:val="0"/>
        <w:spacing w:after="0" w:line="240" w:lineRule="auto"/>
        <w:rPr>
          <w:rFonts w:ascii="Times New Roman" w:eastAsia="Yu Gothic" w:hAnsi="Times New Roman" w:cs="Times New Roman"/>
          <w:color w:val="000000" w:themeColor="text1"/>
          <w:sz w:val="20"/>
          <w:szCs w:val="20"/>
          <w:rPrChange w:id="2211" w:author="Zahid Syed" w:date="2025-09-24T13:00:00Z" w16du:dateUtc="2025-09-24T04:00:00Z">
            <w:rPr>
              <w:rFonts w:ascii="Times New Roman" w:eastAsia="Yu Gothic"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2212"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213"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214" w:author="Zahid Syed" w:date="2025-09-24T13:00:00Z" w16du:dateUtc="2025-09-24T04:00:00Z">
            <w:rPr>
              <w:rFonts w:ascii="Times New Roman" w:hAnsi="Times New Roman" w:cs="Times New Roman"/>
              <w:b/>
              <w:bCs/>
              <w:sz w:val="20"/>
              <w:szCs w:val="20"/>
            </w:rPr>
          </w:rPrChange>
        </w:rPr>
        <w:t xml:space="preserve">Saint Augustine </w:t>
      </w:r>
      <w:r w:rsidRPr="00E13F4E">
        <w:rPr>
          <w:rFonts w:ascii="Times New Roman" w:hAnsi="Times New Roman" w:cs="Times New Roman"/>
          <w:color w:val="000000" w:themeColor="text1"/>
          <w:sz w:val="20"/>
          <w:szCs w:val="20"/>
          <w:rPrChange w:id="2215" w:author="Zahid Syed" w:date="2025-09-24T13:00:00Z" w16du:dateUtc="2025-09-24T04:00:00Z">
            <w:rPr>
              <w:rFonts w:ascii="Times New Roman" w:hAnsi="Times New Roman" w:cs="Times New Roman"/>
              <w:sz w:val="20"/>
              <w:szCs w:val="20"/>
            </w:rPr>
          </w:rPrChange>
        </w:rPr>
        <w:t xml:space="preserve">of Hippo (d. 430 CE) was a Theologian of Roman North Africa (Tunisia). Before his conversion to Christianity </w:t>
      </w:r>
      <w:r w:rsidRPr="00E13F4E">
        <w:rPr>
          <w:rFonts w:ascii="Times New Roman" w:eastAsia="Yu Gothic" w:hAnsi="Times New Roman" w:cs="Times New Roman"/>
          <w:color w:val="000000" w:themeColor="text1"/>
          <w:sz w:val="20"/>
          <w:szCs w:val="20"/>
          <w:rPrChange w:id="2216" w:author="Zahid Syed" w:date="2025-09-24T13:00:00Z" w16du:dateUtc="2025-09-24T04:00:00Z">
            <w:rPr>
              <w:rFonts w:ascii="Times New Roman" w:eastAsia="Yu Gothic" w:hAnsi="Times New Roman" w:cs="Times New Roman"/>
              <w:color w:val="000000"/>
              <w:sz w:val="20"/>
              <w:szCs w:val="20"/>
            </w:rPr>
          </w:rPrChange>
        </w:rPr>
        <w:t>Augustine had been libertine and then became a Manichaean dualist--as he notes in his biographical writings--he embraced the Church and was baptized in the year 387 CE, forty-three years before his death.</w:t>
      </w:r>
      <w:r w:rsidRPr="00E13F4E">
        <w:rPr>
          <w:rFonts w:ascii="Times New Roman" w:hAnsi="Times New Roman" w:cs="Times New Roman"/>
          <w:color w:val="000000" w:themeColor="text1"/>
          <w:sz w:val="20"/>
          <w:szCs w:val="20"/>
          <w:rPrChange w:id="2217" w:author="Zahid Syed" w:date="2025-09-24T13:00:00Z" w16du:dateUtc="2025-09-24T04:00:00Z">
            <w:rPr>
              <w:rFonts w:ascii="Times New Roman" w:hAnsi="Times New Roman" w:cs="Times New Roman"/>
              <w:sz w:val="20"/>
              <w:szCs w:val="20"/>
            </w:rPr>
          </w:rPrChange>
        </w:rPr>
        <w:t xml:space="preserve"> He was the bishop of Hippo Regius (present-day ‘Annāba [Annaba]). His writings profoundly impacted the development of Western Christianity and Western civilization in general.</w:t>
      </w:r>
      <w:r w:rsidRPr="00E13F4E">
        <w:rPr>
          <w:rFonts w:ascii="Times New Roman" w:eastAsia="Yu Gothic" w:hAnsi="Times New Roman" w:cs="Times New Roman"/>
          <w:color w:val="000000" w:themeColor="text1"/>
          <w:sz w:val="20"/>
          <w:szCs w:val="20"/>
          <w:rPrChange w:id="2218" w:author="Zahid Syed" w:date="2025-09-24T13:00:00Z" w16du:dateUtc="2025-09-24T04:00:00Z">
            <w:rPr>
              <w:rFonts w:ascii="Times New Roman" w:eastAsia="Yu Gothic" w:hAnsi="Times New Roman" w:cs="Times New Roman"/>
              <w:color w:val="000000"/>
              <w:sz w:val="20"/>
              <w:szCs w:val="20"/>
            </w:rPr>
          </w:rPrChange>
        </w:rPr>
        <w:t xml:space="preserve"> Among these is his book </w:t>
      </w:r>
      <w:r w:rsidRPr="00E13F4E">
        <w:rPr>
          <w:rFonts w:ascii="Times New Roman" w:eastAsia="Yu Gothic" w:hAnsi="Times New Roman" w:cs="Times New Roman"/>
          <w:i/>
          <w:iCs/>
          <w:color w:val="000000" w:themeColor="text1"/>
          <w:sz w:val="20"/>
          <w:szCs w:val="20"/>
          <w:rPrChange w:id="2219" w:author="Zahid Syed" w:date="2025-09-24T13:00:00Z" w16du:dateUtc="2025-09-24T04:00:00Z">
            <w:rPr>
              <w:rFonts w:ascii="Times New Roman" w:eastAsia="Yu Gothic" w:hAnsi="Times New Roman" w:cs="Times New Roman"/>
              <w:i/>
              <w:iCs/>
              <w:color w:val="000000"/>
              <w:sz w:val="20"/>
              <w:szCs w:val="20"/>
            </w:rPr>
          </w:rPrChange>
        </w:rPr>
        <w:t>On the City of God against the Pagans</w:t>
      </w:r>
      <w:r w:rsidRPr="00E13F4E">
        <w:rPr>
          <w:rFonts w:ascii="Times New Roman" w:eastAsia="Yu Gothic" w:hAnsi="Times New Roman" w:cs="Times New Roman"/>
          <w:color w:val="000000" w:themeColor="text1"/>
          <w:sz w:val="20"/>
          <w:szCs w:val="20"/>
          <w:rPrChange w:id="2220" w:author="Zahid Syed" w:date="2025-09-24T13:00:00Z" w16du:dateUtc="2025-09-24T04:00:00Z">
            <w:rPr>
              <w:rFonts w:ascii="Times New Roman" w:eastAsia="Yu Gothic" w:hAnsi="Times New Roman" w:cs="Times New Roman"/>
              <w:color w:val="000000"/>
              <w:sz w:val="20"/>
              <w:szCs w:val="20"/>
            </w:rPr>
          </w:rPrChange>
        </w:rPr>
        <w:t xml:space="preserve"> (Latin: </w:t>
      </w:r>
      <w:r w:rsidRPr="00E13F4E">
        <w:rPr>
          <w:rFonts w:ascii="Times New Roman" w:hAnsi="Times New Roman" w:cs="Times New Roman"/>
          <w:i/>
          <w:iCs/>
          <w:color w:val="000000" w:themeColor="text1"/>
          <w:sz w:val="20"/>
          <w:szCs w:val="20"/>
          <w:lang w:val="la-Latn"/>
          <w:rPrChange w:id="2221" w:author="Zahid Syed" w:date="2025-09-24T13:00:00Z" w16du:dateUtc="2025-09-24T04:00:00Z">
            <w:rPr>
              <w:rFonts w:ascii="Times New Roman" w:hAnsi="Times New Roman" w:cs="Times New Roman"/>
              <w:i/>
              <w:iCs/>
              <w:color w:val="202122"/>
              <w:sz w:val="20"/>
              <w:szCs w:val="20"/>
              <w:lang w:val="la-Latn"/>
            </w:rPr>
          </w:rPrChange>
        </w:rPr>
        <w:t>De civitate Dei contra paganos</w:t>
      </w:r>
      <w:r w:rsidRPr="00E13F4E">
        <w:rPr>
          <w:rFonts w:ascii="Times New Roman" w:eastAsia="Yu Gothic" w:hAnsi="Times New Roman" w:cs="Times New Roman"/>
          <w:color w:val="000000" w:themeColor="text1"/>
          <w:sz w:val="20"/>
          <w:szCs w:val="20"/>
          <w:rPrChange w:id="2222" w:author="Zahid Syed" w:date="2025-09-24T13:00:00Z" w16du:dateUtc="2025-09-24T04:00:00Z">
            <w:rPr>
              <w:rFonts w:ascii="Times New Roman" w:eastAsia="Yu Gothic" w:hAnsi="Times New Roman" w:cs="Times New Roman"/>
              <w:color w:val="000000"/>
              <w:sz w:val="20"/>
              <w:szCs w:val="20"/>
            </w:rPr>
          </w:rPrChange>
        </w:rPr>
        <w:t>), which defends Christianity against the allegations that it led to the decline of the Roman Empire and is considered a cornerstone of Western thought and one of Saint Augustine’s most important works. As we will discuss later under our presentation of God’s Messenger Adam, the doctrine of Original Sin as known in Western Christianity is one of several teachings of Saint Augustine that have profoundly molded the Church, but it is not shared by the Orthodox or Eastern Churches nor by the Jewish Rabbis. Saint Augustine who coined the term “Original Sin” (</w:t>
      </w:r>
      <w:r w:rsidRPr="00E13F4E">
        <w:rPr>
          <w:rFonts w:ascii="Times New Roman" w:eastAsia="Yu Gothic" w:hAnsi="Times New Roman" w:cs="Times New Roman"/>
          <w:i/>
          <w:iCs/>
          <w:color w:val="000000" w:themeColor="text1"/>
          <w:sz w:val="20"/>
          <w:szCs w:val="20"/>
          <w:rPrChange w:id="2223" w:author="Zahid Syed" w:date="2025-09-24T13:00:00Z" w16du:dateUtc="2025-09-24T04:00:00Z">
            <w:rPr>
              <w:rFonts w:ascii="Times New Roman" w:eastAsia="Yu Gothic" w:hAnsi="Times New Roman" w:cs="Times New Roman"/>
              <w:i/>
              <w:iCs/>
              <w:color w:val="000000"/>
              <w:sz w:val="20"/>
              <w:szCs w:val="20"/>
            </w:rPr>
          </w:rPrChange>
        </w:rPr>
        <w:t>Peccatum Originis</w:t>
      </w:r>
      <w:r w:rsidRPr="00E13F4E">
        <w:rPr>
          <w:rFonts w:ascii="Times New Roman" w:eastAsia="Yu Gothic" w:hAnsi="Times New Roman" w:cs="Times New Roman"/>
          <w:color w:val="000000" w:themeColor="text1"/>
          <w:sz w:val="20"/>
          <w:szCs w:val="20"/>
          <w:rPrChange w:id="2224" w:author="Zahid Syed" w:date="2025-09-24T13:00:00Z" w16du:dateUtc="2025-09-24T04:00:00Z">
            <w:rPr>
              <w:rFonts w:ascii="Times New Roman" w:eastAsia="Yu Gothic" w:hAnsi="Times New Roman" w:cs="Times New Roman"/>
              <w:color w:val="000000"/>
              <w:sz w:val="20"/>
              <w:szCs w:val="20"/>
            </w:rPr>
          </w:rPrChange>
        </w:rPr>
        <w:t>), which is also called “inherited sin” (</w:t>
      </w:r>
      <w:r w:rsidRPr="00E13F4E">
        <w:rPr>
          <w:rFonts w:ascii="Times New Roman" w:eastAsia="Yu Gothic" w:hAnsi="Times New Roman" w:cs="Times New Roman"/>
          <w:i/>
          <w:iCs/>
          <w:color w:val="000000" w:themeColor="text1"/>
          <w:sz w:val="20"/>
          <w:szCs w:val="20"/>
          <w:rPrChange w:id="2225" w:author="Zahid Syed" w:date="2025-09-24T13:00:00Z" w16du:dateUtc="2025-09-24T04:00:00Z">
            <w:rPr>
              <w:rFonts w:ascii="Times New Roman" w:eastAsia="Yu Gothic" w:hAnsi="Times New Roman" w:cs="Times New Roman"/>
              <w:i/>
              <w:iCs/>
              <w:color w:val="000000"/>
              <w:sz w:val="20"/>
              <w:szCs w:val="20"/>
            </w:rPr>
          </w:rPrChange>
        </w:rPr>
        <w:t>tradux peccati</w:t>
      </w:r>
      <w:r w:rsidRPr="00E13F4E">
        <w:rPr>
          <w:rFonts w:ascii="Times New Roman" w:eastAsia="Yu Gothic" w:hAnsi="Times New Roman" w:cs="Times New Roman"/>
          <w:color w:val="000000" w:themeColor="text1"/>
          <w:sz w:val="20"/>
          <w:szCs w:val="20"/>
          <w:rPrChange w:id="2226" w:author="Zahid Syed" w:date="2025-09-24T13:00:00Z" w16du:dateUtc="2025-09-24T04:00:00Z">
            <w:rPr>
              <w:rFonts w:ascii="Times New Roman" w:eastAsia="Yu Gothic" w:hAnsi="Times New Roman" w:cs="Times New Roman"/>
              <w:color w:val="000000"/>
              <w:sz w:val="20"/>
              <w:szCs w:val="20"/>
            </w:rPr>
          </w:rPrChange>
        </w:rPr>
        <w:t>) and framed its theological underpennings. He may also be called “the father of the Inquistion,” since he firmly upheld it and gave it theological justification, as we will see later. In his native North Africa Bishop of Hippo, Saint Augustine carried out a relentless campaign against the indigenous Christian Donatists from 399 CE until 412 CE. Before Saint Augustine, Trinitarian theology was not a high priority among the North African Church leaders, who regarded God as the Father and Christ as the Savior and Judge. God was One and omnipotent. The Christian leader Donatus--from whom the Donatists took their name--was accused of being an Arian, but few North African Christians showed any concern about the matter. It was during the period of his persecution of the Donatists that Saint. Augustine formulated his theological conception of the Inquisition and the imperative of using state coercion to support the Roman Catholic cause and create doctrinal unity. Saint Augustine instituted a new type of Christianity in which the Church becamesthe central power to a degree unknown in the East. For Saint Augustine, the Catholic Church was “the congregation of Sains” (</w:t>
      </w:r>
      <w:r w:rsidRPr="00E13F4E">
        <w:rPr>
          <w:rFonts w:ascii="Times New Roman" w:eastAsia="Yu Gothic" w:hAnsi="Times New Roman" w:cs="Times New Roman"/>
          <w:i/>
          <w:iCs/>
          <w:color w:val="000000" w:themeColor="text1"/>
          <w:sz w:val="20"/>
          <w:szCs w:val="20"/>
          <w:rPrChange w:id="2227" w:author="Zahid Syed" w:date="2025-09-24T13:00:00Z" w16du:dateUtc="2025-09-24T04:00:00Z">
            <w:rPr>
              <w:rFonts w:ascii="Times New Roman" w:eastAsia="Yu Gothic" w:hAnsi="Times New Roman" w:cs="Times New Roman"/>
              <w:i/>
              <w:iCs/>
              <w:color w:val="000000"/>
              <w:sz w:val="20"/>
              <w:szCs w:val="20"/>
            </w:rPr>
          </w:rPrChange>
        </w:rPr>
        <w:t>congregatio Sanctorum</w:t>
      </w:r>
      <w:r w:rsidRPr="00E13F4E">
        <w:rPr>
          <w:rFonts w:ascii="Times New Roman" w:eastAsia="Yu Gothic" w:hAnsi="Times New Roman" w:cs="Times New Roman"/>
          <w:color w:val="000000" w:themeColor="text1"/>
          <w:sz w:val="20"/>
          <w:szCs w:val="20"/>
          <w:rPrChange w:id="2228" w:author="Zahid Syed" w:date="2025-09-24T13:00:00Z" w16du:dateUtc="2025-09-24T04:00:00Z">
            <w:rPr>
              <w:rFonts w:ascii="Times New Roman" w:eastAsia="Yu Gothic" w:hAnsi="Times New Roman" w:cs="Times New Roman"/>
              <w:color w:val="000000"/>
              <w:sz w:val="20"/>
              <w:szCs w:val="20"/>
            </w:rPr>
          </w:rPrChange>
        </w:rPr>
        <w:t xml:space="preserve">) and the Body of Christ. In his </w:t>
      </w:r>
      <w:r w:rsidRPr="00E13F4E">
        <w:rPr>
          <w:rFonts w:ascii="Times New Roman" w:eastAsia="Yu Gothic" w:hAnsi="Times New Roman" w:cs="Times New Roman"/>
          <w:i/>
          <w:iCs/>
          <w:color w:val="000000" w:themeColor="text1"/>
          <w:sz w:val="20"/>
          <w:szCs w:val="20"/>
          <w:rPrChange w:id="2229" w:author="Zahid Syed" w:date="2025-09-24T13:00:00Z" w16du:dateUtc="2025-09-24T04:00:00Z">
            <w:rPr>
              <w:rFonts w:ascii="Times New Roman" w:eastAsia="Yu Gothic" w:hAnsi="Times New Roman" w:cs="Times New Roman"/>
              <w:i/>
              <w:iCs/>
              <w:color w:val="000000"/>
              <w:sz w:val="20"/>
              <w:szCs w:val="20"/>
            </w:rPr>
          </w:rPrChange>
        </w:rPr>
        <w:t>City of God</w:t>
      </w:r>
      <w:r w:rsidRPr="00E13F4E">
        <w:rPr>
          <w:rFonts w:ascii="Times New Roman" w:eastAsia="Yu Gothic" w:hAnsi="Times New Roman" w:cs="Times New Roman"/>
          <w:color w:val="000000" w:themeColor="text1"/>
          <w:sz w:val="20"/>
          <w:szCs w:val="20"/>
          <w:rPrChange w:id="2230" w:author="Zahid Syed" w:date="2025-09-24T13:00:00Z" w16du:dateUtc="2025-09-24T04:00:00Z">
            <w:rPr>
              <w:rFonts w:ascii="Times New Roman" w:eastAsia="Yu Gothic" w:hAnsi="Times New Roman" w:cs="Times New Roman"/>
              <w:color w:val="000000"/>
              <w:sz w:val="20"/>
              <w:szCs w:val="20"/>
            </w:rPr>
          </w:rPrChange>
        </w:rPr>
        <w:t xml:space="preserve">, calls it “the kingdom of God on earth.” The Roman Catholic Church emerged as Saint Augustine’s monument. It is of note, however, that Augustine’s work in the North African Church was soon swept away by the Arian Christian Vandals, who became the rulers of North Africa subsequent to his death. One of Saint Augustine’s worst faults was that he pursued each controversy to the bitter end. Moreover, he was a lover of controversy and a harsh victor when he won, being unable to concede the least right to any opponent. For Augustine, all surrender had to be unconditional. Despite his many failings, Saint Augustine was a uniquely gifted thinker and was the first major Christian Neoplatonist, and he combined Platonic “exemplarism” with Christian notions of Divine Illumination. His thoughts and insights made up the substance of Catholic Western Europe during the Early Middle Ages until the time of Saint Thomas Aquinas </w:t>
      </w:r>
      <w:r w:rsidRPr="00E13F4E">
        <w:rPr>
          <w:rFonts w:ascii="Times New Roman" w:hAnsi="Times New Roman" w:cs="Times New Roman"/>
          <w:color w:val="000000" w:themeColor="text1"/>
          <w:sz w:val="20"/>
          <w:szCs w:val="20"/>
          <w:rPrChange w:id="2231" w:author="Zahid Syed" w:date="2025-09-24T13:00:00Z" w16du:dateUtc="2025-09-24T04:00:00Z">
            <w:rPr>
              <w:rFonts w:ascii="Times New Roman" w:hAnsi="Times New Roman" w:cs="Times New Roman"/>
              <w:color w:val="000000"/>
              <w:sz w:val="20"/>
              <w:szCs w:val="20"/>
            </w:rPr>
          </w:rPrChange>
        </w:rPr>
        <w:t>(d. 672/</w:t>
      </w:r>
      <w:r w:rsidRPr="00E13F4E">
        <w:rPr>
          <w:rFonts w:ascii="Times New Roman" w:hAnsi="Times New Roman" w:cs="Times New Roman"/>
          <w:color w:val="000000" w:themeColor="text1"/>
          <w:sz w:val="20"/>
          <w:szCs w:val="20"/>
          <w:shd w:val="clear" w:color="auto" w:fill="FFFFFF"/>
          <w:rPrChange w:id="2232" w:author="Zahid Syed" w:date="2025-09-24T13:00:00Z" w16du:dateUtc="2025-09-24T04:00:00Z">
            <w:rPr>
              <w:rFonts w:ascii="Times New Roman" w:hAnsi="Times New Roman" w:cs="Times New Roman"/>
              <w:color w:val="000000"/>
              <w:sz w:val="20"/>
              <w:szCs w:val="20"/>
              <w:shd w:val="clear" w:color="auto" w:fill="FFFFFF"/>
            </w:rPr>
          </w:rPrChange>
        </w:rPr>
        <w:t>1274</w:t>
      </w:r>
      <w:r w:rsidRPr="00E13F4E">
        <w:rPr>
          <w:rFonts w:ascii="Times New Roman" w:hAnsi="Times New Roman" w:cs="Times New Roman"/>
          <w:color w:val="000000" w:themeColor="text1"/>
          <w:sz w:val="20"/>
          <w:szCs w:val="20"/>
          <w:rPrChange w:id="2233" w:author="Zahid Syed" w:date="2025-09-24T13:00:00Z" w16du:dateUtc="2025-09-24T04:00:00Z">
            <w:rPr>
              <w:rFonts w:ascii="Times New Roman" w:hAnsi="Times New Roman" w:cs="Times New Roman"/>
              <w:color w:val="000000"/>
              <w:sz w:val="20"/>
              <w:szCs w:val="20"/>
            </w:rPr>
          </w:rPrChange>
        </w:rPr>
        <w:t>)</w:t>
      </w:r>
      <w:r w:rsidRPr="00E13F4E">
        <w:rPr>
          <w:rFonts w:ascii="Times New Roman" w:eastAsia="Yu Gothic" w:hAnsi="Times New Roman" w:cs="Times New Roman"/>
          <w:color w:val="000000" w:themeColor="text1"/>
          <w:sz w:val="20"/>
          <w:szCs w:val="20"/>
          <w:rPrChange w:id="2234" w:author="Zahid Syed" w:date="2025-09-24T13:00:00Z" w16du:dateUtc="2025-09-24T04:00:00Z">
            <w:rPr>
              <w:rFonts w:ascii="Times New Roman" w:eastAsia="Yu Gothic" w:hAnsi="Times New Roman" w:cs="Times New Roman"/>
              <w:color w:val="000000"/>
              <w:sz w:val="20"/>
              <w:szCs w:val="20"/>
            </w:rPr>
          </w:rPrChange>
        </w:rPr>
        <w:t>, who was deeply influenced by the Aristotelianism of Ibn Rushd (Averroës)</w:t>
      </w:r>
      <w:r w:rsidRPr="00E13F4E">
        <w:rPr>
          <w:rFonts w:ascii="Times New Roman" w:hAnsi="Times New Roman" w:cs="Times New Roman"/>
          <w:color w:val="000000" w:themeColor="text1"/>
          <w:sz w:val="20"/>
          <w:szCs w:val="20"/>
          <w:rPrChange w:id="2235"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color w:val="000000" w:themeColor="text1"/>
          <w:sz w:val="20"/>
          <w:szCs w:val="20"/>
          <w:rPrChange w:id="2236" w:author="Zahid Syed" w:date="2025-09-24T13:00:00Z" w16du:dateUtc="2025-09-24T04:00:00Z">
            <w:rPr>
              <w:rFonts w:ascii="Times New Roman" w:hAnsi="Times New Roman" w:cs="Times New Roman"/>
              <w:color w:val="000000"/>
              <w:sz w:val="20"/>
              <w:szCs w:val="20"/>
            </w:rPr>
          </w:rPrChange>
        </w:rPr>
        <w:t>d. 595/1198</w:t>
      </w:r>
      <w:r w:rsidRPr="00E13F4E">
        <w:rPr>
          <w:rFonts w:ascii="Times New Roman" w:hAnsi="Times New Roman" w:cs="Times New Roman"/>
          <w:color w:val="000000" w:themeColor="text1"/>
          <w:sz w:val="20"/>
          <w:szCs w:val="20"/>
          <w:rPrChange w:id="2237" w:author="Zahid Syed" w:date="2025-09-24T13:00:00Z" w16du:dateUtc="2025-09-24T04:00:00Z">
            <w:rPr>
              <w:rFonts w:ascii="Times New Roman" w:hAnsi="Times New Roman" w:cs="Times New Roman"/>
              <w:sz w:val="20"/>
              <w:szCs w:val="20"/>
            </w:rPr>
          </w:rPrChange>
        </w:rPr>
        <w:t>)</w:t>
      </w:r>
      <w:r w:rsidRPr="00E13F4E">
        <w:rPr>
          <w:rFonts w:ascii="Times New Roman" w:eastAsia="Yu Gothic" w:hAnsi="Times New Roman" w:cs="Times New Roman"/>
          <w:color w:val="000000" w:themeColor="text1"/>
          <w:sz w:val="20"/>
          <w:szCs w:val="20"/>
          <w:rPrChange w:id="2238" w:author="Zahid Syed" w:date="2025-09-24T13:00:00Z" w16du:dateUtc="2025-09-24T04:00:00Z">
            <w:rPr>
              <w:rFonts w:ascii="Times New Roman" w:eastAsia="Yu Gothic" w:hAnsi="Times New Roman" w:cs="Times New Roman"/>
              <w:color w:val="000000"/>
              <w:sz w:val="20"/>
              <w:szCs w:val="20"/>
            </w:rPr>
          </w:rPrChange>
        </w:rPr>
        <w:t xml:space="preserve">, which dominated Western thought from the High Middle Ages until the Early Modern Period. Prior to this, however, Saint Augustine was powerfully revived by Martin Luther and other figures of the Protestant Reformation. </w:t>
      </w:r>
      <w:r w:rsidRPr="00E13F4E">
        <w:rPr>
          <w:rFonts w:ascii="Times New Roman" w:eastAsia="MS Mincho" w:hAnsi="Times New Roman" w:cs="Times New Roman"/>
          <w:color w:val="000000" w:themeColor="text1"/>
          <w:sz w:val="20"/>
          <w:szCs w:val="20"/>
          <w:rPrChange w:id="2239" w:author="Zahid Syed" w:date="2025-09-24T13:00:00Z" w16du:dateUtc="2025-09-24T04:00:00Z">
            <w:rPr>
              <w:rFonts w:ascii="Times New Roman" w:eastAsia="MS Mincho" w:hAnsi="Times New Roman" w:cs="Times New Roman"/>
              <w:color w:val="000000"/>
              <w:sz w:val="20"/>
              <w:szCs w:val="20"/>
            </w:rPr>
          </w:rPrChange>
        </w:rPr>
        <w:t>Augustine’s doctrine of Divine Illumination was an essential underpinning of truth well into the Late Middle Ages. It was, however, cast to the wayside by Saint Thomas Aquinas and Duns Scotus (d. 1308). Their Aristotelian “immanentist” naturalizing tendencies in epistemology, set the stage for the subsequent downgrading of Augustinian doctrines of Divine Illumination. Duns Scotus dealt the deathblow to Saint Augustine’s doctrine of Divine Illumination, and it never again fully recovered. For Scotus, “certain and pure truth” is achievable but by means of our mere natural faculties, chiefly by way of the reduction of speculative propositions to such as are self-evident. In one fell swoop, he naturalized knowledge and truth. Despite Augustine’s centrality to European Christianity and its Medieval Scholastic traditions, Augustine seems to have had no significant influence upon the Islamic world. In this regard, he is similar to Fakhr-al-D</w:t>
      </w:r>
      <w:r w:rsidRPr="00E13F4E">
        <w:rPr>
          <w:rFonts w:ascii="Times New Roman" w:hAnsi="Times New Roman" w:cs="Times New Roman"/>
          <w:color w:val="000000" w:themeColor="text1"/>
          <w:sz w:val="20"/>
          <w:szCs w:val="20"/>
          <w:rPrChange w:id="2240" w:author="Zahid Syed" w:date="2025-09-24T13:00:00Z" w16du:dateUtc="2025-09-24T04:00:00Z">
            <w:rPr>
              <w:rFonts w:ascii="Times New Roman" w:hAnsi="Times New Roman" w:cs="Times New Roman"/>
              <w:sz w:val="20"/>
              <w:szCs w:val="20"/>
            </w:rPr>
          </w:rPrChange>
        </w:rPr>
        <w:t>ī</w:t>
      </w:r>
      <w:r w:rsidRPr="00E13F4E">
        <w:rPr>
          <w:rFonts w:ascii="Times New Roman" w:eastAsia="MS Mincho" w:hAnsi="Times New Roman" w:cs="Times New Roman"/>
          <w:color w:val="000000" w:themeColor="text1"/>
          <w:sz w:val="20"/>
          <w:szCs w:val="20"/>
          <w:rPrChange w:id="2241" w:author="Zahid Syed" w:date="2025-09-24T13:00:00Z" w16du:dateUtc="2025-09-24T04:00:00Z">
            <w:rPr>
              <w:rFonts w:ascii="Times New Roman" w:eastAsia="MS Mincho" w:hAnsi="Times New Roman" w:cs="Times New Roman"/>
              <w:color w:val="000000"/>
              <w:sz w:val="20"/>
              <w:szCs w:val="20"/>
            </w:rPr>
          </w:rPrChange>
        </w:rPr>
        <w:t>n al-R</w:t>
      </w:r>
      <w:r w:rsidRPr="00E13F4E">
        <w:rPr>
          <w:rFonts w:ascii="Times New Roman" w:hAnsi="Times New Roman" w:cs="Times New Roman"/>
          <w:color w:val="000000" w:themeColor="text1"/>
          <w:sz w:val="20"/>
          <w:szCs w:val="20"/>
          <w:rPrChange w:id="2242" w:author="Zahid Syed" w:date="2025-09-24T13:00:00Z" w16du:dateUtc="2025-09-24T04:00:00Z">
            <w:rPr>
              <w:rFonts w:ascii="Times New Roman" w:hAnsi="Times New Roman" w:cs="Times New Roman"/>
              <w:sz w:val="20"/>
              <w:szCs w:val="20"/>
            </w:rPr>
          </w:rPrChange>
        </w:rPr>
        <w:t>ā</w:t>
      </w:r>
      <w:r w:rsidRPr="00E13F4E">
        <w:rPr>
          <w:rFonts w:ascii="Times New Roman" w:eastAsia="MS Mincho" w:hAnsi="Times New Roman" w:cs="Times New Roman"/>
          <w:color w:val="000000" w:themeColor="text1"/>
          <w:sz w:val="20"/>
          <w:szCs w:val="20"/>
          <w:rPrChange w:id="2243" w:author="Zahid Syed" w:date="2025-09-24T13:00:00Z" w16du:dateUtc="2025-09-24T04:00:00Z">
            <w:rPr>
              <w:rFonts w:ascii="Times New Roman" w:eastAsia="MS Mincho" w:hAnsi="Times New Roman" w:cs="Times New Roman"/>
              <w:color w:val="000000"/>
              <w:sz w:val="20"/>
              <w:szCs w:val="20"/>
            </w:rPr>
          </w:rPrChange>
        </w:rPr>
        <w:t>z</w:t>
      </w:r>
      <w:r w:rsidRPr="00E13F4E">
        <w:rPr>
          <w:rFonts w:ascii="Times New Roman" w:hAnsi="Times New Roman" w:cs="Times New Roman"/>
          <w:color w:val="000000" w:themeColor="text1"/>
          <w:sz w:val="20"/>
          <w:szCs w:val="20"/>
          <w:rPrChange w:id="2244" w:author="Zahid Syed" w:date="2025-09-24T13:00:00Z" w16du:dateUtc="2025-09-24T04:00:00Z">
            <w:rPr>
              <w:rFonts w:ascii="Times New Roman" w:hAnsi="Times New Roman" w:cs="Times New Roman"/>
              <w:sz w:val="20"/>
              <w:szCs w:val="20"/>
            </w:rPr>
          </w:rPrChange>
        </w:rPr>
        <w:t>ī (</w:t>
      </w:r>
      <w:r w:rsidRPr="00E13F4E">
        <w:rPr>
          <w:rFonts w:ascii="Times New Roman" w:hAnsi="Times New Roman" w:cs="Times New Roman"/>
          <w:color w:val="000000" w:themeColor="text1"/>
          <w:sz w:val="20"/>
          <w:szCs w:val="20"/>
          <w:rPrChange w:id="2245" w:author="Zahid Syed" w:date="2025-09-24T13:00:00Z" w16du:dateUtc="2025-09-24T04:00:00Z">
            <w:rPr>
              <w:rFonts w:ascii="Times New Roman" w:hAnsi="Times New Roman" w:cs="Times New Roman"/>
              <w:color w:val="000000"/>
              <w:sz w:val="20"/>
              <w:szCs w:val="20"/>
            </w:rPr>
          </w:rPrChange>
        </w:rPr>
        <w:t>d. 605/1209</w:t>
      </w:r>
      <w:r w:rsidRPr="00E13F4E">
        <w:rPr>
          <w:rFonts w:ascii="Times New Roman" w:hAnsi="Times New Roman" w:cs="Times New Roman"/>
          <w:color w:val="000000" w:themeColor="text1"/>
          <w:sz w:val="20"/>
          <w:szCs w:val="20"/>
          <w:rPrChange w:id="2246" w:author="Zahid Syed" w:date="2025-09-24T13:00:00Z" w16du:dateUtc="2025-09-24T04:00:00Z">
            <w:rPr>
              <w:rFonts w:ascii="Times New Roman" w:hAnsi="Times New Roman" w:cs="Times New Roman"/>
              <w:sz w:val="20"/>
              <w:szCs w:val="20"/>
            </w:rPr>
          </w:rPrChange>
        </w:rPr>
        <w:t>)</w:t>
      </w:r>
      <w:r w:rsidRPr="00E13F4E">
        <w:rPr>
          <w:rFonts w:ascii="Times New Roman" w:eastAsia="MS Mincho" w:hAnsi="Times New Roman" w:cs="Times New Roman"/>
          <w:color w:val="000000" w:themeColor="text1"/>
          <w:sz w:val="20"/>
          <w:szCs w:val="20"/>
          <w:rPrChange w:id="2247" w:author="Zahid Syed" w:date="2025-09-24T13:00:00Z" w16du:dateUtc="2025-09-24T04:00:00Z">
            <w:rPr>
              <w:rFonts w:ascii="Times New Roman" w:eastAsia="MS Mincho" w:hAnsi="Times New Roman" w:cs="Times New Roman"/>
              <w:color w:val="000000"/>
              <w:sz w:val="20"/>
              <w:szCs w:val="20"/>
            </w:rPr>
          </w:rPrChange>
        </w:rPr>
        <w:t>, who—as noted in the Introduction—exercised profound influence upon the Muslim World, but was little known in the Christian West.</w:t>
      </w:r>
    </w:p>
  </w:footnote>
  <w:footnote w:id="93">
    <w:p w14:paraId="0C3CA627" w14:textId="12832D3E" w:rsidR="00B335E1" w:rsidRPr="00E13F4E" w:rsidRDefault="00B335E1" w:rsidP="005D5C5B">
      <w:pPr>
        <w:spacing w:after="0" w:line="240" w:lineRule="auto"/>
        <w:rPr>
          <w:rFonts w:ascii="Times New Roman" w:eastAsia="Yu Gothic" w:hAnsi="Times New Roman" w:cs="Times New Roman"/>
          <w:b/>
          <w:bCs/>
          <w:color w:val="000000" w:themeColor="text1"/>
          <w:sz w:val="20"/>
          <w:szCs w:val="20"/>
          <w:rPrChange w:id="2248" w:author="Zahid Syed" w:date="2025-09-24T13:00:00Z" w16du:dateUtc="2025-09-24T04:00:00Z">
            <w:rPr>
              <w:rFonts w:ascii="Times New Roman" w:eastAsia="Yu Gothic" w:hAnsi="Times New Roman" w:cs="Times New Roman"/>
              <w:b/>
              <w:bCs/>
              <w:color w:val="000000"/>
              <w:sz w:val="20"/>
              <w:szCs w:val="20"/>
            </w:rPr>
          </w:rPrChange>
        </w:rPr>
      </w:pPr>
      <w:r w:rsidRPr="00E13F4E">
        <w:rPr>
          <w:rStyle w:val="FootnoteReference"/>
          <w:rFonts w:ascii="Times New Roman" w:hAnsi="Times New Roman" w:cs="Times New Roman"/>
          <w:color w:val="000000" w:themeColor="text1"/>
          <w:sz w:val="20"/>
          <w:szCs w:val="20"/>
          <w:rPrChange w:id="2249"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250"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Yu Gothic" w:hAnsi="Times New Roman" w:cs="Times New Roman"/>
          <w:b/>
          <w:bCs/>
          <w:color w:val="000000" w:themeColor="text1"/>
          <w:sz w:val="20"/>
          <w:szCs w:val="20"/>
          <w:rPrChange w:id="2251" w:author="Zahid Syed" w:date="2025-09-24T13:00:00Z" w16du:dateUtc="2025-09-24T04:00:00Z">
            <w:rPr>
              <w:rFonts w:ascii="Times New Roman" w:eastAsia="Yu Gothic" w:hAnsi="Times New Roman" w:cs="Times New Roman"/>
              <w:b/>
              <w:bCs/>
              <w:color w:val="000000"/>
              <w:sz w:val="20"/>
              <w:szCs w:val="20"/>
            </w:rPr>
          </w:rPrChange>
        </w:rPr>
        <w:t xml:space="preserve">Hippo </w:t>
      </w:r>
      <w:r w:rsidRPr="00E13F4E">
        <w:rPr>
          <w:rFonts w:ascii="Times New Roman" w:eastAsia="Yu Gothic" w:hAnsi="Times New Roman" w:cs="Times New Roman"/>
          <w:color w:val="000000" w:themeColor="text1"/>
          <w:sz w:val="20"/>
          <w:szCs w:val="20"/>
          <w:rPrChange w:id="2252" w:author="Zahid Syed" w:date="2025-09-24T13:00:00Z" w16du:dateUtc="2025-09-24T04:00:00Z">
            <w:rPr>
              <w:rFonts w:ascii="Times New Roman" w:eastAsia="Yu Gothic" w:hAnsi="Times New Roman" w:cs="Times New Roman"/>
              <w:color w:val="000000"/>
              <w:sz w:val="20"/>
              <w:szCs w:val="20"/>
            </w:rPr>
          </w:rPrChange>
        </w:rPr>
        <w:t>(Arabi</w:t>
      </w:r>
      <w:ins w:id="2253" w:author="Zahid Syed" w:date="2025-09-24T13:04:00Z" w16du:dateUtc="2025-09-24T04:04:00Z">
        <w:r w:rsidR="0050611B">
          <w:rPr>
            <w:rFonts w:ascii="Times New Roman" w:eastAsia="Yu Gothic" w:hAnsi="Times New Roman" w:cs="Times New Roman"/>
            <w:color w:val="000000" w:themeColor="text1"/>
            <w:sz w:val="20"/>
            <w:szCs w:val="20"/>
          </w:rPr>
          <w:t>c</w:t>
        </w:r>
      </w:ins>
      <w:r w:rsidRPr="00E13F4E">
        <w:rPr>
          <w:rFonts w:ascii="Times New Roman" w:eastAsia="Yu Gothic" w:hAnsi="Times New Roman" w:cs="Times New Roman"/>
          <w:color w:val="000000" w:themeColor="text1"/>
          <w:sz w:val="20"/>
          <w:szCs w:val="20"/>
          <w:rPrChange w:id="2254" w:author="Zahid Syed" w:date="2025-09-24T13:00:00Z" w16du:dateUtc="2025-09-24T04:00:00Z">
            <w:rPr>
              <w:rFonts w:ascii="Times New Roman" w:eastAsia="Yu Gothic" w:hAnsi="Times New Roman" w:cs="Times New Roman"/>
              <w:color w:val="000000"/>
              <w:sz w:val="20"/>
              <w:szCs w:val="20"/>
            </w:rPr>
          </w:rPrChange>
        </w:rPr>
        <w:t xml:space="preserve">: </w:t>
      </w:r>
      <w:r w:rsidRPr="00E13F4E">
        <w:rPr>
          <w:rFonts w:ascii="Times New Roman" w:hAnsi="Times New Roman" w:cs="Times New Roman"/>
          <w:i/>
          <w:iCs/>
          <w:color w:val="000000" w:themeColor="text1"/>
          <w:sz w:val="20"/>
          <w:szCs w:val="20"/>
          <w:rPrChange w:id="2255" w:author="Zahid Syed" w:date="2025-09-24T13:00:00Z" w16du:dateUtc="2025-09-24T04:00:00Z">
            <w:rPr>
              <w:rFonts w:ascii="Times New Roman" w:hAnsi="Times New Roman" w:cs="Times New Roman"/>
              <w:i/>
              <w:iCs/>
              <w:color w:val="202122"/>
              <w:sz w:val="20"/>
              <w:szCs w:val="20"/>
            </w:rPr>
          </w:rPrChange>
        </w:rPr>
        <w:t>‘Ann</w:t>
      </w:r>
      <w:r w:rsidRPr="00E13F4E">
        <w:rPr>
          <w:rFonts w:ascii="Times New Roman" w:hAnsi="Times New Roman" w:cs="Times New Roman"/>
          <w:i/>
          <w:iCs/>
          <w:color w:val="000000" w:themeColor="text1"/>
          <w:sz w:val="20"/>
          <w:szCs w:val="20"/>
          <w:rPrChange w:id="2256" w:author="Zahid Syed" w:date="2025-09-24T13:00:00Z" w16du:dateUtc="2025-09-24T04:00:00Z">
            <w:rPr>
              <w:rFonts w:ascii="Times New Roman" w:hAnsi="Times New Roman" w:cs="Times New Roman"/>
              <w:i/>
              <w:iCs/>
              <w:sz w:val="20"/>
              <w:szCs w:val="20"/>
            </w:rPr>
          </w:rPrChange>
        </w:rPr>
        <w:t>ā</w:t>
      </w:r>
      <w:r w:rsidRPr="00E13F4E">
        <w:rPr>
          <w:rFonts w:ascii="Times New Roman" w:hAnsi="Times New Roman" w:cs="Times New Roman"/>
          <w:i/>
          <w:iCs/>
          <w:color w:val="000000" w:themeColor="text1"/>
          <w:sz w:val="20"/>
          <w:szCs w:val="20"/>
          <w:rPrChange w:id="2257" w:author="Zahid Syed" w:date="2025-09-24T13:00:00Z" w16du:dateUtc="2025-09-24T04:00:00Z">
            <w:rPr>
              <w:rFonts w:ascii="Times New Roman" w:hAnsi="Times New Roman" w:cs="Times New Roman"/>
              <w:i/>
              <w:iCs/>
              <w:color w:val="202122"/>
              <w:sz w:val="20"/>
              <w:szCs w:val="20"/>
            </w:rPr>
          </w:rPrChange>
        </w:rPr>
        <w:t>ba</w:t>
      </w:r>
      <w:r w:rsidRPr="00E13F4E">
        <w:rPr>
          <w:rFonts w:ascii="Times New Roman" w:eastAsia="Yu Gothic" w:hAnsi="Times New Roman" w:cs="Times New Roman"/>
          <w:color w:val="000000" w:themeColor="text1"/>
          <w:sz w:val="20"/>
          <w:szCs w:val="20"/>
          <w:rPrChange w:id="2258" w:author="Zahid Syed" w:date="2025-09-24T13:00:00Z" w16du:dateUtc="2025-09-24T04:00:00Z">
            <w:rPr>
              <w:rFonts w:ascii="Times New Roman" w:eastAsia="Yu Gothic" w:hAnsi="Times New Roman" w:cs="Times New Roman"/>
              <w:color w:val="000000"/>
              <w:sz w:val="20"/>
              <w:szCs w:val="20"/>
            </w:rPr>
          </w:rPrChange>
        </w:rPr>
        <w:t>; Punic-Cannanite:</w:t>
      </w:r>
      <w:r w:rsidRPr="00E13F4E">
        <w:rPr>
          <w:rFonts w:ascii="Times New Roman" w:eastAsia="Yu Gothic" w:hAnsi="Times New Roman" w:cs="Times New Roman"/>
          <w:b/>
          <w:bCs/>
          <w:color w:val="000000" w:themeColor="text1"/>
          <w:sz w:val="20"/>
          <w:szCs w:val="20"/>
          <w:rPrChange w:id="2259" w:author="Zahid Syed" w:date="2025-09-24T13:00:00Z" w16du:dateUtc="2025-09-24T04:00:00Z">
            <w:rPr>
              <w:rFonts w:ascii="Times New Roman" w:eastAsia="Yu Gothic" w:hAnsi="Times New Roman" w:cs="Times New Roman"/>
              <w:b/>
              <w:bCs/>
              <w:color w:val="000000"/>
              <w:sz w:val="20"/>
              <w:szCs w:val="20"/>
            </w:rPr>
          </w:rPrChange>
        </w:rPr>
        <w:t xml:space="preserve"> </w:t>
      </w:r>
      <w:r w:rsidRPr="00E13F4E">
        <w:rPr>
          <w:rFonts w:ascii="Times New Roman" w:hAnsi="Times New Roman" w:cs="Times New Roman"/>
          <w:i/>
          <w:iCs/>
          <w:color w:val="000000" w:themeColor="text1"/>
          <w:sz w:val="20"/>
          <w:szCs w:val="20"/>
          <w:rPrChange w:id="2260" w:author="Zahid Syed" w:date="2025-09-24T13:00:00Z" w16du:dateUtc="2025-09-24T04:00:00Z">
            <w:rPr>
              <w:rFonts w:ascii="Times New Roman" w:hAnsi="Times New Roman" w:cs="Times New Roman"/>
              <w:i/>
              <w:iCs/>
              <w:color w:val="000000"/>
              <w:sz w:val="20"/>
              <w:szCs w:val="20"/>
            </w:rPr>
          </w:rPrChange>
        </w:rPr>
        <w:t>Û</w:t>
      </w:r>
      <w:r w:rsidRPr="00E13F4E">
        <w:rPr>
          <w:rFonts w:ascii="Times New Roman" w:hAnsi="Times New Roman" w:cs="Times New Roman"/>
          <w:i/>
          <w:iCs/>
          <w:color w:val="000000" w:themeColor="text1"/>
          <w:sz w:val="20"/>
          <w:szCs w:val="20"/>
          <w:rPrChange w:id="2261" w:author="Zahid Syed" w:date="2025-09-24T13:00:00Z" w16du:dateUtc="2025-09-24T04:00:00Z">
            <w:rPr>
              <w:rFonts w:ascii="Times New Roman" w:hAnsi="Times New Roman" w:cs="Times New Roman"/>
              <w:i/>
              <w:iCs/>
              <w:color w:val="202122"/>
              <w:sz w:val="20"/>
              <w:szCs w:val="20"/>
            </w:rPr>
          </w:rPrChange>
        </w:rPr>
        <w:t>bôn</w:t>
      </w:r>
      <w:r w:rsidRPr="00E13F4E">
        <w:rPr>
          <w:rFonts w:ascii="Times New Roman" w:hAnsi="Times New Roman" w:cs="Times New Roman"/>
          <w:color w:val="000000" w:themeColor="text1"/>
          <w:sz w:val="20"/>
          <w:szCs w:val="20"/>
          <w:rPrChange w:id="2262" w:author="Zahid Syed" w:date="2025-09-24T13:00:00Z" w16du:dateUtc="2025-09-24T04:00:00Z">
            <w:rPr>
              <w:rFonts w:ascii="Times New Roman" w:hAnsi="Times New Roman" w:cs="Times New Roman"/>
              <w:color w:val="202122"/>
              <w:sz w:val="20"/>
              <w:szCs w:val="20"/>
            </w:rPr>
          </w:rPrChange>
        </w:rPr>
        <w:t xml:space="preserve">, meaning “harbor”; Roman Latin: </w:t>
      </w:r>
      <w:r w:rsidRPr="00E13F4E">
        <w:rPr>
          <w:rFonts w:ascii="Times New Roman" w:hAnsi="Times New Roman" w:cs="Times New Roman"/>
          <w:i/>
          <w:iCs/>
          <w:color w:val="000000" w:themeColor="text1"/>
          <w:sz w:val="20"/>
          <w:szCs w:val="20"/>
          <w:rPrChange w:id="2263" w:author="Zahid Syed" w:date="2025-09-24T13:00:00Z" w16du:dateUtc="2025-09-24T04:00:00Z">
            <w:rPr>
              <w:rFonts w:ascii="Times New Roman" w:hAnsi="Times New Roman" w:cs="Times New Roman"/>
              <w:i/>
              <w:iCs/>
              <w:color w:val="202122"/>
              <w:sz w:val="20"/>
              <w:szCs w:val="20"/>
            </w:rPr>
          </w:rPrChange>
        </w:rPr>
        <w:t>Hippo Regius</w:t>
      </w:r>
      <w:r w:rsidRPr="00E13F4E">
        <w:rPr>
          <w:rFonts w:ascii="Times New Roman" w:hAnsi="Times New Roman" w:cs="Times New Roman"/>
          <w:color w:val="000000" w:themeColor="text1"/>
          <w:sz w:val="20"/>
          <w:szCs w:val="20"/>
          <w:rPrChange w:id="2264" w:author="Zahid Syed" w:date="2025-09-24T13:00:00Z" w16du:dateUtc="2025-09-24T04:00:00Z">
            <w:rPr>
              <w:rFonts w:ascii="Times New Roman" w:hAnsi="Times New Roman" w:cs="Times New Roman"/>
              <w:color w:val="202122"/>
              <w:sz w:val="20"/>
              <w:szCs w:val="20"/>
            </w:rPr>
          </w:rPrChange>
        </w:rPr>
        <w:t xml:space="preserve"> or “Royal Hippo”) was an ancient Phoenician harbor and later a major city in Roman North Africa on the site of present-day Annaba (Arabic: </w:t>
      </w:r>
      <w:r w:rsidRPr="00E13F4E">
        <w:rPr>
          <w:rFonts w:ascii="Times New Roman" w:hAnsi="Times New Roman" w:cs="Times New Roman"/>
          <w:i/>
          <w:iCs/>
          <w:color w:val="000000" w:themeColor="text1"/>
          <w:sz w:val="20"/>
          <w:szCs w:val="20"/>
          <w:rPrChange w:id="2265" w:author="Zahid Syed" w:date="2025-09-24T13:00:00Z" w16du:dateUtc="2025-09-24T04:00:00Z">
            <w:rPr>
              <w:rFonts w:ascii="Times New Roman" w:hAnsi="Times New Roman" w:cs="Times New Roman"/>
              <w:i/>
              <w:iCs/>
              <w:color w:val="202122"/>
              <w:sz w:val="20"/>
              <w:szCs w:val="20"/>
            </w:rPr>
          </w:rPrChange>
        </w:rPr>
        <w:t>‘Ann</w:t>
      </w:r>
      <w:r w:rsidRPr="00E13F4E">
        <w:rPr>
          <w:rFonts w:ascii="Times New Roman" w:hAnsi="Times New Roman" w:cs="Times New Roman"/>
          <w:i/>
          <w:iCs/>
          <w:color w:val="000000" w:themeColor="text1"/>
          <w:sz w:val="20"/>
          <w:szCs w:val="20"/>
          <w:rPrChange w:id="2266" w:author="Zahid Syed" w:date="2025-09-24T13:00:00Z" w16du:dateUtc="2025-09-24T04:00:00Z">
            <w:rPr>
              <w:rFonts w:ascii="Times New Roman" w:hAnsi="Times New Roman" w:cs="Times New Roman"/>
              <w:i/>
              <w:iCs/>
              <w:sz w:val="20"/>
              <w:szCs w:val="20"/>
            </w:rPr>
          </w:rPrChange>
        </w:rPr>
        <w:t>ā</w:t>
      </w:r>
      <w:r w:rsidRPr="00E13F4E">
        <w:rPr>
          <w:rFonts w:ascii="Times New Roman" w:hAnsi="Times New Roman" w:cs="Times New Roman"/>
          <w:i/>
          <w:iCs/>
          <w:color w:val="000000" w:themeColor="text1"/>
          <w:sz w:val="20"/>
          <w:szCs w:val="20"/>
          <w:rPrChange w:id="2267" w:author="Zahid Syed" w:date="2025-09-24T13:00:00Z" w16du:dateUtc="2025-09-24T04:00:00Z">
            <w:rPr>
              <w:rFonts w:ascii="Times New Roman" w:hAnsi="Times New Roman" w:cs="Times New Roman"/>
              <w:i/>
              <w:iCs/>
              <w:color w:val="202122"/>
              <w:sz w:val="20"/>
              <w:szCs w:val="20"/>
            </w:rPr>
          </w:rPrChange>
        </w:rPr>
        <w:t>ba</w:t>
      </w:r>
      <w:r w:rsidRPr="00E13F4E">
        <w:rPr>
          <w:rFonts w:ascii="Times New Roman" w:hAnsi="Times New Roman" w:cs="Times New Roman"/>
          <w:color w:val="000000" w:themeColor="text1"/>
          <w:sz w:val="20"/>
          <w:szCs w:val="20"/>
          <w:rPrChange w:id="2268" w:author="Zahid Syed" w:date="2025-09-24T13:00:00Z" w16du:dateUtc="2025-09-24T04:00:00Z">
            <w:rPr>
              <w:rFonts w:ascii="Times New Roman" w:hAnsi="Times New Roman" w:cs="Times New Roman"/>
              <w:color w:val="202122"/>
              <w:sz w:val="20"/>
              <w:szCs w:val="20"/>
            </w:rPr>
          </w:rPrChange>
        </w:rPr>
        <w:t>) in Northeastern Algeria near the Tunisia border. The Vandal Arian-Christian king Geiseric (d. 477 CE) made it his first North African capital when he conquered it in 435 CE. He ruled there for four years from 435 CE until 439 CE, when He subdued Carthage and made it his seat of power in 439 CE. The Eastern Roman Empire overcame the Arian-Christian Vandals in North Africa in 534 CE—one of the first Christian “Crusades”—and ruled it for the next sixty-four years until the Umayyad Dynasty conquered the city in 79/698.</w:t>
      </w:r>
    </w:p>
  </w:footnote>
  <w:footnote w:id="94">
    <w:p w14:paraId="0DBECE7C" w14:textId="77777777" w:rsidR="00B335E1" w:rsidRPr="00E13F4E" w:rsidRDefault="00B335E1" w:rsidP="005D5C5B">
      <w:pPr>
        <w:pStyle w:val="NormalWeb"/>
        <w:spacing w:before="0" w:beforeAutospacing="0" w:after="0" w:afterAutospacing="0"/>
        <w:rPr>
          <w:color w:val="000000" w:themeColor="text1"/>
          <w:sz w:val="20"/>
          <w:szCs w:val="20"/>
          <w:rPrChange w:id="2269" w:author="Zahid Syed" w:date="2025-09-24T13:00:00Z" w16du:dateUtc="2025-09-24T04:00:00Z">
            <w:rPr>
              <w:color w:val="202122"/>
              <w:sz w:val="20"/>
              <w:szCs w:val="20"/>
            </w:rPr>
          </w:rPrChange>
        </w:rPr>
      </w:pPr>
      <w:r w:rsidRPr="00E13F4E">
        <w:rPr>
          <w:rStyle w:val="FootnoteReference"/>
          <w:color w:val="000000" w:themeColor="text1"/>
          <w:sz w:val="20"/>
          <w:szCs w:val="20"/>
          <w:rPrChange w:id="2270" w:author="Zahid Syed" w:date="2025-09-24T13:00:00Z" w16du:dateUtc="2025-09-24T04:00:00Z">
            <w:rPr>
              <w:rStyle w:val="FootnoteReference"/>
              <w:sz w:val="20"/>
              <w:szCs w:val="20"/>
            </w:rPr>
          </w:rPrChange>
        </w:rPr>
        <w:footnoteRef/>
      </w:r>
      <w:r w:rsidRPr="00E13F4E">
        <w:rPr>
          <w:color w:val="000000" w:themeColor="text1"/>
          <w:sz w:val="20"/>
          <w:szCs w:val="20"/>
          <w:rPrChange w:id="2271" w:author="Zahid Syed" w:date="2025-09-24T13:00:00Z" w16du:dateUtc="2025-09-24T04:00:00Z">
            <w:rPr>
              <w:sz w:val="20"/>
              <w:szCs w:val="20"/>
            </w:rPr>
          </w:rPrChange>
        </w:rPr>
        <w:t xml:space="preserve"> </w:t>
      </w:r>
      <w:r w:rsidRPr="00E13F4E">
        <w:rPr>
          <w:rFonts w:eastAsia="Yu Gothic"/>
          <w:b/>
          <w:bCs/>
          <w:color w:val="000000" w:themeColor="text1"/>
          <w:sz w:val="20"/>
          <w:szCs w:val="20"/>
          <w:rPrChange w:id="2272" w:author="Zahid Syed" w:date="2025-09-24T13:00:00Z" w16du:dateUtc="2025-09-24T04:00:00Z">
            <w:rPr>
              <w:rFonts w:eastAsia="Yu Gothic"/>
              <w:b/>
              <w:bCs/>
              <w:color w:val="000000"/>
              <w:sz w:val="20"/>
              <w:szCs w:val="20"/>
            </w:rPr>
          </w:rPrChange>
        </w:rPr>
        <w:t>Edwin Hatch</w:t>
      </w:r>
      <w:r w:rsidRPr="00E13F4E">
        <w:rPr>
          <w:b/>
          <w:bCs/>
          <w:color w:val="000000" w:themeColor="text1"/>
          <w:sz w:val="20"/>
          <w:szCs w:val="20"/>
          <w:rPrChange w:id="2273" w:author="Zahid Syed" w:date="2025-09-24T13:00:00Z" w16du:dateUtc="2025-09-24T04:00:00Z">
            <w:rPr>
              <w:b/>
              <w:bCs/>
              <w:color w:val="202122"/>
              <w:sz w:val="20"/>
              <w:szCs w:val="20"/>
            </w:rPr>
          </w:rPrChange>
        </w:rPr>
        <w:t xml:space="preserve"> </w:t>
      </w:r>
      <w:r w:rsidRPr="00E13F4E">
        <w:rPr>
          <w:color w:val="000000" w:themeColor="text1"/>
          <w:sz w:val="20"/>
          <w:szCs w:val="20"/>
          <w:rPrChange w:id="2274" w:author="Zahid Syed" w:date="2025-09-24T13:00:00Z" w16du:dateUtc="2025-09-24T04:00:00Z">
            <w:rPr>
              <w:color w:val="202122"/>
              <w:sz w:val="20"/>
              <w:szCs w:val="20"/>
            </w:rPr>
          </w:rPrChange>
        </w:rPr>
        <w:t>(d. 1889) or, more fully, Edwin Warren Hatch</w:t>
      </w:r>
      <w:r w:rsidRPr="00E13F4E">
        <w:rPr>
          <w:rStyle w:val="apple-converted-space"/>
          <w:rFonts w:eastAsia="Yu Gothic Light"/>
          <w:color w:val="000000" w:themeColor="text1"/>
          <w:sz w:val="20"/>
          <w:szCs w:val="20"/>
          <w:rPrChange w:id="2275" w:author="Zahid Syed" w:date="2025-09-24T13:00:00Z" w16du:dateUtc="2025-09-24T04:00:00Z">
            <w:rPr>
              <w:rStyle w:val="apple-converted-space"/>
              <w:rFonts w:eastAsia="Yu Gothic Light"/>
              <w:color w:val="202122"/>
              <w:sz w:val="20"/>
              <w:szCs w:val="20"/>
            </w:rPr>
          </w:rPrChange>
        </w:rPr>
        <w:t> </w:t>
      </w:r>
      <w:r w:rsidRPr="00E13F4E">
        <w:rPr>
          <w:color w:val="000000" w:themeColor="text1"/>
          <w:sz w:val="20"/>
          <w:szCs w:val="20"/>
          <w:rPrChange w:id="2276" w:author="Zahid Syed" w:date="2025-09-24T13:00:00Z" w16du:dateUtc="2025-09-24T04:00:00Z">
            <w:rPr>
              <w:color w:val="202122"/>
              <w:sz w:val="20"/>
              <w:szCs w:val="20"/>
            </w:rPr>
          </w:rPrChange>
        </w:rPr>
        <w:t xml:space="preserve">was an English Theologian, who is best known for his work </w:t>
      </w:r>
      <w:r w:rsidRPr="00E13F4E">
        <w:rPr>
          <w:i/>
          <w:iCs/>
          <w:color w:val="000000" w:themeColor="text1"/>
          <w:sz w:val="20"/>
          <w:szCs w:val="20"/>
          <w:rPrChange w:id="2277" w:author="Zahid Syed" w:date="2025-09-24T13:00:00Z" w16du:dateUtc="2025-09-24T04:00:00Z">
            <w:rPr>
              <w:i/>
              <w:iCs/>
              <w:color w:val="202122"/>
              <w:sz w:val="20"/>
              <w:szCs w:val="20"/>
            </w:rPr>
          </w:rPrChange>
        </w:rPr>
        <w:t xml:space="preserve">The Influence of Greek Ideas and Usages upon the Christian Church. </w:t>
      </w:r>
      <w:r w:rsidRPr="00E13F4E">
        <w:rPr>
          <w:color w:val="000000" w:themeColor="text1"/>
          <w:sz w:val="20"/>
          <w:szCs w:val="20"/>
          <w:rPrChange w:id="2278" w:author="Zahid Syed" w:date="2025-09-24T13:00:00Z" w16du:dateUtc="2025-09-24T04:00:00Z">
            <w:rPr>
              <w:color w:val="202122"/>
              <w:sz w:val="20"/>
              <w:szCs w:val="20"/>
            </w:rPr>
          </w:rPrChange>
        </w:rPr>
        <w:t>He also prepared an important concordance of the Greek Septuagint. Although his family were non-conformist English Protestants, Edwin Hatch joined the Church of England and became one of its leading representatives in the thirteenth/nineteenth century.</w:t>
      </w:r>
    </w:p>
  </w:footnote>
  <w:footnote w:id="95">
    <w:p w14:paraId="6C0413E1" w14:textId="77777777" w:rsidR="00B335E1" w:rsidRPr="00E13F4E" w:rsidRDefault="00B335E1" w:rsidP="005D5C5B">
      <w:pPr>
        <w:pStyle w:val="FootnoteText1"/>
        <w:rPr>
          <w:color w:val="000000" w:themeColor="text1"/>
          <w:rPrChange w:id="2279" w:author="Zahid Syed" w:date="2025-09-24T13:00:00Z" w16du:dateUtc="2025-09-24T04:00:00Z">
            <w:rPr/>
          </w:rPrChange>
        </w:rPr>
      </w:pPr>
      <w:r w:rsidRPr="00E13F4E">
        <w:rPr>
          <w:rStyle w:val="FootnoteReference"/>
          <w:color w:val="000000" w:themeColor="text1"/>
          <w:rPrChange w:id="2280" w:author="Zahid Syed" w:date="2025-09-24T13:00:00Z" w16du:dateUtc="2025-09-24T04:00:00Z">
            <w:rPr>
              <w:rStyle w:val="FootnoteReference"/>
            </w:rPr>
          </w:rPrChange>
        </w:rPr>
        <w:footnoteRef/>
      </w:r>
      <w:r w:rsidRPr="00E13F4E">
        <w:rPr>
          <w:color w:val="000000" w:themeColor="text1"/>
          <w:rPrChange w:id="2281" w:author="Zahid Syed" w:date="2025-09-24T13:00:00Z" w16du:dateUtc="2025-09-24T04:00:00Z">
            <w:rPr/>
          </w:rPrChange>
        </w:rPr>
        <w:t xml:space="preserve"> </w:t>
      </w:r>
      <w:r w:rsidRPr="00E13F4E">
        <w:rPr>
          <w:b/>
          <w:bCs/>
          <w:color w:val="000000" w:themeColor="text1"/>
          <w:rPrChange w:id="2282" w:author="Zahid Syed" w:date="2025-09-24T13:00:00Z" w16du:dateUtc="2025-09-24T04:00:00Z">
            <w:rPr>
              <w:b/>
              <w:bCs/>
            </w:rPr>
          </w:rPrChange>
        </w:rPr>
        <w:t xml:space="preserve">The </w:t>
      </w:r>
      <w:r w:rsidRPr="00E13F4E">
        <w:rPr>
          <w:rFonts w:eastAsia="Yu Gothic"/>
          <w:b/>
          <w:bCs/>
          <w:color w:val="000000" w:themeColor="text1"/>
          <w:rPrChange w:id="2283" w:author="Zahid Syed" w:date="2025-09-24T13:00:00Z" w16du:dateUtc="2025-09-24T04:00:00Z">
            <w:rPr>
              <w:rFonts w:eastAsia="Yu Gothic"/>
              <w:b/>
              <w:bCs/>
              <w:color w:val="000000"/>
            </w:rPr>
          </w:rPrChange>
        </w:rPr>
        <w:t xml:space="preserve">Sermon on the Mount </w:t>
      </w:r>
      <w:r w:rsidRPr="00E13F4E">
        <w:rPr>
          <w:rFonts w:eastAsia="Yu Gothic"/>
          <w:color w:val="000000" w:themeColor="text1"/>
          <w:rPrChange w:id="2284" w:author="Zahid Syed" w:date="2025-09-24T13:00:00Z" w16du:dateUtc="2025-09-24T04:00:00Z">
            <w:rPr>
              <w:rFonts w:eastAsia="Yu Gothic"/>
              <w:color w:val="000000"/>
            </w:rPr>
          </w:rPrChange>
        </w:rPr>
        <w:t xml:space="preserve">(Latin: </w:t>
      </w:r>
      <w:r w:rsidRPr="00E13F4E">
        <w:rPr>
          <w:i/>
          <w:iCs/>
          <w:color w:val="000000" w:themeColor="text1"/>
          <w:lang w:val="la-Latn"/>
          <w:rPrChange w:id="2285" w:author="Zahid Syed" w:date="2025-09-24T13:00:00Z" w16du:dateUtc="2025-09-24T04:00:00Z">
            <w:rPr>
              <w:i/>
              <w:iCs/>
              <w:color w:val="202122"/>
              <w:lang w:val="la-Latn"/>
            </w:rPr>
          </w:rPrChange>
        </w:rPr>
        <w:t>Sermo in monte</w:t>
      </w:r>
      <w:r w:rsidRPr="00E13F4E">
        <w:rPr>
          <w:color w:val="000000" w:themeColor="text1"/>
          <w:lang w:val="la-Latn"/>
          <w:rPrChange w:id="2286" w:author="Zahid Syed" w:date="2025-09-24T13:00:00Z" w16du:dateUtc="2025-09-24T04:00:00Z">
            <w:rPr>
              <w:color w:val="202122"/>
              <w:lang w:val="la-Latn"/>
            </w:rPr>
          </w:rPrChange>
        </w:rPr>
        <w:t>) occurs in the Gospel of Matthew, Chapters 5-7 and emphasizes the moral teachings of Jesus Christ. Historically, the Sermon on the Mount has been one of the most widely quoted parts of the New Testament. It is not clear which mount in Jerusalem or its vicinity is referred to as “the Mount.” The Gospel of Matthew simply states that Jesus saw the crowds, went up to the Mount with his disciples, sat down, and began to preach. The Sermon of the Mount also includes explicit teachings about Hell Fire and its punishment. The Sermon on the Mount includes the Messianic commandment of turning the other cheek and loving one’s enemies (See Matthew, 5:17-20). It also commends Christians to be humble, sincere, pure-hearted, and to “seek” the Kingdom of God above all things.</w:t>
      </w:r>
    </w:p>
  </w:footnote>
  <w:footnote w:id="96">
    <w:p w14:paraId="05F3C628" w14:textId="77777777" w:rsidR="005A3A57" w:rsidRPr="00E13F4E" w:rsidRDefault="005A3A57" w:rsidP="005D5C5B">
      <w:pPr>
        <w:autoSpaceDE w:val="0"/>
        <w:autoSpaceDN w:val="0"/>
        <w:adjustRightInd w:val="0"/>
        <w:spacing w:after="0" w:line="240" w:lineRule="auto"/>
        <w:rPr>
          <w:rFonts w:ascii="Times New Roman" w:hAnsi="Times New Roman" w:cs="Times New Roman"/>
          <w:color w:val="000000" w:themeColor="text1"/>
          <w:sz w:val="20"/>
          <w:szCs w:val="20"/>
          <w:rPrChange w:id="2289" w:author="Zahid Syed" w:date="2025-09-24T13:00:00Z" w16du:dateUtc="2025-09-24T04:00:00Z">
            <w:rPr>
              <w:rFonts w:ascii="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2290"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291"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Arial" w:hAnsi="Times New Roman" w:cs="Times New Roman"/>
          <w:b/>
          <w:bCs/>
          <w:color w:val="000000" w:themeColor="text1"/>
          <w:sz w:val="20"/>
          <w:szCs w:val="20"/>
          <w:rPrChange w:id="2292" w:author="Zahid Syed" w:date="2025-09-24T13:00:00Z" w16du:dateUtc="2025-09-24T04:00:00Z">
            <w:rPr>
              <w:rFonts w:ascii="Times New Roman" w:eastAsia="Arial" w:hAnsi="Times New Roman" w:cs="Times New Roman"/>
              <w:b/>
              <w:bCs/>
              <w:sz w:val="20"/>
              <w:szCs w:val="20"/>
            </w:rPr>
          </w:rPrChange>
        </w:rPr>
        <w:t>Wilhelm Schmidt</w:t>
      </w:r>
      <w:r w:rsidRPr="00E13F4E">
        <w:rPr>
          <w:rFonts w:ascii="Times New Roman" w:eastAsia="Arial" w:hAnsi="Times New Roman" w:cs="Times New Roman"/>
          <w:color w:val="000000" w:themeColor="text1"/>
          <w:sz w:val="20"/>
          <w:szCs w:val="20"/>
          <w:rPrChange w:id="2293" w:author="Zahid Syed" w:date="2025-09-24T13:00:00Z" w16du:dateUtc="2025-09-24T04:00:00Z">
            <w:rPr>
              <w:rFonts w:ascii="Times New Roman" w:eastAsia="Arial" w:hAnsi="Times New Roman" w:cs="Times New Roman"/>
              <w:sz w:val="20"/>
              <w:szCs w:val="20"/>
            </w:rPr>
          </w:rPrChange>
        </w:rPr>
        <w:t xml:space="preserve"> (d. 1373/1954) was a noted German-Austrian anthropologist, ethnographer, linguist, and Catholic priest of the thirteenth/nineteenth and fourteenth/twentieth centuries. He founded the international journal </w:t>
      </w:r>
      <w:r w:rsidRPr="00E13F4E">
        <w:rPr>
          <w:rFonts w:ascii="Times New Roman" w:eastAsia="Arial" w:hAnsi="Times New Roman" w:cs="Times New Roman"/>
          <w:i/>
          <w:iCs/>
          <w:color w:val="000000" w:themeColor="text1"/>
          <w:sz w:val="20"/>
          <w:szCs w:val="20"/>
          <w:rPrChange w:id="2294" w:author="Zahid Syed" w:date="2025-09-24T13:00:00Z" w16du:dateUtc="2025-09-24T04:00:00Z">
            <w:rPr>
              <w:rFonts w:ascii="Times New Roman" w:eastAsia="Arial" w:hAnsi="Times New Roman" w:cs="Times New Roman"/>
              <w:i/>
              <w:iCs/>
              <w:sz w:val="20"/>
              <w:szCs w:val="20"/>
            </w:rPr>
          </w:rPrChange>
        </w:rPr>
        <w:t>Anthropus</w:t>
      </w:r>
      <w:r w:rsidRPr="00E13F4E">
        <w:rPr>
          <w:rFonts w:ascii="Times New Roman" w:eastAsia="Arial" w:hAnsi="Times New Roman" w:cs="Times New Roman"/>
          <w:color w:val="000000" w:themeColor="text1"/>
          <w:sz w:val="20"/>
          <w:szCs w:val="20"/>
          <w:rPrChange w:id="2295" w:author="Zahid Syed" w:date="2025-09-24T13:00:00Z" w16du:dateUtc="2025-09-24T04:00:00Z">
            <w:rPr>
              <w:rFonts w:ascii="Times New Roman" w:eastAsia="Arial" w:hAnsi="Times New Roman" w:cs="Times New Roman"/>
              <w:sz w:val="20"/>
              <w:szCs w:val="20"/>
            </w:rPr>
          </w:rPrChange>
        </w:rPr>
        <w:t xml:space="preserve"> on anthropology and linguistics.</w:t>
      </w:r>
      <w:r w:rsidRPr="00E13F4E">
        <w:rPr>
          <w:rFonts w:ascii="Times New Roman" w:hAnsi="Times New Roman" w:cs="Times New Roman"/>
          <w:color w:val="000000" w:themeColor="text1"/>
          <w:sz w:val="20"/>
          <w:szCs w:val="20"/>
          <w:rPrChange w:id="2296" w:author="Zahid Syed" w:date="2025-09-24T13:00:00Z" w16du:dateUtc="2025-09-24T04:00:00Z">
            <w:rPr>
              <w:rFonts w:ascii="Times New Roman" w:hAnsi="Times New Roman" w:cs="Times New Roman"/>
              <w:color w:val="000000"/>
              <w:sz w:val="20"/>
              <w:szCs w:val="20"/>
            </w:rPr>
          </w:rPrChange>
        </w:rPr>
        <w:t xml:space="preserve"> He is best known for his monumental twelve-volume masterwork </w:t>
      </w:r>
      <w:r w:rsidRPr="00E13F4E">
        <w:rPr>
          <w:rFonts w:ascii="Times New Roman" w:hAnsi="Times New Roman" w:cs="Times New Roman"/>
          <w:i/>
          <w:iCs/>
          <w:color w:val="000000" w:themeColor="text1"/>
          <w:sz w:val="20"/>
          <w:szCs w:val="20"/>
          <w:rPrChange w:id="2297" w:author="Zahid Syed" w:date="2025-09-24T13:00:00Z" w16du:dateUtc="2025-09-24T04:00:00Z">
            <w:rPr>
              <w:rFonts w:ascii="Times New Roman" w:hAnsi="Times New Roman" w:cs="Times New Roman"/>
              <w:i/>
              <w:iCs/>
              <w:color w:val="000000"/>
              <w:sz w:val="20"/>
              <w:szCs w:val="20"/>
            </w:rPr>
          </w:rPrChange>
        </w:rPr>
        <w:t>Der Ursprung der Gottesidee</w:t>
      </w:r>
      <w:r w:rsidRPr="00E13F4E">
        <w:rPr>
          <w:rFonts w:ascii="Times New Roman" w:hAnsi="Times New Roman" w:cs="Times New Roman"/>
          <w:color w:val="000000" w:themeColor="text1"/>
          <w:sz w:val="20"/>
          <w:szCs w:val="20"/>
          <w:rPrChange w:id="2298" w:author="Zahid Syed" w:date="2025-09-24T13:00:00Z" w16du:dateUtc="2025-09-24T04:00:00Z">
            <w:rPr>
              <w:rFonts w:ascii="Times New Roman" w:hAnsi="Times New Roman" w:cs="Times New Roman"/>
              <w:color w:val="000000"/>
              <w:sz w:val="20"/>
              <w:szCs w:val="20"/>
            </w:rPr>
          </w:rPrChange>
        </w:rPr>
        <w:t xml:space="preserve"> (</w:t>
      </w:r>
      <w:r w:rsidRPr="00E13F4E">
        <w:rPr>
          <w:rFonts w:ascii="Times New Roman" w:hAnsi="Times New Roman" w:cs="Times New Roman"/>
          <w:i/>
          <w:iCs/>
          <w:color w:val="000000" w:themeColor="text1"/>
          <w:sz w:val="20"/>
          <w:szCs w:val="20"/>
          <w:rPrChange w:id="2299" w:author="Zahid Syed" w:date="2025-09-24T13:00:00Z" w16du:dateUtc="2025-09-24T04:00:00Z">
            <w:rPr>
              <w:rFonts w:ascii="Times New Roman" w:hAnsi="Times New Roman" w:cs="Times New Roman"/>
              <w:i/>
              <w:iCs/>
              <w:color w:val="000000"/>
              <w:sz w:val="20"/>
              <w:szCs w:val="20"/>
            </w:rPr>
          </w:rPrChange>
        </w:rPr>
        <w:t>The Origin of the Idea of God</w:t>
      </w:r>
      <w:r w:rsidRPr="00E13F4E">
        <w:rPr>
          <w:rFonts w:ascii="Times New Roman" w:hAnsi="Times New Roman" w:cs="Times New Roman"/>
          <w:color w:val="000000" w:themeColor="text1"/>
          <w:sz w:val="20"/>
          <w:szCs w:val="20"/>
          <w:rPrChange w:id="2300" w:author="Zahid Syed" w:date="2025-09-24T13:00:00Z" w16du:dateUtc="2025-09-24T04:00:00Z">
            <w:rPr>
              <w:rFonts w:ascii="Times New Roman" w:hAnsi="Times New Roman" w:cs="Times New Roman"/>
              <w:color w:val="000000"/>
              <w:sz w:val="20"/>
              <w:szCs w:val="20"/>
            </w:rPr>
          </w:rPrChange>
        </w:rPr>
        <w:t xml:space="preserve">). In this exhaustive empirical study, </w:t>
      </w:r>
      <w:r w:rsidRPr="00E13F4E">
        <w:rPr>
          <w:rFonts w:ascii="Times New Roman" w:hAnsi="Times New Roman" w:cs="Times New Roman"/>
          <w:color w:val="000000" w:themeColor="text1"/>
          <w:sz w:val="20"/>
          <w:szCs w:val="20"/>
          <w:rPrChange w:id="2301" w:author="Zahid Syed" w:date="2025-09-24T13:00:00Z" w16du:dateUtc="2025-09-24T04:00:00Z">
            <w:rPr>
              <w:rFonts w:ascii="Times New Roman" w:hAnsi="Times New Roman" w:cs="Times New Roman"/>
              <w:color w:val="141414"/>
              <w:sz w:val="20"/>
              <w:szCs w:val="20"/>
            </w:rPr>
          </w:rPrChange>
        </w:rPr>
        <w:t>Schmidt showed conclusively—in refutation of the evolutionary anthropologists who contended that “primitive religion” was animist—that all primitive or “micro-peoples” acknowledge the one eternal God and call upon Him with beautiful names that indicate the perfection of His Deity. Animism and polytheism originate later and in societies that are socially and politically more complex.</w:t>
      </w:r>
      <w:r w:rsidRPr="00E13F4E">
        <w:rPr>
          <w:rFonts w:ascii="Times New Roman" w:hAnsi="Times New Roman" w:cs="Times New Roman"/>
          <w:color w:val="000000" w:themeColor="text1"/>
          <w:sz w:val="20"/>
          <w:szCs w:val="20"/>
          <w:rPrChange w:id="2302" w:author="Zahid Syed" w:date="2025-09-24T13:00:00Z" w16du:dateUtc="2025-09-24T04:00:00Z">
            <w:rPr>
              <w:rFonts w:ascii="Times New Roman" w:hAnsi="Times New Roman" w:cs="Times New Roman"/>
              <w:color w:val="000000"/>
              <w:sz w:val="20"/>
              <w:szCs w:val="20"/>
            </w:rPr>
          </w:rPrChange>
        </w:rPr>
        <w:t xml:space="preserve"> The micro-religions also universally acknowledge belief the immortality of the human Soul.  </w:t>
      </w:r>
    </w:p>
  </w:footnote>
  <w:footnote w:id="97">
    <w:p w14:paraId="7405A6BF" w14:textId="77777777" w:rsidR="005A3A57" w:rsidRPr="00E13F4E" w:rsidRDefault="005A3A57" w:rsidP="005D5C5B">
      <w:pPr>
        <w:pStyle w:val="FootnoteText"/>
        <w:rPr>
          <w:rFonts w:ascii="Times New Roman" w:hAnsi="Times New Roman" w:cs="Times New Roman"/>
          <w:color w:val="000000" w:themeColor="text1"/>
          <w:sz w:val="20"/>
          <w:szCs w:val="20"/>
          <w:rPrChange w:id="2309"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2310"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311"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312" w:author="Zahid Syed" w:date="2025-09-24T13:00:00Z" w16du:dateUtc="2025-09-24T04:00:00Z">
            <w:rPr>
              <w:rFonts w:ascii="Times New Roman" w:hAnsi="Times New Roman" w:cs="Times New Roman"/>
              <w:b/>
              <w:bCs/>
              <w:color w:val="000000"/>
              <w:sz w:val="20"/>
              <w:szCs w:val="20"/>
            </w:rPr>
          </w:rPrChange>
        </w:rPr>
        <w:t>Anu</w:t>
      </w:r>
      <w:r w:rsidRPr="00E13F4E">
        <w:rPr>
          <w:rFonts w:ascii="Times New Roman" w:hAnsi="Times New Roman" w:cs="Times New Roman"/>
          <w:color w:val="000000" w:themeColor="text1"/>
          <w:sz w:val="20"/>
          <w:szCs w:val="20"/>
          <w:rPrChange w:id="2313" w:author="Zahid Syed" w:date="2025-09-24T13:00:00Z" w16du:dateUtc="2025-09-24T04:00:00Z">
            <w:rPr>
              <w:rFonts w:ascii="Times New Roman" w:hAnsi="Times New Roman" w:cs="Times New Roman"/>
              <w:color w:val="000000"/>
              <w:sz w:val="20"/>
              <w:szCs w:val="20"/>
            </w:rPr>
          </w:rPrChange>
        </w:rPr>
        <w:t xml:space="preserve"> (Anum) was the supreme head of the Sumerian triad. The Sumerians also associated Anu with Polaris (the North Star; </w:t>
      </w:r>
      <w:r w:rsidRPr="00E13F4E">
        <w:rPr>
          <w:rFonts w:ascii="Times New Roman" w:hAnsi="Times New Roman" w:cs="Times New Roman"/>
          <w:i/>
          <w:iCs/>
          <w:color w:val="000000" w:themeColor="text1"/>
          <w:sz w:val="20"/>
          <w:szCs w:val="20"/>
          <w:rPrChange w:id="2314" w:author="Zahid Syed" w:date="2025-09-24T13:00:00Z" w16du:dateUtc="2025-09-24T04:00:00Z">
            <w:rPr>
              <w:rFonts w:ascii="Times New Roman" w:hAnsi="Times New Roman" w:cs="Times New Roman"/>
              <w:i/>
              <w:iCs/>
              <w:color w:val="000000"/>
              <w:sz w:val="20"/>
              <w:szCs w:val="20"/>
            </w:rPr>
          </w:rPrChange>
        </w:rPr>
        <w:t>al-Najm al-Quṭbī</w:t>
      </w:r>
      <w:r w:rsidRPr="00E13F4E">
        <w:rPr>
          <w:rFonts w:ascii="Times New Roman" w:hAnsi="Times New Roman" w:cs="Times New Roman"/>
          <w:color w:val="000000" w:themeColor="text1"/>
          <w:sz w:val="20"/>
          <w:szCs w:val="20"/>
          <w:rPrChange w:id="2315" w:author="Zahid Syed" w:date="2025-09-24T13:00:00Z" w16du:dateUtc="2025-09-24T04:00:00Z">
            <w:rPr>
              <w:rFonts w:ascii="Times New Roman" w:hAnsi="Times New Roman" w:cs="Times New Roman"/>
              <w:color w:val="000000"/>
              <w:sz w:val="20"/>
              <w:szCs w:val="20"/>
            </w:rPr>
          </w:rPrChange>
        </w:rPr>
        <w:t xml:space="preserve">) and believed that Anu was enthroned in heaven in the northerly regions beneath Polaris. They regarded Polaris as Anu’s throne because it was fixed, signifying that he was “eternally at rest.” There, Anu reigned as king and father of all the gods, who had their homes in the various stars that circle around the pole. Even the evil demons were believed to be subject to Anu.  </w:t>
      </w:r>
    </w:p>
  </w:footnote>
  <w:footnote w:id="98">
    <w:p w14:paraId="17DAF2C3" w14:textId="77777777" w:rsidR="005A3A57" w:rsidRPr="00E13F4E" w:rsidRDefault="005A3A57" w:rsidP="005D5C5B">
      <w:pPr>
        <w:pStyle w:val="FootnoteText"/>
        <w:rPr>
          <w:rFonts w:ascii="Times New Roman" w:hAnsi="Times New Roman" w:cs="Times New Roman"/>
          <w:color w:val="000000" w:themeColor="text1"/>
          <w:sz w:val="20"/>
          <w:szCs w:val="20"/>
          <w:rPrChange w:id="2316"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2317"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318"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319" w:author="Zahid Syed" w:date="2025-09-24T13:00:00Z" w16du:dateUtc="2025-09-24T04:00:00Z">
            <w:rPr>
              <w:rFonts w:ascii="Times New Roman" w:hAnsi="Times New Roman" w:cs="Times New Roman"/>
              <w:b/>
              <w:bCs/>
              <w:color w:val="000000"/>
              <w:sz w:val="20"/>
              <w:szCs w:val="20"/>
            </w:rPr>
          </w:rPrChange>
        </w:rPr>
        <w:t>Enlil</w:t>
      </w:r>
      <w:r w:rsidRPr="00E13F4E">
        <w:rPr>
          <w:rFonts w:ascii="Times New Roman" w:hAnsi="Times New Roman" w:cs="Times New Roman"/>
          <w:color w:val="000000" w:themeColor="text1"/>
          <w:sz w:val="20"/>
          <w:szCs w:val="20"/>
          <w:rPrChange w:id="2320" w:author="Zahid Syed" w:date="2025-09-24T13:00:00Z" w16du:dateUtc="2025-09-24T04:00:00Z">
            <w:rPr>
              <w:rFonts w:ascii="Times New Roman" w:hAnsi="Times New Roman" w:cs="Times New Roman"/>
              <w:color w:val="000000"/>
              <w:sz w:val="20"/>
              <w:szCs w:val="20"/>
            </w:rPr>
          </w:rPrChange>
        </w:rPr>
        <w:t xml:space="preserve"> was the second god of the Sumerian trinity. He was venerated as the Lord of the lands, while Anu was the lord of the heavens. His dwelling place was “the great cosmic mountain,” also known as the “earth mountain,” similar to the Mountain of Qāf (</w:t>
      </w:r>
      <w:r w:rsidRPr="00E13F4E">
        <w:rPr>
          <w:rFonts w:ascii="Times New Roman" w:hAnsi="Times New Roman" w:cs="Times New Roman"/>
          <w:i/>
          <w:iCs/>
          <w:color w:val="000000" w:themeColor="text1"/>
          <w:sz w:val="20"/>
          <w:szCs w:val="20"/>
          <w:rPrChange w:id="2321" w:author="Zahid Syed" w:date="2025-09-24T13:00:00Z" w16du:dateUtc="2025-09-24T04:00:00Z">
            <w:rPr>
              <w:rFonts w:ascii="Times New Roman" w:hAnsi="Times New Roman" w:cs="Times New Roman"/>
              <w:i/>
              <w:iCs/>
              <w:color w:val="000000"/>
              <w:sz w:val="20"/>
              <w:szCs w:val="20"/>
            </w:rPr>
          </w:rPrChange>
        </w:rPr>
        <w:t>Jabal</w:t>
      </w:r>
      <w:r w:rsidRPr="00E13F4E">
        <w:rPr>
          <w:rFonts w:ascii="Times New Roman" w:hAnsi="Times New Roman" w:cs="Times New Roman"/>
          <w:color w:val="000000" w:themeColor="text1"/>
          <w:sz w:val="20"/>
          <w:szCs w:val="20"/>
          <w:rPrChange w:id="2322" w:author="Zahid Syed" w:date="2025-09-24T13:00:00Z" w16du:dateUtc="2025-09-24T04:00:00Z">
            <w:rPr>
              <w:rFonts w:ascii="Times New Roman" w:hAnsi="Times New Roman" w:cs="Times New Roman"/>
              <w:color w:val="000000"/>
              <w:sz w:val="20"/>
              <w:szCs w:val="20"/>
            </w:rPr>
          </w:rPrChange>
        </w:rPr>
        <w:t xml:space="preserve"> </w:t>
      </w:r>
      <w:r w:rsidRPr="00E13F4E">
        <w:rPr>
          <w:rFonts w:ascii="Times New Roman" w:hAnsi="Times New Roman" w:cs="Times New Roman"/>
          <w:i/>
          <w:iCs/>
          <w:color w:val="000000" w:themeColor="text1"/>
          <w:sz w:val="20"/>
          <w:szCs w:val="20"/>
          <w:rPrChange w:id="2323" w:author="Zahid Syed" w:date="2025-09-24T13:00:00Z" w16du:dateUtc="2025-09-24T04:00:00Z">
            <w:rPr>
              <w:rFonts w:ascii="Times New Roman" w:hAnsi="Times New Roman" w:cs="Times New Roman"/>
              <w:i/>
              <w:iCs/>
              <w:color w:val="000000"/>
              <w:sz w:val="20"/>
              <w:szCs w:val="20"/>
            </w:rPr>
          </w:rPrChange>
        </w:rPr>
        <w:t>Qāf</w:t>
      </w:r>
      <w:r w:rsidRPr="00E13F4E">
        <w:rPr>
          <w:rFonts w:ascii="Times New Roman" w:hAnsi="Times New Roman" w:cs="Times New Roman"/>
          <w:color w:val="000000" w:themeColor="text1"/>
          <w:sz w:val="20"/>
          <w:szCs w:val="20"/>
          <w:rPrChange w:id="2324" w:author="Zahid Syed" w:date="2025-09-24T13:00:00Z" w16du:dateUtc="2025-09-24T04:00:00Z">
            <w:rPr>
              <w:rFonts w:ascii="Times New Roman" w:hAnsi="Times New Roman" w:cs="Times New Roman"/>
              <w:color w:val="000000"/>
              <w:sz w:val="20"/>
              <w:szCs w:val="20"/>
            </w:rPr>
          </w:rPrChange>
        </w:rPr>
        <w:t>) in Islamic cosmology and the “spiritual” geography of the Greater Dominion (</w:t>
      </w:r>
      <w:r w:rsidRPr="00E13F4E">
        <w:rPr>
          <w:rFonts w:ascii="Times New Roman" w:hAnsi="Times New Roman" w:cs="Times New Roman"/>
          <w:i/>
          <w:iCs/>
          <w:color w:val="000000" w:themeColor="text1"/>
          <w:sz w:val="20"/>
          <w:szCs w:val="20"/>
          <w:rPrChange w:id="2325" w:author="Zahid Syed" w:date="2025-09-24T13:00:00Z" w16du:dateUtc="2025-09-24T04:00:00Z">
            <w:rPr>
              <w:rFonts w:ascii="Times New Roman" w:hAnsi="Times New Roman" w:cs="Times New Roman"/>
              <w:i/>
              <w:iCs/>
              <w:color w:val="000000"/>
              <w:sz w:val="20"/>
              <w:szCs w:val="20"/>
            </w:rPr>
          </w:rPrChange>
        </w:rPr>
        <w:t>al-Malakūt</w:t>
      </w:r>
      <w:r w:rsidRPr="00E13F4E">
        <w:rPr>
          <w:rFonts w:ascii="Times New Roman" w:hAnsi="Times New Roman" w:cs="Times New Roman"/>
          <w:color w:val="000000" w:themeColor="text1"/>
          <w:sz w:val="20"/>
          <w:szCs w:val="20"/>
          <w:rPrChange w:id="2326" w:author="Zahid Syed" w:date="2025-09-24T13:00:00Z" w16du:dateUtc="2025-09-24T04:00:00Z">
            <w:rPr>
              <w:rFonts w:ascii="Times New Roman" w:hAnsi="Times New Roman" w:cs="Times New Roman"/>
              <w:color w:val="000000"/>
              <w:sz w:val="20"/>
              <w:szCs w:val="20"/>
            </w:rPr>
          </w:rPrChange>
        </w:rPr>
        <w:t xml:space="preserve">). Enlil played a central role in the myth of the Flood and ancient Sumerian hymns related to it.  </w:t>
      </w:r>
    </w:p>
  </w:footnote>
  <w:footnote w:id="99">
    <w:p w14:paraId="459FE29B" w14:textId="77777777" w:rsidR="005A3A57" w:rsidRPr="00E13F4E" w:rsidRDefault="005A3A57" w:rsidP="005D5C5B">
      <w:pPr>
        <w:pStyle w:val="FootnoteText"/>
        <w:rPr>
          <w:rFonts w:ascii="Times New Roman" w:hAnsi="Times New Roman" w:cs="Times New Roman"/>
          <w:color w:val="000000" w:themeColor="text1"/>
          <w:sz w:val="20"/>
          <w:szCs w:val="20"/>
          <w:rPrChange w:id="2327"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2328"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329"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330" w:author="Zahid Syed" w:date="2025-09-24T13:00:00Z" w16du:dateUtc="2025-09-24T04:00:00Z">
            <w:rPr>
              <w:rFonts w:ascii="Times New Roman" w:hAnsi="Times New Roman" w:cs="Times New Roman"/>
              <w:b/>
              <w:bCs/>
              <w:color w:val="000000"/>
              <w:sz w:val="20"/>
              <w:szCs w:val="20"/>
            </w:rPr>
          </w:rPrChange>
        </w:rPr>
        <w:t>Ea</w:t>
      </w:r>
      <w:r w:rsidRPr="00E13F4E">
        <w:rPr>
          <w:rFonts w:ascii="Times New Roman" w:hAnsi="Times New Roman" w:cs="Times New Roman"/>
          <w:color w:val="000000" w:themeColor="text1"/>
          <w:sz w:val="20"/>
          <w:szCs w:val="20"/>
          <w:rPrChange w:id="2331" w:author="Zahid Syed" w:date="2025-09-24T13:00:00Z" w16du:dateUtc="2025-09-24T04:00:00Z">
            <w:rPr>
              <w:rFonts w:ascii="Times New Roman" w:hAnsi="Times New Roman" w:cs="Times New Roman"/>
              <w:color w:val="000000"/>
              <w:sz w:val="20"/>
              <w:szCs w:val="20"/>
            </w:rPr>
          </w:rPrChange>
        </w:rPr>
        <w:t xml:space="preserve"> was the third god of the Sumerian trinity. He was the lord and ruler of the water depths. He also was prominent in the Flood story. Ea was believed to be the nearest of all the great Sumerian gods to humankind. He was deemed wise and ready to help them in difficulties.</w:t>
      </w:r>
    </w:p>
  </w:footnote>
  <w:footnote w:id="100">
    <w:p w14:paraId="21C51DE4" w14:textId="77777777" w:rsidR="005A3A57" w:rsidRPr="00E13F4E" w:rsidRDefault="005A3A57" w:rsidP="005D5C5B">
      <w:pPr>
        <w:autoSpaceDE w:val="0"/>
        <w:autoSpaceDN w:val="0"/>
        <w:adjustRightInd w:val="0"/>
        <w:spacing w:after="0" w:line="240" w:lineRule="auto"/>
        <w:rPr>
          <w:rFonts w:ascii="Times New Roman" w:eastAsia="Times New Roman" w:hAnsi="Times New Roman" w:cs="Times New Roman"/>
          <w:color w:val="000000" w:themeColor="text1"/>
          <w:sz w:val="20"/>
          <w:szCs w:val="20"/>
          <w:rPrChange w:id="2332" w:author="Zahid Syed" w:date="2025-09-24T13:00:00Z" w16du:dateUtc="2025-09-24T04:00:00Z">
            <w:rPr>
              <w:rFonts w:ascii="Times New Roman" w:eastAsia="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2333"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334"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color w:val="000000" w:themeColor="text1"/>
          <w:sz w:val="20"/>
          <w:szCs w:val="20"/>
          <w:rPrChange w:id="2335" w:author="Zahid Syed" w:date="2025-09-24T13:00:00Z" w16du:dateUtc="2025-09-24T04:00:00Z">
            <w:rPr>
              <w:rFonts w:ascii="Times New Roman" w:hAnsi="Times New Roman" w:cs="Times New Roman"/>
              <w:color w:val="000000"/>
              <w:sz w:val="20"/>
              <w:szCs w:val="20"/>
            </w:rPr>
          </w:rPrChange>
        </w:rPr>
        <w:t>There were also some variations in the Babylonian Semitic trinity. Its standard form was Sîn, Shamash, and Ishtar, as given above, but, in some cases, Ishtar was replaced by Adad—the god of storms and thunder, who was believed to destroy his enemies with lightning and thunder. This Semitic variation, therefore, was made up of Sîn, Shamash, and Adad. Adad was especially popular to the west of Babylon, most notably in Greater Syria.</w:t>
      </w:r>
      <w:r w:rsidRPr="00E13F4E">
        <w:rPr>
          <w:rFonts w:ascii="Times New Roman" w:eastAsia="Times New Roman" w:hAnsi="Times New Roman" w:cs="Times New Roman"/>
          <w:color w:val="000000" w:themeColor="text1"/>
          <w:sz w:val="20"/>
          <w:szCs w:val="20"/>
          <w:rPrChange w:id="2336" w:author="Zahid Syed" w:date="2025-09-24T13:00:00Z" w16du:dateUtc="2025-09-24T04:00:00Z">
            <w:rPr>
              <w:rFonts w:ascii="Times New Roman" w:eastAsia="Times New Roman" w:hAnsi="Times New Roman" w:cs="Times New Roman"/>
              <w:color w:val="000000"/>
              <w:sz w:val="20"/>
              <w:szCs w:val="20"/>
            </w:rPr>
          </w:rPrChange>
        </w:rPr>
        <w:t xml:space="preserve"> Shîn--the moon god--was the principal god of the Babylonian Semitic trinity. Shîn was also the chief god of Abraham’s native city of Ur. The sun was worshipped under the name of Shamash (cf., Arabic </w:t>
      </w:r>
      <w:r w:rsidRPr="00E13F4E">
        <w:rPr>
          <w:rFonts w:ascii="Times New Roman" w:eastAsia="Times New Roman" w:hAnsi="Times New Roman" w:cs="Times New Roman"/>
          <w:i/>
          <w:iCs/>
          <w:color w:val="000000" w:themeColor="text1"/>
          <w:sz w:val="20"/>
          <w:szCs w:val="20"/>
          <w:rPrChange w:id="2337" w:author="Zahid Syed" w:date="2025-09-24T13:00:00Z" w16du:dateUtc="2025-09-24T04:00:00Z">
            <w:rPr>
              <w:rFonts w:ascii="Times New Roman" w:eastAsia="Times New Roman" w:hAnsi="Times New Roman" w:cs="Times New Roman"/>
              <w:i/>
              <w:iCs/>
              <w:color w:val="000000"/>
              <w:sz w:val="20"/>
              <w:szCs w:val="20"/>
            </w:rPr>
          </w:rPrChange>
        </w:rPr>
        <w:t>shams</w:t>
      </w:r>
      <w:r w:rsidRPr="00E13F4E">
        <w:rPr>
          <w:rFonts w:ascii="Times New Roman" w:eastAsia="Times New Roman" w:hAnsi="Times New Roman" w:cs="Times New Roman"/>
          <w:color w:val="000000" w:themeColor="text1"/>
          <w:sz w:val="20"/>
          <w:szCs w:val="20"/>
          <w:rPrChange w:id="2338" w:author="Zahid Syed" w:date="2025-09-24T13:00:00Z" w16du:dateUtc="2025-09-24T04:00:00Z">
            <w:rPr>
              <w:rFonts w:ascii="Times New Roman" w:eastAsia="Times New Roman" w:hAnsi="Times New Roman" w:cs="Times New Roman"/>
              <w:color w:val="000000"/>
              <w:sz w:val="20"/>
              <w:szCs w:val="20"/>
            </w:rPr>
          </w:rPrChange>
        </w:rPr>
        <w:t>), a common Semitic word for “the sun.” Ishtar, goddess of fertility for humans, plants, and animals, was associated with the morning and evening stars, Venus. In the Babylonian Semitic trinity--the moon, sun, and Venus--were regarded to be the rulers of the twelve houses of the Zodiac: Aries, Taurus, Gemini, Cancer, Leo, Virgo, Libra, Scorpio, Sagittarius, Capricorn, Aquarius, and Pisces. For the Babylonians, the Zodiac was the most important part of the physical universe, and it directly influenced human and organic life on earth.</w:t>
      </w:r>
      <w:r w:rsidRPr="00E13F4E">
        <w:rPr>
          <w:rFonts w:ascii="Times New Roman" w:eastAsia="Times New Roman" w:hAnsi="Times New Roman" w:cs="Times New Roman"/>
          <w:color w:val="000000" w:themeColor="text1"/>
          <w:sz w:val="20"/>
          <w:szCs w:val="20"/>
          <w:u w:color="000000"/>
          <w:rPrChange w:id="2339" w:author="Zahid Syed" w:date="2025-09-24T13:00:00Z" w16du:dateUtc="2025-09-24T04:00:00Z">
            <w:rPr>
              <w:rFonts w:ascii="Times New Roman" w:eastAsia="Times New Roman" w:hAnsi="Times New Roman" w:cs="Times New Roman"/>
              <w:color w:val="000000"/>
              <w:sz w:val="20"/>
              <w:szCs w:val="20"/>
              <w:u w:color="000000"/>
            </w:rPr>
          </w:rPrChange>
        </w:rPr>
        <w:t xml:space="preserve"> Everything on earth was a “copy” of its heavenly prototype in the stars. The seven moving planets and heavenly bodies visible to the naked eye--the sun, the moon, Saturn, Jupiter, Mars, Venus, and Mercury--made their ways over the broad pathway of the heavens along which the Zodiac moved. The relation of these “moving” heavenly objects with the seemingly fixed stars is what allowed for interpretation of the divine will as well as producing the effects of the stars on the earthly world. The fixed stars were, in their eyes, a commentary on the margin of a book of revelation.</w:t>
      </w:r>
    </w:p>
  </w:footnote>
  <w:footnote w:id="101">
    <w:p w14:paraId="2218758B" w14:textId="77777777" w:rsidR="005A3A57" w:rsidRPr="00E13F4E" w:rsidRDefault="005A3A57" w:rsidP="005D5C5B">
      <w:pPr>
        <w:spacing w:after="0" w:line="240" w:lineRule="auto"/>
        <w:rPr>
          <w:rFonts w:ascii="Times New Roman" w:hAnsi="Times New Roman" w:cs="Times New Roman"/>
          <w:color w:val="000000" w:themeColor="text1"/>
          <w:sz w:val="20"/>
          <w:szCs w:val="20"/>
          <w:shd w:val="clear" w:color="auto" w:fill="FFFFFF"/>
          <w:rPrChange w:id="2340" w:author="Zahid Syed" w:date="2025-09-24T13:00:00Z" w16du:dateUtc="2025-09-24T04:00:00Z">
            <w:rPr>
              <w:rFonts w:ascii="Times New Roman" w:hAnsi="Times New Roman" w:cs="Times New Roman"/>
              <w:color w:val="202122"/>
              <w:sz w:val="20"/>
              <w:szCs w:val="20"/>
              <w:shd w:val="clear" w:color="auto" w:fill="FFFFFF"/>
            </w:rPr>
          </w:rPrChange>
        </w:rPr>
      </w:pPr>
      <w:r w:rsidRPr="00E13F4E">
        <w:rPr>
          <w:rStyle w:val="FootnoteReference"/>
          <w:rFonts w:ascii="Times New Roman" w:hAnsi="Times New Roman" w:cs="Times New Roman"/>
          <w:color w:val="000000" w:themeColor="text1"/>
          <w:sz w:val="20"/>
          <w:szCs w:val="20"/>
          <w:rPrChange w:id="2341"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342"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343" w:author="Zahid Syed" w:date="2025-09-24T13:00:00Z" w16du:dateUtc="2025-09-24T04:00:00Z">
            <w:rPr>
              <w:rFonts w:ascii="Times New Roman" w:hAnsi="Times New Roman" w:cs="Times New Roman"/>
              <w:b/>
              <w:bCs/>
              <w:color w:val="202122"/>
              <w:sz w:val="20"/>
              <w:szCs w:val="20"/>
            </w:rPr>
          </w:rPrChange>
        </w:rPr>
        <w:t xml:space="preserve">Yāska </w:t>
      </w:r>
      <w:r w:rsidRPr="00E13F4E">
        <w:rPr>
          <w:rFonts w:ascii="Times New Roman" w:hAnsi="Times New Roman" w:cs="Times New Roman"/>
          <w:color w:val="000000" w:themeColor="text1"/>
          <w:sz w:val="20"/>
          <w:szCs w:val="20"/>
          <w:rPrChange w:id="2344" w:author="Zahid Syed" w:date="2025-09-24T13:00:00Z" w16du:dateUtc="2025-09-24T04:00:00Z">
            <w:rPr>
              <w:rFonts w:ascii="Times New Roman" w:hAnsi="Times New Roman" w:cs="Times New Roman"/>
              <w:color w:val="202122"/>
              <w:sz w:val="20"/>
              <w:szCs w:val="20"/>
            </w:rPr>
          </w:rPrChange>
        </w:rPr>
        <w:t>(fl. between the 7th</w:t>
      </w:r>
      <w:r w:rsidRPr="00E13F4E">
        <w:rPr>
          <w:rFonts w:ascii="Times New Roman" w:hAnsi="Times New Roman" w:cs="Times New Roman"/>
          <w:color w:val="000000" w:themeColor="text1"/>
          <w:sz w:val="20"/>
          <w:szCs w:val="20"/>
          <w:shd w:val="clear" w:color="auto" w:fill="FFFFFF"/>
          <w:rPrChange w:id="2345" w:author="Zahid Syed" w:date="2025-09-24T13:00:00Z" w16du:dateUtc="2025-09-24T04:00:00Z">
            <w:rPr>
              <w:rFonts w:ascii="Times New Roman" w:hAnsi="Times New Roman" w:cs="Times New Roman"/>
              <w:color w:val="202122"/>
              <w:sz w:val="20"/>
              <w:szCs w:val="20"/>
              <w:shd w:val="clear" w:color="auto" w:fill="FFFFFF"/>
            </w:rPr>
          </w:rPrChange>
        </w:rPr>
        <w:t> and 5</w:t>
      </w:r>
      <w:r w:rsidRPr="00E13F4E">
        <w:rPr>
          <w:rFonts w:ascii="Times New Roman" w:hAnsi="Times New Roman" w:cs="Times New Roman"/>
          <w:color w:val="000000" w:themeColor="text1"/>
          <w:sz w:val="20"/>
          <w:szCs w:val="20"/>
          <w:shd w:val="clear" w:color="auto" w:fill="FFFFFF"/>
          <w:vertAlign w:val="superscript"/>
          <w:rPrChange w:id="2346" w:author="Zahid Syed" w:date="2025-09-24T13:00:00Z" w16du:dateUtc="2025-09-24T04:00:00Z">
            <w:rPr>
              <w:rFonts w:ascii="Times New Roman" w:hAnsi="Times New Roman" w:cs="Times New Roman"/>
              <w:color w:val="202122"/>
              <w:sz w:val="20"/>
              <w:szCs w:val="20"/>
              <w:shd w:val="clear" w:color="auto" w:fill="FFFFFF"/>
              <w:vertAlign w:val="superscript"/>
            </w:rPr>
          </w:rPrChange>
        </w:rPr>
        <w:t>th</w:t>
      </w:r>
      <w:r w:rsidRPr="00E13F4E">
        <w:rPr>
          <w:rFonts w:ascii="Times New Roman" w:hAnsi="Times New Roman" w:cs="Times New Roman"/>
          <w:color w:val="000000" w:themeColor="text1"/>
          <w:sz w:val="20"/>
          <w:szCs w:val="20"/>
          <w:shd w:val="clear" w:color="auto" w:fill="FFFFFF"/>
          <w:rPrChange w:id="2347" w:author="Zahid Syed" w:date="2025-09-24T13:00:00Z" w16du:dateUtc="2025-09-24T04:00:00Z">
            <w:rPr>
              <w:rFonts w:ascii="Times New Roman" w:hAnsi="Times New Roman" w:cs="Times New Roman"/>
              <w:color w:val="202122"/>
              <w:sz w:val="20"/>
              <w:szCs w:val="20"/>
              <w:shd w:val="clear" w:color="auto" w:fill="FFFFFF"/>
            </w:rPr>
          </w:rPrChange>
        </w:rPr>
        <w:t xml:space="preserve"> century BCE) was an early Sanskrit grammarian, who was before the famous grammarian P</w:t>
      </w:r>
      <w:r w:rsidRPr="00E13F4E">
        <w:rPr>
          <w:rFonts w:ascii="Times New Roman" w:hAnsi="Times New Roman" w:cs="Times New Roman"/>
          <w:color w:val="000000" w:themeColor="text1"/>
          <w:sz w:val="20"/>
          <w:szCs w:val="20"/>
          <w:rPrChange w:id="2348" w:author="Zahid Syed" w:date="2025-09-24T13:00:00Z" w16du:dateUtc="2025-09-24T04:00:00Z">
            <w:rPr>
              <w:rFonts w:ascii="Times New Roman" w:hAnsi="Times New Roman" w:cs="Times New Roman"/>
              <w:sz w:val="20"/>
              <w:szCs w:val="20"/>
            </w:rPr>
          </w:rPrChange>
        </w:rPr>
        <w:t>ā</w:t>
      </w:r>
      <w:r w:rsidRPr="00E13F4E">
        <w:rPr>
          <w:rFonts w:ascii="Times New Roman" w:hAnsi="Times New Roman" w:cs="Times New Roman"/>
          <w:color w:val="000000" w:themeColor="text1"/>
          <w:sz w:val="20"/>
          <w:szCs w:val="20"/>
          <w:rPrChange w:id="2349" w:author="Zahid Syed" w:date="2025-09-24T13:00:00Z" w16du:dateUtc="2025-09-24T04:00:00Z">
            <w:rPr>
              <w:rFonts w:ascii="Times New Roman" w:hAnsi="Times New Roman" w:cs="Times New Roman"/>
              <w:color w:val="000000"/>
              <w:sz w:val="20"/>
              <w:szCs w:val="20"/>
            </w:rPr>
          </w:rPrChange>
        </w:rPr>
        <w:t>ņini (fl. between the 7</w:t>
      </w:r>
      <w:r w:rsidRPr="00E13F4E">
        <w:rPr>
          <w:rFonts w:ascii="Times New Roman" w:hAnsi="Times New Roman" w:cs="Times New Roman"/>
          <w:color w:val="000000" w:themeColor="text1"/>
          <w:sz w:val="20"/>
          <w:szCs w:val="20"/>
          <w:vertAlign w:val="superscript"/>
          <w:rPrChange w:id="2350" w:author="Zahid Syed" w:date="2025-09-24T13:00:00Z" w16du:dateUtc="2025-09-24T04:00:00Z">
            <w:rPr>
              <w:rFonts w:ascii="Times New Roman" w:hAnsi="Times New Roman" w:cs="Times New Roman"/>
              <w:color w:val="000000"/>
              <w:sz w:val="20"/>
              <w:szCs w:val="20"/>
              <w:vertAlign w:val="superscript"/>
            </w:rPr>
          </w:rPrChange>
        </w:rPr>
        <w:t>th</w:t>
      </w:r>
      <w:r w:rsidRPr="00E13F4E">
        <w:rPr>
          <w:rFonts w:ascii="Times New Roman" w:hAnsi="Times New Roman" w:cs="Times New Roman"/>
          <w:color w:val="000000" w:themeColor="text1"/>
          <w:sz w:val="20"/>
          <w:szCs w:val="20"/>
          <w:rPrChange w:id="2351" w:author="Zahid Syed" w:date="2025-09-24T13:00:00Z" w16du:dateUtc="2025-09-24T04:00:00Z">
            <w:rPr>
              <w:rFonts w:ascii="Times New Roman" w:hAnsi="Times New Roman" w:cs="Times New Roman"/>
              <w:color w:val="000000"/>
              <w:sz w:val="20"/>
              <w:szCs w:val="20"/>
            </w:rPr>
          </w:rPrChange>
        </w:rPr>
        <w:t xml:space="preserve"> and fourth century BCE). </w:t>
      </w:r>
      <w:r w:rsidRPr="00E13F4E">
        <w:rPr>
          <w:rFonts w:ascii="Times New Roman" w:hAnsi="Times New Roman" w:cs="Times New Roman"/>
          <w:color w:val="000000" w:themeColor="text1"/>
          <w:sz w:val="20"/>
          <w:szCs w:val="20"/>
          <w:rPrChange w:id="2352" w:author="Zahid Syed" w:date="2025-09-24T13:00:00Z" w16du:dateUtc="2025-09-24T04:00:00Z">
            <w:rPr>
              <w:rFonts w:ascii="Times New Roman" w:hAnsi="Times New Roman" w:cs="Times New Roman"/>
              <w:color w:val="202122"/>
              <w:sz w:val="20"/>
              <w:szCs w:val="20"/>
            </w:rPr>
          </w:rPrChange>
        </w:rPr>
        <w:t xml:space="preserve">Yāska was especially known for his work in the discipline of Sanskrit etymology. </w:t>
      </w:r>
    </w:p>
  </w:footnote>
  <w:footnote w:id="102">
    <w:p w14:paraId="1F621470" w14:textId="77777777" w:rsidR="005A3A57" w:rsidRPr="00E13F4E" w:rsidRDefault="005A3A57" w:rsidP="005D5C5B">
      <w:pPr>
        <w:pStyle w:val="FootnoteText"/>
        <w:rPr>
          <w:rFonts w:ascii="Times New Roman" w:hAnsi="Times New Roman" w:cs="Times New Roman"/>
          <w:color w:val="000000" w:themeColor="text1"/>
          <w:sz w:val="20"/>
          <w:szCs w:val="20"/>
          <w:rPrChange w:id="2353" w:author="Zahid Syed" w:date="2025-09-24T13:00:00Z" w16du:dateUtc="2025-09-24T04:00:00Z">
            <w:rPr>
              <w:rFonts w:ascii="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2354"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355"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356" w:author="Zahid Syed" w:date="2025-09-24T13:00:00Z" w16du:dateUtc="2025-09-24T04:00:00Z">
            <w:rPr>
              <w:rFonts w:ascii="Times New Roman" w:hAnsi="Times New Roman" w:cs="Times New Roman"/>
              <w:b/>
              <w:bCs/>
              <w:sz w:val="20"/>
              <w:szCs w:val="20"/>
            </w:rPr>
          </w:rPrChange>
        </w:rPr>
        <w:t>The</w:t>
      </w:r>
      <w:r w:rsidRPr="00E13F4E">
        <w:rPr>
          <w:rFonts w:ascii="Times New Roman" w:hAnsi="Times New Roman" w:cs="Times New Roman"/>
          <w:color w:val="000000" w:themeColor="text1"/>
          <w:sz w:val="20"/>
          <w:szCs w:val="20"/>
          <w:rPrChange w:id="2357"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i/>
          <w:iCs/>
          <w:color w:val="000000" w:themeColor="text1"/>
          <w:sz w:val="20"/>
          <w:szCs w:val="20"/>
          <w:rPrChange w:id="2358" w:author="Zahid Syed" w:date="2025-09-24T13:00:00Z" w16du:dateUtc="2025-09-24T04:00:00Z">
            <w:rPr>
              <w:rFonts w:ascii="Times New Roman" w:hAnsi="Times New Roman" w:cs="Times New Roman"/>
              <w:b/>
              <w:bCs/>
              <w:i/>
              <w:iCs/>
              <w:sz w:val="20"/>
              <w:szCs w:val="20"/>
            </w:rPr>
          </w:rPrChange>
        </w:rPr>
        <w:t>Brāhma</w:t>
      </w:r>
      <w:r w:rsidRPr="00E13F4E">
        <w:rPr>
          <w:rFonts w:ascii="Times New Roman" w:hAnsi="Times New Roman" w:cs="Times New Roman"/>
          <w:b/>
          <w:bCs/>
          <w:i/>
          <w:iCs/>
          <w:color w:val="000000" w:themeColor="text1"/>
          <w:sz w:val="20"/>
          <w:szCs w:val="20"/>
          <w:rPrChange w:id="2359" w:author="Zahid Syed" w:date="2025-09-24T13:00:00Z" w16du:dateUtc="2025-09-24T04:00:00Z">
            <w:rPr>
              <w:rFonts w:ascii="Times New Roman" w:hAnsi="Times New Roman" w:cs="Times New Roman"/>
              <w:b/>
              <w:bCs/>
              <w:i/>
              <w:iCs/>
              <w:color w:val="000000"/>
              <w:sz w:val="20"/>
              <w:szCs w:val="20"/>
            </w:rPr>
          </w:rPrChange>
        </w:rPr>
        <w:t>ņa</w:t>
      </w:r>
      <w:r w:rsidRPr="00E13F4E">
        <w:rPr>
          <w:rFonts w:ascii="Times New Roman" w:hAnsi="Times New Roman" w:cs="Times New Roman"/>
          <w:b/>
          <w:bCs/>
          <w:color w:val="000000" w:themeColor="text1"/>
          <w:sz w:val="20"/>
          <w:szCs w:val="20"/>
          <w:rPrChange w:id="2360" w:author="Zahid Syed" w:date="2025-09-24T13:00:00Z" w16du:dateUtc="2025-09-24T04:00:00Z">
            <w:rPr>
              <w:rFonts w:ascii="Times New Roman" w:hAnsi="Times New Roman" w:cs="Times New Roman"/>
              <w:b/>
              <w:bCs/>
              <w:color w:val="000000"/>
              <w:sz w:val="20"/>
              <w:szCs w:val="20"/>
            </w:rPr>
          </w:rPrChange>
        </w:rPr>
        <w:t xml:space="preserve"> </w:t>
      </w:r>
      <w:r w:rsidRPr="00E13F4E">
        <w:rPr>
          <w:rFonts w:ascii="Times New Roman" w:hAnsi="Times New Roman" w:cs="Times New Roman"/>
          <w:color w:val="000000" w:themeColor="text1"/>
          <w:sz w:val="20"/>
          <w:szCs w:val="20"/>
          <w:rPrChange w:id="2361" w:author="Zahid Syed" w:date="2025-09-24T13:00:00Z" w16du:dateUtc="2025-09-24T04:00:00Z">
            <w:rPr>
              <w:rFonts w:ascii="Times New Roman" w:hAnsi="Times New Roman" w:cs="Times New Roman"/>
              <w:color w:val="000000"/>
              <w:sz w:val="20"/>
              <w:szCs w:val="20"/>
            </w:rPr>
          </w:rPrChange>
        </w:rPr>
        <w:t xml:space="preserve">(Sanskrit: “the Brahmanical explanation”) are hymns and mantras embedded in the four ancient Indic Vedas that provide commentary on their meanings, elucidate symbols, and give instructions on the performance of Vedic rituals. Most </w:t>
      </w:r>
      <w:r w:rsidRPr="00E13F4E">
        <w:rPr>
          <w:rFonts w:ascii="Times New Roman" w:hAnsi="Times New Roman" w:cs="Times New Roman"/>
          <w:i/>
          <w:iCs/>
          <w:color w:val="000000" w:themeColor="text1"/>
          <w:sz w:val="20"/>
          <w:szCs w:val="20"/>
          <w:rPrChange w:id="2362" w:author="Zahid Syed" w:date="2025-09-24T13:00:00Z" w16du:dateUtc="2025-09-24T04:00:00Z">
            <w:rPr>
              <w:rFonts w:ascii="Times New Roman" w:hAnsi="Times New Roman" w:cs="Times New Roman"/>
              <w:i/>
              <w:iCs/>
              <w:sz w:val="20"/>
              <w:szCs w:val="20"/>
            </w:rPr>
          </w:rPrChange>
        </w:rPr>
        <w:t>Brāhma</w:t>
      </w:r>
      <w:r w:rsidRPr="00E13F4E">
        <w:rPr>
          <w:rFonts w:ascii="Times New Roman" w:hAnsi="Times New Roman" w:cs="Times New Roman"/>
          <w:i/>
          <w:iCs/>
          <w:color w:val="000000" w:themeColor="text1"/>
          <w:sz w:val="20"/>
          <w:szCs w:val="20"/>
          <w:rPrChange w:id="2363" w:author="Zahid Syed" w:date="2025-09-24T13:00:00Z" w16du:dateUtc="2025-09-24T04:00:00Z">
            <w:rPr>
              <w:rFonts w:ascii="Times New Roman" w:hAnsi="Times New Roman" w:cs="Times New Roman"/>
              <w:i/>
              <w:iCs/>
              <w:color w:val="000000"/>
              <w:sz w:val="20"/>
              <w:szCs w:val="20"/>
            </w:rPr>
          </w:rPrChange>
        </w:rPr>
        <w:t>ņas</w:t>
      </w:r>
      <w:r w:rsidRPr="00E13F4E">
        <w:rPr>
          <w:rFonts w:ascii="Times New Roman" w:hAnsi="Times New Roman" w:cs="Times New Roman"/>
          <w:color w:val="000000" w:themeColor="text1"/>
          <w:sz w:val="20"/>
          <w:szCs w:val="20"/>
          <w:rPrChange w:id="2364" w:author="Zahid Syed" w:date="2025-09-24T13:00:00Z" w16du:dateUtc="2025-09-24T04:00:00Z">
            <w:rPr>
              <w:rFonts w:ascii="Times New Roman" w:hAnsi="Times New Roman" w:cs="Times New Roman"/>
              <w:color w:val="000000"/>
              <w:sz w:val="20"/>
              <w:szCs w:val="20"/>
            </w:rPr>
          </w:rPrChange>
        </w:rPr>
        <w:t xml:space="preserve"> have been lost, but almost twenty still exist today, each devoted to a particular Veda. The</w:t>
      </w:r>
      <w:r w:rsidRPr="00E13F4E">
        <w:rPr>
          <w:rFonts w:ascii="Times New Roman" w:hAnsi="Times New Roman" w:cs="Times New Roman"/>
          <w:i/>
          <w:iCs/>
          <w:color w:val="000000" w:themeColor="text1"/>
          <w:sz w:val="20"/>
          <w:szCs w:val="20"/>
          <w:rPrChange w:id="2365" w:author="Zahid Syed" w:date="2025-09-24T13:00:00Z" w16du:dateUtc="2025-09-24T04:00:00Z">
            <w:rPr>
              <w:rFonts w:ascii="Times New Roman" w:hAnsi="Times New Roman" w:cs="Times New Roman"/>
              <w:i/>
              <w:iCs/>
              <w:sz w:val="20"/>
              <w:szCs w:val="20"/>
            </w:rPr>
          </w:rPrChange>
        </w:rPr>
        <w:t xml:space="preserve"> Brāhma</w:t>
      </w:r>
      <w:r w:rsidRPr="00E13F4E">
        <w:rPr>
          <w:rFonts w:ascii="Times New Roman" w:hAnsi="Times New Roman" w:cs="Times New Roman"/>
          <w:i/>
          <w:iCs/>
          <w:color w:val="000000" w:themeColor="text1"/>
          <w:sz w:val="20"/>
          <w:szCs w:val="20"/>
          <w:rPrChange w:id="2366" w:author="Zahid Syed" w:date="2025-09-24T13:00:00Z" w16du:dateUtc="2025-09-24T04:00:00Z">
            <w:rPr>
              <w:rFonts w:ascii="Times New Roman" w:hAnsi="Times New Roman" w:cs="Times New Roman"/>
              <w:i/>
              <w:iCs/>
              <w:color w:val="000000"/>
              <w:sz w:val="20"/>
              <w:szCs w:val="20"/>
            </w:rPr>
          </w:rPrChange>
        </w:rPr>
        <w:t>ņas</w:t>
      </w:r>
      <w:r w:rsidRPr="00E13F4E">
        <w:rPr>
          <w:rFonts w:ascii="Times New Roman" w:hAnsi="Times New Roman" w:cs="Times New Roman"/>
          <w:color w:val="000000" w:themeColor="text1"/>
          <w:sz w:val="20"/>
          <w:szCs w:val="20"/>
          <w:rPrChange w:id="2367" w:author="Zahid Syed" w:date="2025-09-24T13:00:00Z" w16du:dateUtc="2025-09-24T04:00:00Z">
            <w:rPr>
              <w:rFonts w:ascii="Times New Roman" w:hAnsi="Times New Roman" w:cs="Times New Roman"/>
              <w:color w:val="000000"/>
              <w:sz w:val="20"/>
              <w:szCs w:val="20"/>
            </w:rPr>
          </w:rPrChange>
        </w:rPr>
        <w:t xml:space="preserve"> were compiled between 900 BCE and 700 BCE.</w:t>
      </w:r>
      <w:r w:rsidRPr="00E13F4E">
        <w:rPr>
          <w:rFonts w:ascii="Times New Roman" w:hAnsi="Times New Roman" w:cs="Times New Roman"/>
          <w:b/>
          <w:bCs/>
          <w:color w:val="000000" w:themeColor="text1"/>
          <w:sz w:val="20"/>
          <w:szCs w:val="20"/>
          <w:rPrChange w:id="2368" w:author="Zahid Syed" w:date="2025-09-24T13:00:00Z" w16du:dateUtc="2025-09-24T04:00:00Z">
            <w:rPr>
              <w:rFonts w:ascii="Times New Roman" w:hAnsi="Times New Roman" w:cs="Times New Roman"/>
              <w:b/>
              <w:bCs/>
              <w:color w:val="000000"/>
              <w:sz w:val="20"/>
              <w:szCs w:val="20"/>
            </w:rPr>
          </w:rPrChange>
        </w:rPr>
        <w:t xml:space="preserve">  </w:t>
      </w:r>
    </w:p>
  </w:footnote>
  <w:footnote w:id="103">
    <w:p w14:paraId="10B6D658" w14:textId="77777777" w:rsidR="005A3A57" w:rsidRPr="00E13F4E" w:rsidRDefault="005A3A57" w:rsidP="005D5C5B">
      <w:pPr>
        <w:pStyle w:val="NormalWeb"/>
        <w:spacing w:before="0" w:beforeAutospacing="0" w:after="0" w:afterAutospacing="0"/>
        <w:rPr>
          <w:color w:val="000000" w:themeColor="text1"/>
          <w:sz w:val="20"/>
          <w:szCs w:val="20"/>
          <w:rPrChange w:id="2369" w:author="Zahid Syed" w:date="2025-09-24T13:00:00Z" w16du:dateUtc="2025-09-24T04:00:00Z">
            <w:rPr>
              <w:color w:val="202122"/>
              <w:sz w:val="20"/>
              <w:szCs w:val="20"/>
            </w:rPr>
          </w:rPrChange>
        </w:rPr>
      </w:pPr>
      <w:r w:rsidRPr="00E13F4E">
        <w:rPr>
          <w:rStyle w:val="FootnoteReference"/>
          <w:color w:val="000000" w:themeColor="text1"/>
          <w:sz w:val="20"/>
          <w:szCs w:val="20"/>
          <w:rPrChange w:id="2370" w:author="Zahid Syed" w:date="2025-09-24T13:00:00Z" w16du:dateUtc="2025-09-24T04:00:00Z">
            <w:rPr>
              <w:rStyle w:val="FootnoteReference"/>
              <w:sz w:val="20"/>
              <w:szCs w:val="20"/>
            </w:rPr>
          </w:rPrChange>
        </w:rPr>
        <w:footnoteRef/>
      </w:r>
      <w:r w:rsidRPr="00E13F4E">
        <w:rPr>
          <w:color w:val="000000" w:themeColor="text1"/>
          <w:sz w:val="20"/>
          <w:szCs w:val="20"/>
          <w:rPrChange w:id="2371" w:author="Zahid Syed" w:date="2025-09-24T13:00:00Z" w16du:dateUtc="2025-09-24T04:00:00Z">
            <w:rPr>
              <w:sz w:val="20"/>
              <w:szCs w:val="20"/>
            </w:rPr>
          </w:rPrChange>
        </w:rPr>
        <w:t xml:space="preserve"> </w:t>
      </w:r>
      <w:r w:rsidRPr="00E13F4E">
        <w:rPr>
          <w:b/>
          <w:bCs/>
          <w:color w:val="000000" w:themeColor="text1"/>
          <w:sz w:val="20"/>
          <w:szCs w:val="20"/>
          <w:rPrChange w:id="2372" w:author="Zahid Syed" w:date="2025-09-24T13:00:00Z" w16du:dateUtc="2025-09-24T04:00:00Z">
            <w:rPr>
              <w:b/>
              <w:bCs/>
              <w:color w:val="202122"/>
              <w:sz w:val="20"/>
              <w:szCs w:val="20"/>
            </w:rPr>
          </w:rPrChange>
        </w:rPr>
        <w:t>The</w:t>
      </w:r>
      <w:r w:rsidRPr="00E13F4E">
        <w:rPr>
          <w:rStyle w:val="apple-converted-space"/>
          <w:color w:val="000000" w:themeColor="text1"/>
          <w:sz w:val="20"/>
          <w:szCs w:val="20"/>
          <w:rPrChange w:id="2373" w:author="Zahid Syed" w:date="2025-09-24T13:00:00Z" w16du:dateUtc="2025-09-24T04:00:00Z">
            <w:rPr>
              <w:rStyle w:val="apple-converted-space"/>
              <w:color w:val="202122"/>
              <w:sz w:val="20"/>
              <w:szCs w:val="20"/>
            </w:rPr>
          </w:rPrChange>
        </w:rPr>
        <w:t> </w:t>
      </w:r>
      <w:r w:rsidRPr="00E13F4E">
        <w:rPr>
          <w:b/>
          <w:bCs/>
          <w:i/>
          <w:iCs/>
          <w:color w:val="000000" w:themeColor="text1"/>
          <w:sz w:val="20"/>
          <w:szCs w:val="20"/>
          <w:rPrChange w:id="2374" w:author="Zahid Syed" w:date="2025-09-24T13:00:00Z" w16du:dateUtc="2025-09-24T04:00:00Z">
            <w:rPr>
              <w:b/>
              <w:bCs/>
              <w:i/>
              <w:iCs/>
              <w:color w:val="202122"/>
              <w:sz w:val="20"/>
              <w:szCs w:val="20"/>
            </w:rPr>
          </w:rPrChange>
        </w:rPr>
        <w:t>Mahābhārata</w:t>
      </w:r>
      <w:r w:rsidRPr="00E13F4E">
        <w:rPr>
          <w:b/>
          <w:bCs/>
          <w:color w:val="000000" w:themeColor="text1"/>
          <w:sz w:val="20"/>
          <w:szCs w:val="20"/>
          <w:rPrChange w:id="2375" w:author="Zahid Syed" w:date="2025-09-24T13:00:00Z" w16du:dateUtc="2025-09-24T04:00:00Z">
            <w:rPr>
              <w:b/>
              <w:bCs/>
              <w:color w:val="202122"/>
              <w:sz w:val="20"/>
              <w:szCs w:val="20"/>
            </w:rPr>
          </w:rPrChange>
        </w:rPr>
        <w:t xml:space="preserve"> </w:t>
      </w:r>
      <w:r w:rsidRPr="00E13F4E">
        <w:rPr>
          <w:color w:val="000000" w:themeColor="text1"/>
          <w:sz w:val="20"/>
          <w:szCs w:val="20"/>
          <w:rPrChange w:id="2376" w:author="Zahid Syed" w:date="2025-09-24T13:00:00Z" w16du:dateUtc="2025-09-24T04:00:00Z">
            <w:rPr>
              <w:color w:val="202122"/>
              <w:sz w:val="20"/>
              <w:szCs w:val="20"/>
            </w:rPr>
          </w:rPrChange>
        </w:rPr>
        <w:t xml:space="preserve">(Sanskrit: the story of the great [descendents’ of the legendary emperor Bharata or the story of Great India [Bharat]) is an epic of ancient India, containing legendary, devotional, and Philosophical texts. The </w:t>
      </w:r>
      <w:r w:rsidRPr="00E13F4E">
        <w:rPr>
          <w:i/>
          <w:iCs/>
          <w:color w:val="000000" w:themeColor="text1"/>
          <w:sz w:val="20"/>
          <w:szCs w:val="20"/>
          <w:rPrChange w:id="2377" w:author="Zahid Syed" w:date="2025-09-24T13:00:00Z" w16du:dateUtc="2025-09-24T04:00:00Z">
            <w:rPr>
              <w:i/>
              <w:iCs/>
              <w:color w:val="202122"/>
              <w:sz w:val="20"/>
              <w:szCs w:val="20"/>
            </w:rPr>
          </w:rPrChange>
        </w:rPr>
        <w:t>Bhagavadgita</w:t>
      </w:r>
      <w:r w:rsidRPr="00E13F4E">
        <w:rPr>
          <w:color w:val="000000" w:themeColor="text1"/>
          <w:sz w:val="20"/>
          <w:szCs w:val="20"/>
          <w:rPrChange w:id="2378" w:author="Zahid Syed" w:date="2025-09-24T13:00:00Z" w16du:dateUtc="2025-09-24T04:00:00Z">
            <w:rPr>
              <w:color w:val="202122"/>
              <w:sz w:val="20"/>
              <w:szCs w:val="20"/>
            </w:rPr>
          </w:rPrChange>
        </w:rPr>
        <w:t xml:space="preserve"> (song of the gods) is part of the </w:t>
      </w:r>
      <w:r w:rsidRPr="00E13F4E">
        <w:rPr>
          <w:i/>
          <w:iCs/>
          <w:color w:val="000000" w:themeColor="text1"/>
          <w:sz w:val="20"/>
          <w:szCs w:val="20"/>
          <w:rPrChange w:id="2379" w:author="Zahid Syed" w:date="2025-09-24T13:00:00Z" w16du:dateUtc="2025-09-24T04:00:00Z">
            <w:rPr>
              <w:i/>
              <w:iCs/>
              <w:color w:val="202122"/>
              <w:sz w:val="20"/>
              <w:szCs w:val="20"/>
            </w:rPr>
          </w:rPrChange>
        </w:rPr>
        <w:t>Mahābhārata</w:t>
      </w:r>
      <w:r w:rsidRPr="00E13F4E">
        <w:rPr>
          <w:color w:val="000000" w:themeColor="text1"/>
          <w:sz w:val="20"/>
          <w:szCs w:val="20"/>
          <w:rPrChange w:id="2380" w:author="Zahid Syed" w:date="2025-09-24T13:00:00Z" w16du:dateUtc="2025-09-24T04:00:00Z">
            <w:rPr>
              <w:color w:val="202122"/>
              <w:sz w:val="20"/>
              <w:szCs w:val="20"/>
            </w:rPr>
          </w:rPrChange>
        </w:rPr>
        <w:t xml:space="preserve">. Most of the </w:t>
      </w:r>
      <w:r w:rsidRPr="00E13F4E">
        <w:rPr>
          <w:i/>
          <w:iCs/>
          <w:color w:val="000000" w:themeColor="text1"/>
          <w:sz w:val="20"/>
          <w:szCs w:val="20"/>
          <w:rPrChange w:id="2381" w:author="Zahid Syed" w:date="2025-09-24T13:00:00Z" w16du:dateUtc="2025-09-24T04:00:00Z">
            <w:rPr>
              <w:i/>
              <w:iCs/>
              <w:color w:val="202122"/>
              <w:sz w:val="20"/>
              <w:szCs w:val="20"/>
            </w:rPr>
          </w:rPrChange>
        </w:rPr>
        <w:t>Mahābhārata</w:t>
      </w:r>
      <w:r w:rsidRPr="00E13F4E">
        <w:rPr>
          <w:color w:val="000000" w:themeColor="text1"/>
          <w:sz w:val="20"/>
          <w:szCs w:val="20"/>
          <w:rPrChange w:id="2382" w:author="Zahid Syed" w:date="2025-09-24T13:00:00Z" w16du:dateUtc="2025-09-24T04:00:00Z">
            <w:rPr>
              <w:color w:val="202122"/>
              <w:sz w:val="20"/>
              <w:szCs w:val="20"/>
            </w:rPr>
          </w:rPrChange>
        </w:rPr>
        <w:t xml:space="preserve"> was composed between the third century BCE, beginning around 400 BCE, and the third century CE. It is the longest epic poem known and has been described as “the longest poem ever written,” being made up of more than one hundred thousand couplets or two hundred thousand verses with a text of about one million eight hundred thousand words. The </w:t>
      </w:r>
      <w:r w:rsidRPr="00E13F4E">
        <w:rPr>
          <w:i/>
          <w:iCs/>
          <w:color w:val="000000" w:themeColor="text1"/>
          <w:sz w:val="20"/>
          <w:szCs w:val="20"/>
          <w:rPrChange w:id="2383" w:author="Zahid Syed" w:date="2025-09-24T13:00:00Z" w16du:dateUtc="2025-09-24T04:00:00Z">
            <w:rPr>
              <w:i/>
              <w:iCs/>
              <w:color w:val="202122"/>
              <w:sz w:val="20"/>
              <w:szCs w:val="20"/>
            </w:rPr>
          </w:rPrChange>
        </w:rPr>
        <w:t>Mahābhārata</w:t>
      </w:r>
      <w:r w:rsidRPr="00E13F4E">
        <w:rPr>
          <w:color w:val="000000" w:themeColor="text1"/>
          <w:sz w:val="20"/>
          <w:szCs w:val="20"/>
          <w:rPrChange w:id="2384" w:author="Zahid Syed" w:date="2025-09-24T13:00:00Z" w16du:dateUtc="2025-09-24T04:00:00Z">
            <w:rPr>
              <w:color w:val="202122"/>
              <w:sz w:val="20"/>
              <w:szCs w:val="20"/>
            </w:rPr>
          </w:rPrChange>
        </w:rPr>
        <w:t xml:space="preserve"> is roughly ten times longer than the Ancient Greek </w:t>
      </w:r>
      <w:r w:rsidRPr="00E13F4E">
        <w:rPr>
          <w:i/>
          <w:iCs/>
          <w:color w:val="000000" w:themeColor="text1"/>
          <w:sz w:val="20"/>
          <w:szCs w:val="20"/>
          <w:rPrChange w:id="2385" w:author="Zahid Syed" w:date="2025-09-24T13:00:00Z" w16du:dateUtc="2025-09-24T04:00:00Z">
            <w:rPr>
              <w:i/>
              <w:iCs/>
              <w:color w:val="202122"/>
              <w:sz w:val="20"/>
              <w:szCs w:val="20"/>
            </w:rPr>
          </w:rPrChange>
        </w:rPr>
        <w:t xml:space="preserve">Iliad </w:t>
      </w:r>
      <w:r w:rsidRPr="00E13F4E">
        <w:rPr>
          <w:color w:val="000000" w:themeColor="text1"/>
          <w:sz w:val="20"/>
          <w:szCs w:val="20"/>
          <w:rPrChange w:id="2386" w:author="Zahid Syed" w:date="2025-09-24T13:00:00Z" w16du:dateUtc="2025-09-24T04:00:00Z">
            <w:rPr>
              <w:color w:val="202122"/>
              <w:sz w:val="20"/>
              <w:szCs w:val="20"/>
            </w:rPr>
          </w:rPrChange>
        </w:rPr>
        <w:t xml:space="preserve">and </w:t>
      </w:r>
      <w:r w:rsidRPr="00E13F4E">
        <w:rPr>
          <w:i/>
          <w:iCs/>
          <w:color w:val="000000" w:themeColor="text1"/>
          <w:sz w:val="20"/>
          <w:szCs w:val="20"/>
          <w:rPrChange w:id="2387" w:author="Zahid Syed" w:date="2025-09-24T13:00:00Z" w16du:dateUtc="2025-09-24T04:00:00Z">
            <w:rPr>
              <w:i/>
              <w:iCs/>
              <w:color w:val="202122"/>
              <w:sz w:val="20"/>
              <w:szCs w:val="20"/>
            </w:rPr>
          </w:rPrChange>
        </w:rPr>
        <w:t>Odyssey</w:t>
      </w:r>
      <w:r w:rsidRPr="00E13F4E">
        <w:rPr>
          <w:color w:val="000000" w:themeColor="text1"/>
          <w:sz w:val="20"/>
          <w:szCs w:val="20"/>
          <w:rPrChange w:id="2388" w:author="Zahid Syed" w:date="2025-09-24T13:00:00Z" w16du:dateUtc="2025-09-24T04:00:00Z">
            <w:rPr>
              <w:color w:val="202122"/>
              <w:sz w:val="20"/>
              <w:szCs w:val="20"/>
            </w:rPr>
          </w:rPrChange>
        </w:rPr>
        <w:t xml:space="preserve"> combined. Some Scholars have called the </w:t>
      </w:r>
      <w:r w:rsidRPr="00E13F4E">
        <w:rPr>
          <w:i/>
          <w:iCs/>
          <w:color w:val="000000" w:themeColor="text1"/>
          <w:sz w:val="20"/>
          <w:szCs w:val="20"/>
          <w:rPrChange w:id="2389" w:author="Zahid Syed" w:date="2025-09-24T13:00:00Z" w16du:dateUtc="2025-09-24T04:00:00Z">
            <w:rPr>
              <w:i/>
              <w:iCs/>
              <w:color w:val="202122"/>
              <w:sz w:val="20"/>
              <w:szCs w:val="20"/>
            </w:rPr>
          </w:rPrChange>
        </w:rPr>
        <w:t>Mahābhārata</w:t>
      </w:r>
      <w:r w:rsidRPr="00E13F4E">
        <w:rPr>
          <w:color w:val="000000" w:themeColor="text1"/>
          <w:sz w:val="20"/>
          <w:szCs w:val="20"/>
          <w:rPrChange w:id="2390" w:author="Zahid Syed" w:date="2025-09-24T13:00:00Z" w16du:dateUtc="2025-09-24T04:00:00Z">
            <w:rPr>
              <w:color w:val="202122"/>
              <w:sz w:val="20"/>
              <w:szCs w:val="20"/>
            </w:rPr>
          </w:rPrChange>
        </w:rPr>
        <w:t xml:space="preserve"> the Bible of Hinduism. It was written after the ancient Indic Vedas but is often called “the fifth Veda.”</w:t>
      </w:r>
    </w:p>
  </w:footnote>
  <w:footnote w:id="104">
    <w:p w14:paraId="5149B6A6" w14:textId="77777777" w:rsidR="005A3A57" w:rsidRPr="00E13F4E" w:rsidRDefault="005A3A57" w:rsidP="005D5C5B">
      <w:pPr>
        <w:pStyle w:val="FootnoteText"/>
        <w:rPr>
          <w:rFonts w:ascii="Times New Roman" w:hAnsi="Times New Roman" w:cs="Times New Roman"/>
          <w:color w:val="000000" w:themeColor="text1"/>
          <w:sz w:val="20"/>
          <w:szCs w:val="20"/>
          <w:rPrChange w:id="2391"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2392"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393"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i/>
          <w:iCs/>
          <w:color w:val="000000" w:themeColor="text1"/>
          <w:sz w:val="20"/>
          <w:szCs w:val="20"/>
          <w:rPrChange w:id="2394" w:author="Zahid Syed" w:date="2025-09-24T13:00:00Z" w16du:dateUtc="2025-09-24T04:00:00Z">
            <w:rPr>
              <w:rFonts w:ascii="Times New Roman" w:hAnsi="Times New Roman" w:cs="Times New Roman"/>
              <w:b/>
              <w:bCs/>
              <w:i/>
              <w:iCs/>
              <w:color w:val="202122"/>
              <w:sz w:val="20"/>
              <w:szCs w:val="20"/>
            </w:rPr>
          </w:rPrChange>
        </w:rPr>
        <w:t>Ōṁ</w:t>
      </w:r>
      <w:r w:rsidRPr="00E13F4E">
        <w:rPr>
          <w:rFonts w:ascii="Times New Roman" w:hAnsi="Times New Roman" w:cs="Times New Roman"/>
          <w:i/>
          <w:color w:val="000000" w:themeColor="text1"/>
          <w:sz w:val="20"/>
          <w:szCs w:val="20"/>
          <w:rPrChange w:id="2395" w:author="Zahid Syed" w:date="2025-09-24T13:00:00Z" w16du:dateUtc="2025-09-24T04:00:00Z">
            <w:rPr>
              <w:rFonts w:ascii="Times New Roman" w:hAnsi="Times New Roman" w:cs="Times New Roman"/>
              <w:i/>
              <w:sz w:val="20"/>
              <w:szCs w:val="20"/>
            </w:rPr>
          </w:rPrChange>
        </w:rPr>
        <w:t xml:space="preserve">, Om, </w:t>
      </w:r>
      <w:r w:rsidRPr="00E13F4E">
        <w:rPr>
          <w:rFonts w:ascii="Times New Roman" w:hAnsi="Times New Roman" w:cs="Times New Roman"/>
          <w:iCs/>
          <w:color w:val="000000" w:themeColor="text1"/>
          <w:sz w:val="20"/>
          <w:szCs w:val="20"/>
          <w:rPrChange w:id="2396" w:author="Zahid Syed" w:date="2025-09-24T13:00:00Z" w16du:dateUtc="2025-09-24T04:00:00Z">
            <w:rPr>
              <w:rFonts w:ascii="Times New Roman" w:hAnsi="Times New Roman" w:cs="Times New Roman"/>
              <w:iCs/>
              <w:sz w:val="20"/>
              <w:szCs w:val="20"/>
            </w:rPr>
          </w:rPrChange>
        </w:rPr>
        <w:t xml:space="preserve">or </w:t>
      </w:r>
      <w:r w:rsidRPr="00E13F4E">
        <w:rPr>
          <w:rFonts w:ascii="Times New Roman" w:hAnsi="Times New Roman" w:cs="Times New Roman"/>
          <w:i/>
          <w:color w:val="000000" w:themeColor="text1"/>
          <w:sz w:val="20"/>
          <w:szCs w:val="20"/>
          <w:rPrChange w:id="2397" w:author="Zahid Syed" w:date="2025-09-24T13:00:00Z" w16du:dateUtc="2025-09-24T04:00:00Z">
            <w:rPr>
              <w:rFonts w:ascii="Times New Roman" w:hAnsi="Times New Roman" w:cs="Times New Roman"/>
              <w:i/>
              <w:sz w:val="20"/>
              <w:szCs w:val="20"/>
            </w:rPr>
          </w:rPrChange>
        </w:rPr>
        <w:t xml:space="preserve">Aum </w:t>
      </w:r>
      <w:r w:rsidRPr="00E13F4E">
        <w:rPr>
          <w:rFonts w:ascii="Times New Roman" w:hAnsi="Times New Roman" w:cs="Times New Roman"/>
          <w:iCs/>
          <w:color w:val="000000" w:themeColor="text1"/>
          <w:sz w:val="20"/>
          <w:szCs w:val="20"/>
          <w:rPrChange w:id="2398" w:author="Zahid Syed" w:date="2025-09-24T13:00:00Z" w16du:dateUtc="2025-09-24T04:00:00Z">
            <w:rPr>
              <w:rFonts w:ascii="Times New Roman" w:hAnsi="Times New Roman" w:cs="Times New Roman"/>
              <w:iCs/>
              <w:sz w:val="20"/>
              <w:szCs w:val="20"/>
            </w:rPr>
          </w:rPrChange>
        </w:rPr>
        <w:t xml:space="preserve">is a sacrosanct Vedic and Hindu sound-symbol representing the Trinity of </w:t>
      </w:r>
      <w:r w:rsidRPr="00E13F4E">
        <w:rPr>
          <w:rFonts w:ascii="Times New Roman" w:hAnsi="Times New Roman" w:cs="Times New Roman"/>
          <w:i/>
          <w:iCs/>
          <w:color w:val="000000" w:themeColor="text1"/>
          <w:sz w:val="20"/>
          <w:szCs w:val="20"/>
          <w:rPrChange w:id="2399" w:author="Zahid Syed" w:date="2025-09-24T13:00:00Z" w16du:dateUtc="2025-09-24T04:00:00Z">
            <w:rPr>
              <w:rFonts w:ascii="Times New Roman" w:hAnsi="Times New Roman" w:cs="Times New Roman"/>
              <w:i/>
              <w:iCs/>
              <w:sz w:val="20"/>
              <w:szCs w:val="20"/>
            </w:rPr>
          </w:rPrChange>
        </w:rPr>
        <w:t>Vishu-Shiva-Brahmā</w:t>
      </w:r>
      <w:r w:rsidRPr="00E13F4E">
        <w:rPr>
          <w:rFonts w:ascii="Times New Roman" w:hAnsi="Times New Roman" w:cs="Times New Roman"/>
          <w:color w:val="000000" w:themeColor="text1"/>
          <w:sz w:val="20"/>
          <w:szCs w:val="20"/>
          <w:rPrChange w:id="2400" w:author="Zahid Syed" w:date="2025-09-24T13:00:00Z" w16du:dateUtc="2025-09-24T04:00:00Z">
            <w:rPr>
              <w:rFonts w:ascii="Times New Roman" w:hAnsi="Times New Roman" w:cs="Times New Roman"/>
              <w:sz w:val="20"/>
              <w:szCs w:val="20"/>
            </w:rPr>
          </w:rPrChange>
        </w:rPr>
        <w:t xml:space="preserve">. It is one of the most important invocations in Hinduism and is believed to link the believer to the essence of the Supreme Absolute or the </w:t>
      </w:r>
      <w:r w:rsidRPr="00E13F4E">
        <w:rPr>
          <w:rFonts w:ascii="Times New Roman" w:hAnsi="Times New Roman" w:cs="Times New Roman"/>
          <w:i/>
          <w:iCs/>
          <w:color w:val="000000" w:themeColor="text1"/>
          <w:sz w:val="20"/>
          <w:szCs w:val="20"/>
          <w:rPrChange w:id="2401" w:author="Zahid Syed" w:date="2025-09-24T13:00:00Z" w16du:dateUtc="2025-09-24T04:00:00Z">
            <w:rPr>
              <w:rFonts w:ascii="Times New Roman" w:hAnsi="Times New Roman" w:cs="Times New Roman"/>
              <w:i/>
              <w:iCs/>
              <w:sz w:val="20"/>
              <w:szCs w:val="20"/>
            </w:rPr>
          </w:rPrChange>
        </w:rPr>
        <w:t>Ātman-Brahman</w:t>
      </w:r>
      <w:r w:rsidRPr="00E13F4E">
        <w:rPr>
          <w:rFonts w:ascii="Times New Roman" w:hAnsi="Times New Roman" w:cs="Times New Roman"/>
          <w:color w:val="000000" w:themeColor="text1"/>
          <w:sz w:val="20"/>
          <w:szCs w:val="20"/>
          <w:rPrChange w:id="2402" w:author="Zahid Syed" w:date="2025-09-24T13:00:00Z" w16du:dateUtc="2025-09-24T04:00:00Z">
            <w:rPr>
              <w:rFonts w:ascii="Times New Roman" w:hAnsi="Times New Roman" w:cs="Times New Roman"/>
              <w:sz w:val="20"/>
              <w:szCs w:val="20"/>
            </w:rPr>
          </w:rPrChange>
        </w:rPr>
        <w:t xml:space="preserve"> of the cosmic world.</w:t>
      </w:r>
      <w:r w:rsidRPr="00E13F4E">
        <w:rPr>
          <w:rFonts w:ascii="Times New Roman" w:hAnsi="Times New Roman" w:cs="Times New Roman"/>
          <w:i/>
          <w:iCs/>
          <w:color w:val="000000" w:themeColor="text1"/>
          <w:sz w:val="20"/>
          <w:szCs w:val="20"/>
          <w:rPrChange w:id="2403" w:author="Zahid Syed" w:date="2025-09-24T13:00:00Z" w16du:dateUtc="2025-09-24T04:00:00Z">
            <w:rPr>
              <w:rFonts w:ascii="Times New Roman" w:hAnsi="Times New Roman" w:cs="Times New Roman"/>
              <w:i/>
              <w:iCs/>
              <w:color w:val="202122"/>
              <w:sz w:val="20"/>
              <w:szCs w:val="20"/>
            </w:rPr>
          </w:rPrChange>
        </w:rPr>
        <w:t xml:space="preserve"> </w:t>
      </w:r>
      <w:r w:rsidRPr="00E13F4E">
        <w:rPr>
          <w:rFonts w:ascii="Times New Roman" w:hAnsi="Times New Roman" w:cs="Times New Roman"/>
          <w:color w:val="000000" w:themeColor="text1"/>
          <w:sz w:val="20"/>
          <w:szCs w:val="20"/>
          <w:rPrChange w:id="2404" w:author="Zahid Syed" w:date="2025-09-24T13:00:00Z" w16du:dateUtc="2025-09-24T04:00:00Z">
            <w:rPr>
              <w:rFonts w:ascii="Times New Roman" w:hAnsi="Times New Roman" w:cs="Times New Roman"/>
              <w:color w:val="202122"/>
              <w:sz w:val="20"/>
              <w:szCs w:val="20"/>
            </w:rPr>
          </w:rPrChange>
        </w:rPr>
        <w:t xml:space="preserve">Although its first known mention is in the Upanishads, </w:t>
      </w:r>
      <w:r w:rsidRPr="00E13F4E">
        <w:rPr>
          <w:rFonts w:ascii="Times New Roman" w:hAnsi="Times New Roman" w:cs="Times New Roman"/>
          <w:i/>
          <w:iCs/>
          <w:color w:val="000000" w:themeColor="text1"/>
          <w:sz w:val="20"/>
          <w:szCs w:val="20"/>
          <w:rPrChange w:id="2405" w:author="Zahid Syed" w:date="2025-09-24T13:00:00Z" w16du:dateUtc="2025-09-24T04:00:00Z">
            <w:rPr>
              <w:rFonts w:ascii="Times New Roman" w:hAnsi="Times New Roman" w:cs="Times New Roman"/>
              <w:i/>
              <w:iCs/>
              <w:color w:val="202122"/>
              <w:sz w:val="20"/>
              <w:szCs w:val="20"/>
            </w:rPr>
          </w:rPrChange>
        </w:rPr>
        <w:t>Ōṁ</w:t>
      </w:r>
      <w:r w:rsidRPr="00E13F4E">
        <w:rPr>
          <w:rFonts w:ascii="Times New Roman" w:hAnsi="Times New Roman" w:cs="Times New Roman"/>
          <w:color w:val="000000" w:themeColor="text1"/>
          <w:sz w:val="20"/>
          <w:szCs w:val="20"/>
          <w:rPrChange w:id="2406" w:author="Zahid Syed" w:date="2025-09-24T13:00:00Z" w16du:dateUtc="2025-09-24T04:00:00Z">
            <w:rPr>
              <w:rFonts w:ascii="Times New Roman" w:hAnsi="Times New Roman" w:cs="Times New Roman"/>
              <w:color w:val="202122"/>
              <w:sz w:val="20"/>
              <w:szCs w:val="20"/>
            </w:rPr>
          </w:rPrChange>
        </w:rPr>
        <w:t xml:space="preserve"> emerged in the Vedic corpus in various chants and songs, and it is a part of spiritual meditation in Buddhism, Jainism, and Sikhism as well as Hinduism.</w:t>
      </w:r>
      <w:r w:rsidRPr="00E13F4E">
        <w:rPr>
          <w:rFonts w:ascii="Times New Roman" w:hAnsi="Times New Roman" w:cs="Times New Roman"/>
          <w:color w:val="000000" w:themeColor="text1"/>
          <w:sz w:val="20"/>
          <w:szCs w:val="20"/>
          <w:rPrChange w:id="2407" w:author="Zahid Syed" w:date="2025-09-24T13:00:00Z" w16du:dateUtc="2025-09-24T04:00:00Z">
            <w:rPr>
              <w:rFonts w:ascii="Times New Roman" w:hAnsi="Times New Roman" w:cs="Times New Roman"/>
              <w:sz w:val="20"/>
              <w:szCs w:val="20"/>
            </w:rPr>
          </w:rPrChange>
        </w:rPr>
        <w:t xml:space="preserve"> It is referred to as </w:t>
      </w:r>
      <w:r w:rsidRPr="00E13F4E">
        <w:rPr>
          <w:rFonts w:ascii="Times New Roman" w:hAnsi="Times New Roman" w:cs="Times New Roman"/>
          <w:i/>
          <w:iCs/>
          <w:color w:val="000000" w:themeColor="text1"/>
          <w:sz w:val="20"/>
          <w:szCs w:val="20"/>
          <w:rPrChange w:id="2408" w:author="Zahid Syed" w:date="2025-09-24T13:00:00Z" w16du:dateUtc="2025-09-24T04:00:00Z">
            <w:rPr>
              <w:rFonts w:ascii="Times New Roman" w:hAnsi="Times New Roman" w:cs="Times New Roman"/>
              <w:i/>
              <w:iCs/>
              <w:color w:val="202122"/>
              <w:sz w:val="20"/>
              <w:szCs w:val="20"/>
            </w:rPr>
          </w:rPrChange>
        </w:rPr>
        <w:t>Ōṁ-</w:t>
      </w:r>
      <w:r w:rsidRPr="00E13F4E">
        <w:rPr>
          <w:rFonts w:ascii="Times New Roman" w:hAnsi="Times New Roman" w:cs="Times New Roman"/>
          <w:i/>
          <w:iCs/>
          <w:color w:val="000000" w:themeColor="text1"/>
          <w:sz w:val="20"/>
          <w:szCs w:val="20"/>
          <w:lang w:bidi="sa"/>
          <w:rPrChange w:id="2409" w:author="Zahid Syed" w:date="2025-09-24T13:00:00Z" w16du:dateUtc="2025-09-24T04:00:00Z">
            <w:rPr>
              <w:rFonts w:ascii="Times New Roman" w:hAnsi="Times New Roman" w:cs="Times New Roman"/>
              <w:i/>
              <w:iCs/>
              <w:color w:val="202122"/>
              <w:sz w:val="20"/>
              <w:szCs w:val="20"/>
              <w:lang w:bidi="sa"/>
            </w:rPr>
          </w:rPrChange>
        </w:rPr>
        <w:t>Praṇava</w:t>
      </w:r>
      <w:r w:rsidRPr="00E13F4E">
        <w:rPr>
          <w:rFonts w:ascii="Times New Roman" w:hAnsi="Times New Roman" w:cs="Times New Roman"/>
          <w:color w:val="000000" w:themeColor="text1"/>
          <w:sz w:val="20"/>
          <w:szCs w:val="20"/>
          <w:lang w:bidi="sa"/>
          <w:rPrChange w:id="2410" w:author="Zahid Syed" w:date="2025-09-24T13:00:00Z" w16du:dateUtc="2025-09-24T04:00:00Z">
            <w:rPr>
              <w:rFonts w:ascii="Times New Roman" w:hAnsi="Times New Roman" w:cs="Times New Roman"/>
              <w:color w:val="202122"/>
              <w:sz w:val="20"/>
              <w:szCs w:val="20"/>
              <w:lang w:bidi="sa"/>
            </w:rPr>
          </w:rPrChange>
        </w:rPr>
        <w:t xml:space="preserve">, that is, the primeval </w:t>
      </w:r>
      <w:r w:rsidRPr="00E13F4E">
        <w:rPr>
          <w:rFonts w:ascii="Times New Roman" w:hAnsi="Times New Roman" w:cs="Times New Roman"/>
          <w:i/>
          <w:iCs/>
          <w:color w:val="000000" w:themeColor="text1"/>
          <w:sz w:val="20"/>
          <w:szCs w:val="20"/>
          <w:rPrChange w:id="2411" w:author="Zahid Syed" w:date="2025-09-24T13:00:00Z" w16du:dateUtc="2025-09-24T04:00:00Z">
            <w:rPr>
              <w:rFonts w:ascii="Times New Roman" w:hAnsi="Times New Roman" w:cs="Times New Roman"/>
              <w:i/>
              <w:iCs/>
              <w:color w:val="202122"/>
              <w:sz w:val="20"/>
              <w:szCs w:val="20"/>
            </w:rPr>
          </w:rPrChange>
        </w:rPr>
        <w:t>Ōṁ</w:t>
      </w:r>
      <w:r w:rsidRPr="00E13F4E">
        <w:rPr>
          <w:rFonts w:ascii="Times New Roman" w:hAnsi="Times New Roman" w:cs="Times New Roman"/>
          <w:color w:val="000000" w:themeColor="text1"/>
          <w:sz w:val="20"/>
          <w:szCs w:val="20"/>
          <w:rPrChange w:id="2412" w:author="Zahid Syed" w:date="2025-09-24T13:00:00Z" w16du:dateUtc="2025-09-24T04:00:00Z">
            <w:rPr>
              <w:rFonts w:ascii="Times New Roman" w:hAnsi="Times New Roman" w:cs="Times New Roman"/>
              <w:color w:val="202122"/>
              <w:sz w:val="20"/>
              <w:szCs w:val="20"/>
            </w:rPr>
          </w:rPrChange>
        </w:rPr>
        <w:t xml:space="preserve"> fore-sound. It is also called </w:t>
      </w:r>
      <w:r w:rsidRPr="00E13F4E">
        <w:rPr>
          <w:rFonts w:ascii="Times New Roman" w:hAnsi="Times New Roman" w:cs="Times New Roman"/>
          <w:i/>
          <w:iCs/>
          <w:color w:val="000000" w:themeColor="text1"/>
          <w:sz w:val="20"/>
          <w:szCs w:val="20"/>
          <w:rPrChange w:id="2413" w:author="Zahid Syed" w:date="2025-09-24T13:00:00Z" w16du:dateUtc="2025-09-24T04:00:00Z">
            <w:rPr>
              <w:rFonts w:ascii="Times New Roman" w:hAnsi="Times New Roman" w:cs="Times New Roman"/>
              <w:i/>
              <w:iCs/>
              <w:color w:val="202122"/>
              <w:sz w:val="20"/>
              <w:szCs w:val="20"/>
            </w:rPr>
          </w:rPrChange>
        </w:rPr>
        <w:t>Ōṁ-</w:t>
      </w:r>
      <w:r w:rsidRPr="00E13F4E">
        <w:rPr>
          <w:rFonts w:ascii="Times New Roman" w:hAnsi="Times New Roman" w:cs="Times New Roman"/>
          <w:i/>
          <w:iCs/>
          <w:color w:val="000000" w:themeColor="text1"/>
          <w:sz w:val="20"/>
          <w:szCs w:val="20"/>
          <w:lang w:bidi="sa"/>
          <w:rPrChange w:id="2414" w:author="Zahid Syed" w:date="2025-09-24T13:00:00Z" w16du:dateUtc="2025-09-24T04:00:00Z">
            <w:rPr>
              <w:rFonts w:ascii="Times New Roman" w:hAnsi="Times New Roman" w:cs="Times New Roman"/>
              <w:i/>
              <w:iCs/>
              <w:color w:val="202122"/>
              <w:sz w:val="20"/>
              <w:szCs w:val="20"/>
              <w:lang w:bidi="sa"/>
            </w:rPr>
          </w:rPrChange>
        </w:rPr>
        <w:t>kāra</w:t>
      </w:r>
      <w:r w:rsidRPr="00E13F4E">
        <w:rPr>
          <w:rFonts w:ascii="Times New Roman" w:hAnsi="Times New Roman" w:cs="Times New Roman"/>
          <w:color w:val="000000" w:themeColor="text1"/>
          <w:sz w:val="20"/>
          <w:szCs w:val="20"/>
          <w:lang w:bidi="sa"/>
          <w:rPrChange w:id="2415" w:author="Zahid Syed" w:date="2025-09-24T13:00:00Z" w16du:dateUtc="2025-09-24T04:00:00Z">
            <w:rPr>
              <w:rFonts w:ascii="Times New Roman" w:hAnsi="Times New Roman" w:cs="Times New Roman"/>
              <w:color w:val="202122"/>
              <w:sz w:val="20"/>
              <w:szCs w:val="20"/>
              <w:lang w:bidi="sa"/>
            </w:rPr>
          </w:rPrChange>
        </w:rPr>
        <w:t xml:space="preserve">, meaning “the </w:t>
      </w:r>
      <w:r w:rsidRPr="00E13F4E">
        <w:rPr>
          <w:rFonts w:ascii="Times New Roman" w:hAnsi="Times New Roman" w:cs="Times New Roman"/>
          <w:i/>
          <w:iCs/>
          <w:color w:val="000000" w:themeColor="text1"/>
          <w:sz w:val="20"/>
          <w:szCs w:val="20"/>
          <w:rPrChange w:id="2416" w:author="Zahid Syed" w:date="2025-09-24T13:00:00Z" w16du:dateUtc="2025-09-24T04:00:00Z">
            <w:rPr>
              <w:rFonts w:ascii="Times New Roman" w:hAnsi="Times New Roman" w:cs="Times New Roman"/>
              <w:i/>
              <w:iCs/>
              <w:color w:val="202122"/>
              <w:sz w:val="20"/>
              <w:szCs w:val="20"/>
            </w:rPr>
          </w:rPrChange>
        </w:rPr>
        <w:t>Ōṁ</w:t>
      </w:r>
      <w:r w:rsidRPr="00E13F4E">
        <w:rPr>
          <w:rFonts w:ascii="Times New Roman" w:hAnsi="Times New Roman" w:cs="Times New Roman"/>
          <w:color w:val="000000" w:themeColor="text1"/>
          <w:sz w:val="20"/>
          <w:szCs w:val="20"/>
          <w:rPrChange w:id="2417" w:author="Zahid Syed" w:date="2025-09-24T13:00:00Z" w16du:dateUtc="2025-09-24T04:00:00Z">
            <w:rPr>
              <w:rFonts w:ascii="Times New Roman" w:hAnsi="Times New Roman" w:cs="Times New Roman"/>
              <w:color w:val="202122"/>
              <w:sz w:val="20"/>
              <w:szCs w:val="20"/>
            </w:rPr>
          </w:rPrChange>
        </w:rPr>
        <w:t xml:space="preserve">-maker,” denoting the first appearance of </w:t>
      </w:r>
      <w:r w:rsidRPr="00E13F4E">
        <w:rPr>
          <w:rFonts w:ascii="Times New Roman" w:hAnsi="Times New Roman" w:cs="Times New Roman"/>
          <w:i/>
          <w:iCs/>
          <w:color w:val="000000" w:themeColor="text1"/>
          <w:sz w:val="20"/>
          <w:szCs w:val="20"/>
          <w:rPrChange w:id="2418" w:author="Zahid Syed" w:date="2025-09-24T13:00:00Z" w16du:dateUtc="2025-09-24T04:00:00Z">
            <w:rPr>
              <w:rFonts w:ascii="Times New Roman" w:hAnsi="Times New Roman" w:cs="Times New Roman"/>
              <w:i/>
              <w:iCs/>
              <w:color w:val="202122"/>
              <w:sz w:val="20"/>
              <w:szCs w:val="20"/>
            </w:rPr>
          </w:rPrChange>
        </w:rPr>
        <w:t>Ōṁ</w:t>
      </w:r>
      <w:r w:rsidRPr="00E13F4E">
        <w:rPr>
          <w:rFonts w:ascii="Times New Roman" w:hAnsi="Times New Roman" w:cs="Times New Roman"/>
          <w:color w:val="000000" w:themeColor="text1"/>
          <w:sz w:val="20"/>
          <w:szCs w:val="20"/>
          <w:rPrChange w:id="2419" w:author="Zahid Syed" w:date="2025-09-24T13:00:00Z" w16du:dateUtc="2025-09-24T04:00:00Z">
            <w:rPr>
              <w:rFonts w:ascii="Times New Roman" w:hAnsi="Times New Roman" w:cs="Times New Roman"/>
              <w:color w:val="202122"/>
              <w:sz w:val="20"/>
              <w:szCs w:val="20"/>
            </w:rPr>
          </w:rPrChange>
        </w:rPr>
        <w:t xml:space="preserve"> as the creative act of the Supreme Being.</w:t>
      </w:r>
    </w:p>
  </w:footnote>
  <w:footnote w:id="105">
    <w:p w14:paraId="13F0DF7D" w14:textId="77777777" w:rsidR="005A3A57" w:rsidRPr="00E13F4E" w:rsidRDefault="005A3A57" w:rsidP="005D5C5B">
      <w:pPr>
        <w:pStyle w:val="NormalWeb"/>
        <w:spacing w:before="0" w:beforeAutospacing="0" w:after="0" w:afterAutospacing="0"/>
        <w:rPr>
          <w:color w:val="000000" w:themeColor="text1"/>
          <w:sz w:val="20"/>
          <w:szCs w:val="20"/>
          <w:rPrChange w:id="2420" w:author="Zahid Syed" w:date="2025-09-24T13:00:00Z" w16du:dateUtc="2025-09-24T04:00:00Z">
            <w:rPr>
              <w:color w:val="202122"/>
              <w:sz w:val="20"/>
              <w:szCs w:val="20"/>
            </w:rPr>
          </w:rPrChange>
        </w:rPr>
      </w:pPr>
      <w:r w:rsidRPr="00E13F4E">
        <w:rPr>
          <w:rStyle w:val="FootnoteReference"/>
          <w:color w:val="000000" w:themeColor="text1"/>
          <w:sz w:val="20"/>
          <w:szCs w:val="20"/>
          <w:rPrChange w:id="2421" w:author="Zahid Syed" w:date="2025-09-24T13:00:00Z" w16du:dateUtc="2025-09-24T04:00:00Z">
            <w:rPr>
              <w:rStyle w:val="FootnoteReference"/>
              <w:sz w:val="20"/>
              <w:szCs w:val="20"/>
            </w:rPr>
          </w:rPrChange>
        </w:rPr>
        <w:footnoteRef/>
      </w:r>
      <w:r w:rsidRPr="00E13F4E">
        <w:rPr>
          <w:b/>
          <w:bCs/>
          <w:color w:val="000000" w:themeColor="text1"/>
          <w:sz w:val="20"/>
          <w:szCs w:val="20"/>
          <w:rPrChange w:id="2422" w:author="Zahid Syed" w:date="2025-09-24T13:00:00Z" w16du:dateUtc="2025-09-24T04:00:00Z">
            <w:rPr>
              <w:b/>
              <w:bCs/>
              <w:sz w:val="20"/>
              <w:szCs w:val="20"/>
            </w:rPr>
          </w:rPrChange>
        </w:rPr>
        <w:t xml:space="preserve"> The Upanishads </w:t>
      </w:r>
      <w:r w:rsidRPr="00E13F4E">
        <w:rPr>
          <w:color w:val="000000" w:themeColor="text1"/>
          <w:sz w:val="20"/>
          <w:szCs w:val="20"/>
          <w:rPrChange w:id="2423" w:author="Zahid Syed" w:date="2025-09-24T13:00:00Z" w16du:dateUtc="2025-09-24T04:00:00Z">
            <w:rPr>
              <w:sz w:val="20"/>
              <w:szCs w:val="20"/>
            </w:rPr>
          </w:rPrChange>
        </w:rPr>
        <w:t xml:space="preserve">(Sanskrit: </w:t>
      </w:r>
      <w:r w:rsidRPr="00E13F4E">
        <w:rPr>
          <w:i/>
          <w:iCs/>
          <w:color w:val="000000" w:themeColor="text1"/>
          <w:sz w:val="20"/>
          <w:szCs w:val="20"/>
          <w:lang w:bidi="sa"/>
          <w:rPrChange w:id="2424" w:author="Zahid Syed" w:date="2025-09-24T13:00:00Z" w16du:dateUtc="2025-09-24T04:00:00Z">
            <w:rPr>
              <w:i/>
              <w:iCs/>
              <w:color w:val="202122"/>
              <w:sz w:val="20"/>
              <w:szCs w:val="20"/>
              <w:lang w:bidi="sa"/>
            </w:rPr>
          </w:rPrChange>
        </w:rPr>
        <w:t>Upaniṣad</w:t>
      </w:r>
      <w:r w:rsidRPr="00E13F4E">
        <w:rPr>
          <w:color w:val="000000" w:themeColor="text1"/>
          <w:sz w:val="20"/>
          <w:szCs w:val="20"/>
          <w:lang w:bidi="sa"/>
          <w:rPrChange w:id="2425" w:author="Zahid Syed" w:date="2025-09-24T13:00:00Z" w16du:dateUtc="2025-09-24T04:00:00Z">
            <w:rPr>
              <w:color w:val="202122"/>
              <w:sz w:val="20"/>
              <w:szCs w:val="20"/>
              <w:lang w:bidi="sa"/>
            </w:rPr>
          </w:rPrChange>
        </w:rPr>
        <w:t xml:space="preserve">, meaning </w:t>
      </w:r>
      <w:r w:rsidRPr="00E13F4E">
        <w:rPr>
          <w:color w:val="000000" w:themeColor="text1"/>
          <w:sz w:val="20"/>
          <w:szCs w:val="20"/>
          <w:rPrChange w:id="2426" w:author="Zahid Syed" w:date="2025-09-24T13:00:00Z" w16du:dateUtc="2025-09-24T04:00:00Z">
            <w:rPr>
              <w:color w:val="202122"/>
              <w:sz w:val="20"/>
              <w:szCs w:val="20"/>
            </w:rPr>
          </w:rPrChange>
        </w:rPr>
        <w:t>“connection” or “equivalence,” which later came meaning "sitting near a teacher” to received spiritual enlightenment from the Sanskrit</w:t>
      </w:r>
      <w:r w:rsidRPr="00E13F4E">
        <w:rPr>
          <w:rStyle w:val="apple-converted-space"/>
          <w:color w:val="000000" w:themeColor="text1"/>
          <w:sz w:val="20"/>
          <w:szCs w:val="20"/>
          <w:rPrChange w:id="2427" w:author="Zahid Syed" w:date="2025-09-24T13:00:00Z" w16du:dateUtc="2025-09-24T04:00:00Z">
            <w:rPr>
              <w:rStyle w:val="apple-converted-space"/>
              <w:color w:val="202122"/>
              <w:sz w:val="20"/>
              <w:szCs w:val="20"/>
            </w:rPr>
          </w:rPrChange>
        </w:rPr>
        <w:t> </w:t>
      </w:r>
      <w:r w:rsidRPr="00E13F4E">
        <w:rPr>
          <w:i/>
          <w:iCs/>
          <w:color w:val="000000" w:themeColor="text1"/>
          <w:sz w:val="20"/>
          <w:szCs w:val="20"/>
          <w:rPrChange w:id="2428" w:author="Zahid Syed" w:date="2025-09-24T13:00:00Z" w16du:dateUtc="2025-09-24T04:00:00Z">
            <w:rPr>
              <w:i/>
              <w:iCs/>
              <w:color w:val="202122"/>
              <w:sz w:val="20"/>
              <w:szCs w:val="20"/>
            </w:rPr>
          </w:rPrChange>
        </w:rPr>
        <w:t>upa</w:t>
      </w:r>
      <w:r w:rsidRPr="00E13F4E">
        <w:rPr>
          <w:rStyle w:val="apple-converted-space"/>
          <w:color w:val="000000" w:themeColor="text1"/>
          <w:sz w:val="20"/>
          <w:szCs w:val="20"/>
          <w:rPrChange w:id="2429" w:author="Zahid Syed" w:date="2025-09-24T13:00:00Z" w16du:dateUtc="2025-09-24T04:00:00Z">
            <w:rPr>
              <w:rStyle w:val="apple-converted-space"/>
              <w:color w:val="202122"/>
              <w:sz w:val="20"/>
              <w:szCs w:val="20"/>
            </w:rPr>
          </w:rPrChange>
        </w:rPr>
        <w:t> </w:t>
      </w:r>
      <w:r w:rsidRPr="00E13F4E">
        <w:rPr>
          <w:color w:val="000000" w:themeColor="text1"/>
          <w:sz w:val="20"/>
          <w:szCs w:val="20"/>
          <w:rPrChange w:id="2430" w:author="Zahid Syed" w:date="2025-09-24T13:00:00Z" w16du:dateUtc="2025-09-24T04:00:00Z">
            <w:rPr>
              <w:color w:val="202122"/>
              <w:sz w:val="20"/>
              <w:szCs w:val="20"/>
            </w:rPr>
          </w:rPrChange>
        </w:rPr>
        <w:t>"by" and</w:t>
      </w:r>
      <w:r w:rsidRPr="00E13F4E">
        <w:rPr>
          <w:rStyle w:val="apple-converted-space"/>
          <w:color w:val="000000" w:themeColor="text1"/>
          <w:sz w:val="20"/>
          <w:szCs w:val="20"/>
          <w:rPrChange w:id="2431" w:author="Zahid Syed" w:date="2025-09-24T13:00:00Z" w16du:dateUtc="2025-09-24T04:00:00Z">
            <w:rPr>
              <w:rStyle w:val="apple-converted-space"/>
              <w:color w:val="202122"/>
              <w:sz w:val="20"/>
              <w:szCs w:val="20"/>
            </w:rPr>
          </w:rPrChange>
        </w:rPr>
        <w:t> </w:t>
      </w:r>
      <w:r w:rsidRPr="00E13F4E">
        <w:rPr>
          <w:i/>
          <w:iCs/>
          <w:color w:val="000000" w:themeColor="text1"/>
          <w:sz w:val="20"/>
          <w:szCs w:val="20"/>
          <w:rPrChange w:id="2432" w:author="Zahid Syed" w:date="2025-09-24T13:00:00Z" w16du:dateUtc="2025-09-24T04:00:00Z">
            <w:rPr>
              <w:i/>
              <w:iCs/>
              <w:color w:val="202122"/>
              <w:sz w:val="20"/>
              <w:szCs w:val="20"/>
            </w:rPr>
          </w:rPrChange>
        </w:rPr>
        <w:t>ni-ṣad</w:t>
      </w:r>
      <w:r w:rsidRPr="00E13F4E">
        <w:rPr>
          <w:rStyle w:val="apple-converted-space"/>
          <w:color w:val="000000" w:themeColor="text1"/>
          <w:sz w:val="20"/>
          <w:szCs w:val="20"/>
          <w:rPrChange w:id="2433" w:author="Zahid Syed" w:date="2025-09-24T13:00:00Z" w16du:dateUtc="2025-09-24T04:00:00Z">
            <w:rPr>
              <w:rStyle w:val="apple-converted-space"/>
              <w:color w:val="202122"/>
              <w:sz w:val="20"/>
              <w:szCs w:val="20"/>
            </w:rPr>
          </w:rPrChange>
        </w:rPr>
        <w:t> </w:t>
      </w:r>
      <w:r w:rsidRPr="00E13F4E">
        <w:rPr>
          <w:color w:val="000000" w:themeColor="text1"/>
          <w:sz w:val="20"/>
          <w:szCs w:val="20"/>
          <w:rPrChange w:id="2434" w:author="Zahid Syed" w:date="2025-09-24T13:00:00Z" w16du:dateUtc="2025-09-24T04:00:00Z">
            <w:rPr>
              <w:color w:val="202122"/>
              <w:sz w:val="20"/>
              <w:szCs w:val="20"/>
            </w:rPr>
          </w:rPrChange>
        </w:rPr>
        <w:t xml:space="preserve">"sit down") constitute a collection of late Vedic and post-Vedic Sanskrit texts, which document the profound transition between Vedic religion to Hinduism, when the formal sacrificial ritualism of the Vedas was transformed into the new religious ideas and institutions of Hinduism, especially those concerning Philosophical and Metaphysical contemplation, meditation, and self-knowledge. The central concern of all the Upanishads is to discover the relations between ancient ritual and cosmic realities on the basis of the identity of </w:t>
      </w:r>
      <w:r w:rsidRPr="00E13F4E">
        <w:rPr>
          <w:i/>
          <w:iCs/>
          <w:color w:val="000000" w:themeColor="text1"/>
          <w:sz w:val="20"/>
          <w:szCs w:val="20"/>
          <w:rPrChange w:id="2435" w:author="Zahid Syed" w:date="2025-09-24T13:00:00Z" w16du:dateUtc="2025-09-24T04:00:00Z">
            <w:rPr>
              <w:i/>
              <w:iCs/>
              <w:sz w:val="20"/>
              <w:szCs w:val="20"/>
            </w:rPr>
          </w:rPrChange>
        </w:rPr>
        <w:t>Ātman-Brahman</w:t>
      </w:r>
      <w:r w:rsidRPr="00E13F4E">
        <w:rPr>
          <w:color w:val="000000" w:themeColor="text1"/>
          <w:sz w:val="20"/>
          <w:szCs w:val="20"/>
          <w:rPrChange w:id="2436" w:author="Zahid Syed" w:date="2025-09-24T13:00:00Z" w16du:dateUtc="2025-09-24T04:00:00Z">
            <w:rPr>
              <w:sz w:val="20"/>
              <w:szCs w:val="20"/>
            </w:rPr>
          </w:rPrChange>
        </w:rPr>
        <w:t xml:space="preserve">. </w:t>
      </w:r>
      <w:r w:rsidRPr="00E13F4E">
        <w:rPr>
          <w:i/>
          <w:iCs/>
          <w:color w:val="000000" w:themeColor="text1"/>
          <w:sz w:val="20"/>
          <w:szCs w:val="20"/>
          <w:rPrChange w:id="2437" w:author="Zahid Syed" w:date="2025-09-24T13:00:00Z" w16du:dateUtc="2025-09-24T04:00:00Z">
            <w:rPr>
              <w:i/>
              <w:iCs/>
              <w:sz w:val="20"/>
              <w:szCs w:val="20"/>
            </w:rPr>
          </w:rPrChange>
        </w:rPr>
        <w:t>Ātman</w:t>
      </w:r>
      <w:r w:rsidRPr="00E13F4E">
        <w:rPr>
          <w:color w:val="000000" w:themeColor="text1"/>
          <w:sz w:val="20"/>
          <w:szCs w:val="20"/>
          <w:rPrChange w:id="2438" w:author="Zahid Syed" w:date="2025-09-24T13:00:00Z" w16du:dateUtc="2025-09-24T04:00:00Z">
            <w:rPr>
              <w:sz w:val="20"/>
              <w:szCs w:val="20"/>
            </w:rPr>
          </w:rPrChange>
        </w:rPr>
        <w:t xml:space="preserve"> stands for the eternal Self and self-existent identity of the individual, and</w:t>
      </w:r>
      <w:r w:rsidRPr="00E13F4E">
        <w:rPr>
          <w:i/>
          <w:iCs/>
          <w:color w:val="000000" w:themeColor="text1"/>
          <w:sz w:val="20"/>
          <w:szCs w:val="20"/>
          <w:rPrChange w:id="2439" w:author="Zahid Syed" w:date="2025-09-24T13:00:00Z" w16du:dateUtc="2025-09-24T04:00:00Z">
            <w:rPr>
              <w:i/>
              <w:iCs/>
              <w:sz w:val="20"/>
              <w:szCs w:val="20"/>
            </w:rPr>
          </w:rPrChange>
        </w:rPr>
        <w:t xml:space="preserve"> Brahman</w:t>
      </w:r>
      <w:r w:rsidRPr="00E13F4E">
        <w:rPr>
          <w:color w:val="000000" w:themeColor="text1"/>
          <w:sz w:val="20"/>
          <w:szCs w:val="20"/>
          <w:rPrChange w:id="2440" w:author="Zahid Syed" w:date="2025-09-24T13:00:00Z" w16du:dateUtc="2025-09-24T04:00:00Z">
            <w:rPr>
              <w:sz w:val="20"/>
              <w:szCs w:val="20"/>
            </w:rPr>
          </w:rPrChange>
        </w:rPr>
        <w:t xml:space="preserve"> represents the Ultimate Reality and highest universal principle). In </w:t>
      </w:r>
      <w:r w:rsidRPr="00E13F4E">
        <w:rPr>
          <w:i/>
          <w:iCs/>
          <w:color w:val="000000" w:themeColor="text1"/>
          <w:sz w:val="20"/>
          <w:szCs w:val="20"/>
          <w:rPrChange w:id="2441" w:author="Zahid Syed" w:date="2025-09-24T13:00:00Z" w16du:dateUtc="2025-09-24T04:00:00Z">
            <w:rPr>
              <w:i/>
              <w:iCs/>
              <w:sz w:val="20"/>
              <w:szCs w:val="20"/>
            </w:rPr>
          </w:rPrChange>
        </w:rPr>
        <w:t>Ātman-Brahman</w:t>
      </w:r>
      <w:r w:rsidRPr="00E13F4E">
        <w:rPr>
          <w:color w:val="000000" w:themeColor="text1"/>
          <w:sz w:val="20"/>
          <w:szCs w:val="20"/>
          <w:rPrChange w:id="2442" w:author="Zahid Syed" w:date="2025-09-24T13:00:00Z" w16du:dateUtc="2025-09-24T04:00:00Z">
            <w:rPr>
              <w:sz w:val="20"/>
              <w:szCs w:val="20"/>
            </w:rPr>
          </w:rPrChange>
        </w:rPr>
        <w:t xml:space="preserve">, the many are related to the One as the summit of the Metaphyscial hierarchy that arranges and interconnects all the multiplicities of the universe. </w:t>
      </w:r>
      <w:r w:rsidRPr="00E13F4E">
        <w:rPr>
          <w:color w:val="000000" w:themeColor="text1"/>
          <w:sz w:val="20"/>
          <w:szCs w:val="20"/>
          <w:rPrChange w:id="2443" w:author="Zahid Syed" w:date="2025-09-24T13:00:00Z" w16du:dateUtc="2025-09-24T04:00:00Z">
            <w:rPr>
              <w:color w:val="202122"/>
              <w:sz w:val="20"/>
              <w:szCs w:val="20"/>
            </w:rPr>
          </w:rPrChange>
        </w:rPr>
        <w:t xml:space="preserve">The history of the composition of the </w:t>
      </w:r>
      <w:r w:rsidRPr="00E13F4E">
        <w:rPr>
          <w:color w:val="000000" w:themeColor="text1"/>
          <w:sz w:val="20"/>
          <w:szCs w:val="20"/>
          <w:rPrChange w:id="2444" w:author="Zahid Syed" w:date="2025-09-24T13:00:00Z" w16du:dateUtc="2025-09-24T04:00:00Z">
            <w:rPr>
              <w:sz w:val="20"/>
              <w:szCs w:val="20"/>
            </w:rPr>
          </w:rPrChange>
        </w:rPr>
        <w:t>Upanishads—this crucial link between ritualistic Vedic religion and later Metaphysical Hinduism—is a matter of speculation, but they were probably written in a period stretching form the last centuries of the first millennium BCE until the ninth/fifteenth century of the Common Era.</w:t>
      </w:r>
    </w:p>
    <w:p w14:paraId="1ABA8871" w14:textId="77777777" w:rsidR="005A3A57" w:rsidRPr="00E13F4E" w:rsidRDefault="005A3A57" w:rsidP="005D5C5B">
      <w:pPr>
        <w:spacing w:after="0" w:line="240" w:lineRule="auto"/>
        <w:rPr>
          <w:rFonts w:ascii="Times New Roman" w:hAnsi="Times New Roman" w:cs="Times New Roman"/>
          <w:color w:val="000000" w:themeColor="text1"/>
          <w:sz w:val="20"/>
          <w:szCs w:val="20"/>
          <w:rPrChange w:id="2445" w:author="Zahid Syed" w:date="2025-09-24T13:00:00Z" w16du:dateUtc="2025-09-24T04:00:00Z">
            <w:rPr>
              <w:rFonts w:ascii="Times New Roman" w:hAnsi="Times New Roman" w:cs="Times New Roman"/>
              <w:sz w:val="20"/>
              <w:szCs w:val="20"/>
            </w:rPr>
          </w:rPrChange>
        </w:rPr>
      </w:pPr>
    </w:p>
    <w:p w14:paraId="01111C37" w14:textId="77777777" w:rsidR="005A3A57" w:rsidRPr="00E13F4E" w:rsidRDefault="005A3A57" w:rsidP="005D5C5B">
      <w:pPr>
        <w:pStyle w:val="FootnoteText"/>
        <w:rPr>
          <w:rFonts w:ascii="Times New Roman" w:hAnsi="Times New Roman" w:cs="Times New Roman"/>
          <w:color w:val="000000" w:themeColor="text1"/>
          <w:sz w:val="20"/>
          <w:szCs w:val="20"/>
          <w:rPrChange w:id="2446" w:author="Zahid Syed" w:date="2025-09-24T13:00:00Z" w16du:dateUtc="2025-09-24T04:00:00Z">
            <w:rPr>
              <w:rFonts w:ascii="Times New Roman" w:hAnsi="Times New Roman" w:cs="Times New Roman"/>
              <w:sz w:val="20"/>
              <w:szCs w:val="20"/>
            </w:rPr>
          </w:rPrChange>
        </w:rPr>
      </w:pPr>
    </w:p>
  </w:footnote>
  <w:footnote w:id="106">
    <w:p w14:paraId="08741033" w14:textId="77777777" w:rsidR="005A3A57" w:rsidRPr="00E13F4E" w:rsidRDefault="005A3A57" w:rsidP="005D5C5B">
      <w:pPr>
        <w:spacing w:after="0" w:line="240" w:lineRule="auto"/>
        <w:rPr>
          <w:rFonts w:ascii="Times New Roman" w:hAnsi="Times New Roman" w:cs="Times New Roman"/>
          <w:color w:val="000000" w:themeColor="text1"/>
          <w:sz w:val="20"/>
          <w:szCs w:val="20"/>
          <w:rPrChange w:id="2447" w:author="Zahid Syed" w:date="2025-09-24T13:00:00Z" w16du:dateUtc="2025-09-24T04:00:00Z">
            <w:rPr>
              <w:rFonts w:ascii="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2448"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449"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450" w:author="Zahid Syed" w:date="2025-09-24T13:00:00Z" w16du:dateUtc="2025-09-24T04:00:00Z">
            <w:rPr>
              <w:rFonts w:ascii="Times New Roman" w:hAnsi="Times New Roman" w:cs="Times New Roman"/>
              <w:b/>
              <w:bCs/>
              <w:sz w:val="20"/>
              <w:szCs w:val="20"/>
            </w:rPr>
          </w:rPrChange>
        </w:rPr>
        <w:t>The Buddha</w:t>
      </w:r>
      <w:r w:rsidRPr="00E13F4E">
        <w:rPr>
          <w:rFonts w:ascii="Times New Roman" w:hAnsi="Times New Roman" w:cs="Times New Roman"/>
          <w:color w:val="000000" w:themeColor="text1"/>
          <w:sz w:val="20"/>
          <w:szCs w:val="20"/>
          <w:rPrChange w:id="2451" w:author="Zahid Syed" w:date="2025-09-24T13:00:00Z" w16du:dateUtc="2025-09-24T04:00:00Z">
            <w:rPr>
              <w:rFonts w:ascii="Times New Roman" w:hAnsi="Times New Roman" w:cs="Times New Roman"/>
              <w:sz w:val="20"/>
              <w:szCs w:val="20"/>
            </w:rPr>
          </w:rPrChange>
        </w:rPr>
        <w:t>, meaning “the perfectly enlightened one” is a title representing a supreme Saintly ideal in ancient Indic religion. In the religion of Buddhism the honorific is attributed to</w:t>
      </w:r>
      <w:r w:rsidRPr="00E13F4E">
        <w:rPr>
          <w:rFonts w:ascii="Times New Roman" w:hAnsi="Times New Roman" w:cs="Times New Roman"/>
          <w:color w:val="000000" w:themeColor="text1"/>
          <w:sz w:val="20"/>
          <w:szCs w:val="20"/>
          <w:u w:val="single"/>
          <w:rPrChange w:id="2452" w:author="Zahid Syed" w:date="2025-09-24T13:00:00Z" w16du:dateUtc="2025-09-24T04:00:00Z">
            <w:rPr>
              <w:rFonts w:ascii="Times New Roman" w:hAnsi="Times New Roman" w:cs="Times New Roman"/>
              <w:sz w:val="20"/>
              <w:szCs w:val="20"/>
              <w:u w:val="single"/>
            </w:rPr>
          </w:rPrChange>
        </w:rPr>
        <w:t xml:space="preserve"> the sage </w:t>
      </w:r>
      <w:r w:rsidRPr="00E13F4E">
        <w:rPr>
          <w:rFonts w:ascii="Times New Roman" w:hAnsi="Times New Roman" w:cs="Times New Roman"/>
          <w:color w:val="000000" w:themeColor="text1"/>
          <w:sz w:val="20"/>
          <w:szCs w:val="20"/>
          <w:u w:val="single"/>
          <w:rPrChange w:id="2453" w:author="Zahid Syed" w:date="2025-09-24T13:00:00Z" w16du:dateUtc="2025-09-24T04:00:00Z">
            <w:rPr>
              <w:rFonts w:ascii="Times New Roman" w:hAnsi="Times New Roman" w:cs="Times New Roman"/>
              <w:color w:val="000000"/>
              <w:sz w:val="20"/>
              <w:szCs w:val="20"/>
              <w:u w:val="single"/>
            </w:rPr>
          </w:rPrChange>
        </w:rPr>
        <w:t>Gautama</w:t>
      </w:r>
      <w:r w:rsidRPr="00E13F4E">
        <w:rPr>
          <w:rFonts w:ascii="Times New Roman" w:hAnsi="Times New Roman" w:cs="Times New Roman"/>
          <w:color w:val="000000" w:themeColor="text1"/>
          <w:sz w:val="20"/>
          <w:szCs w:val="20"/>
          <w:rPrChange w:id="2454" w:author="Zahid Syed" w:date="2025-09-24T13:00:00Z" w16du:dateUtc="2025-09-24T04:00:00Z">
            <w:rPr>
              <w:rFonts w:ascii="Times New Roman" w:hAnsi="Times New Roman" w:cs="Times New Roman"/>
              <w:color w:val="000000"/>
              <w:sz w:val="20"/>
              <w:szCs w:val="20"/>
            </w:rPr>
          </w:rPrChange>
        </w:rPr>
        <w:t xml:space="preserve"> of the Southern Nepalese tribe of the Sākyas. He is also known in Buddhist Tradition as “Sākyamuni” (the sage of the Sākyas), “Siddhārta” (he who accomplished his aim), “Tathāgata” (he who arrived at the truth), but especially as “the Buddha.” </w:t>
      </w:r>
      <w:r w:rsidRPr="00E13F4E">
        <w:rPr>
          <w:rFonts w:ascii="Times New Roman" w:hAnsi="Times New Roman" w:cs="Times New Roman"/>
          <w:color w:val="000000" w:themeColor="text1"/>
          <w:sz w:val="20"/>
          <w:szCs w:val="20"/>
          <w:rPrChange w:id="2455" w:author="Zahid Syed" w:date="2025-09-24T13:00:00Z" w16du:dateUtc="2025-09-24T04:00:00Z">
            <w:rPr>
              <w:rFonts w:ascii="Times New Roman" w:hAnsi="Times New Roman" w:cs="Times New Roman"/>
              <w:color w:val="1A1A1A"/>
              <w:sz w:val="20"/>
              <w:szCs w:val="20"/>
            </w:rPr>
          </w:rPrChange>
        </w:rPr>
        <w:t xml:space="preserve">The times of Gautama’s birth, life, and death are uncertain, and—in fact—all early Indian historical dates are subject to debate. During the fourteenth/twentieth century, most historians dated his life between around 563 BCE to 483 BCE. More recently, however, his death has been dated later, between 411 BCE and 400 BCE. No written records about Gautama have been found from his lifetime or even from the period of one or two centuries afterwards. </w:t>
      </w:r>
      <w:r w:rsidRPr="00E13F4E">
        <w:rPr>
          <w:rFonts w:ascii="Times New Roman" w:hAnsi="Times New Roman" w:cs="Times New Roman"/>
          <w:color w:val="000000" w:themeColor="text1"/>
          <w:sz w:val="20"/>
          <w:szCs w:val="20"/>
          <w:rPrChange w:id="2456" w:author="Zahid Syed" w:date="2025-09-24T13:00:00Z" w16du:dateUtc="2025-09-24T04:00:00Z">
            <w:rPr>
              <w:rFonts w:ascii="Times New Roman" w:hAnsi="Times New Roman" w:cs="Times New Roman"/>
              <w:color w:val="000000"/>
              <w:sz w:val="20"/>
              <w:szCs w:val="20"/>
            </w:rPr>
          </w:rPrChange>
        </w:rPr>
        <w:t>Gautama was born as a Sākya</w:t>
      </w:r>
      <w:r w:rsidRPr="00E13F4E">
        <w:rPr>
          <w:rFonts w:ascii="Times New Roman" w:hAnsi="Times New Roman" w:cs="Times New Roman"/>
          <w:color w:val="000000" w:themeColor="text1"/>
          <w:sz w:val="20"/>
          <w:szCs w:val="20"/>
          <w:rPrChange w:id="2457" w:author="Zahid Syed" w:date="2025-09-24T13:00:00Z" w16du:dateUtc="2025-09-24T04:00:00Z">
            <w:rPr>
              <w:rFonts w:ascii="Times New Roman" w:hAnsi="Times New Roman" w:cs="Times New Roman"/>
              <w:color w:val="1A1A1A"/>
              <w:sz w:val="20"/>
              <w:szCs w:val="20"/>
            </w:rPr>
          </w:rPrChange>
        </w:rPr>
        <w:t xml:space="preserve"> </w:t>
      </w:r>
      <w:r w:rsidRPr="00E13F4E">
        <w:rPr>
          <w:rFonts w:ascii="Times New Roman" w:hAnsi="Times New Roman" w:cs="Times New Roman"/>
          <w:color w:val="000000" w:themeColor="text1"/>
          <w:sz w:val="20"/>
          <w:szCs w:val="20"/>
          <w:rPrChange w:id="2458" w:author="Zahid Syed" w:date="2025-09-24T13:00:00Z" w16du:dateUtc="2025-09-24T04:00:00Z">
            <w:rPr>
              <w:rFonts w:ascii="Times New Roman" w:hAnsi="Times New Roman" w:cs="Times New Roman"/>
              <w:color w:val="000000"/>
              <w:sz w:val="20"/>
              <w:szCs w:val="20"/>
            </w:rPr>
          </w:rPrChange>
        </w:rPr>
        <w:t xml:space="preserve">aristocrat at a time when the older Indic social order was under great challenge from new ideas and forces. Gautama was born into the Indic World in its “Time of Troubles,” when there was devastating internecine warfare between contending states. He saw his native city-state Kapilavastu sacked and Sakyan kinsmen massacred. The Sakya had been one of the small aristocratic republics of the early Indic World. These republics were probably succumbing to the rising monarchies, autocratically governed and built on larger scale in Buddha’s generation. Moreover, his lifetime coincided with the Persian Achaemenid conquest of the Indus Valley in Northwestern India under the rule of Darius I, and Persian occupation of those regions would last for about two hundred years. For his part, </w:t>
      </w:r>
      <w:r w:rsidRPr="00E13F4E">
        <w:rPr>
          <w:rFonts w:ascii="Times New Roman" w:hAnsi="Times New Roman" w:cs="Times New Roman"/>
          <w:color w:val="000000" w:themeColor="text1"/>
          <w:sz w:val="20"/>
          <w:szCs w:val="20"/>
          <w:rPrChange w:id="2459" w:author="Zahid Syed" w:date="2025-09-24T13:00:00Z" w16du:dateUtc="2025-09-24T04:00:00Z">
            <w:rPr>
              <w:rFonts w:ascii="Times New Roman" w:hAnsi="Times New Roman" w:cs="Times New Roman"/>
              <w:color w:val="1A1A1A"/>
              <w:sz w:val="20"/>
              <w:szCs w:val="20"/>
            </w:rPr>
          </w:rPrChange>
        </w:rPr>
        <w:t>Gautama</w:t>
      </w:r>
      <w:r w:rsidRPr="00E13F4E">
        <w:rPr>
          <w:rFonts w:ascii="Times New Roman" w:hAnsi="Times New Roman" w:cs="Times New Roman"/>
          <w:color w:val="000000" w:themeColor="text1"/>
          <w:sz w:val="20"/>
          <w:szCs w:val="20"/>
          <w:rPrChange w:id="2460" w:author="Zahid Syed" w:date="2025-09-24T13:00:00Z" w16du:dateUtc="2025-09-24T04:00:00Z">
            <w:rPr>
              <w:rFonts w:ascii="Times New Roman" w:hAnsi="Times New Roman" w:cs="Times New Roman"/>
              <w:color w:val="000000"/>
              <w:sz w:val="20"/>
              <w:szCs w:val="20"/>
            </w:rPr>
          </w:rPrChange>
        </w:rPr>
        <w:t xml:space="preserve"> renounced the world; left his wife, son, wealth, political rule, and family inheritance at the age of twenty-nine. He then spent seven years in extreme asceticism without result, continually increasing the severity of his self-mortification. But, according to Buddhist tradition, when he took his first step towards returning to the world and broke his fast, light enveloped him. He became spiritually enlightened and spent the rest of his life imparting what he had learned among a company of disciples who had gathered around him. </w:t>
      </w:r>
      <w:r w:rsidRPr="00E13F4E">
        <w:rPr>
          <w:rFonts w:ascii="Times New Roman" w:eastAsia="MS Mincho" w:hAnsi="Times New Roman" w:cs="Times New Roman"/>
          <w:color w:val="000000" w:themeColor="text1"/>
          <w:sz w:val="20"/>
          <w:szCs w:val="20"/>
          <w:rPrChange w:id="2461" w:author="Zahid Syed" w:date="2025-09-24T13:00:00Z" w16du:dateUtc="2025-09-24T04:00:00Z">
            <w:rPr>
              <w:rFonts w:ascii="Times New Roman" w:eastAsia="MS Mincho" w:hAnsi="Times New Roman" w:cs="Times New Roman"/>
              <w:color w:val="000000"/>
              <w:sz w:val="20"/>
              <w:szCs w:val="20"/>
            </w:rPr>
          </w:rPrChange>
        </w:rPr>
        <w:t xml:space="preserve">Gautauma lived and taught primarily in the Northeastern regions of ancient India. From the beginning, the Buddha taught a “Middle Way” between sensual indulgence and severe asceticism and which also referred to relative moderation in spiritual discipline and penitential practice. The </w:t>
      </w:r>
      <w:r w:rsidRPr="00E13F4E">
        <w:rPr>
          <w:rFonts w:ascii="Times New Roman" w:hAnsi="Times New Roman" w:cs="Times New Roman"/>
          <w:color w:val="000000" w:themeColor="text1"/>
          <w:sz w:val="20"/>
          <w:szCs w:val="20"/>
          <w:rPrChange w:id="2462" w:author="Zahid Syed" w:date="2025-09-24T13:00:00Z" w16du:dateUtc="2025-09-24T04:00:00Z">
            <w:rPr>
              <w:rFonts w:ascii="Times New Roman" w:hAnsi="Times New Roman" w:cs="Times New Roman"/>
              <w:color w:val="000000"/>
              <w:sz w:val="20"/>
              <w:szCs w:val="20"/>
            </w:rPr>
          </w:rPrChange>
        </w:rPr>
        <w:t>Buddha taught and organized his followers for about forty-five years. He did not believe that he had founded a new faith but that he had restored ancient teaching and practices. Buddhist legend makes it difficult to discover the real “historical” Buddha, and the same is true of Mah</w:t>
      </w:r>
      <w:r w:rsidRPr="00E13F4E">
        <w:rPr>
          <w:rFonts w:ascii="Times New Roman" w:hAnsi="Times New Roman" w:cs="Times New Roman"/>
          <w:color w:val="000000" w:themeColor="text1"/>
          <w:sz w:val="20"/>
          <w:szCs w:val="20"/>
          <w:rPrChange w:id="2463" w:author="Zahid Syed" w:date="2025-09-24T13:00:00Z" w16du:dateUtc="2025-09-24T04:00:00Z">
            <w:rPr>
              <w:rFonts w:ascii="Times New Roman" w:hAnsi="Times New Roman" w:cs="Times New Roman"/>
              <w:sz w:val="20"/>
              <w:szCs w:val="20"/>
            </w:rPr>
          </w:rPrChange>
        </w:rPr>
        <w:t xml:space="preserve">āvira, the </w:t>
      </w:r>
      <w:r w:rsidRPr="00E13F4E">
        <w:rPr>
          <w:rFonts w:ascii="Times New Roman" w:hAnsi="Times New Roman" w:cs="Times New Roman"/>
          <w:color w:val="000000" w:themeColor="text1"/>
          <w:sz w:val="20"/>
          <w:szCs w:val="20"/>
          <w:rPrChange w:id="2464" w:author="Zahid Syed" w:date="2025-09-24T13:00:00Z" w16du:dateUtc="2025-09-24T04:00:00Z">
            <w:rPr>
              <w:rFonts w:ascii="Times New Roman" w:hAnsi="Times New Roman" w:cs="Times New Roman"/>
              <w:color w:val="000000"/>
              <w:sz w:val="20"/>
              <w:szCs w:val="20"/>
            </w:rPr>
          </w:rPrChange>
        </w:rPr>
        <w:t>principal figure of the Jains. The Buddha never designated nor made provision for a successor or a visible head of the community. Thus, many sects formed. Two centuries after the Buddha there were at least eighteen sects with different monasteries. Looseness of organization was a main cause of weakness throughout the history of Buddhism and a major cause of its downfall in India. Buddhism laid great stress on the propagation of his doctrine by missionaries. His monks were scattered over India and beyond. Even during his lifetime there were many communities, not just one. His influence could not extend over them all.</w:t>
      </w:r>
    </w:p>
  </w:footnote>
  <w:footnote w:id="107">
    <w:p w14:paraId="679E1A11" w14:textId="77777777" w:rsidR="005A3A57" w:rsidRPr="00E13F4E" w:rsidRDefault="005A3A57" w:rsidP="005D5C5B">
      <w:pPr>
        <w:pStyle w:val="NormalWeb"/>
        <w:spacing w:before="0" w:beforeAutospacing="0" w:after="0" w:afterAutospacing="0"/>
        <w:rPr>
          <w:color w:val="000000" w:themeColor="text1"/>
          <w:sz w:val="20"/>
          <w:szCs w:val="20"/>
          <w:rPrChange w:id="2465" w:author="Zahid Syed" w:date="2025-09-24T13:00:00Z" w16du:dateUtc="2025-09-24T04:00:00Z">
            <w:rPr>
              <w:sz w:val="20"/>
              <w:szCs w:val="20"/>
            </w:rPr>
          </w:rPrChange>
        </w:rPr>
      </w:pPr>
      <w:r w:rsidRPr="00E13F4E">
        <w:rPr>
          <w:rStyle w:val="FootnoteReference"/>
          <w:color w:val="000000" w:themeColor="text1"/>
          <w:sz w:val="20"/>
          <w:szCs w:val="20"/>
          <w:rPrChange w:id="2466" w:author="Zahid Syed" w:date="2025-09-24T13:00:00Z" w16du:dateUtc="2025-09-24T04:00:00Z">
            <w:rPr>
              <w:rStyle w:val="FootnoteReference"/>
              <w:sz w:val="20"/>
              <w:szCs w:val="20"/>
            </w:rPr>
          </w:rPrChange>
        </w:rPr>
        <w:footnoteRef/>
      </w:r>
      <w:r w:rsidRPr="00E13F4E">
        <w:rPr>
          <w:color w:val="000000" w:themeColor="text1"/>
          <w:sz w:val="20"/>
          <w:szCs w:val="20"/>
          <w:rPrChange w:id="2467" w:author="Zahid Syed" w:date="2025-09-24T13:00:00Z" w16du:dateUtc="2025-09-24T04:00:00Z">
            <w:rPr>
              <w:sz w:val="20"/>
              <w:szCs w:val="20"/>
            </w:rPr>
          </w:rPrChange>
        </w:rPr>
        <w:t xml:space="preserve"> </w:t>
      </w:r>
      <w:r w:rsidRPr="00E13F4E">
        <w:rPr>
          <w:b/>
          <w:bCs/>
          <w:color w:val="000000" w:themeColor="text1"/>
          <w:sz w:val="20"/>
          <w:szCs w:val="20"/>
          <w:rPrChange w:id="2468" w:author="Zahid Syed" w:date="2025-09-24T13:00:00Z" w16du:dateUtc="2025-09-24T04:00:00Z">
            <w:rPr>
              <w:b/>
              <w:bCs/>
              <w:sz w:val="20"/>
              <w:szCs w:val="20"/>
            </w:rPr>
          </w:rPrChange>
        </w:rPr>
        <w:t>The</w:t>
      </w:r>
      <w:r w:rsidRPr="00E13F4E">
        <w:rPr>
          <w:i/>
          <w:iCs/>
          <w:color w:val="000000" w:themeColor="text1"/>
          <w:sz w:val="20"/>
          <w:szCs w:val="20"/>
          <w:rPrChange w:id="2469" w:author="Zahid Syed" w:date="2025-09-24T13:00:00Z" w16du:dateUtc="2025-09-24T04:00:00Z">
            <w:rPr>
              <w:i/>
              <w:iCs/>
              <w:sz w:val="20"/>
              <w:szCs w:val="20"/>
            </w:rPr>
          </w:rPrChange>
        </w:rPr>
        <w:t xml:space="preserve"> </w:t>
      </w:r>
      <w:r w:rsidRPr="00E13F4E">
        <w:rPr>
          <w:b/>
          <w:bCs/>
          <w:i/>
          <w:iCs/>
          <w:color w:val="000000" w:themeColor="text1"/>
          <w:sz w:val="20"/>
          <w:szCs w:val="20"/>
          <w:rPrChange w:id="2470" w:author="Zahid Syed" w:date="2025-09-24T13:00:00Z" w16du:dateUtc="2025-09-24T04:00:00Z">
            <w:rPr>
              <w:b/>
              <w:bCs/>
              <w:i/>
              <w:iCs/>
              <w:sz w:val="20"/>
              <w:szCs w:val="20"/>
            </w:rPr>
          </w:rPrChange>
        </w:rPr>
        <w:t>Dhyāni-Buddha</w:t>
      </w:r>
      <w:r w:rsidRPr="00E13F4E">
        <w:rPr>
          <w:b/>
          <w:bCs/>
          <w:color w:val="000000" w:themeColor="text1"/>
          <w:sz w:val="20"/>
          <w:szCs w:val="20"/>
          <w:rPrChange w:id="2471" w:author="Zahid Syed" w:date="2025-09-24T13:00:00Z" w16du:dateUtc="2025-09-24T04:00:00Z">
            <w:rPr>
              <w:b/>
              <w:bCs/>
              <w:sz w:val="20"/>
              <w:szCs w:val="20"/>
            </w:rPr>
          </w:rPrChange>
        </w:rPr>
        <w:t xml:space="preserve"> </w:t>
      </w:r>
      <w:r w:rsidRPr="00E13F4E">
        <w:rPr>
          <w:color w:val="000000" w:themeColor="text1"/>
          <w:sz w:val="20"/>
          <w:szCs w:val="20"/>
          <w:rPrChange w:id="2472" w:author="Zahid Syed" w:date="2025-09-24T13:00:00Z" w16du:dateUtc="2025-09-24T04:00:00Z">
            <w:rPr>
              <w:sz w:val="20"/>
              <w:szCs w:val="20"/>
            </w:rPr>
          </w:rPrChange>
        </w:rPr>
        <w:t>(self-born celestial Buddha)</w:t>
      </w:r>
      <w:r w:rsidRPr="00E13F4E">
        <w:rPr>
          <w:i/>
          <w:iCs/>
          <w:color w:val="000000" w:themeColor="text1"/>
          <w:sz w:val="20"/>
          <w:szCs w:val="20"/>
          <w:rPrChange w:id="2473" w:author="Zahid Syed" w:date="2025-09-24T13:00:00Z" w16du:dateUtc="2025-09-24T04:00:00Z">
            <w:rPr>
              <w:i/>
              <w:iCs/>
              <w:sz w:val="20"/>
              <w:szCs w:val="20"/>
            </w:rPr>
          </w:rPrChange>
        </w:rPr>
        <w:t xml:space="preserve"> </w:t>
      </w:r>
      <w:r w:rsidRPr="00E13F4E">
        <w:rPr>
          <w:color w:val="000000" w:themeColor="text1"/>
          <w:sz w:val="20"/>
          <w:szCs w:val="20"/>
          <w:rPrChange w:id="2474" w:author="Zahid Syed" w:date="2025-09-24T13:00:00Z" w16du:dateUtc="2025-09-24T04:00:00Z">
            <w:rPr>
              <w:sz w:val="20"/>
              <w:szCs w:val="20"/>
            </w:rPr>
          </w:rPrChange>
        </w:rPr>
        <w:t xml:space="preserve">is one of the five </w:t>
      </w:r>
      <w:r w:rsidRPr="00E13F4E">
        <w:rPr>
          <w:i/>
          <w:iCs/>
          <w:color w:val="000000" w:themeColor="text1"/>
          <w:sz w:val="20"/>
          <w:szCs w:val="20"/>
          <w:rPrChange w:id="2475" w:author="Zahid Syed" w:date="2025-09-24T13:00:00Z" w16du:dateUtc="2025-09-24T04:00:00Z">
            <w:rPr>
              <w:i/>
              <w:iCs/>
              <w:sz w:val="20"/>
              <w:szCs w:val="20"/>
            </w:rPr>
          </w:rPrChange>
        </w:rPr>
        <w:t>Dhyāni-Buddhas</w:t>
      </w:r>
      <w:r w:rsidRPr="00E13F4E">
        <w:rPr>
          <w:color w:val="000000" w:themeColor="text1"/>
          <w:sz w:val="20"/>
          <w:szCs w:val="20"/>
          <w:rPrChange w:id="2476" w:author="Zahid Syed" w:date="2025-09-24T13:00:00Z" w16du:dateUtc="2025-09-24T04:00:00Z">
            <w:rPr>
              <w:sz w:val="20"/>
              <w:szCs w:val="20"/>
            </w:rPr>
          </w:rPrChange>
        </w:rPr>
        <w:t xml:space="preserve"> or five </w:t>
      </w:r>
      <w:r w:rsidRPr="00E13F4E">
        <w:rPr>
          <w:i/>
          <w:iCs/>
          <w:color w:val="000000" w:themeColor="text1"/>
          <w:sz w:val="20"/>
          <w:szCs w:val="20"/>
          <w:rPrChange w:id="2477" w:author="Zahid Syed" w:date="2025-09-24T13:00:00Z" w16du:dateUtc="2025-09-24T04:00:00Z">
            <w:rPr>
              <w:i/>
              <w:iCs/>
              <w:color w:val="202122"/>
              <w:sz w:val="20"/>
              <w:szCs w:val="20"/>
            </w:rPr>
          </w:rPrChange>
        </w:rPr>
        <w:t>Tathāgatas</w:t>
      </w:r>
      <w:r w:rsidRPr="00E13F4E">
        <w:rPr>
          <w:color w:val="000000" w:themeColor="text1"/>
          <w:sz w:val="20"/>
          <w:szCs w:val="20"/>
          <w:rPrChange w:id="2478" w:author="Zahid Syed" w:date="2025-09-24T13:00:00Z" w16du:dateUtc="2025-09-24T04:00:00Z">
            <w:rPr>
              <w:color w:val="202122"/>
              <w:sz w:val="20"/>
              <w:szCs w:val="20"/>
            </w:rPr>
          </w:rPrChange>
        </w:rPr>
        <w:t xml:space="preserve">, who are also deemed the five “wisdom,” </w:t>
      </w:r>
      <w:r w:rsidRPr="00E13F4E">
        <w:rPr>
          <w:color w:val="000000" w:themeColor="text1"/>
          <w:sz w:val="20"/>
          <w:szCs w:val="20"/>
          <w:rPrChange w:id="2479" w:author="Zahid Syed" w:date="2025-09-24T13:00:00Z" w16du:dateUtc="2025-09-24T04:00:00Z">
            <w:rPr>
              <w:sz w:val="20"/>
              <w:szCs w:val="20"/>
            </w:rPr>
          </w:rPrChange>
        </w:rPr>
        <w:t>“conqueror,” and “victor” Buddhas. In Mahayanan Buddhism, there are five</w:t>
      </w:r>
      <w:r w:rsidRPr="00E13F4E">
        <w:rPr>
          <w:i/>
          <w:iCs/>
          <w:color w:val="000000" w:themeColor="text1"/>
          <w:sz w:val="20"/>
          <w:szCs w:val="20"/>
          <w:rPrChange w:id="2480" w:author="Zahid Syed" w:date="2025-09-24T13:00:00Z" w16du:dateUtc="2025-09-24T04:00:00Z">
            <w:rPr>
              <w:i/>
              <w:iCs/>
              <w:sz w:val="20"/>
              <w:szCs w:val="20"/>
            </w:rPr>
          </w:rPrChange>
        </w:rPr>
        <w:t xml:space="preserve"> </w:t>
      </w:r>
      <w:r w:rsidRPr="00E13F4E">
        <w:rPr>
          <w:i/>
          <w:iCs/>
          <w:color w:val="000000" w:themeColor="text1"/>
          <w:sz w:val="20"/>
          <w:szCs w:val="20"/>
          <w:rPrChange w:id="2481" w:author="Zahid Syed" w:date="2025-09-24T13:00:00Z" w16du:dateUtc="2025-09-24T04:00:00Z">
            <w:rPr>
              <w:i/>
              <w:iCs/>
              <w:color w:val="202122"/>
              <w:sz w:val="20"/>
              <w:szCs w:val="20"/>
            </w:rPr>
          </w:rPrChange>
        </w:rPr>
        <w:t>Tathāgatas</w:t>
      </w:r>
      <w:r w:rsidRPr="00E13F4E">
        <w:rPr>
          <w:color w:val="000000" w:themeColor="text1"/>
          <w:sz w:val="20"/>
          <w:szCs w:val="20"/>
          <w:rPrChange w:id="2482" w:author="Zahid Syed" w:date="2025-09-24T13:00:00Z" w16du:dateUtc="2025-09-24T04:00:00Z">
            <w:rPr>
              <w:color w:val="202122"/>
              <w:sz w:val="20"/>
              <w:szCs w:val="20"/>
            </w:rPr>
          </w:rPrChange>
        </w:rPr>
        <w:t>, from the Sanskrit-Pali “</w:t>
      </w:r>
      <w:r w:rsidRPr="00E13F4E">
        <w:rPr>
          <w:i/>
          <w:iCs/>
          <w:color w:val="000000" w:themeColor="text1"/>
          <w:sz w:val="20"/>
          <w:szCs w:val="20"/>
          <w:rPrChange w:id="2483" w:author="Zahid Syed" w:date="2025-09-24T13:00:00Z" w16du:dateUtc="2025-09-24T04:00:00Z">
            <w:rPr>
              <w:i/>
              <w:iCs/>
              <w:color w:val="202122"/>
              <w:sz w:val="20"/>
              <w:szCs w:val="20"/>
            </w:rPr>
          </w:rPrChange>
        </w:rPr>
        <w:t>tathā-gata</w:t>
      </w:r>
      <w:r w:rsidRPr="00E13F4E">
        <w:rPr>
          <w:color w:val="000000" w:themeColor="text1"/>
          <w:sz w:val="20"/>
          <w:szCs w:val="20"/>
          <w:rPrChange w:id="2484" w:author="Zahid Syed" w:date="2025-09-24T13:00:00Z" w16du:dateUtc="2025-09-24T04:00:00Z">
            <w:rPr>
              <w:color w:val="202122"/>
              <w:sz w:val="20"/>
              <w:szCs w:val="20"/>
            </w:rPr>
          </w:rPrChange>
        </w:rPr>
        <w:t>,” meaning “to have ‘thus’ gone” or “gone in this particular way,” meaning that they have “gone” beyond “all going and coming” and have “gone beyond all transitory phenomena.” The f</w:t>
      </w:r>
      <w:r w:rsidRPr="00E13F4E">
        <w:rPr>
          <w:color w:val="000000" w:themeColor="text1"/>
          <w:sz w:val="20"/>
          <w:szCs w:val="20"/>
          <w:rPrChange w:id="2485" w:author="Zahid Syed" w:date="2025-09-24T13:00:00Z" w16du:dateUtc="2025-09-24T04:00:00Z">
            <w:rPr>
              <w:sz w:val="20"/>
              <w:szCs w:val="20"/>
            </w:rPr>
          </w:rPrChange>
        </w:rPr>
        <w:t xml:space="preserve">ive </w:t>
      </w:r>
      <w:r w:rsidRPr="00E13F4E">
        <w:rPr>
          <w:color w:val="000000" w:themeColor="text1"/>
          <w:sz w:val="20"/>
          <w:szCs w:val="20"/>
          <w:rPrChange w:id="2486" w:author="Zahid Syed" w:date="2025-09-24T13:00:00Z" w16du:dateUtc="2025-09-24T04:00:00Z">
            <w:rPr>
              <w:color w:val="202122"/>
              <w:sz w:val="20"/>
              <w:szCs w:val="20"/>
            </w:rPr>
          </w:rPrChange>
        </w:rPr>
        <w:t xml:space="preserve">Tathāgatas are the Buddha and other “celestial” Buddhas. Although they are separate, the five </w:t>
      </w:r>
      <w:r w:rsidRPr="00E13F4E">
        <w:rPr>
          <w:i/>
          <w:iCs/>
          <w:color w:val="000000" w:themeColor="text1"/>
          <w:sz w:val="20"/>
          <w:szCs w:val="20"/>
          <w:rPrChange w:id="2487" w:author="Zahid Syed" w:date="2025-09-24T13:00:00Z" w16du:dateUtc="2025-09-24T04:00:00Z">
            <w:rPr>
              <w:i/>
              <w:iCs/>
              <w:sz w:val="20"/>
              <w:szCs w:val="20"/>
            </w:rPr>
          </w:rPrChange>
        </w:rPr>
        <w:t>Dhyāni-Buddhas</w:t>
      </w:r>
      <w:r w:rsidRPr="00E13F4E">
        <w:rPr>
          <w:color w:val="000000" w:themeColor="text1"/>
          <w:sz w:val="20"/>
          <w:szCs w:val="20"/>
          <w:rPrChange w:id="2488" w:author="Zahid Syed" w:date="2025-09-24T13:00:00Z" w16du:dateUtc="2025-09-24T04:00:00Z">
            <w:rPr>
              <w:sz w:val="20"/>
              <w:szCs w:val="20"/>
            </w:rPr>
          </w:rPrChange>
        </w:rPr>
        <w:t xml:space="preserve"> are often venerated together. The five </w:t>
      </w:r>
      <w:r w:rsidRPr="00E13F4E">
        <w:rPr>
          <w:i/>
          <w:iCs/>
          <w:color w:val="000000" w:themeColor="text1"/>
          <w:sz w:val="20"/>
          <w:szCs w:val="20"/>
          <w:rPrChange w:id="2489" w:author="Zahid Syed" w:date="2025-09-24T13:00:00Z" w16du:dateUtc="2025-09-24T04:00:00Z">
            <w:rPr>
              <w:i/>
              <w:iCs/>
              <w:sz w:val="20"/>
              <w:szCs w:val="20"/>
            </w:rPr>
          </w:rPrChange>
        </w:rPr>
        <w:t>Dhyāni-Buddhas</w:t>
      </w:r>
      <w:r w:rsidRPr="00E13F4E">
        <w:rPr>
          <w:color w:val="000000" w:themeColor="text1"/>
          <w:sz w:val="20"/>
          <w:szCs w:val="20"/>
          <w:rPrChange w:id="2490" w:author="Zahid Syed" w:date="2025-09-24T13:00:00Z" w16du:dateUtc="2025-09-24T04:00:00Z">
            <w:rPr>
              <w:sz w:val="20"/>
              <w:szCs w:val="20"/>
            </w:rPr>
          </w:rPrChange>
        </w:rPr>
        <w:t xml:space="preserve"> are sometimes seen as </w:t>
      </w:r>
      <w:r w:rsidRPr="00E13F4E">
        <w:rPr>
          <w:color w:val="000000" w:themeColor="text1"/>
          <w:sz w:val="20"/>
          <w:szCs w:val="20"/>
          <w:rPrChange w:id="2491" w:author="Zahid Syed" w:date="2025-09-24T13:00:00Z" w16du:dateUtc="2025-09-24T04:00:00Z">
            <w:rPr>
              <w:color w:val="202122"/>
              <w:sz w:val="20"/>
              <w:szCs w:val="20"/>
            </w:rPr>
          </w:rPrChange>
        </w:rPr>
        <w:t xml:space="preserve">emanations and representations of the five qualities of the Adi-Buddha (or “first Buddha). Each of the five </w:t>
      </w:r>
      <w:r w:rsidRPr="00E13F4E">
        <w:rPr>
          <w:i/>
          <w:iCs/>
          <w:color w:val="000000" w:themeColor="text1"/>
          <w:sz w:val="20"/>
          <w:szCs w:val="20"/>
          <w:rPrChange w:id="2492" w:author="Zahid Syed" w:date="2025-09-24T13:00:00Z" w16du:dateUtc="2025-09-24T04:00:00Z">
            <w:rPr>
              <w:i/>
              <w:iCs/>
              <w:sz w:val="20"/>
              <w:szCs w:val="20"/>
            </w:rPr>
          </w:rPrChange>
        </w:rPr>
        <w:t>Dhyāni-Buddhas</w:t>
      </w:r>
      <w:r w:rsidRPr="00E13F4E">
        <w:rPr>
          <w:color w:val="000000" w:themeColor="text1"/>
          <w:sz w:val="20"/>
          <w:szCs w:val="20"/>
          <w:rPrChange w:id="2493" w:author="Zahid Syed" w:date="2025-09-24T13:00:00Z" w16du:dateUtc="2025-09-24T04:00:00Z">
            <w:rPr>
              <w:sz w:val="20"/>
              <w:szCs w:val="20"/>
            </w:rPr>
          </w:rPrChange>
        </w:rPr>
        <w:t xml:space="preserve"> is an abstract aspect of Buddhahood, and are regarded as having elaborate differences among themselves. They are all aspects of the </w:t>
      </w:r>
      <w:r w:rsidRPr="00E13F4E">
        <w:rPr>
          <w:i/>
          <w:iCs/>
          <w:color w:val="000000" w:themeColor="text1"/>
          <w:sz w:val="20"/>
          <w:szCs w:val="20"/>
          <w:rPrChange w:id="2494" w:author="Zahid Syed" w:date="2025-09-24T13:00:00Z" w16du:dateUtc="2025-09-24T04:00:00Z">
            <w:rPr>
              <w:i/>
              <w:iCs/>
              <w:sz w:val="20"/>
              <w:szCs w:val="20"/>
            </w:rPr>
          </w:rPrChange>
        </w:rPr>
        <w:t>Dharmakāya</w:t>
      </w:r>
      <w:r w:rsidRPr="00E13F4E">
        <w:rPr>
          <w:color w:val="000000" w:themeColor="text1"/>
          <w:sz w:val="20"/>
          <w:szCs w:val="20"/>
          <w:rPrChange w:id="2495" w:author="Zahid Syed" w:date="2025-09-24T13:00:00Z" w16du:dateUtc="2025-09-24T04:00:00Z">
            <w:rPr>
              <w:sz w:val="20"/>
              <w:szCs w:val="20"/>
            </w:rPr>
          </w:rPrChange>
        </w:rPr>
        <w:t xml:space="preserve"> (“dharma-body”), which embodies the principles of Buddha enlightenment. </w:t>
      </w:r>
    </w:p>
  </w:footnote>
  <w:footnote w:id="108">
    <w:p w14:paraId="375AE398" w14:textId="77777777" w:rsidR="005A3A57" w:rsidRPr="00E13F4E" w:rsidRDefault="005A3A57" w:rsidP="005D5C5B">
      <w:pPr>
        <w:pStyle w:val="NormalWeb"/>
        <w:spacing w:before="0" w:beforeAutospacing="0" w:after="0" w:afterAutospacing="0"/>
        <w:rPr>
          <w:color w:val="000000" w:themeColor="text1"/>
          <w:sz w:val="20"/>
          <w:szCs w:val="20"/>
          <w:rPrChange w:id="2496" w:author="Zahid Syed" w:date="2025-09-24T13:00:00Z" w16du:dateUtc="2025-09-24T04:00:00Z">
            <w:rPr>
              <w:sz w:val="20"/>
              <w:szCs w:val="20"/>
            </w:rPr>
          </w:rPrChange>
        </w:rPr>
      </w:pPr>
      <w:r w:rsidRPr="00E13F4E">
        <w:rPr>
          <w:rStyle w:val="FootnoteReference"/>
          <w:color w:val="000000" w:themeColor="text1"/>
          <w:sz w:val="20"/>
          <w:szCs w:val="20"/>
          <w:rPrChange w:id="2497" w:author="Zahid Syed" w:date="2025-09-24T13:00:00Z" w16du:dateUtc="2025-09-24T04:00:00Z">
            <w:rPr>
              <w:rStyle w:val="FootnoteReference"/>
              <w:sz w:val="20"/>
              <w:szCs w:val="20"/>
            </w:rPr>
          </w:rPrChange>
        </w:rPr>
        <w:footnoteRef/>
      </w:r>
      <w:r w:rsidRPr="00E13F4E">
        <w:rPr>
          <w:color w:val="000000" w:themeColor="text1"/>
          <w:sz w:val="20"/>
          <w:szCs w:val="20"/>
          <w:rPrChange w:id="2498" w:author="Zahid Syed" w:date="2025-09-24T13:00:00Z" w16du:dateUtc="2025-09-24T04:00:00Z">
            <w:rPr>
              <w:sz w:val="20"/>
              <w:szCs w:val="20"/>
            </w:rPr>
          </w:rPrChange>
        </w:rPr>
        <w:t xml:space="preserve"> </w:t>
      </w:r>
      <w:r w:rsidRPr="00E13F4E">
        <w:rPr>
          <w:b/>
          <w:bCs/>
          <w:color w:val="000000" w:themeColor="text1"/>
          <w:sz w:val="20"/>
          <w:szCs w:val="20"/>
          <w:rPrChange w:id="2499" w:author="Zahid Syed" w:date="2025-09-24T13:00:00Z" w16du:dateUtc="2025-09-24T04:00:00Z">
            <w:rPr>
              <w:b/>
              <w:bCs/>
              <w:sz w:val="20"/>
              <w:szCs w:val="20"/>
            </w:rPr>
          </w:rPrChange>
        </w:rPr>
        <w:t>The</w:t>
      </w:r>
      <w:r w:rsidRPr="00E13F4E">
        <w:rPr>
          <w:color w:val="000000" w:themeColor="text1"/>
          <w:sz w:val="20"/>
          <w:szCs w:val="20"/>
          <w:rPrChange w:id="2500" w:author="Zahid Syed" w:date="2025-09-24T13:00:00Z" w16du:dateUtc="2025-09-24T04:00:00Z">
            <w:rPr>
              <w:sz w:val="20"/>
              <w:szCs w:val="20"/>
            </w:rPr>
          </w:rPrChange>
        </w:rPr>
        <w:t xml:space="preserve"> </w:t>
      </w:r>
      <w:r w:rsidRPr="00E13F4E">
        <w:rPr>
          <w:b/>
          <w:bCs/>
          <w:i/>
          <w:iCs/>
          <w:color w:val="000000" w:themeColor="text1"/>
          <w:sz w:val="20"/>
          <w:szCs w:val="20"/>
          <w:rPrChange w:id="2501" w:author="Zahid Syed" w:date="2025-09-24T13:00:00Z" w16du:dateUtc="2025-09-24T04:00:00Z">
            <w:rPr>
              <w:b/>
              <w:bCs/>
              <w:i/>
              <w:iCs/>
              <w:sz w:val="20"/>
              <w:szCs w:val="20"/>
            </w:rPr>
          </w:rPrChange>
        </w:rPr>
        <w:t>Dhyāni-Bodhisattva</w:t>
      </w:r>
      <w:r w:rsidRPr="00E13F4E">
        <w:rPr>
          <w:b/>
          <w:bCs/>
          <w:color w:val="000000" w:themeColor="text1"/>
          <w:sz w:val="20"/>
          <w:szCs w:val="20"/>
          <w:rPrChange w:id="2502" w:author="Zahid Syed" w:date="2025-09-24T13:00:00Z" w16du:dateUtc="2025-09-24T04:00:00Z">
            <w:rPr>
              <w:b/>
              <w:bCs/>
              <w:sz w:val="20"/>
              <w:szCs w:val="20"/>
            </w:rPr>
          </w:rPrChange>
        </w:rPr>
        <w:t xml:space="preserve"> </w:t>
      </w:r>
      <w:r w:rsidRPr="00E13F4E">
        <w:rPr>
          <w:color w:val="000000" w:themeColor="text1"/>
          <w:sz w:val="20"/>
          <w:szCs w:val="20"/>
          <w:rPrChange w:id="2503" w:author="Zahid Syed" w:date="2025-09-24T13:00:00Z" w16du:dateUtc="2025-09-24T04:00:00Z">
            <w:rPr>
              <w:sz w:val="20"/>
              <w:szCs w:val="20"/>
            </w:rPr>
          </w:rPrChange>
        </w:rPr>
        <w:t>(self-born celestial Bodhisattva) refers to the future Buddha, who is one the path toward “</w:t>
      </w:r>
      <w:r w:rsidRPr="00E13F4E">
        <w:rPr>
          <w:i/>
          <w:iCs/>
          <w:color w:val="000000" w:themeColor="text1"/>
          <w:sz w:val="20"/>
          <w:szCs w:val="20"/>
          <w:rPrChange w:id="2504" w:author="Zahid Syed" w:date="2025-09-24T13:00:00Z" w16du:dateUtc="2025-09-24T04:00:00Z">
            <w:rPr>
              <w:i/>
              <w:iCs/>
              <w:sz w:val="20"/>
              <w:szCs w:val="20"/>
            </w:rPr>
          </w:rPrChange>
        </w:rPr>
        <w:t>bodhi</w:t>
      </w:r>
      <w:r w:rsidRPr="00E13F4E">
        <w:rPr>
          <w:color w:val="000000" w:themeColor="text1"/>
          <w:sz w:val="20"/>
          <w:szCs w:val="20"/>
          <w:rPrChange w:id="2505" w:author="Zahid Syed" w:date="2025-09-24T13:00:00Z" w16du:dateUtc="2025-09-24T04:00:00Z">
            <w:rPr>
              <w:sz w:val="20"/>
              <w:szCs w:val="20"/>
            </w:rPr>
          </w:rPrChange>
        </w:rPr>
        <w:t xml:space="preserve">” (“awakening” or “enlightenment”) and full Buddhahood. In Mahayanan Buddhism, the term </w:t>
      </w:r>
      <w:r w:rsidRPr="00E13F4E">
        <w:rPr>
          <w:i/>
          <w:iCs/>
          <w:color w:val="000000" w:themeColor="text1"/>
          <w:sz w:val="20"/>
          <w:szCs w:val="20"/>
          <w:rPrChange w:id="2506" w:author="Zahid Syed" w:date="2025-09-24T13:00:00Z" w16du:dateUtc="2025-09-24T04:00:00Z">
            <w:rPr>
              <w:i/>
              <w:iCs/>
              <w:sz w:val="20"/>
              <w:szCs w:val="20"/>
            </w:rPr>
          </w:rPrChange>
        </w:rPr>
        <w:t>Bodhisattva</w:t>
      </w:r>
      <w:r w:rsidRPr="00E13F4E">
        <w:rPr>
          <w:color w:val="000000" w:themeColor="text1"/>
          <w:sz w:val="20"/>
          <w:szCs w:val="20"/>
          <w:rPrChange w:id="2507" w:author="Zahid Syed" w:date="2025-09-24T13:00:00Z" w16du:dateUtc="2025-09-24T04:00:00Z">
            <w:rPr>
              <w:sz w:val="20"/>
              <w:szCs w:val="20"/>
            </w:rPr>
          </w:rPrChange>
        </w:rPr>
        <w:t xml:space="preserve"> is used broadly for anyone who has generated the spontaneous wish and compassionate mindset required to attain Buddhahood and bring benefit to all sentient beings. They are “spiritually heroic” persons who are driven by greatest compassion (</w:t>
      </w:r>
      <w:r w:rsidRPr="00E13F4E">
        <w:rPr>
          <w:i/>
          <w:iCs/>
          <w:color w:val="000000" w:themeColor="text1"/>
          <w:sz w:val="20"/>
          <w:szCs w:val="20"/>
          <w:rPrChange w:id="2508" w:author="Zahid Syed" w:date="2025-09-24T13:00:00Z" w16du:dateUtc="2025-09-24T04:00:00Z">
            <w:rPr>
              <w:i/>
              <w:iCs/>
              <w:color w:val="202122"/>
              <w:sz w:val="20"/>
              <w:szCs w:val="20"/>
            </w:rPr>
          </w:rPrChange>
        </w:rPr>
        <w:t>mahākaruṇā</w:t>
      </w:r>
      <w:r w:rsidRPr="00E13F4E">
        <w:rPr>
          <w:color w:val="000000" w:themeColor="text1"/>
          <w:sz w:val="20"/>
          <w:szCs w:val="20"/>
          <w:rPrChange w:id="2509" w:author="Zahid Syed" w:date="2025-09-24T13:00:00Z" w16du:dateUtc="2025-09-24T04:00:00Z">
            <w:rPr>
              <w:color w:val="202122"/>
              <w:sz w:val="20"/>
              <w:szCs w:val="20"/>
            </w:rPr>
          </w:rPrChange>
        </w:rPr>
        <w:t>) and strive to attain “awakening.”</w:t>
      </w:r>
    </w:p>
  </w:footnote>
  <w:footnote w:id="109">
    <w:p w14:paraId="34D9FF2F" w14:textId="77777777" w:rsidR="005A3A57" w:rsidRPr="00E13F4E" w:rsidRDefault="005A3A57" w:rsidP="005D5C5B">
      <w:pPr>
        <w:pStyle w:val="NormalWeb"/>
        <w:spacing w:before="0" w:beforeAutospacing="0" w:after="0" w:afterAutospacing="0"/>
        <w:rPr>
          <w:color w:val="000000" w:themeColor="text1"/>
          <w:sz w:val="20"/>
          <w:szCs w:val="20"/>
          <w:shd w:val="clear" w:color="auto" w:fill="FFFFFF"/>
          <w:rPrChange w:id="2510" w:author="Zahid Syed" w:date="2025-09-24T13:00:00Z" w16du:dateUtc="2025-09-24T04:00:00Z">
            <w:rPr>
              <w:color w:val="202122"/>
              <w:sz w:val="20"/>
              <w:szCs w:val="20"/>
              <w:shd w:val="clear" w:color="auto" w:fill="FFFFFF"/>
            </w:rPr>
          </w:rPrChange>
        </w:rPr>
      </w:pPr>
      <w:r w:rsidRPr="00E13F4E">
        <w:rPr>
          <w:rStyle w:val="FootnoteReference"/>
          <w:color w:val="000000" w:themeColor="text1"/>
          <w:sz w:val="20"/>
          <w:szCs w:val="20"/>
          <w:rPrChange w:id="2511" w:author="Zahid Syed" w:date="2025-09-24T13:00:00Z" w16du:dateUtc="2025-09-24T04:00:00Z">
            <w:rPr>
              <w:rStyle w:val="FootnoteReference"/>
              <w:sz w:val="20"/>
              <w:szCs w:val="20"/>
            </w:rPr>
          </w:rPrChange>
        </w:rPr>
        <w:footnoteRef/>
      </w:r>
      <w:r w:rsidRPr="00E13F4E">
        <w:rPr>
          <w:color w:val="000000" w:themeColor="text1"/>
          <w:sz w:val="20"/>
          <w:szCs w:val="20"/>
          <w:rPrChange w:id="2512" w:author="Zahid Syed" w:date="2025-09-24T13:00:00Z" w16du:dateUtc="2025-09-24T04:00:00Z">
            <w:rPr>
              <w:sz w:val="20"/>
              <w:szCs w:val="20"/>
            </w:rPr>
          </w:rPrChange>
        </w:rPr>
        <w:t xml:space="preserve"> </w:t>
      </w:r>
      <w:r w:rsidRPr="00E13F4E">
        <w:rPr>
          <w:b/>
          <w:bCs/>
          <w:color w:val="000000" w:themeColor="text1"/>
          <w:sz w:val="20"/>
          <w:szCs w:val="20"/>
          <w:rPrChange w:id="2513" w:author="Zahid Syed" w:date="2025-09-24T13:00:00Z" w16du:dateUtc="2025-09-24T04:00:00Z">
            <w:rPr>
              <w:b/>
              <w:bCs/>
              <w:sz w:val="20"/>
              <w:szCs w:val="20"/>
            </w:rPr>
          </w:rPrChange>
        </w:rPr>
        <w:t>The</w:t>
      </w:r>
      <w:r w:rsidRPr="00E13F4E">
        <w:rPr>
          <w:color w:val="000000" w:themeColor="text1"/>
          <w:sz w:val="20"/>
          <w:szCs w:val="20"/>
          <w:rPrChange w:id="2514" w:author="Zahid Syed" w:date="2025-09-24T13:00:00Z" w16du:dateUtc="2025-09-24T04:00:00Z">
            <w:rPr>
              <w:sz w:val="20"/>
              <w:szCs w:val="20"/>
            </w:rPr>
          </w:rPrChange>
        </w:rPr>
        <w:t xml:space="preserve"> </w:t>
      </w:r>
      <w:r w:rsidRPr="00E13F4E">
        <w:rPr>
          <w:b/>
          <w:bCs/>
          <w:i/>
          <w:iCs/>
          <w:color w:val="000000" w:themeColor="text1"/>
          <w:sz w:val="20"/>
          <w:szCs w:val="20"/>
          <w:rPrChange w:id="2515" w:author="Zahid Syed" w:date="2025-09-24T13:00:00Z" w16du:dateUtc="2025-09-24T04:00:00Z">
            <w:rPr>
              <w:b/>
              <w:bCs/>
              <w:i/>
              <w:iCs/>
              <w:color w:val="202122"/>
              <w:sz w:val="20"/>
              <w:szCs w:val="20"/>
            </w:rPr>
          </w:rPrChange>
        </w:rPr>
        <w:t>Dharma</w:t>
      </w:r>
      <w:r w:rsidRPr="00E13F4E">
        <w:rPr>
          <w:b/>
          <w:bCs/>
          <w:color w:val="000000" w:themeColor="text1"/>
          <w:sz w:val="20"/>
          <w:szCs w:val="20"/>
          <w:rPrChange w:id="2516" w:author="Zahid Syed" w:date="2025-09-24T13:00:00Z" w16du:dateUtc="2025-09-24T04:00:00Z">
            <w:rPr>
              <w:b/>
              <w:bCs/>
              <w:color w:val="202122"/>
              <w:sz w:val="20"/>
              <w:szCs w:val="20"/>
            </w:rPr>
          </w:rPrChange>
        </w:rPr>
        <w:t xml:space="preserve"> </w:t>
      </w:r>
      <w:r w:rsidRPr="00E13F4E">
        <w:rPr>
          <w:color w:val="000000" w:themeColor="text1"/>
          <w:sz w:val="20"/>
          <w:szCs w:val="20"/>
          <w:rPrChange w:id="2517" w:author="Zahid Syed" w:date="2025-09-24T13:00:00Z" w16du:dateUtc="2025-09-24T04:00:00Z">
            <w:rPr>
              <w:color w:val="202122"/>
              <w:sz w:val="20"/>
              <w:szCs w:val="20"/>
            </w:rPr>
          </w:rPrChange>
        </w:rPr>
        <w:t>(“order and sound custom,” “moral duty,” “the Law,” and “religion” from the Sanskrit: </w:t>
      </w:r>
      <w:r w:rsidRPr="00E13F4E">
        <w:rPr>
          <w:i/>
          <w:iCs/>
          <w:color w:val="000000" w:themeColor="text1"/>
          <w:sz w:val="20"/>
          <w:szCs w:val="20"/>
          <w:lang w:bidi="sa"/>
          <w:rPrChange w:id="2518" w:author="Zahid Syed" w:date="2025-09-24T13:00:00Z" w16du:dateUtc="2025-09-24T04:00:00Z">
            <w:rPr>
              <w:i/>
              <w:iCs/>
              <w:color w:val="202122"/>
              <w:sz w:val="20"/>
              <w:szCs w:val="20"/>
              <w:lang w:bidi="sa"/>
            </w:rPr>
          </w:rPrChange>
        </w:rPr>
        <w:t>Dharma</w:t>
      </w:r>
      <w:r w:rsidRPr="00E13F4E">
        <w:rPr>
          <w:color w:val="000000" w:themeColor="text1"/>
          <w:sz w:val="20"/>
          <w:szCs w:val="20"/>
          <w:rPrChange w:id="2519" w:author="Zahid Syed" w:date="2025-09-24T13:00:00Z" w16du:dateUtc="2025-09-24T04:00:00Z">
            <w:rPr>
              <w:color w:val="202122"/>
              <w:sz w:val="20"/>
              <w:szCs w:val="20"/>
            </w:rPr>
          </w:rPrChange>
        </w:rPr>
        <w:t xml:space="preserve"> comes from the root </w:t>
      </w:r>
      <w:r w:rsidRPr="00E13F4E">
        <w:rPr>
          <w:i/>
          <w:iCs/>
          <w:color w:val="000000" w:themeColor="text1"/>
          <w:sz w:val="20"/>
          <w:szCs w:val="20"/>
          <w:rPrChange w:id="2520" w:author="Zahid Syed" w:date="2025-09-24T13:00:00Z" w16du:dateUtc="2025-09-24T04:00:00Z">
            <w:rPr>
              <w:i/>
              <w:iCs/>
              <w:color w:val="202122"/>
              <w:sz w:val="20"/>
              <w:szCs w:val="20"/>
            </w:rPr>
          </w:rPrChange>
        </w:rPr>
        <w:t>dhr</w:t>
      </w:r>
      <w:r w:rsidRPr="00E13F4E">
        <w:rPr>
          <w:color w:val="000000" w:themeColor="text1"/>
          <w:sz w:val="20"/>
          <w:szCs w:val="20"/>
          <w:rPrChange w:id="2521" w:author="Zahid Syed" w:date="2025-09-24T13:00:00Z" w16du:dateUtc="2025-09-24T04:00:00Z">
            <w:rPr>
              <w:color w:val="202122"/>
              <w:sz w:val="20"/>
              <w:szCs w:val="20"/>
            </w:rPr>
          </w:rPrChange>
        </w:rPr>
        <w:t>, meaning “to hold” or “to support.” In Indo-European linguistics it is etymologically identical to the Latin word</w:t>
      </w:r>
      <w:r w:rsidRPr="00E13F4E">
        <w:rPr>
          <w:rStyle w:val="apple-converted-space"/>
          <w:color w:val="000000" w:themeColor="text1"/>
          <w:sz w:val="20"/>
          <w:szCs w:val="20"/>
          <w:shd w:val="clear" w:color="auto" w:fill="FFFFFF"/>
          <w:rPrChange w:id="2522" w:author="Zahid Syed" w:date="2025-09-24T13:00:00Z" w16du:dateUtc="2025-09-24T04:00:00Z">
            <w:rPr>
              <w:rStyle w:val="apple-converted-space"/>
              <w:color w:val="202122"/>
              <w:sz w:val="20"/>
              <w:szCs w:val="20"/>
              <w:shd w:val="clear" w:color="auto" w:fill="FFFFFF"/>
            </w:rPr>
          </w:rPrChange>
        </w:rPr>
        <w:t> “</w:t>
      </w:r>
      <w:r w:rsidRPr="00E13F4E">
        <w:rPr>
          <w:i/>
          <w:iCs/>
          <w:color w:val="000000" w:themeColor="text1"/>
          <w:sz w:val="20"/>
          <w:szCs w:val="20"/>
          <w:rPrChange w:id="2523" w:author="Zahid Syed" w:date="2025-09-24T13:00:00Z" w16du:dateUtc="2025-09-24T04:00:00Z">
            <w:rPr>
              <w:i/>
              <w:iCs/>
              <w:color w:val="202122"/>
              <w:sz w:val="20"/>
              <w:szCs w:val="20"/>
            </w:rPr>
          </w:rPrChange>
        </w:rPr>
        <w:t>firmus</w:t>
      </w:r>
      <w:r w:rsidRPr="00E13F4E">
        <w:rPr>
          <w:rStyle w:val="apple-converted-space"/>
          <w:color w:val="000000" w:themeColor="text1"/>
          <w:sz w:val="20"/>
          <w:szCs w:val="20"/>
          <w:shd w:val="clear" w:color="auto" w:fill="FFFFFF"/>
          <w:rPrChange w:id="2524" w:author="Zahid Syed" w:date="2025-09-24T13:00:00Z" w16du:dateUtc="2025-09-24T04:00:00Z">
            <w:rPr>
              <w:rStyle w:val="apple-converted-space"/>
              <w:color w:val="202122"/>
              <w:sz w:val="20"/>
              <w:szCs w:val="20"/>
              <w:shd w:val="clear" w:color="auto" w:fill="FFFFFF"/>
            </w:rPr>
          </w:rPrChange>
        </w:rPr>
        <w:t>,” meaning “</w:t>
      </w:r>
      <w:r w:rsidRPr="00E13F4E">
        <w:rPr>
          <w:color w:val="000000" w:themeColor="text1"/>
          <w:sz w:val="20"/>
          <w:szCs w:val="20"/>
          <w:shd w:val="clear" w:color="auto" w:fill="FFFFFF"/>
          <w:rPrChange w:id="2525" w:author="Zahid Syed" w:date="2025-09-24T13:00:00Z" w16du:dateUtc="2025-09-24T04:00:00Z">
            <w:rPr>
              <w:color w:val="202122"/>
              <w:sz w:val="20"/>
              <w:szCs w:val="20"/>
              <w:shd w:val="clear" w:color="auto" w:fill="FFFFFF"/>
            </w:rPr>
          </w:rPrChange>
        </w:rPr>
        <w:t xml:space="preserve">firm” and “stable”) is a term central to all Indic religion—ancient Vedic religion, Hinduism, Buddhism, Jainism, and Sikhism. The </w:t>
      </w:r>
      <w:r w:rsidRPr="00E13F4E">
        <w:rPr>
          <w:i/>
          <w:iCs/>
          <w:color w:val="000000" w:themeColor="text1"/>
          <w:sz w:val="20"/>
          <w:szCs w:val="20"/>
          <w:shd w:val="clear" w:color="auto" w:fill="FFFFFF"/>
          <w:rPrChange w:id="2526" w:author="Zahid Syed" w:date="2025-09-24T13:00:00Z" w16du:dateUtc="2025-09-24T04:00:00Z">
            <w:rPr>
              <w:i/>
              <w:iCs/>
              <w:color w:val="202122"/>
              <w:sz w:val="20"/>
              <w:szCs w:val="20"/>
              <w:shd w:val="clear" w:color="auto" w:fill="FFFFFF"/>
            </w:rPr>
          </w:rPrChange>
        </w:rPr>
        <w:t>Dharma</w:t>
      </w:r>
      <w:r w:rsidRPr="00E13F4E">
        <w:rPr>
          <w:color w:val="000000" w:themeColor="text1"/>
          <w:sz w:val="20"/>
          <w:szCs w:val="20"/>
          <w:shd w:val="clear" w:color="auto" w:fill="FFFFFF"/>
          <w:rPrChange w:id="2527" w:author="Zahid Syed" w:date="2025-09-24T13:00:00Z" w16du:dateUtc="2025-09-24T04:00:00Z">
            <w:rPr>
              <w:color w:val="202122"/>
              <w:sz w:val="20"/>
              <w:szCs w:val="20"/>
              <w:shd w:val="clear" w:color="auto" w:fill="FFFFFF"/>
            </w:rPr>
          </w:rPrChange>
        </w:rPr>
        <w:t xml:space="preserve">—or religious way of life—includes moral duties, rights, laws, virtues, and sound conduct, all of which lead to “the right way of living.” The concept of the </w:t>
      </w:r>
      <w:r w:rsidRPr="00E13F4E">
        <w:rPr>
          <w:i/>
          <w:iCs/>
          <w:color w:val="000000" w:themeColor="text1"/>
          <w:sz w:val="20"/>
          <w:szCs w:val="20"/>
          <w:shd w:val="clear" w:color="auto" w:fill="FFFFFF"/>
          <w:rPrChange w:id="2528" w:author="Zahid Syed" w:date="2025-09-24T13:00:00Z" w16du:dateUtc="2025-09-24T04:00:00Z">
            <w:rPr>
              <w:i/>
              <w:iCs/>
              <w:color w:val="202122"/>
              <w:sz w:val="20"/>
              <w:szCs w:val="20"/>
              <w:shd w:val="clear" w:color="auto" w:fill="FFFFFF"/>
            </w:rPr>
          </w:rPrChange>
        </w:rPr>
        <w:t>Dharma</w:t>
      </w:r>
      <w:r w:rsidRPr="00E13F4E">
        <w:rPr>
          <w:color w:val="000000" w:themeColor="text1"/>
          <w:sz w:val="20"/>
          <w:szCs w:val="20"/>
          <w:shd w:val="clear" w:color="auto" w:fill="FFFFFF"/>
          <w:rPrChange w:id="2529" w:author="Zahid Syed" w:date="2025-09-24T13:00:00Z" w16du:dateUtc="2025-09-24T04:00:00Z">
            <w:rPr>
              <w:color w:val="202122"/>
              <w:sz w:val="20"/>
              <w:szCs w:val="20"/>
              <w:shd w:val="clear" w:color="auto" w:fill="FFFFFF"/>
            </w:rPr>
          </w:rPrChange>
        </w:rPr>
        <w:t xml:space="preserve">, however, is not just worldly but also has “transtemporal” and “cosmic” meaning, referring the laws and order of the universe. In Buddhism, the </w:t>
      </w:r>
      <w:r w:rsidRPr="00E13F4E">
        <w:rPr>
          <w:i/>
          <w:iCs/>
          <w:color w:val="000000" w:themeColor="text1"/>
          <w:sz w:val="20"/>
          <w:szCs w:val="20"/>
          <w:shd w:val="clear" w:color="auto" w:fill="FFFFFF"/>
          <w:rPrChange w:id="2530" w:author="Zahid Syed" w:date="2025-09-24T13:00:00Z" w16du:dateUtc="2025-09-24T04:00:00Z">
            <w:rPr>
              <w:i/>
              <w:iCs/>
              <w:color w:val="202122"/>
              <w:sz w:val="20"/>
              <w:szCs w:val="20"/>
              <w:shd w:val="clear" w:color="auto" w:fill="FFFFFF"/>
            </w:rPr>
          </w:rPrChange>
        </w:rPr>
        <w:t>Dharma</w:t>
      </w:r>
      <w:r w:rsidRPr="00E13F4E">
        <w:rPr>
          <w:color w:val="000000" w:themeColor="text1"/>
          <w:sz w:val="20"/>
          <w:szCs w:val="20"/>
          <w:shd w:val="clear" w:color="auto" w:fill="FFFFFF"/>
          <w:rPrChange w:id="2531" w:author="Zahid Syed" w:date="2025-09-24T13:00:00Z" w16du:dateUtc="2025-09-24T04:00:00Z">
            <w:rPr>
              <w:color w:val="202122"/>
              <w:sz w:val="20"/>
              <w:szCs w:val="20"/>
              <w:shd w:val="clear" w:color="auto" w:fill="FFFFFF"/>
            </w:rPr>
          </w:rPrChange>
        </w:rPr>
        <w:t xml:space="preserve"> (Pali: </w:t>
      </w:r>
      <w:r w:rsidRPr="00E13F4E">
        <w:rPr>
          <w:i/>
          <w:iCs/>
          <w:color w:val="000000" w:themeColor="text1"/>
          <w:sz w:val="20"/>
          <w:szCs w:val="20"/>
          <w:shd w:val="clear" w:color="auto" w:fill="FFFFFF"/>
          <w:rPrChange w:id="2532" w:author="Zahid Syed" w:date="2025-09-24T13:00:00Z" w16du:dateUtc="2025-09-24T04:00:00Z">
            <w:rPr>
              <w:i/>
              <w:iCs/>
              <w:color w:val="202122"/>
              <w:sz w:val="20"/>
              <w:szCs w:val="20"/>
              <w:shd w:val="clear" w:color="auto" w:fill="FFFFFF"/>
            </w:rPr>
          </w:rPrChange>
        </w:rPr>
        <w:t>Dhamma</w:t>
      </w:r>
      <w:r w:rsidRPr="00E13F4E">
        <w:rPr>
          <w:color w:val="000000" w:themeColor="text1"/>
          <w:sz w:val="20"/>
          <w:szCs w:val="20"/>
          <w:shd w:val="clear" w:color="auto" w:fill="FFFFFF"/>
          <w:rPrChange w:id="2533" w:author="Zahid Syed" w:date="2025-09-24T13:00:00Z" w16du:dateUtc="2025-09-24T04:00:00Z">
            <w:rPr>
              <w:color w:val="202122"/>
              <w:sz w:val="20"/>
              <w:szCs w:val="20"/>
              <w:shd w:val="clear" w:color="auto" w:fill="FFFFFF"/>
            </w:rPr>
          </w:rPrChange>
        </w:rPr>
        <w:t>) refers to the “cosmic law and order” as reflected in the teachings of the Buddha. It is also used in Buddhist Philosophy to refer to “phenomena” and “the world of phenomena.”</w:t>
      </w:r>
    </w:p>
  </w:footnote>
  <w:footnote w:id="110">
    <w:p w14:paraId="2A1F740F" w14:textId="77777777" w:rsidR="005A3A57" w:rsidRPr="00E13F4E" w:rsidRDefault="005A3A57" w:rsidP="005D5C5B">
      <w:pPr>
        <w:pStyle w:val="NormalWeb"/>
        <w:spacing w:before="0" w:beforeAutospacing="0" w:after="0" w:afterAutospacing="0"/>
        <w:rPr>
          <w:color w:val="000000" w:themeColor="text1"/>
          <w:sz w:val="20"/>
          <w:szCs w:val="20"/>
          <w:rPrChange w:id="2534" w:author="Zahid Syed" w:date="2025-09-24T13:00:00Z" w16du:dateUtc="2025-09-24T04:00:00Z">
            <w:rPr>
              <w:color w:val="202122"/>
              <w:sz w:val="20"/>
              <w:szCs w:val="20"/>
            </w:rPr>
          </w:rPrChange>
        </w:rPr>
      </w:pPr>
      <w:r w:rsidRPr="00E13F4E">
        <w:rPr>
          <w:rStyle w:val="FootnoteReference"/>
          <w:color w:val="000000" w:themeColor="text1"/>
          <w:sz w:val="20"/>
          <w:szCs w:val="20"/>
          <w:rPrChange w:id="2535" w:author="Zahid Syed" w:date="2025-09-24T13:00:00Z" w16du:dateUtc="2025-09-24T04:00:00Z">
            <w:rPr>
              <w:rStyle w:val="FootnoteReference"/>
              <w:sz w:val="20"/>
              <w:szCs w:val="20"/>
            </w:rPr>
          </w:rPrChange>
        </w:rPr>
        <w:footnoteRef/>
      </w:r>
      <w:r w:rsidRPr="00E13F4E">
        <w:rPr>
          <w:color w:val="000000" w:themeColor="text1"/>
          <w:sz w:val="20"/>
          <w:szCs w:val="20"/>
          <w:rPrChange w:id="2536" w:author="Zahid Syed" w:date="2025-09-24T13:00:00Z" w16du:dateUtc="2025-09-24T04:00:00Z">
            <w:rPr>
              <w:sz w:val="20"/>
              <w:szCs w:val="20"/>
            </w:rPr>
          </w:rPrChange>
        </w:rPr>
        <w:t xml:space="preserve"> </w:t>
      </w:r>
      <w:r w:rsidRPr="00E13F4E">
        <w:rPr>
          <w:b/>
          <w:bCs/>
          <w:i/>
          <w:iCs/>
          <w:color w:val="000000" w:themeColor="text1"/>
          <w:sz w:val="20"/>
          <w:szCs w:val="20"/>
          <w:lang w:bidi="sa"/>
          <w:rPrChange w:id="2537" w:author="Zahid Syed" w:date="2025-09-24T13:00:00Z" w16du:dateUtc="2025-09-24T04:00:00Z">
            <w:rPr>
              <w:b/>
              <w:bCs/>
              <w:i/>
              <w:iCs/>
              <w:color w:val="202122"/>
              <w:sz w:val="20"/>
              <w:szCs w:val="20"/>
              <w:lang w:bidi="sa"/>
            </w:rPr>
          </w:rPrChange>
        </w:rPr>
        <w:t>Nirvāṇa</w:t>
      </w:r>
      <w:r w:rsidRPr="00E13F4E">
        <w:rPr>
          <w:b/>
          <w:bCs/>
          <w:i/>
          <w:iCs/>
          <w:color w:val="000000" w:themeColor="text1"/>
          <w:sz w:val="20"/>
          <w:szCs w:val="20"/>
          <w:rPrChange w:id="2538" w:author="Zahid Syed" w:date="2025-09-24T13:00:00Z" w16du:dateUtc="2025-09-24T04:00:00Z">
            <w:rPr>
              <w:b/>
              <w:bCs/>
              <w:i/>
              <w:iCs/>
              <w:sz w:val="20"/>
              <w:szCs w:val="20"/>
            </w:rPr>
          </w:rPrChange>
        </w:rPr>
        <w:t xml:space="preserve"> </w:t>
      </w:r>
      <w:r w:rsidRPr="00E13F4E">
        <w:rPr>
          <w:color w:val="000000" w:themeColor="text1"/>
          <w:sz w:val="20"/>
          <w:szCs w:val="20"/>
          <w:rPrChange w:id="2539" w:author="Zahid Syed" w:date="2025-09-24T13:00:00Z" w16du:dateUtc="2025-09-24T04:00:00Z">
            <w:rPr>
              <w:color w:val="202122"/>
              <w:sz w:val="20"/>
              <w:szCs w:val="20"/>
            </w:rPr>
          </w:rPrChange>
        </w:rPr>
        <w:t xml:space="preserve">or Nirvana (Sanskrit: </w:t>
      </w:r>
      <w:r w:rsidRPr="00E13F4E">
        <w:rPr>
          <w:i/>
          <w:iCs/>
          <w:color w:val="000000" w:themeColor="text1"/>
          <w:sz w:val="20"/>
          <w:szCs w:val="20"/>
          <w:lang w:bidi="sa"/>
          <w:rPrChange w:id="2540" w:author="Zahid Syed" w:date="2025-09-24T13:00:00Z" w16du:dateUtc="2025-09-24T04:00:00Z">
            <w:rPr>
              <w:i/>
              <w:iCs/>
              <w:color w:val="202122"/>
              <w:sz w:val="20"/>
              <w:szCs w:val="20"/>
              <w:lang w:bidi="sa"/>
            </w:rPr>
          </w:rPrChange>
        </w:rPr>
        <w:t>nirvāṇa</w:t>
      </w:r>
      <w:r w:rsidRPr="00E13F4E">
        <w:rPr>
          <w:color w:val="000000" w:themeColor="text1"/>
          <w:sz w:val="20"/>
          <w:szCs w:val="20"/>
          <w:rPrChange w:id="2541" w:author="Zahid Syed" w:date="2025-09-24T13:00:00Z" w16du:dateUtc="2025-09-24T04:00:00Z">
            <w:rPr>
              <w:color w:val="202122"/>
              <w:sz w:val="20"/>
              <w:szCs w:val="20"/>
            </w:rPr>
          </w:rPrChange>
        </w:rPr>
        <w:t>; Pali:</w:t>
      </w:r>
      <w:r w:rsidRPr="00E13F4E">
        <w:rPr>
          <w:i/>
          <w:iCs/>
          <w:color w:val="000000" w:themeColor="text1"/>
          <w:sz w:val="20"/>
          <w:szCs w:val="20"/>
          <w:lang w:bidi="sa"/>
          <w:rPrChange w:id="2542" w:author="Zahid Syed" w:date="2025-09-24T13:00:00Z" w16du:dateUtc="2025-09-24T04:00:00Z">
            <w:rPr>
              <w:i/>
              <w:iCs/>
              <w:color w:val="202122"/>
              <w:sz w:val="20"/>
              <w:szCs w:val="20"/>
              <w:lang w:bidi="sa"/>
            </w:rPr>
          </w:rPrChange>
        </w:rPr>
        <w:t xml:space="preserve"> nibbana</w:t>
      </w:r>
      <w:r w:rsidRPr="00E13F4E">
        <w:rPr>
          <w:color w:val="000000" w:themeColor="text1"/>
          <w:sz w:val="20"/>
          <w:szCs w:val="20"/>
          <w:lang w:bidi="sa"/>
          <w:rPrChange w:id="2543" w:author="Zahid Syed" w:date="2025-09-24T13:00:00Z" w16du:dateUtc="2025-09-24T04:00:00Z">
            <w:rPr>
              <w:color w:val="202122"/>
              <w:sz w:val="20"/>
              <w:szCs w:val="20"/>
              <w:lang w:bidi="sa"/>
            </w:rPr>
          </w:rPrChange>
        </w:rPr>
        <w:t xml:space="preserve"> from the Sanskrit: negative particle “</w:t>
      </w:r>
      <w:r w:rsidRPr="00E13F4E">
        <w:rPr>
          <w:i/>
          <w:iCs/>
          <w:color w:val="000000" w:themeColor="text1"/>
          <w:sz w:val="20"/>
          <w:szCs w:val="20"/>
          <w:rPrChange w:id="2544" w:author="Zahid Syed" w:date="2025-09-24T13:00:00Z" w16du:dateUtc="2025-09-24T04:00:00Z">
            <w:rPr>
              <w:i/>
              <w:iCs/>
              <w:color w:val="202122"/>
              <w:sz w:val="20"/>
              <w:szCs w:val="20"/>
            </w:rPr>
          </w:rPrChange>
        </w:rPr>
        <w:t>nir</w:t>
      </w:r>
      <w:r w:rsidRPr="00E13F4E">
        <w:rPr>
          <w:color w:val="000000" w:themeColor="text1"/>
          <w:sz w:val="20"/>
          <w:szCs w:val="20"/>
          <w:rPrChange w:id="2545" w:author="Zahid Syed" w:date="2025-09-24T13:00:00Z" w16du:dateUtc="2025-09-24T04:00:00Z">
            <w:rPr>
              <w:color w:val="202122"/>
              <w:sz w:val="20"/>
              <w:szCs w:val="20"/>
            </w:rPr>
          </w:rPrChange>
        </w:rPr>
        <w:t>” combined with “</w:t>
      </w:r>
      <w:r w:rsidRPr="00E13F4E">
        <w:rPr>
          <w:i/>
          <w:iCs/>
          <w:color w:val="000000" w:themeColor="text1"/>
          <w:sz w:val="20"/>
          <w:szCs w:val="20"/>
          <w:rPrChange w:id="2546" w:author="Zahid Syed" w:date="2025-09-24T13:00:00Z" w16du:dateUtc="2025-09-24T04:00:00Z">
            <w:rPr>
              <w:i/>
              <w:iCs/>
              <w:color w:val="202122"/>
              <w:sz w:val="20"/>
              <w:szCs w:val="20"/>
            </w:rPr>
          </w:rPrChange>
        </w:rPr>
        <w:t>vā</w:t>
      </w:r>
      <w:r w:rsidRPr="00E13F4E">
        <w:rPr>
          <w:color w:val="000000" w:themeColor="text1"/>
          <w:sz w:val="20"/>
          <w:szCs w:val="20"/>
          <w:rPrChange w:id="2547" w:author="Zahid Syed" w:date="2025-09-24T13:00:00Z" w16du:dateUtc="2025-09-24T04:00:00Z">
            <w:rPr>
              <w:color w:val="202122"/>
              <w:sz w:val="20"/>
              <w:szCs w:val="20"/>
            </w:rPr>
          </w:rPrChange>
        </w:rPr>
        <w:t>”</w:t>
      </w:r>
      <w:r w:rsidRPr="00E13F4E">
        <w:rPr>
          <w:rStyle w:val="apple-converted-space"/>
          <w:color w:val="000000" w:themeColor="text1"/>
          <w:sz w:val="20"/>
          <w:szCs w:val="20"/>
          <w:rPrChange w:id="2548" w:author="Zahid Syed" w:date="2025-09-24T13:00:00Z" w16du:dateUtc="2025-09-24T04:00:00Z">
            <w:rPr>
              <w:rStyle w:val="apple-converted-space"/>
              <w:color w:val="202122"/>
              <w:sz w:val="20"/>
              <w:szCs w:val="20"/>
            </w:rPr>
          </w:rPrChange>
        </w:rPr>
        <w:t> </w:t>
      </w:r>
      <w:r w:rsidRPr="00E13F4E">
        <w:rPr>
          <w:color w:val="000000" w:themeColor="text1"/>
          <w:sz w:val="20"/>
          <w:szCs w:val="20"/>
          <w:rPrChange w:id="2549" w:author="Zahid Syed" w:date="2025-09-24T13:00:00Z" w16du:dateUtc="2025-09-24T04:00:00Z">
            <w:rPr>
              <w:color w:val="202122"/>
              <w:sz w:val="20"/>
              <w:szCs w:val="20"/>
            </w:rPr>
          </w:rPrChange>
        </w:rPr>
        <w:t>"to blow,” producing “to blow out” or “to quench” and “be extinguished”) must not be confused with the Prophetic belief in Paradise or ultimate union with God.</w:t>
      </w:r>
      <w:r w:rsidRPr="00E13F4E">
        <w:rPr>
          <w:i/>
          <w:iCs/>
          <w:color w:val="000000" w:themeColor="text1"/>
          <w:sz w:val="20"/>
          <w:szCs w:val="20"/>
          <w:lang w:bidi="sa"/>
          <w:rPrChange w:id="2550" w:author="Zahid Syed" w:date="2025-09-24T13:00:00Z" w16du:dateUtc="2025-09-24T04:00:00Z">
            <w:rPr>
              <w:i/>
              <w:iCs/>
              <w:color w:val="202122"/>
              <w:sz w:val="20"/>
              <w:szCs w:val="20"/>
              <w:lang w:bidi="sa"/>
            </w:rPr>
          </w:rPrChange>
        </w:rPr>
        <w:t xml:space="preserve"> </w:t>
      </w:r>
      <w:r w:rsidRPr="00E13F4E">
        <w:rPr>
          <w:color w:val="000000" w:themeColor="text1"/>
          <w:sz w:val="20"/>
          <w:szCs w:val="20"/>
          <w:lang w:bidi="sa"/>
          <w:rPrChange w:id="2551" w:author="Zahid Syed" w:date="2025-09-24T13:00:00Z" w16du:dateUtc="2025-09-24T04:00:00Z">
            <w:rPr>
              <w:color w:val="202122"/>
              <w:sz w:val="20"/>
              <w:szCs w:val="20"/>
              <w:lang w:bidi="sa"/>
            </w:rPr>
          </w:rPrChange>
        </w:rPr>
        <w:t xml:space="preserve">Various conceptions of </w:t>
      </w:r>
      <w:r w:rsidRPr="00E13F4E">
        <w:rPr>
          <w:i/>
          <w:iCs/>
          <w:color w:val="000000" w:themeColor="text1"/>
          <w:sz w:val="20"/>
          <w:szCs w:val="20"/>
          <w:lang w:bidi="sa"/>
          <w:rPrChange w:id="2552" w:author="Zahid Syed" w:date="2025-09-24T13:00:00Z" w16du:dateUtc="2025-09-24T04:00:00Z">
            <w:rPr>
              <w:i/>
              <w:iCs/>
              <w:color w:val="202122"/>
              <w:sz w:val="20"/>
              <w:szCs w:val="20"/>
              <w:lang w:bidi="sa"/>
            </w:rPr>
          </w:rPrChange>
        </w:rPr>
        <w:t>Nirvāṇa</w:t>
      </w:r>
      <w:r w:rsidRPr="00E13F4E">
        <w:rPr>
          <w:color w:val="000000" w:themeColor="text1"/>
          <w:sz w:val="20"/>
          <w:szCs w:val="20"/>
          <w:lang w:bidi="sa"/>
          <w:rPrChange w:id="2553" w:author="Zahid Syed" w:date="2025-09-24T13:00:00Z" w16du:dateUtc="2025-09-24T04:00:00Z">
            <w:rPr>
              <w:color w:val="202122"/>
              <w:sz w:val="20"/>
              <w:szCs w:val="20"/>
              <w:lang w:bidi="sa"/>
            </w:rPr>
          </w:rPrChange>
        </w:rPr>
        <w:t xml:space="preserve"> are central to many forms of Hinduism as well as the religions of Buddhism and Jainism, although the term seems to have first appeared in Buddhism and is not mentioned in ancient Vedic texts.</w:t>
      </w:r>
      <w:r w:rsidRPr="00E13F4E">
        <w:rPr>
          <w:color w:val="000000" w:themeColor="text1"/>
          <w:sz w:val="20"/>
          <w:szCs w:val="20"/>
          <w:rPrChange w:id="2554" w:author="Zahid Syed" w:date="2025-09-24T13:00:00Z" w16du:dateUtc="2025-09-24T04:00:00Z">
            <w:rPr>
              <w:color w:val="202122"/>
              <w:sz w:val="20"/>
              <w:szCs w:val="20"/>
            </w:rPr>
          </w:rPrChange>
        </w:rPr>
        <w:t xml:space="preserve"> In Buddhism, </w:t>
      </w:r>
      <w:r w:rsidRPr="00E13F4E">
        <w:rPr>
          <w:i/>
          <w:iCs/>
          <w:color w:val="000000" w:themeColor="text1"/>
          <w:sz w:val="20"/>
          <w:szCs w:val="20"/>
          <w:rPrChange w:id="2555" w:author="Zahid Syed" w:date="2025-09-24T13:00:00Z" w16du:dateUtc="2025-09-24T04:00:00Z">
            <w:rPr>
              <w:i/>
              <w:iCs/>
              <w:sz w:val="20"/>
              <w:szCs w:val="20"/>
            </w:rPr>
          </w:rPrChange>
        </w:rPr>
        <w:t>Nirvā</w:t>
      </w:r>
      <w:r w:rsidRPr="00E13F4E">
        <w:rPr>
          <w:i/>
          <w:iCs/>
          <w:color w:val="000000" w:themeColor="text1"/>
          <w:sz w:val="20"/>
          <w:szCs w:val="20"/>
          <w:rPrChange w:id="2556" w:author="Zahid Syed" w:date="2025-09-24T13:00:00Z" w16du:dateUtc="2025-09-24T04:00:00Z">
            <w:rPr>
              <w:i/>
              <w:iCs/>
              <w:color w:val="000000"/>
              <w:sz w:val="20"/>
              <w:szCs w:val="20"/>
            </w:rPr>
          </w:rPrChange>
        </w:rPr>
        <w:t>ņa</w:t>
      </w:r>
      <w:r w:rsidRPr="00E13F4E">
        <w:rPr>
          <w:color w:val="000000" w:themeColor="text1"/>
          <w:sz w:val="20"/>
          <w:szCs w:val="20"/>
          <w:rPrChange w:id="2557" w:author="Zahid Syed" w:date="2025-09-24T13:00:00Z" w16du:dateUtc="2025-09-24T04:00:00Z">
            <w:rPr>
              <w:color w:val="000000"/>
              <w:sz w:val="20"/>
              <w:szCs w:val="20"/>
            </w:rPr>
          </w:rPrChange>
        </w:rPr>
        <w:t xml:space="preserve"> is the result of spiritual activity focused on </w:t>
      </w:r>
      <w:r w:rsidRPr="00E13F4E">
        <w:rPr>
          <w:color w:val="000000" w:themeColor="text1"/>
          <w:sz w:val="20"/>
          <w:szCs w:val="20"/>
          <w:rPrChange w:id="2558" w:author="Zahid Syed" w:date="2025-09-24T13:00:00Z" w16du:dateUtc="2025-09-24T04:00:00Z">
            <w:rPr>
              <w:color w:val="202122"/>
              <w:sz w:val="20"/>
              <w:szCs w:val="20"/>
            </w:rPr>
          </w:rPrChange>
        </w:rPr>
        <w:t xml:space="preserve">grasping the inherent nature of the human mindset and the anxiety and unease it necessarily brings. Thus, in many forms of Buddhism, </w:t>
      </w:r>
      <w:r w:rsidRPr="00E13F4E">
        <w:rPr>
          <w:i/>
          <w:iCs/>
          <w:color w:val="000000" w:themeColor="text1"/>
          <w:sz w:val="20"/>
          <w:szCs w:val="20"/>
          <w:lang w:bidi="sa"/>
          <w:rPrChange w:id="2559" w:author="Zahid Syed" w:date="2025-09-24T13:00:00Z" w16du:dateUtc="2025-09-24T04:00:00Z">
            <w:rPr>
              <w:i/>
              <w:iCs/>
              <w:color w:val="202122"/>
              <w:sz w:val="20"/>
              <w:szCs w:val="20"/>
              <w:lang w:bidi="sa"/>
            </w:rPr>
          </w:rPrChange>
        </w:rPr>
        <w:t>Nirvāṇa</w:t>
      </w:r>
      <w:r w:rsidRPr="00E13F4E">
        <w:rPr>
          <w:color w:val="000000" w:themeColor="text1"/>
          <w:sz w:val="20"/>
          <w:szCs w:val="20"/>
          <w:rPrChange w:id="2560" w:author="Zahid Syed" w:date="2025-09-24T13:00:00Z" w16du:dateUtc="2025-09-24T04:00:00Z">
            <w:rPr>
              <w:color w:val="202122"/>
              <w:sz w:val="20"/>
              <w:szCs w:val="20"/>
            </w:rPr>
          </w:rPrChange>
        </w:rPr>
        <w:t xml:space="preserve"> is the ultimate soteriological goal of the </w:t>
      </w:r>
      <w:r w:rsidRPr="00E13F4E">
        <w:rPr>
          <w:i/>
          <w:iCs/>
          <w:color w:val="000000" w:themeColor="text1"/>
          <w:sz w:val="20"/>
          <w:szCs w:val="20"/>
          <w:rPrChange w:id="2561" w:author="Zahid Syed" w:date="2025-09-24T13:00:00Z" w16du:dateUtc="2025-09-24T04:00:00Z">
            <w:rPr>
              <w:i/>
              <w:iCs/>
              <w:color w:val="202122"/>
              <w:sz w:val="20"/>
              <w:szCs w:val="20"/>
            </w:rPr>
          </w:rPrChange>
        </w:rPr>
        <w:t>Dharma</w:t>
      </w:r>
      <w:r w:rsidRPr="00E13F4E">
        <w:rPr>
          <w:color w:val="000000" w:themeColor="text1"/>
          <w:sz w:val="20"/>
          <w:szCs w:val="20"/>
          <w:rPrChange w:id="2562" w:author="Zahid Syed" w:date="2025-09-24T13:00:00Z" w16du:dateUtc="2025-09-24T04:00:00Z">
            <w:rPr>
              <w:color w:val="202122"/>
              <w:sz w:val="20"/>
              <w:szCs w:val="20"/>
            </w:rPr>
          </w:rPrChange>
        </w:rPr>
        <w:t xml:space="preserve"> and the ultimate good of Buddhism’s Eightfold Path, which brings release from personal and worldly suffering and the endless rebirths of the transmigration and reincarnation of Souls (</w:t>
      </w:r>
      <w:r w:rsidRPr="00E13F4E">
        <w:rPr>
          <w:i/>
          <w:iCs/>
          <w:color w:val="000000" w:themeColor="text1"/>
          <w:sz w:val="20"/>
          <w:szCs w:val="20"/>
          <w:rPrChange w:id="2563" w:author="Zahid Syed" w:date="2025-09-24T13:00:00Z" w16du:dateUtc="2025-09-24T04:00:00Z">
            <w:rPr>
              <w:i/>
              <w:iCs/>
              <w:color w:val="202122"/>
              <w:sz w:val="20"/>
              <w:szCs w:val="20"/>
            </w:rPr>
          </w:rPrChange>
        </w:rPr>
        <w:t>sa</w:t>
      </w:r>
      <w:r w:rsidRPr="00E13F4E">
        <w:rPr>
          <w:b/>
          <w:bCs/>
          <w:i/>
          <w:iCs/>
          <w:color w:val="000000" w:themeColor="text1"/>
          <w:sz w:val="20"/>
          <w:szCs w:val="20"/>
          <w:rPrChange w:id="2564" w:author="Zahid Syed" w:date="2025-09-24T13:00:00Z" w16du:dateUtc="2025-09-24T04:00:00Z">
            <w:rPr>
              <w:b/>
              <w:bCs/>
              <w:i/>
              <w:iCs/>
              <w:color w:val="202122"/>
              <w:sz w:val="20"/>
              <w:szCs w:val="20"/>
            </w:rPr>
          </w:rPrChange>
        </w:rPr>
        <w:t>ṃ</w:t>
      </w:r>
      <w:r w:rsidRPr="00E13F4E">
        <w:rPr>
          <w:i/>
          <w:iCs/>
          <w:color w:val="000000" w:themeColor="text1"/>
          <w:sz w:val="20"/>
          <w:szCs w:val="20"/>
          <w:rPrChange w:id="2565" w:author="Zahid Syed" w:date="2025-09-24T13:00:00Z" w16du:dateUtc="2025-09-24T04:00:00Z">
            <w:rPr>
              <w:i/>
              <w:iCs/>
              <w:color w:val="202122"/>
              <w:sz w:val="20"/>
              <w:szCs w:val="20"/>
            </w:rPr>
          </w:rPrChange>
        </w:rPr>
        <w:t>s</w:t>
      </w:r>
      <w:r w:rsidRPr="00E13F4E">
        <w:rPr>
          <w:i/>
          <w:iCs/>
          <w:color w:val="000000" w:themeColor="text1"/>
          <w:sz w:val="20"/>
          <w:szCs w:val="20"/>
          <w:rPrChange w:id="2566" w:author="Zahid Syed" w:date="2025-09-24T13:00:00Z" w16du:dateUtc="2025-09-24T04:00:00Z">
            <w:rPr>
              <w:i/>
              <w:iCs/>
              <w:sz w:val="20"/>
              <w:szCs w:val="20"/>
            </w:rPr>
          </w:rPrChange>
        </w:rPr>
        <w:t>āra</w:t>
      </w:r>
      <w:r w:rsidRPr="00E13F4E">
        <w:rPr>
          <w:color w:val="000000" w:themeColor="text1"/>
          <w:sz w:val="20"/>
          <w:szCs w:val="20"/>
          <w:rPrChange w:id="2567" w:author="Zahid Syed" w:date="2025-09-24T13:00:00Z" w16du:dateUtc="2025-09-24T04:00:00Z">
            <w:rPr>
              <w:sz w:val="20"/>
              <w:szCs w:val="20"/>
            </w:rPr>
          </w:rPrChange>
        </w:rPr>
        <w:t xml:space="preserve">), which in Indic religion is always conceived of as causing unhappiness and underlies what is called Indic “pessimism” about life. </w:t>
      </w:r>
      <w:r w:rsidRPr="00E13F4E">
        <w:rPr>
          <w:color w:val="000000" w:themeColor="text1"/>
          <w:sz w:val="20"/>
          <w:szCs w:val="20"/>
          <w:rPrChange w:id="2568" w:author="Zahid Syed" w:date="2025-09-24T13:00:00Z" w16du:dateUtc="2025-09-24T04:00:00Z">
            <w:rPr>
              <w:color w:val="202122"/>
              <w:sz w:val="20"/>
              <w:szCs w:val="20"/>
            </w:rPr>
          </w:rPrChange>
        </w:rPr>
        <w:t xml:space="preserve">In the Buddhist Tradition, </w:t>
      </w:r>
      <w:r w:rsidRPr="00E13F4E">
        <w:rPr>
          <w:i/>
          <w:iCs/>
          <w:color w:val="000000" w:themeColor="text1"/>
          <w:sz w:val="20"/>
          <w:szCs w:val="20"/>
          <w:lang w:bidi="sa"/>
          <w:rPrChange w:id="2569" w:author="Zahid Syed" w:date="2025-09-24T13:00:00Z" w16du:dateUtc="2025-09-24T04:00:00Z">
            <w:rPr>
              <w:i/>
              <w:iCs/>
              <w:color w:val="202122"/>
              <w:sz w:val="20"/>
              <w:szCs w:val="20"/>
              <w:lang w:bidi="sa"/>
            </w:rPr>
          </w:rPrChange>
        </w:rPr>
        <w:t>Nirvāṇa</w:t>
      </w:r>
      <w:r w:rsidRPr="00E13F4E">
        <w:rPr>
          <w:color w:val="000000" w:themeColor="text1"/>
          <w:sz w:val="20"/>
          <w:szCs w:val="20"/>
          <w:lang w:bidi="sa"/>
          <w:rPrChange w:id="2570" w:author="Zahid Syed" w:date="2025-09-24T13:00:00Z" w16du:dateUtc="2025-09-24T04:00:00Z">
            <w:rPr>
              <w:color w:val="202122"/>
              <w:sz w:val="20"/>
              <w:szCs w:val="20"/>
              <w:lang w:bidi="sa"/>
            </w:rPr>
          </w:rPrChange>
        </w:rPr>
        <w:t xml:space="preserve"> results from </w:t>
      </w:r>
      <w:r w:rsidRPr="00E13F4E">
        <w:rPr>
          <w:color w:val="000000" w:themeColor="text1"/>
          <w:sz w:val="20"/>
          <w:szCs w:val="20"/>
          <w:rPrChange w:id="2571" w:author="Zahid Syed" w:date="2025-09-24T13:00:00Z" w16du:dateUtc="2025-09-24T04:00:00Z">
            <w:rPr>
              <w:color w:val="202122"/>
              <w:sz w:val="20"/>
              <w:szCs w:val="20"/>
            </w:rPr>
          </w:rPrChange>
        </w:rPr>
        <w:t>the extinction of the “three fires”—which were analogically parallel to the three sacrificial fires of Vedic ritual, which Buddhism rejected—and are “the fire of greed” (</w:t>
      </w:r>
      <w:r w:rsidRPr="00E13F4E">
        <w:rPr>
          <w:i/>
          <w:iCs/>
          <w:color w:val="000000" w:themeColor="text1"/>
          <w:sz w:val="20"/>
          <w:szCs w:val="20"/>
          <w:rPrChange w:id="2572" w:author="Zahid Syed" w:date="2025-09-24T13:00:00Z" w16du:dateUtc="2025-09-24T04:00:00Z">
            <w:rPr>
              <w:i/>
              <w:iCs/>
              <w:color w:val="202122"/>
              <w:sz w:val="20"/>
              <w:szCs w:val="20"/>
            </w:rPr>
          </w:rPrChange>
        </w:rPr>
        <w:t>raga</w:t>
      </w:r>
      <w:r w:rsidRPr="00E13F4E">
        <w:rPr>
          <w:color w:val="000000" w:themeColor="text1"/>
          <w:sz w:val="20"/>
          <w:szCs w:val="20"/>
          <w:rPrChange w:id="2573" w:author="Zahid Syed" w:date="2025-09-24T13:00:00Z" w16du:dateUtc="2025-09-24T04:00:00Z">
            <w:rPr>
              <w:color w:val="202122"/>
              <w:sz w:val="20"/>
              <w:szCs w:val="20"/>
            </w:rPr>
          </w:rPrChange>
        </w:rPr>
        <w:t>), “the fire of aversion (</w:t>
      </w:r>
      <w:r w:rsidRPr="00E13F4E">
        <w:rPr>
          <w:i/>
          <w:iCs/>
          <w:color w:val="000000" w:themeColor="text1"/>
          <w:sz w:val="20"/>
          <w:szCs w:val="20"/>
          <w:rPrChange w:id="2574" w:author="Zahid Syed" w:date="2025-09-24T13:00:00Z" w16du:dateUtc="2025-09-24T04:00:00Z">
            <w:rPr>
              <w:i/>
              <w:iCs/>
              <w:color w:val="202122"/>
              <w:sz w:val="20"/>
              <w:szCs w:val="20"/>
            </w:rPr>
          </w:rPrChange>
        </w:rPr>
        <w:t>dvesha</w:t>
      </w:r>
      <w:r w:rsidRPr="00E13F4E">
        <w:rPr>
          <w:color w:val="000000" w:themeColor="text1"/>
          <w:sz w:val="20"/>
          <w:szCs w:val="20"/>
          <w:rPrChange w:id="2575" w:author="Zahid Syed" w:date="2025-09-24T13:00:00Z" w16du:dateUtc="2025-09-24T04:00:00Z">
            <w:rPr>
              <w:color w:val="202122"/>
              <w:sz w:val="20"/>
              <w:szCs w:val="20"/>
            </w:rPr>
          </w:rPrChange>
        </w:rPr>
        <w:t>), and “the fire of ignorance” (</w:t>
      </w:r>
      <w:r w:rsidRPr="00E13F4E">
        <w:rPr>
          <w:i/>
          <w:iCs/>
          <w:color w:val="000000" w:themeColor="text1"/>
          <w:sz w:val="20"/>
          <w:szCs w:val="20"/>
          <w:rPrChange w:id="2576" w:author="Zahid Syed" w:date="2025-09-24T13:00:00Z" w16du:dateUtc="2025-09-24T04:00:00Z">
            <w:rPr>
              <w:i/>
              <w:iCs/>
              <w:color w:val="202122"/>
              <w:sz w:val="20"/>
              <w:szCs w:val="20"/>
            </w:rPr>
          </w:rPrChange>
        </w:rPr>
        <w:t>moha</w:t>
      </w:r>
      <w:r w:rsidRPr="00E13F4E">
        <w:rPr>
          <w:color w:val="000000" w:themeColor="text1"/>
          <w:sz w:val="20"/>
          <w:szCs w:val="20"/>
          <w:rPrChange w:id="2577" w:author="Zahid Syed" w:date="2025-09-24T13:00:00Z" w16du:dateUtc="2025-09-24T04:00:00Z">
            <w:rPr>
              <w:color w:val="202122"/>
              <w:sz w:val="20"/>
              <w:szCs w:val="20"/>
            </w:rPr>
          </w:rPrChange>
        </w:rPr>
        <w:t xml:space="preserve">). Extinguishing these three “fires” leads to release from </w:t>
      </w:r>
      <w:r w:rsidRPr="00E13F4E">
        <w:rPr>
          <w:i/>
          <w:iCs/>
          <w:color w:val="000000" w:themeColor="text1"/>
          <w:sz w:val="20"/>
          <w:szCs w:val="20"/>
          <w:rPrChange w:id="2578" w:author="Zahid Syed" w:date="2025-09-24T13:00:00Z" w16du:dateUtc="2025-09-24T04:00:00Z">
            <w:rPr>
              <w:i/>
              <w:iCs/>
              <w:color w:val="202122"/>
              <w:sz w:val="20"/>
              <w:szCs w:val="20"/>
            </w:rPr>
          </w:rPrChange>
        </w:rPr>
        <w:t>sa</w:t>
      </w:r>
      <w:r w:rsidRPr="00E13F4E">
        <w:rPr>
          <w:b/>
          <w:bCs/>
          <w:i/>
          <w:iCs/>
          <w:color w:val="000000" w:themeColor="text1"/>
          <w:sz w:val="20"/>
          <w:szCs w:val="20"/>
          <w:rPrChange w:id="2579" w:author="Zahid Syed" w:date="2025-09-24T13:00:00Z" w16du:dateUtc="2025-09-24T04:00:00Z">
            <w:rPr>
              <w:b/>
              <w:bCs/>
              <w:i/>
              <w:iCs/>
              <w:color w:val="202122"/>
              <w:sz w:val="20"/>
              <w:szCs w:val="20"/>
            </w:rPr>
          </w:rPrChange>
        </w:rPr>
        <w:t>ṃ</w:t>
      </w:r>
      <w:r w:rsidRPr="00E13F4E">
        <w:rPr>
          <w:i/>
          <w:iCs/>
          <w:color w:val="000000" w:themeColor="text1"/>
          <w:sz w:val="20"/>
          <w:szCs w:val="20"/>
          <w:rPrChange w:id="2580" w:author="Zahid Syed" w:date="2025-09-24T13:00:00Z" w16du:dateUtc="2025-09-24T04:00:00Z">
            <w:rPr>
              <w:i/>
              <w:iCs/>
              <w:color w:val="202122"/>
              <w:sz w:val="20"/>
              <w:szCs w:val="20"/>
            </w:rPr>
          </w:rPrChange>
        </w:rPr>
        <w:t>s</w:t>
      </w:r>
      <w:r w:rsidRPr="00E13F4E">
        <w:rPr>
          <w:i/>
          <w:iCs/>
          <w:color w:val="000000" w:themeColor="text1"/>
          <w:sz w:val="20"/>
          <w:szCs w:val="20"/>
          <w:rPrChange w:id="2581" w:author="Zahid Syed" w:date="2025-09-24T13:00:00Z" w16du:dateUtc="2025-09-24T04:00:00Z">
            <w:rPr>
              <w:i/>
              <w:iCs/>
              <w:sz w:val="20"/>
              <w:szCs w:val="20"/>
            </w:rPr>
          </w:rPrChange>
        </w:rPr>
        <w:t>āra</w:t>
      </w:r>
      <w:r w:rsidRPr="00E13F4E">
        <w:rPr>
          <w:color w:val="000000" w:themeColor="text1"/>
          <w:sz w:val="20"/>
          <w:szCs w:val="20"/>
          <w:rPrChange w:id="2582" w:author="Zahid Syed" w:date="2025-09-24T13:00:00Z" w16du:dateUtc="2025-09-24T04:00:00Z">
            <w:rPr>
              <w:sz w:val="20"/>
              <w:szCs w:val="20"/>
            </w:rPr>
          </w:rPrChange>
        </w:rPr>
        <w:t xml:space="preserve"> (the cycle of unending rebirth)</w:t>
      </w:r>
      <w:r w:rsidRPr="00E13F4E">
        <w:rPr>
          <w:color w:val="000000" w:themeColor="text1"/>
          <w:sz w:val="20"/>
          <w:szCs w:val="20"/>
          <w:rPrChange w:id="2583" w:author="Zahid Syed" w:date="2025-09-24T13:00:00Z" w16du:dateUtc="2025-09-24T04:00:00Z">
            <w:rPr>
              <w:color w:val="202122"/>
              <w:sz w:val="20"/>
              <w:szCs w:val="20"/>
            </w:rPr>
          </w:rPrChange>
        </w:rPr>
        <w:t>. Thus, for the Buddha and those who attain</w:t>
      </w:r>
      <w:r w:rsidRPr="00E13F4E">
        <w:rPr>
          <w:i/>
          <w:iCs/>
          <w:color w:val="000000" w:themeColor="text1"/>
          <w:sz w:val="20"/>
          <w:szCs w:val="20"/>
          <w:lang w:bidi="sa"/>
          <w:rPrChange w:id="2584" w:author="Zahid Syed" w:date="2025-09-24T13:00:00Z" w16du:dateUtc="2025-09-24T04:00:00Z">
            <w:rPr>
              <w:i/>
              <w:iCs/>
              <w:color w:val="202122"/>
              <w:sz w:val="20"/>
              <w:szCs w:val="20"/>
              <w:lang w:bidi="sa"/>
            </w:rPr>
          </w:rPrChange>
        </w:rPr>
        <w:t xml:space="preserve"> Nirvāṇa</w:t>
      </w:r>
      <w:r w:rsidRPr="00E13F4E">
        <w:rPr>
          <w:color w:val="000000" w:themeColor="text1"/>
          <w:sz w:val="20"/>
          <w:szCs w:val="20"/>
          <w:lang w:bidi="sa"/>
          <w:rPrChange w:id="2585" w:author="Zahid Syed" w:date="2025-09-24T13:00:00Z" w16du:dateUtc="2025-09-24T04:00:00Z">
            <w:rPr>
              <w:color w:val="202122"/>
              <w:sz w:val="20"/>
              <w:szCs w:val="20"/>
              <w:lang w:bidi="sa"/>
            </w:rPr>
          </w:rPrChange>
        </w:rPr>
        <w:t xml:space="preserve">, there is no “rebirth.” </w:t>
      </w:r>
      <w:r w:rsidRPr="00E13F4E">
        <w:rPr>
          <w:color w:val="000000" w:themeColor="text1"/>
          <w:sz w:val="20"/>
          <w:szCs w:val="20"/>
          <w:rPrChange w:id="2586" w:author="Zahid Syed" w:date="2025-09-24T13:00:00Z" w16du:dateUtc="2025-09-24T04:00:00Z">
            <w:rPr>
              <w:color w:val="202122"/>
              <w:sz w:val="20"/>
              <w:szCs w:val="20"/>
            </w:rPr>
          </w:rPrChange>
        </w:rPr>
        <w:t xml:space="preserve"> </w:t>
      </w:r>
    </w:p>
  </w:footnote>
  <w:footnote w:id="111">
    <w:p w14:paraId="13B42FF4" w14:textId="77777777" w:rsidR="005A3A57" w:rsidRPr="00E13F4E" w:rsidRDefault="005A3A57" w:rsidP="005D5C5B">
      <w:pPr>
        <w:pStyle w:val="NormalWeb"/>
        <w:spacing w:before="0" w:beforeAutospacing="0" w:after="0" w:afterAutospacing="0"/>
        <w:rPr>
          <w:color w:val="000000" w:themeColor="text1"/>
          <w:sz w:val="20"/>
          <w:szCs w:val="20"/>
          <w:rPrChange w:id="2587" w:author="Zahid Syed" w:date="2025-09-24T13:00:00Z" w16du:dateUtc="2025-09-24T04:00:00Z">
            <w:rPr>
              <w:color w:val="202122"/>
              <w:sz w:val="20"/>
              <w:szCs w:val="20"/>
            </w:rPr>
          </w:rPrChange>
        </w:rPr>
      </w:pPr>
      <w:r w:rsidRPr="00E13F4E">
        <w:rPr>
          <w:rStyle w:val="FootnoteReference"/>
          <w:color w:val="000000" w:themeColor="text1"/>
          <w:sz w:val="20"/>
          <w:szCs w:val="20"/>
          <w:rPrChange w:id="2588" w:author="Zahid Syed" w:date="2025-09-24T13:00:00Z" w16du:dateUtc="2025-09-24T04:00:00Z">
            <w:rPr>
              <w:rStyle w:val="FootnoteReference"/>
              <w:sz w:val="20"/>
              <w:szCs w:val="20"/>
            </w:rPr>
          </w:rPrChange>
        </w:rPr>
        <w:footnoteRef/>
      </w:r>
      <w:r w:rsidRPr="00E13F4E">
        <w:rPr>
          <w:color w:val="000000" w:themeColor="text1"/>
          <w:sz w:val="20"/>
          <w:szCs w:val="20"/>
          <w:rPrChange w:id="2589" w:author="Zahid Syed" w:date="2025-09-24T13:00:00Z" w16du:dateUtc="2025-09-24T04:00:00Z">
            <w:rPr>
              <w:sz w:val="20"/>
              <w:szCs w:val="20"/>
            </w:rPr>
          </w:rPrChange>
        </w:rPr>
        <w:t xml:space="preserve"> </w:t>
      </w:r>
      <w:r w:rsidRPr="00E13F4E">
        <w:rPr>
          <w:b/>
          <w:bCs/>
          <w:i/>
          <w:iCs/>
          <w:color w:val="000000" w:themeColor="text1"/>
          <w:sz w:val="20"/>
          <w:szCs w:val="20"/>
          <w:rPrChange w:id="2590" w:author="Zahid Syed" w:date="2025-09-24T13:00:00Z" w16du:dateUtc="2025-09-24T04:00:00Z">
            <w:rPr>
              <w:b/>
              <w:bCs/>
              <w:i/>
              <w:iCs/>
              <w:color w:val="202122"/>
              <w:sz w:val="20"/>
              <w:szCs w:val="20"/>
            </w:rPr>
          </w:rPrChange>
        </w:rPr>
        <w:t>Saṃbhogakāya</w:t>
      </w:r>
      <w:r w:rsidRPr="00E13F4E">
        <w:rPr>
          <w:rStyle w:val="apple-converted-space"/>
          <w:color w:val="000000" w:themeColor="text1"/>
          <w:sz w:val="20"/>
          <w:szCs w:val="20"/>
          <w:rPrChange w:id="2591" w:author="Zahid Syed" w:date="2025-09-24T13:00:00Z" w16du:dateUtc="2025-09-24T04:00:00Z">
            <w:rPr>
              <w:rStyle w:val="apple-converted-space"/>
              <w:color w:val="202122"/>
              <w:sz w:val="20"/>
              <w:szCs w:val="20"/>
            </w:rPr>
          </w:rPrChange>
        </w:rPr>
        <w:t> (Sanskrit: “body of enjoyment” from “</w:t>
      </w:r>
      <w:r w:rsidRPr="00E13F4E">
        <w:rPr>
          <w:color w:val="000000" w:themeColor="text1"/>
          <w:sz w:val="20"/>
          <w:szCs w:val="20"/>
          <w:rPrChange w:id="2592" w:author="Zahid Syed" w:date="2025-09-24T13:00:00Z" w16du:dateUtc="2025-09-24T04:00:00Z">
            <w:rPr>
              <w:color w:val="323232"/>
              <w:sz w:val="20"/>
              <w:szCs w:val="20"/>
            </w:rPr>
          </w:rPrChange>
        </w:rPr>
        <w:t>Saṃbhoga,” meaning “enjoyment;”</w:t>
      </w:r>
      <w:r w:rsidRPr="00E13F4E">
        <w:rPr>
          <w:rStyle w:val="apple-converted-space"/>
          <w:color w:val="000000" w:themeColor="text1"/>
          <w:sz w:val="20"/>
          <w:szCs w:val="20"/>
          <w:rPrChange w:id="2593" w:author="Zahid Syed" w:date="2025-09-24T13:00:00Z" w16du:dateUtc="2025-09-24T04:00:00Z">
            <w:rPr>
              <w:rStyle w:val="apple-converted-space"/>
              <w:color w:val="202122"/>
              <w:sz w:val="20"/>
              <w:szCs w:val="20"/>
            </w:rPr>
          </w:rPrChange>
        </w:rPr>
        <w:t xml:space="preserve"> Chinese: </w:t>
      </w:r>
      <w:r w:rsidRPr="00E13F4E">
        <w:rPr>
          <w:i/>
          <w:iCs/>
          <w:color w:val="000000" w:themeColor="text1"/>
          <w:sz w:val="20"/>
          <w:szCs w:val="20"/>
          <w:lang w:eastAsia="zh"/>
          <w:rPrChange w:id="2594" w:author="Zahid Syed" w:date="2025-09-24T13:00:00Z" w16du:dateUtc="2025-09-24T04:00:00Z">
            <w:rPr>
              <w:i/>
              <w:iCs/>
              <w:color w:val="202122"/>
              <w:sz w:val="20"/>
              <w:szCs w:val="20"/>
              <w:lang w:eastAsia="zh"/>
            </w:rPr>
          </w:rPrChange>
        </w:rPr>
        <w:t>bàoshēn</w:t>
      </w:r>
      <w:r w:rsidRPr="00E13F4E">
        <w:rPr>
          <w:color w:val="000000" w:themeColor="text1"/>
          <w:sz w:val="20"/>
          <w:szCs w:val="20"/>
          <w:rPrChange w:id="2595" w:author="Zahid Syed" w:date="2025-09-24T13:00:00Z" w16du:dateUtc="2025-09-24T04:00:00Z">
            <w:rPr>
              <w:color w:val="202122"/>
              <w:sz w:val="20"/>
              <w:szCs w:val="20"/>
            </w:rPr>
          </w:rPrChange>
        </w:rPr>
        <w:t xml:space="preserve">; Tibetan: </w:t>
      </w:r>
      <w:r w:rsidRPr="00E13F4E">
        <w:rPr>
          <w:i/>
          <w:iCs/>
          <w:color w:val="000000" w:themeColor="text1"/>
          <w:sz w:val="20"/>
          <w:szCs w:val="20"/>
          <w:rPrChange w:id="2596" w:author="Zahid Syed" w:date="2025-09-24T13:00:00Z" w16du:dateUtc="2025-09-24T04:00:00Z">
            <w:rPr>
              <w:i/>
              <w:iCs/>
              <w:color w:val="202122"/>
              <w:sz w:val="20"/>
              <w:szCs w:val="20"/>
            </w:rPr>
          </w:rPrChange>
        </w:rPr>
        <w:t>longs spyod rdzog pa'i sku</w:t>
      </w:r>
      <w:r w:rsidRPr="00E13F4E">
        <w:rPr>
          <w:color w:val="000000" w:themeColor="text1"/>
          <w:sz w:val="20"/>
          <w:szCs w:val="20"/>
          <w:rPrChange w:id="2597" w:author="Zahid Syed" w:date="2025-09-24T13:00:00Z" w16du:dateUtc="2025-09-24T04:00:00Z">
            <w:rPr>
              <w:color w:val="202122"/>
              <w:sz w:val="20"/>
              <w:szCs w:val="20"/>
            </w:rPr>
          </w:rPrChange>
        </w:rPr>
        <w:t xml:space="preserve">) refers to the Buddhist concept of the "subtle body of limitless form.” In much Buddhist belief, the various Buddhas can appear in such “subtle,” “unlimited,” “bodies of enjoyment” to teach the </w:t>
      </w:r>
      <w:r w:rsidRPr="00E13F4E">
        <w:rPr>
          <w:i/>
          <w:iCs/>
          <w:color w:val="000000" w:themeColor="text1"/>
          <w:sz w:val="20"/>
          <w:szCs w:val="20"/>
          <w:rPrChange w:id="2598" w:author="Zahid Syed" w:date="2025-09-24T13:00:00Z" w16du:dateUtc="2025-09-24T04:00:00Z">
            <w:rPr>
              <w:i/>
              <w:iCs/>
              <w:color w:val="202122"/>
              <w:sz w:val="20"/>
              <w:szCs w:val="20"/>
            </w:rPr>
          </w:rPrChange>
        </w:rPr>
        <w:t>Boddhisattvas</w:t>
      </w:r>
      <w:r w:rsidRPr="00E13F4E">
        <w:rPr>
          <w:color w:val="000000" w:themeColor="text1"/>
          <w:sz w:val="20"/>
          <w:szCs w:val="20"/>
          <w:rPrChange w:id="2599" w:author="Zahid Syed" w:date="2025-09-24T13:00:00Z" w16du:dateUtc="2025-09-24T04:00:00Z">
            <w:rPr>
              <w:color w:val="202122"/>
              <w:sz w:val="20"/>
              <w:szCs w:val="20"/>
            </w:rPr>
          </w:rPrChange>
        </w:rPr>
        <w:t xml:space="preserve"> through visionary experiences. Such Buddhas</w:t>
      </w:r>
      <w:r w:rsidRPr="00E13F4E">
        <w:rPr>
          <w:i/>
          <w:iCs/>
          <w:color w:val="000000" w:themeColor="text1"/>
          <w:sz w:val="20"/>
          <w:szCs w:val="20"/>
          <w:rPrChange w:id="2600" w:author="Zahid Syed" w:date="2025-09-24T13:00:00Z" w16du:dateUtc="2025-09-24T04:00:00Z">
            <w:rPr>
              <w:i/>
              <w:iCs/>
              <w:color w:val="202122"/>
              <w:sz w:val="20"/>
              <w:szCs w:val="20"/>
            </w:rPr>
          </w:rPrChange>
        </w:rPr>
        <w:t xml:space="preserve"> Saṃbhogakāyas</w:t>
      </w:r>
      <w:r w:rsidRPr="00E13F4E">
        <w:rPr>
          <w:color w:val="000000" w:themeColor="text1"/>
          <w:sz w:val="20"/>
          <w:szCs w:val="20"/>
          <w:rPrChange w:id="2601" w:author="Zahid Syed" w:date="2025-09-24T13:00:00Z" w16du:dateUtc="2025-09-24T04:00:00Z">
            <w:rPr>
              <w:color w:val="202122"/>
              <w:sz w:val="20"/>
              <w:szCs w:val="20"/>
            </w:rPr>
          </w:rPrChange>
        </w:rPr>
        <w:t xml:space="preserve"> and their </w:t>
      </w:r>
      <w:r w:rsidRPr="00E13F4E">
        <w:rPr>
          <w:i/>
          <w:iCs/>
          <w:color w:val="000000" w:themeColor="text1"/>
          <w:sz w:val="20"/>
          <w:szCs w:val="20"/>
          <w:rPrChange w:id="2602" w:author="Zahid Syed" w:date="2025-09-24T13:00:00Z" w16du:dateUtc="2025-09-24T04:00:00Z">
            <w:rPr>
              <w:i/>
              <w:iCs/>
              <w:color w:val="202122"/>
              <w:sz w:val="20"/>
              <w:szCs w:val="20"/>
            </w:rPr>
          </w:rPrChange>
        </w:rPr>
        <w:t xml:space="preserve">Boddhisattva </w:t>
      </w:r>
      <w:r w:rsidRPr="00E13F4E">
        <w:rPr>
          <w:color w:val="000000" w:themeColor="text1"/>
          <w:sz w:val="20"/>
          <w:szCs w:val="20"/>
          <w:rPrChange w:id="2603" w:author="Zahid Syed" w:date="2025-09-24T13:00:00Z" w16du:dateUtc="2025-09-24T04:00:00Z">
            <w:rPr>
              <w:color w:val="202122"/>
              <w:sz w:val="20"/>
              <w:szCs w:val="20"/>
            </w:rPr>
          </w:rPrChange>
        </w:rPr>
        <w:t>disciples</w:t>
      </w:r>
      <w:r w:rsidRPr="00E13F4E">
        <w:rPr>
          <w:i/>
          <w:iCs/>
          <w:color w:val="000000" w:themeColor="text1"/>
          <w:sz w:val="20"/>
          <w:szCs w:val="20"/>
          <w:rPrChange w:id="2604" w:author="Zahid Syed" w:date="2025-09-24T13:00:00Z" w16du:dateUtc="2025-09-24T04:00:00Z">
            <w:rPr>
              <w:i/>
              <w:iCs/>
              <w:color w:val="202122"/>
              <w:sz w:val="20"/>
              <w:szCs w:val="20"/>
            </w:rPr>
          </w:rPrChange>
        </w:rPr>
        <w:t xml:space="preserve"> </w:t>
      </w:r>
      <w:r w:rsidRPr="00E13F4E">
        <w:rPr>
          <w:color w:val="000000" w:themeColor="text1"/>
          <w:sz w:val="20"/>
          <w:szCs w:val="20"/>
          <w:rPrChange w:id="2605" w:author="Zahid Syed" w:date="2025-09-24T13:00:00Z" w16du:dateUtc="2025-09-24T04:00:00Z">
            <w:rPr>
              <w:color w:val="202122"/>
              <w:sz w:val="20"/>
              <w:szCs w:val="20"/>
            </w:rPr>
          </w:rPrChange>
        </w:rPr>
        <w:t>manifest themselves in special “pure lands,” where it is easy to hear, learn, and practice the</w:t>
      </w:r>
      <w:r w:rsidRPr="00E13F4E">
        <w:rPr>
          <w:i/>
          <w:iCs/>
          <w:color w:val="000000" w:themeColor="text1"/>
          <w:sz w:val="20"/>
          <w:szCs w:val="20"/>
          <w:rPrChange w:id="2606" w:author="Zahid Syed" w:date="2025-09-24T13:00:00Z" w16du:dateUtc="2025-09-24T04:00:00Z">
            <w:rPr>
              <w:i/>
              <w:iCs/>
              <w:color w:val="202122"/>
              <w:sz w:val="20"/>
              <w:szCs w:val="20"/>
            </w:rPr>
          </w:rPrChange>
        </w:rPr>
        <w:t xml:space="preserve"> Dharma</w:t>
      </w:r>
      <w:r w:rsidRPr="00E13F4E">
        <w:rPr>
          <w:color w:val="000000" w:themeColor="text1"/>
          <w:sz w:val="20"/>
          <w:szCs w:val="20"/>
          <w:rPrChange w:id="2607" w:author="Zahid Syed" w:date="2025-09-24T13:00:00Z" w16du:dateUtc="2025-09-24T04:00:00Z">
            <w:rPr>
              <w:color w:val="202122"/>
              <w:sz w:val="20"/>
              <w:szCs w:val="20"/>
            </w:rPr>
          </w:rPrChange>
        </w:rPr>
        <w:t xml:space="preserve">, leading to </w:t>
      </w:r>
      <w:r w:rsidRPr="00E13F4E">
        <w:rPr>
          <w:i/>
          <w:iCs/>
          <w:color w:val="000000" w:themeColor="text1"/>
          <w:sz w:val="20"/>
          <w:szCs w:val="20"/>
          <w:rPrChange w:id="2608" w:author="Zahid Syed" w:date="2025-09-24T13:00:00Z" w16du:dateUtc="2025-09-24T04:00:00Z">
            <w:rPr>
              <w:i/>
              <w:iCs/>
              <w:color w:val="202122"/>
              <w:sz w:val="20"/>
              <w:szCs w:val="20"/>
            </w:rPr>
          </w:rPrChange>
        </w:rPr>
        <w:t>Dharmakāya</w:t>
      </w:r>
      <w:r w:rsidRPr="00E13F4E">
        <w:rPr>
          <w:color w:val="000000" w:themeColor="text1"/>
          <w:sz w:val="20"/>
          <w:szCs w:val="20"/>
          <w:rPrChange w:id="2609" w:author="Zahid Syed" w:date="2025-09-24T13:00:00Z" w16du:dateUtc="2025-09-24T04:00:00Z">
            <w:rPr>
              <w:color w:val="202122"/>
              <w:sz w:val="20"/>
              <w:szCs w:val="20"/>
            </w:rPr>
          </w:rPrChange>
        </w:rPr>
        <w:t xml:space="preserve"> (the full embodiment of the </w:t>
      </w:r>
      <w:r w:rsidRPr="00E13F4E">
        <w:rPr>
          <w:i/>
          <w:iCs/>
          <w:color w:val="000000" w:themeColor="text1"/>
          <w:sz w:val="20"/>
          <w:szCs w:val="20"/>
          <w:rPrChange w:id="2610" w:author="Zahid Syed" w:date="2025-09-24T13:00:00Z" w16du:dateUtc="2025-09-24T04:00:00Z">
            <w:rPr>
              <w:i/>
              <w:iCs/>
              <w:color w:val="202122"/>
              <w:sz w:val="20"/>
              <w:szCs w:val="20"/>
            </w:rPr>
          </w:rPrChange>
        </w:rPr>
        <w:t>Dharma</w:t>
      </w:r>
      <w:r w:rsidRPr="00E13F4E">
        <w:rPr>
          <w:color w:val="000000" w:themeColor="text1"/>
          <w:sz w:val="20"/>
          <w:szCs w:val="20"/>
          <w:rPrChange w:id="2611" w:author="Zahid Syed" w:date="2025-09-24T13:00:00Z" w16du:dateUtc="2025-09-24T04:00:00Z">
            <w:rPr>
              <w:color w:val="202122"/>
              <w:sz w:val="20"/>
              <w:szCs w:val="20"/>
            </w:rPr>
          </w:rPrChange>
        </w:rPr>
        <w:t xml:space="preserve">), which alone is ultimately real and goes beyond both </w:t>
      </w:r>
      <w:r w:rsidRPr="00E13F4E">
        <w:rPr>
          <w:i/>
          <w:iCs/>
          <w:color w:val="000000" w:themeColor="text1"/>
          <w:sz w:val="20"/>
          <w:szCs w:val="20"/>
          <w:rPrChange w:id="2612" w:author="Zahid Syed" w:date="2025-09-24T13:00:00Z" w16du:dateUtc="2025-09-24T04:00:00Z">
            <w:rPr>
              <w:i/>
              <w:iCs/>
              <w:sz w:val="20"/>
              <w:szCs w:val="20"/>
            </w:rPr>
          </w:rPrChange>
        </w:rPr>
        <w:t>Nirvā</w:t>
      </w:r>
      <w:r w:rsidRPr="00E13F4E">
        <w:rPr>
          <w:i/>
          <w:iCs/>
          <w:color w:val="000000" w:themeColor="text1"/>
          <w:sz w:val="20"/>
          <w:szCs w:val="20"/>
          <w:rPrChange w:id="2613" w:author="Zahid Syed" w:date="2025-09-24T13:00:00Z" w16du:dateUtc="2025-09-24T04:00:00Z">
            <w:rPr>
              <w:i/>
              <w:iCs/>
              <w:color w:val="000000"/>
              <w:sz w:val="20"/>
              <w:szCs w:val="20"/>
            </w:rPr>
          </w:rPrChange>
        </w:rPr>
        <w:t>ņa</w:t>
      </w:r>
      <w:r w:rsidRPr="00E13F4E">
        <w:rPr>
          <w:color w:val="000000" w:themeColor="text1"/>
          <w:sz w:val="20"/>
          <w:szCs w:val="20"/>
          <w:rPrChange w:id="2614" w:author="Zahid Syed" w:date="2025-09-24T13:00:00Z" w16du:dateUtc="2025-09-24T04:00:00Z">
            <w:rPr>
              <w:color w:val="000000"/>
              <w:sz w:val="20"/>
              <w:szCs w:val="20"/>
            </w:rPr>
          </w:rPrChange>
        </w:rPr>
        <w:t xml:space="preserve"> and </w:t>
      </w:r>
      <w:r w:rsidRPr="00E13F4E">
        <w:rPr>
          <w:i/>
          <w:iCs/>
          <w:color w:val="000000" w:themeColor="text1"/>
          <w:sz w:val="20"/>
          <w:szCs w:val="20"/>
          <w:rPrChange w:id="2615" w:author="Zahid Syed" w:date="2025-09-24T13:00:00Z" w16du:dateUtc="2025-09-24T04:00:00Z">
            <w:rPr>
              <w:i/>
              <w:iCs/>
              <w:color w:val="000000"/>
              <w:sz w:val="20"/>
              <w:szCs w:val="20"/>
            </w:rPr>
          </w:rPrChange>
        </w:rPr>
        <w:t>S</w:t>
      </w:r>
      <w:r w:rsidRPr="00E13F4E">
        <w:rPr>
          <w:i/>
          <w:iCs/>
          <w:color w:val="000000" w:themeColor="text1"/>
          <w:sz w:val="20"/>
          <w:szCs w:val="20"/>
          <w:rPrChange w:id="2616" w:author="Zahid Syed" w:date="2025-09-24T13:00:00Z" w16du:dateUtc="2025-09-24T04:00:00Z">
            <w:rPr>
              <w:i/>
              <w:iCs/>
              <w:color w:val="202122"/>
              <w:sz w:val="20"/>
              <w:szCs w:val="20"/>
            </w:rPr>
          </w:rPrChange>
        </w:rPr>
        <w:t>aṃbhogakāya</w:t>
      </w:r>
      <w:r w:rsidRPr="00E13F4E">
        <w:rPr>
          <w:color w:val="000000" w:themeColor="text1"/>
          <w:sz w:val="20"/>
          <w:szCs w:val="20"/>
          <w:rPrChange w:id="2617" w:author="Zahid Syed" w:date="2025-09-24T13:00:00Z" w16du:dateUtc="2025-09-24T04:00:00Z">
            <w:rPr>
              <w:color w:val="202122"/>
              <w:sz w:val="20"/>
              <w:szCs w:val="20"/>
            </w:rPr>
          </w:rPrChange>
        </w:rPr>
        <w:t xml:space="preserve">, which are only “provisional paths” to speak about it, apprehend it, and ultimately attain it. Thus, it is said: “think not of the past but of the future,” which is essential to the attainment of </w:t>
      </w:r>
      <w:r w:rsidRPr="00E13F4E">
        <w:rPr>
          <w:i/>
          <w:iCs/>
          <w:color w:val="000000" w:themeColor="text1"/>
          <w:sz w:val="20"/>
          <w:szCs w:val="20"/>
          <w:rPrChange w:id="2618" w:author="Zahid Syed" w:date="2025-09-24T13:00:00Z" w16du:dateUtc="2025-09-24T04:00:00Z">
            <w:rPr>
              <w:i/>
              <w:iCs/>
              <w:color w:val="000000"/>
              <w:sz w:val="20"/>
              <w:szCs w:val="20"/>
            </w:rPr>
          </w:rPrChange>
        </w:rPr>
        <w:t>S</w:t>
      </w:r>
      <w:r w:rsidRPr="00E13F4E">
        <w:rPr>
          <w:i/>
          <w:iCs/>
          <w:color w:val="000000" w:themeColor="text1"/>
          <w:sz w:val="20"/>
          <w:szCs w:val="20"/>
          <w:rPrChange w:id="2619" w:author="Zahid Syed" w:date="2025-09-24T13:00:00Z" w16du:dateUtc="2025-09-24T04:00:00Z">
            <w:rPr>
              <w:i/>
              <w:iCs/>
              <w:color w:val="202122"/>
              <w:sz w:val="20"/>
              <w:szCs w:val="20"/>
            </w:rPr>
          </w:rPrChange>
        </w:rPr>
        <w:t>aṃbhogakāya</w:t>
      </w:r>
      <w:r w:rsidRPr="00E13F4E">
        <w:rPr>
          <w:color w:val="000000" w:themeColor="text1"/>
          <w:sz w:val="20"/>
          <w:szCs w:val="20"/>
          <w:rPrChange w:id="2620" w:author="Zahid Syed" w:date="2025-09-24T13:00:00Z" w16du:dateUtc="2025-09-24T04:00:00Z">
            <w:rPr>
              <w:color w:val="202122"/>
              <w:sz w:val="20"/>
              <w:szCs w:val="20"/>
            </w:rPr>
          </w:rPrChange>
        </w:rPr>
        <w:t xml:space="preserve">. For just a single evil thought can destroy the good </w:t>
      </w:r>
      <w:r w:rsidRPr="00E13F4E">
        <w:rPr>
          <w:i/>
          <w:iCs/>
          <w:color w:val="000000" w:themeColor="text1"/>
          <w:sz w:val="20"/>
          <w:szCs w:val="20"/>
          <w:rPrChange w:id="2621" w:author="Zahid Syed" w:date="2025-09-24T13:00:00Z" w16du:dateUtc="2025-09-24T04:00:00Z">
            <w:rPr>
              <w:i/>
              <w:iCs/>
              <w:color w:val="202122"/>
              <w:sz w:val="20"/>
              <w:szCs w:val="20"/>
            </w:rPr>
          </w:rPrChange>
        </w:rPr>
        <w:t>karma</w:t>
      </w:r>
      <w:r w:rsidRPr="00E13F4E">
        <w:rPr>
          <w:color w:val="000000" w:themeColor="text1"/>
          <w:sz w:val="20"/>
          <w:szCs w:val="20"/>
          <w:rPrChange w:id="2622" w:author="Zahid Syed" w:date="2025-09-24T13:00:00Z" w16du:dateUtc="2025-09-24T04:00:00Z">
            <w:rPr>
              <w:color w:val="202122"/>
              <w:sz w:val="20"/>
              <w:szCs w:val="20"/>
            </w:rPr>
          </w:rPrChange>
        </w:rPr>
        <w:t xml:space="preserve"> of a thousand years, while a single good thought can transform the evil </w:t>
      </w:r>
      <w:r w:rsidRPr="00E13F4E">
        <w:rPr>
          <w:i/>
          <w:iCs/>
          <w:color w:val="000000" w:themeColor="text1"/>
          <w:sz w:val="20"/>
          <w:szCs w:val="20"/>
          <w:rPrChange w:id="2623" w:author="Zahid Syed" w:date="2025-09-24T13:00:00Z" w16du:dateUtc="2025-09-24T04:00:00Z">
            <w:rPr>
              <w:i/>
              <w:iCs/>
              <w:color w:val="202122"/>
              <w:sz w:val="20"/>
              <w:szCs w:val="20"/>
            </w:rPr>
          </w:rPrChange>
        </w:rPr>
        <w:t xml:space="preserve">karma </w:t>
      </w:r>
      <w:r w:rsidRPr="00E13F4E">
        <w:rPr>
          <w:color w:val="000000" w:themeColor="text1"/>
          <w:sz w:val="20"/>
          <w:szCs w:val="20"/>
          <w:rPrChange w:id="2624" w:author="Zahid Syed" w:date="2025-09-24T13:00:00Z" w16du:dateUtc="2025-09-24T04:00:00Z">
            <w:rPr>
              <w:color w:val="202122"/>
              <w:sz w:val="20"/>
              <w:szCs w:val="20"/>
            </w:rPr>
          </w:rPrChange>
        </w:rPr>
        <w:t xml:space="preserve">of a thousand years. Thus, thoughts of the future that are always good are a gateway to </w:t>
      </w:r>
      <w:r w:rsidRPr="00E13F4E">
        <w:rPr>
          <w:i/>
          <w:iCs/>
          <w:color w:val="000000" w:themeColor="text1"/>
          <w:sz w:val="20"/>
          <w:szCs w:val="20"/>
          <w:rPrChange w:id="2625" w:author="Zahid Syed" w:date="2025-09-24T13:00:00Z" w16du:dateUtc="2025-09-24T04:00:00Z">
            <w:rPr>
              <w:i/>
              <w:iCs/>
              <w:color w:val="000000"/>
              <w:sz w:val="20"/>
              <w:szCs w:val="20"/>
            </w:rPr>
          </w:rPrChange>
        </w:rPr>
        <w:t>S</w:t>
      </w:r>
      <w:r w:rsidRPr="00E13F4E">
        <w:rPr>
          <w:i/>
          <w:iCs/>
          <w:color w:val="000000" w:themeColor="text1"/>
          <w:sz w:val="20"/>
          <w:szCs w:val="20"/>
          <w:rPrChange w:id="2626" w:author="Zahid Syed" w:date="2025-09-24T13:00:00Z" w16du:dateUtc="2025-09-24T04:00:00Z">
            <w:rPr>
              <w:i/>
              <w:iCs/>
              <w:color w:val="202122"/>
              <w:sz w:val="20"/>
              <w:szCs w:val="20"/>
            </w:rPr>
          </w:rPrChange>
        </w:rPr>
        <w:t>aṃbhogakāya</w:t>
      </w:r>
      <w:r w:rsidRPr="00E13F4E">
        <w:rPr>
          <w:color w:val="000000" w:themeColor="text1"/>
          <w:sz w:val="20"/>
          <w:szCs w:val="20"/>
          <w:rPrChange w:id="2627" w:author="Zahid Syed" w:date="2025-09-24T13:00:00Z" w16du:dateUtc="2025-09-24T04:00:00Z">
            <w:rPr>
              <w:color w:val="202122"/>
              <w:sz w:val="20"/>
              <w:szCs w:val="20"/>
            </w:rPr>
          </w:rPrChange>
        </w:rPr>
        <w:t>.</w:t>
      </w:r>
    </w:p>
  </w:footnote>
  <w:footnote w:id="112">
    <w:p w14:paraId="02A06894" w14:textId="77777777" w:rsidR="005A3A57" w:rsidRPr="00E13F4E" w:rsidRDefault="005A3A57" w:rsidP="005D5C5B">
      <w:pPr>
        <w:pStyle w:val="FootnoteText"/>
        <w:rPr>
          <w:rFonts w:ascii="Times New Roman" w:hAnsi="Times New Roman" w:cs="Times New Roman"/>
          <w:color w:val="000000" w:themeColor="text1"/>
          <w:sz w:val="20"/>
          <w:szCs w:val="20"/>
          <w:rPrChange w:id="2628"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2629"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630"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631" w:author="Zahid Syed" w:date="2025-09-24T13:00:00Z" w16du:dateUtc="2025-09-24T04:00:00Z">
            <w:rPr>
              <w:rFonts w:ascii="Times New Roman" w:hAnsi="Times New Roman" w:cs="Times New Roman"/>
              <w:b/>
              <w:bCs/>
              <w:sz w:val="20"/>
              <w:szCs w:val="20"/>
            </w:rPr>
          </w:rPrChange>
        </w:rPr>
        <w:t xml:space="preserve">The Ancient Etruscans </w:t>
      </w:r>
      <w:r w:rsidRPr="00E13F4E">
        <w:rPr>
          <w:rFonts w:ascii="Times New Roman" w:hAnsi="Times New Roman" w:cs="Times New Roman"/>
          <w:color w:val="000000" w:themeColor="text1"/>
          <w:sz w:val="20"/>
          <w:szCs w:val="20"/>
          <w:rPrChange w:id="2632" w:author="Zahid Syed" w:date="2025-09-24T13:00:00Z" w16du:dateUtc="2025-09-24T04:00:00Z">
            <w:rPr>
              <w:rFonts w:ascii="Times New Roman" w:hAnsi="Times New Roman" w:cs="Times New Roman"/>
              <w:sz w:val="20"/>
              <w:szCs w:val="20"/>
            </w:rPr>
          </w:rPrChange>
        </w:rPr>
        <w:t>called themselves “</w:t>
      </w:r>
      <w:r w:rsidRPr="00E13F4E">
        <w:rPr>
          <w:rFonts w:ascii="Times New Roman" w:hAnsi="Times New Roman" w:cs="Times New Roman"/>
          <w:i/>
          <w:iCs/>
          <w:color w:val="000000" w:themeColor="text1"/>
          <w:sz w:val="20"/>
          <w:szCs w:val="20"/>
          <w:rPrChange w:id="2633" w:author="Zahid Syed" w:date="2025-09-24T13:00:00Z" w16du:dateUtc="2025-09-24T04:00:00Z">
            <w:rPr>
              <w:rFonts w:ascii="Times New Roman" w:hAnsi="Times New Roman" w:cs="Times New Roman"/>
              <w:i/>
              <w:iCs/>
              <w:sz w:val="20"/>
              <w:szCs w:val="20"/>
            </w:rPr>
          </w:rPrChange>
        </w:rPr>
        <w:t>Rasenna</w:t>
      </w:r>
      <w:r w:rsidRPr="00E13F4E">
        <w:rPr>
          <w:rFonts w:ascii="Times New Roman" w:hAnsi="Times New Roman" w:cs="Times New Roman"/>
          <w:color w:val="000000" w:themeColor="text1"/>
          <w:sz w:val="20"/>
          <w:szCs w:val="20"/>
          <w:rPrChange w:id="2634" w:author="Zahid Syed" w:date="2025-09-24T13:00:00Z" w16du:dateUtc="2025-09-24T04:00:00Z">
            <w:rPr>
              <w:rFonts w:ascii="Times New Roman" w:hAnsi="Times New Roman" w:cs="Times New Roman"/>
              <w:sz w:val="20"/>
              <w:szCs w:val="20"/>
            </w:rPr>
          </w:rPrChange>
        </w:rPr>
        <w:t xml:space="preserve">,” but the Greeks called the Tyrrhenians (Greek: </w:t>
      </w:r>
      <w:r w:rsidRPr="00E13F4E">
        <w:rPr>
          <w:rFonts w:ascii="Times New Roman" w:hAnsi="Times New Roman" w:cs="Times New Roman"/>
          <w:i/>
          <w:iCs/>
          <w:color w:val="000000" w:themeColor="text1"/>
          <w:sz w:val="20"/>
          <w:szCs w:val="20"/>
          <w:rPrChange w:id="2635" w:author="Zahid Syed" w:date="2025-09-24T13:00:00Z" w16du:dateUtc="2025-09-24T04:00:00Z">
            <w:rPr>
              <w:rFonts w:ascii="Times New Roman" w:hAnsi="Times New Roman" w:cs="Times New Roman"/>
              <w:i/>
              <w:iCs/>
              <w:color w:val="202122"/>
              <w:sz w:val="20"/>
              <w:szCs w:val="20"/>
            </w:rPr>
          </w:rPrChange>
        </w:rPr>
        <w:t>Tyrrhēnoί</w:t>
      </w:r>
      <w:r w:rsidRPr="00E13F4E">
        <w:rPr>
          <w:rFonts w:ascii="Times New Roman" w:hAnsi="Times New Roman" w:cs="Times New Roman"/>
          <w:color w:val="000000" w:themeColor="text1"/>
          <w:sz w:val="20"/>
          <w:szCs w:val="20"/>
          <w:rPrChange w:id="2636" w:author="Zahid Syed" w:date="2025-09-24T13:00:00Z" w16du:dateUtc="2025-09-24T04:00:00Z">
            <w:rPr>
              <w:rFonts w:ascii="Times New Roman" w:hAnsi="Times New Roman" w:cs="Times New Roman"/>
              <w:color w:val="202122"/>
              <w:sz w:val="20"/>
              <w:szCs w:val="20"/>
            </w:rPr>
          </w:rPrChange>
        </w:rPr>
        <w:t xml:space="preserve">, </w:t>
      </w:r>
      <w:r w:rsidRPr="00E13F4E">
        <w:rPr>
          <w:rFonts w:ascii="Times New Roman" w:hAnsi="Times New Roman" w:cs="Times New Roman"/>
          <w:i/>
          <w:iCs/>
          <w:color w:val="000000" w:themeColor="text1"/>
          <w:sz w:val="20"/>
          <w:szCs w:val="20"/>
          <w:rPrChange w:id="2637" w:author="Zahid Syed" w:date="2025-09-24T13:00:00Z" w16du:dateUtc="2025-09-24T04:00:00Z">
            <w:rPr>
              <w:rFonts w:ascii="Times New Roman" w:hAnsi="Times New Roman" w:cs="Times New Roman"/>
              <w:i/>
              <w:iCs/>
              <w:color w:val="202122"/>
              <w:sz w:val="20"/>
              <w:szCs w:val="20"/>
            </w:rPr>
          </w:rPrChange>
        </w:rPr>
        <w:t>Τυρρηνοί</w:t>
      </w:r>
      <w:r w:rsidRPr="00E13F4E">
        <w:rPr>
          <w:rFonts w:ascii="Times New Roman" w:hAnsi="Times New Roman" w:cs="Times New Roman"/>
          <w:color w:val="000000" w:themeColor="text1"/>
          <w:sz w:val="20"/>
          <w:szCs w:val="20"/>
          <w:rPrChange w:id="2638" w:author="Zahid Syed" w:date="2025-09-24T13:00:00Z" w16du:dateUtc="2025-09-24T04:00:00Z">
            <w:rPr>
              <w:rFonts w:ascii="Times New Roman" w:hAnsi="Times New Roman" w:cs="Times New Roman"/>
              <w:sz w:val="20"/>
              <w:szCs w:val="20"/>
            </w:rPr>
          </w:rPrChange>
        </w:rPr>
        <w:t xml:space="preserve">). The Romans, however, called the </w:t>
      </w:r>
      <w:r w:rsidRPr="00E13F4E">
        <w:rPr>
          <w:rFonts w:ascii="Times New Roman" w:hAnsi="Times New Roman" w:cs="Times New Roman"/>
          <w:i/>
          <w:iCs/>
          <w:color w:val="000000" w:themeColor="text1"/>
          <w:sz w:val="20"/>
          <w:szCs w:val="20"/>
          <w:rPrChange w:id="2639" w:author="Zahid Syed" w:date="2025-09-24T13:00:00Z" w16du:dateUtc="2025-09-24T04:00:00Z">
            <w:rPr>
              <w:rFonts w:ascii="Times New Roman" w:hAnsi="Times New Roman" w:cs="Times New Roman"/>
              <w:i/>
              <w:iCs/>
              <w:color w:val="202122"/>
              <w:sz w:val="20"/>
              <w:szCs w:val="20"/>
            </w:rPr>
          </w:rPrChange>
        </w:rPr>
        <w:t>Tuscī</w:t>
      </w:r>
      <w:r w:rsidRPr="00E13F4E">
        <w:rPr>
          <w:rStyle w:val="apple-converted-space"/>
          <w:rFonts w:ascii="Times New Roman" w:hAnsi="Times New Roman" w:cs="Times New Roman"/>
          <w:color w:val="000000" w:themeColor="text1"/>
          <w:sz w:val="20"/>
          <w:szCs w:val="20"/>
          <w:rPrChange w:id="2640" w:author="Zahid Syed" w:date="2025-09-24T13:00:00Z" w16du:dateUtc="2025-09-24T04:00:00Z">
            <w:rPr>
              <w:rStyle w:val="apple-converted-space"/>
              <w:rFonts w:ascii="Times New Roman" w:hAnsi="Times New Roman" w:cs="Times New Roman"/>
              <w:color w:val="202122"/>
              <w:sz w:val="20"/>
              <w:szCs w:val="20"/>
            </w:rPr>
          </w:rPrChange>
        </w:rPr>
        <w:t> </w:t>
      </w:r>
      <w:r w:rsidRPr="00E13F4E">
        <w:rPr>
          <w:rFonts w:ascii="Times New Roman" w:hAnsi="Times New Roman" w:cs="Times New Roman"/>
          <w:color w:val="000000" w:themeColor="text1"/>
          <w:sz w:val="20"/>
          <w:szCs w:val="20"/>
          <w:rPrChange w:id="2641" w:author="Zahid Syed" w:date="2025-09-24T13:00:00Z" w16du:dateUtc="2025-09-24T04:00:00Z">
            <w:rPr>
              <w:rFonts w:ascii="Times New Roman" w:hAnsi="Times New Roman" w:cs="Times New Roman"/>
              <w:color w:val="202122"/>
              <w:sz w:val="20"/>
              <w:szCs w:val="20"/>
            </w:rPr>
          </w:rPrChange>
        </w:rPr>
        <w:t>or</w:t>
      </w:r>
      <w:r w:rsidRPr="00E13F4E">
        <w:rPr>
          <w:rStyle w:val="apple-converted-space"/>
          <w:rFonts w:ascii="Times New Roman" w:hAnsi="Times New Roman" w:cs="Times New Roman"/>
          <w:color w:val="000000" w:themeColor="text1"/>
          <w:sz w:val="20"/>
          <w:szCs w:val="20"/>
          <w:rPrChange w:id="2642" w:author="Zahid Syed" w:date="2025-09-24T13:00:00Z" w16du:dateUtc="2025-09-24T04:00:00Z">
            <w:rPr>
              <w:rStyle w:val="apple-converted-space"/>
              <w:rFonts w:ascii="Times New Roman" w:hAnsi="Times New Roman" w:cs="Times New Roman"/>
              <w:color w:val="202122"/>
              <w:sz w:val="20"/>
              <w:szCs w:val="20"/>
            </w:rPr>
          </w:rPrChange>
        </w:rPr>
        <w:t> </w:t>
      </w:r>
      <w:r w:rsidRPr="00E13F4E">
        <w:rPr>
          <w:rFonts w:ascii="Times New Roman" w:hAnsi="Times New Roman" w:cs="Times New Roman"/>
          <w:i/>
          <w:iCs/>
          <w:color w:val="000000" w:themeColor="text1"/>
          <w:sz w:val="20"/>
          <w:szCs w:val="20"/>
          <w:rPrChange w:id="2643" w:author="Zahid Syed" w:date="2025-09-24T13:00:00Z" w16du:dateUtc="2025-09-24T04:00:00Z">
            <w:rPr>
              <w:rFonts w:ascii="Times New Roman" w:hAnsi="Times New Roman" w:cs="Times New Roman"/>
              <w:i/>
              <w:iCs/>
              <w:color w:val="202122"/>
              <w:sz w:val="20"/>
              <w:szCs w:val="20"/>
            </w:rPr>
          </w:rPrChange>
        </w:rPr>
        <w:t>Etruscī</w:t>
      </w:r>
      <w:r w:rsidRPr="00E13F4E">
        <w:rPr>
          <w:rStyle w:val="apple-converted-space"/>
          <w:rFonts w:ascii="Times New Roman" w:hAnsi="Times New Roman" w:cs="Times New Roman"/>
          <w:color w:val="000000" w:themeColor="text1"/>
          <w:sz w:val="20"/>
          <w:szCs w:val="20"/>
          <w:rPrChange w:id="2644" w:author="Zahid Syed" w:date="2025-09-24T13:00:00Z" w16du:dateUtc="2025-09-24T04:00:00Z">
            <w:rPr>
              <w:rStyle w:val="apple-converted-space"/>
              <w:rFonts w:ascii="Times New Roman" w:hAnsi="Times New Roman" w:cs="Times New Roman"/>
              <w:color w:val="202122"/>
              <w:sz w:val="20"/>
              <w:szCs w:val="20"/>
            </w:rPr>
          </w:rPrChange>
        </w:rPr>
        <w:t>.</w:t>
      </w:r>
      <w:r w:rsidRPr="00E13F4E">
        <w:rPr>
          <w:rFonts w:ascii="Times New Roman" w:hAnsi="Times New Roman" w:cs="Times New Roman"/>
          <w:color w:val="000000" w:themeColor="text1"/>
          <w:sz w:val="20"/>
          <w:szCs w:val="20"/>
          <w:rPrChange w:id="2645" w:author="Zahid Syed" w:date="2025-09-24T13:00:00Z" w16du:dateUtc="2025-09-24T04:00:00Z">
            <w:rPr>
              <w:rFonts w:ascii="Times New Roman" w:hAnsi="Times New Roman" w:cs="Times New Roman"/>
              <w:sz w:val="20"/>
              <w:szCs w:val="20"/>
            </w:rPr>
          </w:rPrChange>
        </w:rPr>
        <w:t xml:space="preserve"> They were an ancient people with a common language and culture who lived in ancient Italy and created a State and civilization from about 900 BCE. They ruled the Romans for centuries but then fell to the newly developing Roman Republic in the late fourth century BCE as a result of the Roman-Etruscan Wars. The Etruscan language is only partly understood, and it also cannot be carefully classified among known languages.</w:t>
      </w:r>
    </w:p>
  </w:footnote>
  <w:footnote w:id="113">
    <w:p w14:paraId="5ED8AD70" w14:textId="77777777" w:rsidR="005A3A57" w:rsidRPr="00E13F4E" w:rsidRDefault="005A3A57" w:rsidP="005D5C5B">
      <w:pPr>
        <w:autoSpaceDE w:val="0"/>
        <w:autoSpaceDN w:val="0"/>
        <w:adjustRightInd w:val="0"/>
        <w:spacing w:after="0" w:line="240" w:lineRule="auto"/>
        <w:rPr>
          <w:rFonts w:ascii="Times New Roman" w:eastAsia="Times New Roman" w:hAnsi="Times New Roman" w:cs="Times New Roman"/>
          <w:color w:val="000000" w:themeColor="text1"/>
          <w:sz w:val="20"/>
          <w:szCs w:val="20"/>
          <w:rPrChange w:id="2646" w:author="Zahid Syed" w:date="2025-09-24T13:00:00Z" w16du:dateUtc="2025-09-24T04:00:00Z">
            <w:rPr>
              <w:rFonts w:ascii="Times New Roman" w:eastAsia="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2647"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648"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Times New Roman" w:hAnsi="Times New Roman" w:cs="Times New Roman"/>
          <w:b/>
          <w:bCs/>
          <w:color w:val="000000" w:themeColor="text1"/>
          <w:sz w:val="20"/>
          <w:szCs w:val="20"/>
          <w:rPrChange w:id="2649" w:author="Zahid Syed" w:date="2025-09-24T13:00:00Z" w16du:dateUtc="2025-09-24T04:00:00Z">
            <w:rPr>
              <w:rFonts w:ascii="Times New Roman" w:eastAsia="Times New Roman" w:hAnsi="Times New Roman" w:cs="Times New Roman"/>
              <w:b/>
              <w:bCs/>
              <w:color w:val="000000"/>
              <w:sz w:val="20"/>
              <w:szCs w:val="20"/>
            </w:rPr>
          </w:rPrChange>
        </w:rPr>
        <w:t>Tarquinas Superbus</w:t>
      </w:r>
      <w:r w:rsidRPr="00E13F4E">
        <w:rPr>
          <w:rFonts w:ascii="Times New Roman" w:eastAsia="Times New Roman" w:hAnsi="Times New Roman" w:cs="Times New Roman"/>
          <w:color w:val="000000" w:themeColor="text1"/>
          <w:sz w:val="20"/>
          <w:szCs w:val="20"/>
          <w:rPrChange w:id="2650" w:author="Zahid Syed" w:date="2025-09-24T13:00:00Z" w16du:dateUtc="2025-09-24T04:00:00Z">
            <w:rPr>
              <w:rFonts w:ascii="Times New Roman" w:eastAsia="Times New Roman" w:hAnsi="Times New Roman" w:cs="Times New Roman"/>
              <w:color w:val="000000"/>
              <w:sz w:val="20"/>
              <w:szCs w:val="20"/>
            </w:rPr>
          </w:rPrChange>
        </w:rPr>
        <w:t xml:space="preserve"> (d. 495 BCE) or, more fully, </w:t>
      </w:r>
      <w:r w:rsidRPr="00E13F4E">
        <w:rPr>
          <w:rFonts w:ascii="Times New Roman" w:hAnsi="Times New Roman" w:cs="Times New Roman"/>
          <w:color w:val="000000" w:themeColor="text1"/>
          <w:sz w:val="20"/>
          <w:szCs w:val="20"/>
          <w:rPrChange w:id="2651" w:author="Zahid Syed" w:date="2025-09-24T13:00:00Z" w16du:dateUtc="2025-09-24T04:00:00Z">
            <w:rPr>
              <w:rFonts w:ascii="Times New Roman" w:hAnsi="Times New Roman" w:cs="Times New Roman"/>
              <w:color w:val="202122"/>
              <w:sz w:val="20"/>
              <w:szCs w:val="20"/>
            </w:rPr>
          </w:rPrChange>
        </w:rPr>
        <w:t>Lucius Tarquinius Superbus or Tarquin the Proud (</w:t>
      </w:r>
      <w:r w:rsidRPr="00E13F4E">
        <w:rPr>
          <w:rFonts w:ascii="Times New Roman" w:hAnsi="Times New Roman" w:cs="Times New Roman"/>
          <w:i/>
          <w:iCs/>
          <w:color w:val="000000" w:themeColor="text1"/>
          <w:sz w:val="20"/>
          <w:szCs w:val="20"/>
          <w:rPrChange w:id="2652" w:author="Zahid Syed" w:date="2025-09-24T13:00:00Z" w16du:dateUtc="2025-09-24T04:00:00Z">
            <w:rPr>
              <w:rFonts w:ascii="Times New Roman" w:hAnsi="Times New Roman" w:cs="Times New Roman"/>
              <w:i/>
              <w:iCs/>
              <w:color w:val="202122"/>
              <w:sz w:val="20"/>
              <w:szCs w:val="20"/>
            </w:rPr>
          </w:rPrChange>
        </w:rPr>
        <w:t>superbus</w:t>
      </w:r>
      <w:r w:rsidRPr="00E13F4E">
        <w:rPr>
          <w:rFonts w:ascii="Times New Roman" w:hAnsi="Times New Roman" w:cs="Times New Roman"/>
          <w:color w:val="000000" w:themeColor="text1"/>
          <w:sz w:val="20"/>
          <w:szCs w:val="20"/>
          <w:rPrChange w:id="2653" w:author="Zahid Syed" w:date="2025-09-24T13:00:00Z" w16du:dateUtc="2025-09-24T04:00:00Z">
            <w:rPr>
              <w:rFonts w:ascii="Times New Roman" w:hAnsi="Times New Roman" w:cs="Times New Roman"/>
              <w:color w:val="202122"/>
              <w:sz w:val="20"/>
              <w:szCs w:val="20"/>
            </w:rPr>
          </w:rPrChange>
        </w:rPr>
        <w:t xml:space="preserve"> in Latin means “proud,” “arrogant,” and “lofty”).</w:t>
      </w:r>
      <w:r w:rsidRPr="00E13F4E">
        <w:rPr>
          <w:rFonts w:ascii="Times New Roman" w:eastAsia="Times New Roman" w:hAnsi="Times New Roman" w:cs="Times New Roman"/>
          <w:color w:val="000000" w:themeColor="text1"/>
          <w:sz w:val="20"/>
          <w:szCs w:val="20"/>
          <w:rPrChange w:id="2654" w:author="Zahid Syed" w:date="2025-09-24T13:00:00Z" w16du:dateUtc="2025-09-24T04:00:00Z">
            <w:rPr>
              <w:rFonts w:ascii="Times New Roman" w:eastAsia="Times New Roman" w:hAnsi="Times New Roman" w:cs="Times New Roman"/>
              <w:color w:val="000000"/>
              <w:sz w:val="20"/>
              <w:szCs w:val="20"/>
            </w:rPr>
          </w:rPrChange>
        </w:rPr>
        <w:t xml:space="preserve"> Tarquinas Superbus was an Etruscan and the legendary seventh and final king and tyrant of Rome, who reigned for twenty-five years until he was overthrown and the Roman Republic was founded. During his rule, Tarquinas the Proud established in Rome the Temple of Jupiter Optimus Maximus, which he did by leveling the top of the Tarpeian Rock that overlooked the Forum and removing a number of ancient shrines that had been located there. </w:t>
      </w:r>
    </w:p>
  </w:footnote>
  <w:footnote w:id="114">
    <w:p w14:paraId="398279F5" w14:textId="77777777" w:rsidR="005A3A57" w:rsidRPr="00E13F4E" w:rsidRDefault="005A3A57" w:rsidP="005D5C5B">
      <w:pPr>
        <w:spacing w:after="0" w:line="240" w:lineRule="auto"/>
        <w:rPr>
          <w:rFonts w:ascii="Times New Roman" w:hAnsi="Times New Roman" w:cs="Times New Roman"/>
          <w:color w:val="000000" w:themeColor="text1"/>
          <w:sz w:val="20"/>
          <w:szCs w:val="20"/>
          <w:rPrChange w:id="2655"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2656"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657"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i/>
          <w:iCs/>
          <w:color w:val="000000" w:themeColor="text1"/>
          <w:sz w:val="20"/>
          <w:szCs w:val="20"/>
          <w:lang w:eastAsia="ja"/>
          <w:rPrChange w:id="2658" w:author="Zahid Syed" w:date="2025-09-24T13:00:00Z" w16du:dateUtc="2025-09-24T04:00:00Z">
            <w:rPr>
              <w:rFonts w:ascii="Times New Roman" w:hAnsi="Times New Roman" w:cs="Times New Roman"/>
              <w:b/>
              <w:bCs/>
              <w:i/>
              <w:iCs/>
              <w:color w:val="202122"/>
              <w:sz w:val="20"/>
              <w:szCs w:val="20"/>
              <w:lang w:eastAsia="ja"/>
            </w:rPr>
          </w:rPrChange>
        </w:rPr>
        <w:t>Shintō</w:t>
      </w:r>
      <w:r w:rsidRPr="00E13F4E">
        <w:rPr>
          <w:rFonts w:ascii="Times New Roman" w:hAnsi="Times New Roman" w:cs="Times New Roman"/>
          <w:color w:val="000000" w:themeColor="text1"/>
          <w:sz w:val="20"/>
          <w:szCs w:val="20"/>
          <w:lang w:eastAsia="ja"/>
          <w:rPrChange w:id="2659" w:author="Zahid Syed" w:date="2025-09-24T13:00:00Z" w16du:dateUtc="2025-09-24T04:00:00Z">
            <w:rPr>
              <w:rFonts w:ascii="Times New Roman" w:hAnsi="Times New Roman" w:cs="Times New Roman"/>
              <w:color w:val="202122"/>
              <w:sz w:val="20"/>
              <w:szCs w:val="20"/>
              <w:lang w:eastAsia="ja"/>
            </w:rPr>
          </w:rPrChange>
        </w:rPr>
        <w:t xml:space="preserve"> (“the way or </w:t>
      </w:r>
      <w:r w:rsidRPr="00E13F4E">
        <w:rPr>
          <w:rFonts w:ascii="Times New Roman" w:hAnsi="Times New Roman" w:cs="Times New Roman"/>
          <w:i/>
          <w:iCs/>
          <w:color w:val="000000" w:themeColor="text1"/>
          <w:sz w:val="20"/>
          <w:szCs w:val="20"/>
          <w:lang w:eastAsia="ja"/>
          <w:rPrChange w:id="2660" w:author="Zahid Syed" w:date="2025-09-24T13:00:00Z" w16du:dateUtc="2025-09-24T04:00:00Z">
            <w:rPr>
              <w:rFonts w:ascii="Times New Roman" w:hAnsi="Times New Roman" w:cs="Times New Roman"/>
              <w:i/>
              <w:iCs/>
              <w:color w:val="202122"/>
              <w:sz w:val="20"/>
              <w:szCs w:val="20"/>
              <w:lang w:eastAsia="ja"/>
            </w:rPr>
          </w:rPrChange>
        </w:rPr>
        <w:t>Dao</w:t>
      </w:r>
      <w:r w:rsidRPr="00E13F4E">
        <w:rPr>
          <w:rFonts w:ascii="Times New Roman" w:hAnsi="Times New Roman" w:cs="Times New Roman"/>
          <w:color w:val="000000" w:themeColor="text1"/>
          <w:sz w:val="20"/>
          <w:szCs w:val="20"/>
          <w:lang w:eastAsia="ja"/>
          <w:rPrChange w:id="2661" w:author="Zahid Syed" w:date="2025-09-24T13:00:00Z" w16du:dateUtc="2025-09-24T04:00:00Z">
            <w:rPr>
              <w:rFonts w:ascii="Times New Roman" w:hAnsi="Times New Roman" w:cs="Times New Roman"/>
              <w:color w:val="202122"/>
              <w:sz w:val="20"/>
              <w:szCs w:val="20"/>
              <w:lang w:eastAsia="ja"/>
            </w:rPr>
          </w:rPrChange>
        </w:rPr>
        <w:t xml:space="preserve"> of the gods [</w:t>
      </w:r>
      <w:r w:rsidRPr="00E13F4E">
        <w:rPr>
          <w:rFonts w:ascii="Times New Roman" w:hAnsi="Times New Roman" w:cs="Times New Roman"/>
          <w:i/>
          <w:iCs/>
          <w:color w:val="000000" w:themeColor="text1"/>
          <w:sz w:val="20"/>
          <w:szCs w:val="20"/>
          <w:lang w:eastAsia="ja"/>
          <w:rPrChange w:id="2662" w:author="Zahid Syed" w:date="2025-09-24T13:00:00Z" w16du:dateUtc="2025-09-24T04:00:00Z">
            <w:rPr>
              <w:rFonts w:ascii="Times New Roman" w:hAnsi="Times New Roman" w:cs="Times New Roman"/>
              <w:i/>
              <w:iCs/>
              <w:color w:val="202122"/>
              <w:sz w:val="20"/>
              <w:szCs w:val="20"/>
              <w:lang w:eastAsia="ja"/>
            </w:rPr>
          </w:rPrChange>
        </w:rPr>
        <w:t>kami</w:t>
      </w:r>
      <w:r w:rsidRPr="00E13F4E">
        <w:rPr>
          <w:rFonts w:ascii="Times New Roman" w:hAnsi="Times New Roman" w:cs="Times New Roman"/>
          <w:color w:val="000000" w:themeColor="text1"/>
          <w:sz w:val="20"/>
          <w:szCs w:val="20"/>
          <w:lang w:eastAsia="ja"/>
          <w:rPrChange w:id="2663" w:author="Zahid Syed" w:date="2025-09-24T13:00:00Z" w16du:dateUtc="2025-09-24T04:00:00Z">
            <w:rPr>
              <w:rFonts w:ascii="Times New Roman" w:hAnsi="Times New Roman" w:cs="Times New Roman"/>
              <w:color w:val="202122"/>
              <w:sz w:val="20"/>
              <w:szCs w:val="20"/>
              <w:lang w:eastAsia="ja"/>
            </w:rPr>
          </w:rPrChange>
        </w:rPr>
        <w:t xml:space="preserve">];” Japanese: </w:t>
      </w:r>
      <w:r w:rsidRPr="00E13F4E">
        <w:rPr>
          <w:rFonts w:ascii="Times New Roman" w:hAnsi="Times New Roman" w:cs="Times New Roman"/>
          <w:i/>
          <w:iCs/>
          <w:color w:val="000000" w:themeColor="text1"/>
          <w:sz w:val="20"/>
          <w:szCs w:val="20"/>
          <w:lang w:eastAsia="ja"/>
          <w:rPrChange w:id="2664" w:author="Zahid Syed" w:date="2025-09-24T13:00:00Z" w16du:dateUtc="2025-09-24T04:00:00Z">
            <w:rPr>
              <w:rFonts w:ascii="Times New Roman" w:hAnsi="Times New Roman" w:cs="Times New Roman"/>
              <w:i/>
              <w:iCs/>
              <w:color w:val="202122"/>
              <w:sz w:val="20"/>
              <w:szCs w:val="20"/>
              <w:lang w:eastAsia="ja"/>
            </w:rPr>
          </w:rPrChange>
        </w:rPr>
        <w:t>kami no michi</w:t>
      </w:r>
      <w:r w:rsidRPr="00E13F4E">
        <w:rPr>
          <w:rFonts w:ascii="Times New Roman" w:hAnsi="Times New Roman" w:cs="Times New Roman"/>
          <w:color w:val="000000" w:themeColor="text1"/>
          <w:sz w:val="20"/>
          <w:szCs w:val="20"/>
          <w:lang w:eastAsia="ja"/>
          <w:rPrChange w:id="2665" w:author="Zahid Syed" w:date="2025-09-24T13:00:00Z" w16du:dateUtc="2025-09-24T04:00:00Z">
            <w:rPr>
              <w:rFonts w:ascii="Times New Roman" w:hAnsi="Times New Roman" w:cs="Times New Roman"/>
              <w:color w:val="202122"/>
              <w:sz w:val="20"/>
              <w:szCs w:val="20"/>
              <w:lang w:eastAsia="ja"/>
            </w:rPr>
          </w:rPrChange>
        </w:rPr>
        <w:t xml:space="preserve">) is also called </w:t>
      </w:r>
      <w:r w:rsidRPr="00E13F4E">
        <w:rPr>
          <w:rFonts w:ascii="Times New Roman" w:hAnsi="Times New Roman" w:cs="Times New Roman"/>
          <w:i/>
          <w:iCs/>
          <w:color w:val="000000" w:themeColor="text1"/>
          <w:sz w:val="20"/>
          <w:szCs w:val="20"/>
          <w:lang w:eastAsia="ja"/>
          <w:rPrChange w:id="2666" w:author="Zahid Syed" w:date="2025-09-24T13:00:00Z" w16du:dateUtc="2025-09-24T04:00:00Z">
            <w:rPr>
              <w:rFonts w:ascii="Times New Roman" w:hAnsi="Times New Roman" w:cs="Times New Roman"/>
              <w:i/>
              <w:iCs/>
              <w:color w:val="202122"/>
              <w:sz w:val="20"/>
              <w:szCs w:val="20"/>
              <w:lang w:eastAsia="ja"/>
            </w:rPr>
          </w:rPrChange>
        </w:rPr>
        <w:t>Kodō</w:t>
      </w:r>
      <w:r w:rsidRPr="00E13F4E">
        <w:rPr>
          <w:rFonts w:ascii="Times New Roman" w:hAnsi="Times New Roman" w:cs="Times New Roman"/>
          <w:color w:val="000000" w:themeColor="text1"/>
          <w:sz w:val="20"/>
          <w:szCs w:val="20"/>
          <w:lang w:eastAsia="ja"/>
          <w:rPrChange w:id="2667" w:author="Zahid Syed" w:date="2025-09-24T13:00:00Z" w16du:dateUtc="2025-09-24T04:00:00Z">
            <w:rPr>
              <w:rFonts w:ascii="Times New Roman" w:hAnsi="Times New Roman" w:cs="Times New Roman"/>
              <w:color w:val="202122"/>
              <w:sz w:val="20"/>
              <w:szCs w:val="20"/>
              <w:lang w:eastAsia="ja"/>
            </w:rPr>
          </w:rPrChange>
        </w:rPr>
        <w:t xml:space="preserve"> (the ancient way), </w:t>
      </w:r>
      <w:r w:rsidRPr="00E13F4E">
        <w:rPr>
          <w:rFonts w:ascii="Times New Roman" w:hAnsi="Times New Roman" w:cs="Times New Roman"/>
          <w:i/>
          <w:iCs/>
          <w:color w:val="000000" w:themeColor="text1"/>
          <w:sz w:val="20"/>
          <w:szCs w:val="20"/>
          <w:lang w:eastAsia="ja"/>
          <w:rPrChange w:id="2668" w:author="Zahid Syed" w:date="2025-09-24T13:00:00Z" w16du:dateUtc="2025-09-24T04:00:00Z">
            <w:rPr>
              <w:rFonts w:ascii="Times New Roman" w:hAnsi="Times New Roman" w:cs="Times New Roman"/>
              <w:i/>
              <w:iCs/>
              <w:color w:val="202122"/>
              <w:sz w:val="20"/>
              <w:szCs w:val="20"/>
              <w:lang w:eastAsia="ja"/>
            </w:rPr>
          </w:rPrChange>
        </w:rPr>
        <w:t>Daidō</w:t>
      </w:r>
      <w:r w:rsidRPr="00E13F4E">
        <w:rPr>
          <w:rFonts w:ascii="Times New Roman" w:hAnsi="Times New Roman" w:cs="Times New Roman"/>
          <w:color w:val="000000" w:themeColor="text1"/>
          <w:sz w:val="20"/>
          <w:szCs w:val="20"/>
          <w:lang w:eastAsia="ja"/>
          <w:rPrChange w:id="2669" w:author="Zahid Syed" w:date="2025-09-24T13:00:00Z" w16du:dateUtc="2025-09-24T04:00:00Z">
            <w:rPr>
              <w:rFonts w:ascii="Times New Roman" w:hAnsi="Times New Roman" w:cs="Times New Roman"/>
              <w:color w:val="202122"/>
              <w:sz w:val="20"/>
              <w:szCs w:val="20"/>
              <w:lang w:eastAsia="ja"/>
            </w:rPr>
          </w:rPrChange>
        </w:rPr>
        <w:t xml:space="preserve"> (the great way), and</w:t>
      </w:r>
      <w:r w:rsidRPr="00E13F4E">
        <w:rPr>
          <w:rFonts w:ascii="Times New Roman" w:hAnsi="Times New Roman" w:cs="Times New Roman"/>
          <w:i/>
          <w:iCs/>
          <w:color w:val="000000" w:themeColor="text1"/>
          <w:sz w:val="20"/>
          <w:szCs w:val="20"/>
          <w:lang w:eastAsia="ja"/>
          <w:rPrChange w:id="2670" w:author="Zahid Syed" w:date="2025-09-24T13:00:00Z" w16du:dateUtc="2025-09-24T04:00:00Z">
            <w:rPr>
              <w:rFonts w:ascii="Times New Roman" w:hAnsi="Times New Roman" w:cs="Times New Roman"/>
              <w:i/>
              <w:iCs/>
              <w:color w:val="202122"/>
              <w:sz w:val="20"/>
              <w:szCs w:val="20"/>
              <w:lang w:eastAsia="ja"/>
            </w:rPr>
          </w:rPrChange>
        </w:rPr>
        <w:t xml:space="preserve"> Teidō</w:t>
      </w:r>
      <w:r w:rsidRPr="00E13F4E">
        <w:rPr>
          <w:rFonts w:ascii="Times New Roman" w:hAnsi="Times New Roman" w:cs="Times New Roman"/>
          <w:color w:val="000000" w:themeColor="text1"/>
          <w:sz w:val="20"/>
          <w:szCs w:val="20"/>
          <w:lang w:eastAsia="ja"/>
          <w:rPrChange w:id="2671" w:author="Zahid Syed" w:date="2025-09-24T13:00:00Z" w16du:dateUtc="2025-09-24T04:00:00Z">
            <w:rPr>
              <w:rFonts w:ascii="Times New Roman" w:hAnsi="Times New Roman" w:cs="Times New Roman"/>
              <w:color w:val="202122"/>
              <w:sz w:val="20"/>
              <w:szCs w:val="20"/>
              <w:lang w:eastAsia="ja"/>
            </w:rPr>
          </w:rPrChange>
        </w:rPr>
        <w:t xml:space="preserve"> (the imperial way). </w:t>
      </w:r>
      <w:r w:rsidRPr="00E13F4E">
        <w:rPr>
          <w:rFonts w:ascii="Times New Roman" w:hAnsi="Times New Roman" w:cs="Times New Roman"/>
          <w:i/>
          <w:iCs/>
          <w:color w:val="000000" w:themeColor="text1"/>
          <w:sz w:val="20"/>
          <w:szCs w:val="20"/>
          <w:lang w:eastAsia="ja"/>
          <w:rPrChange w:id="2672" w:author="Zahid Syed" w:date="2025-09-24T13:00:00Z" w16du:dateUtc="2025-09-24T04:00:00Z">
            <w:rPr>
              <w:rFonts w:ascii="Times New Roman" w:hAnsi="Times New Roman" w:cs="Times New Roman"/>
              <w:i/>
              <w:iCs/>
              <w:color w:val="202122"/>
              <w:sz w:val="20"/>
              <w:szCs w:val="20"/>
              <w:lang w:eastAsia="ja"/>
            </w:rPr>
          </w:rPrChange>
        </w:rPr>
        <w:t>Shintō</w:t>
      </w:r>
      <w:r w:rsidRPr="00E13F4E">
        <w:rPr>
          <w:rFonts w:ascii="Times New Roman" w:hAnsi="Times New Roman" w:cs="Times New Roman"/>
          <w:color w:val="000000" w:themeColor="text1"/>
          <w:sz w:val="20"/>
          <w:szCs w:val="20"/>
          <w:lang w:eastAsia="ja"/>
          <w:rPrChange w:id="2673" w:author="Zahid Syed" w:date="2025-09-24T13:00:00Z" w16du:dateUtc="2025-09-24T04:00:00Z">
            <w:rPr>
              <w:rFonts w:ascii="Times New Roman" w:hAnsi="Times New Roman" w:cs="Times New Roman"/>
              <w:color w:val="202122"/>
              <w:sz w:val="20"/>
              <w:szCs w:val="20"/>
              <w:lang w:eastAsia="ja"/>
            </w:rPr>
          </w:rPrChange>
        </w:rPr>
        <w:t xml:space="preserve"> comes from the Chinese ideogram </w:t>
      </w:r>
      <w:r w:rsidRPr="00E13F4E">
        <w:rPr>
          <w:rFonts w:ascii="Times New Roman" w:hAnsi="Times New Roman" w:cs="Times New Roman"/>
          <w:i/>
          <w:iCs/>
          <w:color w:val="000000" w:themeColor="text1"/>
          <w:sz w:val="20"/>
          <w:szCs w:val="20"/>
          <w:lang w:eastAsia="zh"/>
          <w:rPrChange w:id="2674" w:author="Zahid Syed" w:date="2025-09-24T13:00:00Z" w16du:dateUtc="2025-09-24T04:00:00Z">
            <w:rPr>
              <w:rFonts w:ascii="Times New Roman" w:hAnsi="Times New Roman" w:cs="Times New Roman"/>
              <w:i/>
              <w:iCs/>
              <w:color w:val="202122"/>
              <w:sz w:val="20"/>
              <w:szCs w:val="20"/>
              <w:lang w:eastAsia="zh"/>
            </w:rPr>
          </w:rPrChange>
        </w:rPr>
        <w:t>shén</w:t>
      </w:r>
      <w:r w:rsidRPr="00E13F4E">
        <w:rPr>
          <w:rFonts w:ascii="Times New Roman" w:hAnsi="Times New Roman" w:cs="Times New Roman"/>
          <w:color w:val="000000" w:themeColor="text1"/>
          <w:sz w:val="20"/>
          <w:szCs w:val="20"/>
          <w:lang w:eastAsia="ja"/>
          <w:rPrChange w:id="2675" w:author="Zahid Syed" w:date="2025-09-24T13:00:00Z" w16du:dateUtc="2025-09-24T04:00:00Z">
            <w:rPr>
              <w:rFonts w:ascii="Times New Roman" w:hAnsi="Times New Roman" w:cs="Times New Roman"/>
              <w:color w:val="202122"/>
              <w:sz w:val="20"/>
              <w:szCs w:val="20"/>
              <w:lang w:eastAsia="ja"/>
            </w:rPr>
          </w:rPrChange>
        </w:rPr>
        <w:t>, meaning “spirit” and “</w:t>
      </w:r>
      <w:r w:rsidRPr="00E13F4E">
        <w:rPr>
          <w:rFonts w:ascii="Times New Roman" w:hAnsi="Times New Roman" w:cs="Times New Roman"/>
          <w:i/>
          <w:iCs/>
          <w:color w:val="000000" w:themeColor="text1"/>
          <w:sz w:val="20"/>
          <w:szCs w:val="20"/>
          <w:lang w:eastAsia="zh"/>
          <w:rPrChange w:id="2676" w:author="Zahid Syed" w:date="2025-09-24T13:00:00Z" w16du:dateUtc="2025-09-24T04:00:00Z">
            <w:rPr>
              <w:rFonts w:ascii="Times New Roman" w:hAnsi="Times New Roman" w:cs="Times New Roman"/>
              <w:i/>
              <w:iCs/>
              <w:color w:val="202122"/>
              <w:sz w:val="20"/>
              <w:szCs w:val="20"/>
              <w:lang w:eastAsia="zh"/>
            </w:rPr>
          </w:rPrChange>
        </w:rPr>
        <w:t>dào</w:t>
      </w:r>
      <w:r w:rsidRPr="00E13F4E">
        <w:rPr>
          <w:rFonts w:ascii="Times New Roman" w:hAnsi="Times New Roman" w:cs="Times New Roman"/>
          <w:color w:val="000000" w:themeColor="text1"/>
          <w:sz w:val="20"/>
          <w:szCs w:val="20"/>
          <w:lang w:eastAsia="ja"/>
          <w:rPrChange w:id="2677" w:author="Zahid Syed" w:date="2025-09-24T13:00:00Z" w16du:dateUtc="2025-09-24T04:00:00Z">
            <w:rPr>
              <w:rFonts w:ascii="Times New Roman" w:hAnsi="Times New Roman" w:cs="Times New Roman"/>
              <w:color w:val="202122"/>
              <w:sz w:val="20"/>
              <w:szCs w:val="20"/>
              <w:lang w:eastAsia="ja"/>
            </w:rPr>
          </w:rPrChange>
        </w:rPr>
        <w:t xml:space="preserve">,” meaning the </w:t>
      </w:r>
      <w:r w:rsidRPr="00E13F4E">
        <w:rPr>
          <w:rFonts w:ascii="Times New Roman" w:hAnsi="Times New Roman" w:cs="Times New Roman"/>
          <w:i/>
          <w:iCs/>
          <w:color w:val="000000" w:themeColor="text1"/>
          <w:sz w:val="20"/>
          <w:szCs w:val="20"/>
          <w:lang w:eastAsia="ja"/>
          <w:rPrChange w:id="2678" w:author="Zahid Syed" w:date="2025-09-24T13:00:00Z" w16du:dateUtc="2025-09-24T04:00:00Z">
            <w:rPr>
              <w:rFonts w:ascii="Times New Roman" w:hAnsi="Times New Roman" w:cs="Times New Roman"/>
              <w:i/>
              <w:iCs/>
              <w:color w:val="202122"/>
              <w:sz w:val="20"/>
              <w:szCs w:val="20"/>
              <w:lang w:eastAsia="ja"/>
            </w:rPr>
          </w:rPrChange>
        </w:rPr>
        <w:t xml:space="preserve">Dao </w:t>
      </w:r>
      <w:r w:rsidRPr="00E13F4E">
        <w:rPr>
          <w:rFonts w:ascii="Times New Roman" w:hAnsi="Times New Roman" w:cs="Times New Roman"/>
          <w:color w:val="000000" w:themeColor="text1"/>
          <w:sz w:val="20"/>
          <w:szCs w:val="20"/>
          <w:lang w:eastAsia="ja"/>
          <w:rPrChange w:id="2679" w:author="Zahid Syed" w:date="2025-09-24T13:00:00Z" w16du:dateUtc="2025-09-24T04:00:00Z">
            <w:rPr>
              <w:rFonts w:ascii="Times New Roman" w:hAnsi="Times New Roman" w:cs="Times New Roman"/>
              <w:color w:val="202122"/>
              <w:sz w:val="20"/>
              <w:szCs w:val="20"/>
              <w:lang w:eastAsia="ja"/>
            </w:rPr>
          </w:rPrChange>
        </w:rPr>
        <w:t>or the Way, which combine as “</w:t>
      </w:r>
      <w:r w:rsidRPr="00E13F4E">
        <w:rPr>
          <w:rFonts w:ascii="Times New Roman" w:hAnsi="Times New Roman" w:cs="Times New Roman"/>
          <w:i/>
          <w:iCs/>
          <w:color w:val="000000" w:themeColor="text1"/>
          <w:sz w:val="20"/>
          <w:szCs w:val="20"/>
          <w:lang w:eastAsia="zh"/>
          <w:rPrChange w:id="2680" w:author="Zahid Syed" w:date="2025-09-24T13:00:00Z" w16du:dateUtc="2025-09-24T04:00:00Z">
            <w:rPr>
              <w:rFonts w:ascii="Times New Roman" w:hAnsi="Times New Roman" w:cs="Times New Roman"/>
              <w:i/>
              <w:iCs/>
              <w:color w:val="202122"/>
              <w:sz w:val="20"/>
              <w:szCs w:val="20"/>
              <w:lang w:eastAsia="zh"/>
            </w:rPr>
          </w:rPrChange>
        </w:rPr>
        <w:t>shéndào</w:t>
      </w:r>
      <w:r w:rsidRPr="00E13F4E">
        <w:rPr>
          <w:rFonts w:ascii="Times New Roman" w:hAnsi="Times New Roman" w:cs="Times New Roman"/>
          <w:color w:val="000000" w:themeColor="text1"/>
          <w:sz w:val="20"/>
          <w:szCs w:val="20"/>
          <w:lang w:eastAsia="zh"/>
          <w:rPrChange w:id="2681" w:author="Zahid Syed" w:date="2025-09-24T13:00:00Z" w16du:dateUtc="2025-09-24T04:00:00Z">
            <w:rPr>
              <w:rFonts w:ascii="Times New Roman" w:hAnsi="Times New Roman" w:cs="Times New Roman"/>
              <w:color w:val="202122"/>
              <w:sz w:val="20"/>
              <w:szCs w:val="20"/>
              <w:lang w:eastAsia="zh"/>
            </w:rPr>
          </w:rPrChange>
        </w:rPr>
        <w:t xml:space="preserve">,” “the way of the spirits or spirit-gods.” </w:t>
      </w:r>
      <w:r w:rsidRPr="00E13F4E">
        <w:rPr>
          <w:rFonts w:ascii="Times New Roman" w:hAnsi="Times New Roman" w:cs="Times New Roman"/>
          <w:color w:val="000000" w:themeColor="text1"/>
          <w:sz w:val="20"/>
          <w:szCs w:val="20"/>
          <w:rPrChange w:id="2682" w:author="Zahid Syed" w:date="2025-09-24T13:00:00Z" w16du:dateUtc="2025-09-24T04:00:00Z">
            <w:rPr>
              <w:rFonts w:ascii="Times New Roman" w:hAnsi="Times New Roman" w:cs="Times New Roman"/>
              <w:color w:val="202122"/>
              <w:sz w:val="20"/>
              <w:szCs w:val="20"/>
            </w:rPr>
          </w:rPrChange>
        </w:rPr>
        <w:t xml:space="preserve">In terms of numbers of followers, </w:t>
      </w:r>
      <w:r w:rsidRPr="00E13F4E">
        <w:rPr>
          <w:rFonts w:ascii="Times New Roman" w:hAnsi="Times New Roman" w:cs="Times New Roman"/>
          <w:i/>
          <w:iCs/>
          <w:color w:val="000000" w:themeColor="text1"/>
          <w:sz w:val="20"/>
          <w:szCs w:val="20"/>
          <w:lang w:eastAsia="ja"/>
          <w:rPrChange w:id="2683" w:author="Zahid Syed" w:date="2025-09-24T13:00:00Z" w16du:dateUtc="2025-09-24T04:00:00Z">
            <w:rPr>
              <w:rFonts w:ascii="Times New Roman" w:hAnsi="Times New Roman" w:cs="Times New Roman"/>
              <w:i/>
              <w:iCs/>
              <w:color w:val="202122"/>
              <w:sz w:val="20"/>
              <w:szCs w:val="20"/>
              <w:lang w:eastAsia="ja"/>
            </w:rPr>
          </w:rPrChange>
        </w:rPr>
        <w:t>Shintō</w:t>
      </w:r>
      <w:r w:rsidRPr="00E13F4E">
        <w:rPr>
          <w:rFonts w:ascii="Times New Roman" w:hAnsi="Times New Roman" w:cs="Times New Roman"/>
          <w:color w:val="000000" w:themeColor="text1"/>
          <w:sz w:val="20"/>
          <w:szCs w:val="20"/>
          <w:lang w:eastAsia="ja"/>
          <w:rPrChange w:id="2684" w:author="Zahid Syed" w:date="2025-09-24T13:00:00Z" w16du:dateUtc="2025-09-24T04:00:00Z">
            <w:rPr>
              <w:rFonts w:ascii="Times New Roman" w:hAnsi="Times New Roman" w:cs="Times New Roman"/>
              <w:color w:val="202122"/>
              <w:sz w:val="20"/>
              <w:szCs w:val="20"/>
              <w:lang w:eastAsia="ja"/>
            </w:rPr>
          </w:rPrChange>
        </w:rPr>
        <w:t xml:space="preserve"> is the largest religion in Japan, followed by Buddhism, although Japanese culture typically combines </w:t>
      </w:r>
      <w:r w:rsidRPr="00E13F4E">
        <w:rPr>
          <w:rFonts w:ascii="Times New Roman" w:hAnsi="Times New Roman" w:cs="Times New Roman"/>
          <w:i/>
          <w:iCs/>
          <w:color w:val="000000" w:themeColor="text1"/>
          <w:sz w:val="20"/>
          <w:szCs w:val="20"/>
          <w:lang w:eastAsia="ja"/>
          <w:rPrChange w:id="2685" w:author="Zahid Syed" w:date="2025-09-24T13:00:00Z" w16du:dateUtc="2025-09-24T04:00:00Z">
            <w:rPr>
              <w:rFonts w:ascii="Times New Roman" w:hAnsi="Times New Roman" w:cs="Times New Roman"/>
              <w:i/>
              <w:iCs/>
              <w:color w:val="202122"/>
              <w:sz w:val="20"/>
              <w:szCs w:val="20"/>
              <w:lang w:eastAsia="ja"/>
            </w:rPr>
          </w:rPrChange>
        </w:rPr>
        <w:t>Shintō</w:t>
      </w:r>
      <w:r w:rsidRPr="00E13F4E">
        <w:rPr>
          <w:rFonts w:ascii="Times New Roman" w:hAnsi="Times New Roman" w:cs="Times New Roman"/>
          <w:color w:val="000000" w:themeColor="text1"/>
          <w:sz w:val="20"/>
          <w:szCs w:val="20"/>
          <w:lang w:eastAsia="ja"/>
          <w:rPrChange w:id="2686" w:author="Zahid Syed" w:date="2025-09-24T13:00:00Z" w16du:dateUtc="2025-09-24T04:00:00Z">
            <w:rPr>
              <w:rFonts w:ascii="Times New Roman" w:hAnsi="Times New Roman" w:cs="Times New Roman"/>
              <w:color w:val="202122"/>
              <w:sz w:val="20"/>
              <w:szCs w:val="20"/>
              <w:lang w:eastAsia="ja"/>
            </w:rPr>
          </w:rPrChange>
        </w:rPr>
        <w:t xml:space="preserve"> with Buddhism, especially in annual festivals. </w:t>
      </w:r>
      <w:r w:rsidRPr="00E13F4E">
        <w:rPr>
          <w:rFonts w:ascii="Times New Roman" w:hAnsi="Times New Roman" w:cs="Times New Roman"/>
          <w:color w:val="000000" w:themeColor="text1"/>
          <w:sz w:val="20"/>
          <w:szCs w:val="20"/>
          <w:lang w:eastAsia="zh"/>
          <w:rPrChange w:id="2687" w:author="Zahid Syed" w:date="2025-09-24T13:00:00Z" w16du:dateUtc="2025-09-24T04:00:00Z">
            <w:rPr>
              <w:rFonts w:ascii="Times New Roman" w:hAnsi="Times New Roman" w:cs="Times New Roman"/>
              <w:color w:val="202122"/>
              <w:sz w:val="20"/>
              <w:szCs w:val="20"/>
              <w:lang w:eastAsia="zh"/>
            </w:rPr>
          </w:rPrChange>
        </w:rPr>
        <w:t xml:space="preserve">The term was used for indigenous Chinese polytheism in the early third century BCE, at the time when Buddhism was first spreading in China in order to distinguish indigenous polytheism from Buddhism, Confucianism, and Daoism. </w:t>
      </w:r>
      <w:r w:rsidRPr="00E13F4E">
        <w:rPr>
          <w:rFonts w:ascii="Times New Roman" w:hAnsi="Times New Roman" w:cs="Times New Roman"/>
          <w:i/>
          <w:iCs/>
          <w:color w:val="000000" w:themeColor="text1"/>
          <w:sz w:val="20"/>
          <w:szCs w:val="20"/>
          <w:lang w:eastAsia="ja"/>
          <w:rPrChange w:id="2688" w:author="Zahid Syed" w:date="2025-09-24T13:00:00Z" w16du:dateUtc="2025-09-24T04:00:00Z">
            <w:rPr>
              <w:rFonts w:ascii="Times New Roman" w:hAnsi="Times New Roman" w:cs="Times New Roman"/>
              <w:i/>
              <w:iCs/>
              <w:color w:val="202122"/>
              <w:sz w:val="20"/>
              <w:szCs w:val="20"/>
              <w:lang w:eastAsia="ja"/>
            </w:rPr>
          </w:rPrChange>
        </w:rPr>
        <w:t>Shintō</w:t>
      </w:r>
      <w:r w:rsidRPr="00E13F4E">
        <w:rPr>
          <w:rFonts w:ascii="Times New Roman" w:hAnsi="Times New Roman" w:cs="Times New Roman"/>
          <w:color w:val="000000" w:themeColor="text1"/>
          <w:sz w:val="20"/>
          <w:szCs w:val="20"/>
          <w:lang w:eastAsia="ja"/>
          <w:rPrChange w:id="2689" w:author="Zahid Syed" w:date="2025-09-24T13:00:00Z" w16du:dateUtc="2025-09-24T04:00:00Z">
            <w:rPr>
              <w:rFonts w:ascii="Times New Roman" w:hAnsi="Times New Roman" w:cs="Times New Roman"/>
              <w:color w:val="202122"/>
              <w:sz w:val="20"/>
              <w:szCs w:val="20"/>
              <w:lang w:eastAsia="ja"/>
            </w:rPr>
          </w:rPrChange>
        </w:rPr>
        <w:t xml:space="preserve"> was first referred to in Japan as </w:t>
      </w:r>
      <w:r w:rsidRPr="00E13F4E">
        <w:rPr>
          <w:rFonts w:ascii="Times New Roman" w:hAnsi="Times New Roman" w:cs="Times New Roman"/>
          <w:i/>
          <w:iCs/>
          <w:color w:val="000000" w:themeColor="text1"/>
          <w:sz w:val="20"/>
          <w:szCs w:val="20"/>
          <w:rPrChange w:id="2690" w:author="Zahid Syed" w:date="2025-09-24T13:00:00Z" w16du:dateUtc="2025-09-24T04:00:00Z">
            <w:rPr>
              <w:rFonts w:ascii="Times New Roman" w:hAnsi="Times New Roman" w:cs="Times New Roman"/>
              <w:i/>
              <w:iCs/>
              <w:color w:val="202122"/>
              <w:sz w:val="20"/>
              <w:szCs w:val="20"/>
            </w:rPr>
          </w:rPrChange>
        </w:rPr>
        <w:t>Jindō</w:t>
      </w:r>
      <w:r w:rsidRPr="00E13F4E">
        <w:rPr>
          <w:rFonts w:ascii="Times New Roman" w:hAnsi="Times New Roman" w:cs="Times New Roman"/>
          <w:color w:val="000000" w:themeColor="text1"/>
          <w:sz w:val="20"/>
          <w:szCs w:val="20"/>
          <w:rPrChange w:id="2691" w:author="Zahid Syed" w:date="2025-09-24T13:00:00Z" w16du:dateUtc="2025-09-24T04:00:00Z">
            <w:rPr>
              <w:rFonts w:ascii="Times New Roman" w:hAnsi="Times New Roman" w:cs="Times New Roman"/>
              <w:color w:val="202122"/>
              <w:sz w:val="20"/>
              <w:szCs w:val="20"/>
            </w:rPr>
          </w:rPrChange>
        </w:rPr>
        <w:t xml:space="preserve">, and the term </w:t>
      </w:r>
      <w:r w:rsidRPr="00E13F4E">
        <w:rPr>
          <w:rFonts w:ascii="Times New Roman" w:hAnsi="Times New Roman" w:cs="Times New Roman"/>
          <w:i/>
          <w:iCs/>
          <w:color w:val="000000" w:themeColor="text1"/>
          <w:sz w:val="20"/>
          <w:szCs w:val="20"/>
          <w:lang w:eastAsia="ja"/>
          <w:rPrChange w:id="2692" w:author="Zahid Syed" w:date="2025-09-24T13:00:00Z" w16du:dateUtc="2025-09-24T04:00:00Z">
            <w:rPr>
              <w:rFonts w:ascii="Times New Roman" w:hAnsi="Times New Roman" w:cs="Times New Roman"/>
              <w:i/>
              <w:iCs/>
              <w:color w:val="202122"/>
              <w:sz w:val="20"/>
              <w:szCs w:val="20"/>
              <w:lang w:eastAsia="ja"/>
            </w:rPr>
          </w:rPrChange>
        </w:rPr>
        <w:t>Shintō</w:t>
      </w:r>
      <w:r w:rsidRPr="00E13F4E">
        <w:rPr>
          <w:rFonts w:ascii="Times New Roman" w:hAnsi="Times New Roman" w:cs="Times New Roman"/>
          <w:color w:val="000000" w:themeColor="text1"/>
          <w:sz w:val="20"/>
          <w:szCs w:val="20"/>
          <w:lang w:eastAsia="ja"/>
          <w:rPrChange w:id="2693" w:author="Zahid Syed" w:date="2025-09-24T13:00:00Z" w16du:dateUtc="2025-09-24T04:00:00Z">
            <w:rPr>
              <w:rFonts w:ascii="Times New Roman" w:hAnsi="Times New Roman" w:cs="Times New Roman"/>
              <w:color w:val="202122"/>
              <w:sz w:val="20"/>
              <w:szCs w:val="20"/>
              <w:lang w:eastAsia="ja"/>
            </w:rPr>
          </w:rPrChange>
        </w:rPr>
        <w:t xml:space="preserve"> is first known to appear in the second/eighth century. Evidence of the veneration of </w:t>
      </w:r>
      <w:r w:rsidRPr="00E13F4E">
        <w:rPr>
          <w:rFonts w:ascii="Times New Roman" w:hAnsi="Times New Roman" w:cs="Times New Roman"/>
          <w:i/>
          <w:iCs/>
          <w:color w:val="000000" w:themeColor="text1"/>
          <w:sz w:val="20"/>
          <w:szCs w:val="20"/>
          <w:lang w:eastAsia="ja"/>
          <w:rPrChange w:id="2694" w:author="Zahid Syed" w:date="2025-09-24T13:00:00Z" w16du:dateUtc="2025-09-24T04:00:00Z">
            <w:rPr>
              <w:rFonts w:ascii="Times New Roman" w:hAnsi="Times New Roman" w:cs="Times New Roman"/>
              <w:i/>
              <w:iCs/>
              <w:color w:val="202122"/>
              <w:sz w:val="20"/>
              <w:szCs w:val="20"/>
              <w:lang w:eastAsia="ja"/>
            </w:rPr>
          </w:rPrChange>
        </w:rPr>
        <w:t>kami</w:t>
      </w:r>
      <w:r w:rsidRPr="00E13F4E">
        <w:rPr>
          <w:rFonts w:ascii="Times New Roman" w:hAnsi="Times New Roman" w:cs="Times New Roman"/>
          <w:color w:val="000000" w:themeColor="text1"/>
          <w:sz w:val="20"/>
          <w:szCs w:val="20"/>
          <w:lang w:eastAsia="ja"/>
          <w:rPrChange w:id="2695" w:author="Zahid Syed" w:date="2025-09-24T13:00:00Z" w16du:dateUtc="2025-09-24T04:00:00Z">
            <w:rPr>
              <w:rFonts w:ascii="Times New Roman" w:hAnsi="Times New Roman" w:cs="Times New Roman"/>
              <w:color w:val="202122"/>
              <w:sz w:val="20"/>
              <w:szCs w:val="20"/>
              <w:lang w:eastAsia="ja"/>
            </w:rPr>
          </w:rPrChange>
        </w:rPr>
        <w:t xml:space="preserve"> in Japan can, however, be traced back in its earliest manifestations to the period between </w:t>
      </w:r>
      <w:r w:rsidRPr="00E13F4E">
        <w:rPr>
          <w:rFonts w:ascii="Times New Roman" w:hAnsi="Times New Roman" w:cs="Times New Roman"/>
          <w:color w:val="000000" w:themeColor="text1"/>
          <w:sz w:val="20"/>
          <w:szCs w:val="20"/>
          <w:rPrChange w:id="2696" w:author="Zahid Syed" w:date="2025-09-24T13:00:00Z" w16du:dateUtc="2025-09-24T04:00:00Z">
            <w:rPr>
              <w:rFonts w:ascii="Times New Roman" w:hAnsi="Times New Roman" w:cs="Times New Roman"/>
              <w:color w:val="202122"/>
              <w:sz w:val="20"/>
              <w:szCs w:val="20"/>
            </w:rPr>
          </w:rPrChange>
        </w:rPr>
        <w:t xml:space="preserve">300 BCE until 300 CE. </w:t>
      </w:r>
      <w:r w:rsidRPr="00E13F4E">
        <w:rPr>
          <w:rFonts w:ascii="Times New Roman" w:hAnsi="Times New Roman" w:cs="Times New Roman"/>
          <w:color w:val="000000" w:themeColor="text1"/>
          <w:sz w:val="20"/>
          <w:szCs w:val="20"/>
          <w:lang w:eastAsia="ja"/>
          <w:rPrChange w:id="2697" w:author="Zahid Syed" w:date="2025-09-24T13:00:00Z" w16du:dateUtc="2025-09-24T04:00:00Z">
            <w:rPr>
              <w:rFonts w:ascii="Times New Roman" w:hAnsi="Times New Roman" w:cs="Times New Roman"/>
              <w:color w:val="202122"/>
              <w:sz w:val="20"/>
              <w:szCs w:val="20"/>
              <w:lang w:eastAsia="ja"/>
            </w:rPr>
          </w:rPrChange>
        </w:rPr>
        <w:t xml:space="preserve">In these early Japanese uses, however, the word </w:t>
      </w:r>
      <w:r w:rsidRPr="00E13F4E">
        <w:rPr>
          <w:rFonts w:ascii="Times New Roman" w:hAnsi="Times New Roman" w:cs="Times New Roman"/>
          <w:i/>
          <w:iCs/>
          <w:color w:val="000000" w:themeColor="text1"/>
          <w:sz w:val="20"/>
          <w:szCs w:val="20"/>
          <w:lang w:eastAsia="ja"/>
          <w:rPrChange w:id="2698" w:author="Zahid Syed" w:date="2025-09-24T13:00:00Z" w16du:dateUtc="2025-09-24T04:00:00Z">
            <w:rPr>
              <w:rFonts w:ascii="Times New Roman" w:hAnsi="Times New Roman" w:cs="Times New Roman"/>
              <w:i/>
              <w:iCs/>
              <w:color w:val="202122"/>
              <w:sz w:val="20"/>
              <w:szCs w:val="20"/>
              <w:lang w:eastAsia="ja"/>
            </w:rPr>
          </w:rPrChange>
        </w:rPr>
        <w:t>Shintō</w:t>
      </w:r>
      <w:r w:rsidRPr="00E13F4E">
        <w:rPr>
          <w:rFonts w:ascii="Times New Roman" w:hAnsi="Times New Roman" w:cs="Times New Roman"/>
          <w:color w:val="000000" w:themeColor="text1"/>
          <w:sz w:val="20"/>
          <w:szCs w:val="20"/>
          <w:lang w:eastAsia="ja"/>
          <w:rPrChange w:id="2699" w:author="Zahid Syed" w:date="2025-09-24T13:00:00Z" w16du:dateUtc="2025-09-24T04:00:00Z">
            <w:rPr>
              <w:rFonts w:ascii="Times New Roman" w:hAnsi="Times New Roman" w:cs="Times New Roman"/>
              <w:color w:val="202122"/>
              <w:sz w:val="20"/>
              <w:szCs w:val="20"/>
              <w:lang w:eastAsia="ja"/>
            </w:rPr>
          </w:rPrChange>
        </w:rPr>
        <w:t xml:space="preserve"> did not apply to a distinct indigenous Japanese Tradition, nor was it uniquely Japanese in its application but was even applied to Hindu polytheism. In Medieval Japan,</w:t>
      </w:r>
      <w:r w:rsidRPr="00E13F4E">
        <w:rPr>
          <w:rStyle w:val="apple-converted-space"/>
          <w:rFonts w:ascii="Times New Roman" w:eastAsia="Times New Roman" w:hAnsi="Times New Roman" w:cs="Times New Roman"/>
          <w:color w:val="000000" w:themeColor="text1"/>
          <w:sz w:val="20"/>
          <w:szCs w:val="20"/>
          <w:rPrChange w:id="2700" w:author="Zahid Syed" w:date="2025-09-24T13:00:00Z" w16du:dateUtc="2025-09-24T04:00:00Z">
            <w:rPr>
              <w:rStyle w:val="apple-converted-space"/>
              <w:rFonts w:ascii="Times New Roman" w:eastAsia="Times New Roman" w:hAnsi="Times New Roman" w:cs="Times New Roman"/>
              <w:color w:val="202122"/>
              <w:sz w:val="20"/>
              <w:szCs w:val="20"/>
            </w:rPr>
          </w:rPrChange>
        </w:rPr>
        <w:t> </w:t>
      </w:r>
      <w:r w:rsidRPr="00E13F4E">
        <w:rPr>
          <w:rFonts w:ascii="Times New Roman" w:hAnsi="Times New Roman" w:cs="Times New Roman"/>
          <w:i/>
          <w:iCs/>
          <w:color w:val="000000" w:themeColor="text1"/>
          <w:sz w:val="20"/>
          <w:szCs w:val="20"/>
          <w:lang w:eastAsia="ja"/>
          <w:rPrChange w:id="2701" w:author="Zahid Syed" w:date="2025-09-24T13:00:00Z" w16du:dateUtc="2025-09-24T04:00:00Z">
            <w:rPr>
              <w:rFonts w:ascii="Times New Roman" w:hAnsi="Times New Roman" w:cs="Times New Roman"/>
              <w:i/>
              <w:iCs/>
              <w:color w:val="202122"/>
              <w:sz w:val="20"/>
              <w:szCs w:val="20"/>
              <w:lang w:eastAsia="ja"/>
            </w:rPr>
          </w:rPrChange>
        </w:rPr>
        <w:t>kami</w:t>
      </w:r>
      <w:r w:rsidRPr="00E13F4E">
        <w:rPr>
          <w:rFonts w:ascii="Times New Roman" w:hAnsi="Times New Roman" w:cs="Times New Roman"/>
          <w:color w:val="000000" w:themeColor="text1"/>
          <w:sz w:val="20"/>
          <w:szCs w:val="20"/>
          <w:rPrChange w:id="2702" w:author="Zahid Syed" w:date="2025-09-24T13:00:00Z" w16du:dateUtc="2025-09-24T04:00:00Z">
            <w:rPr>
              <w:rFonts w:ascii="Times New Roman" w:hAnsi="Times New Roman" w:cs="Times New Roman"/>
              <w:color w:val="202122"/>
              <w:sz w:val="20"/>
              <w:szCs w:val="20"/>
            </w:rPr>
          </w:rPrChange>
        </w:rPr>
        <w:t xml:space="preserve">-worship was generally seen as being part of Japanese Buddhism, and the </w:t>
      </w:r>
      <w:r w:rsidRPr="00E13F4E">
        <w:rPr>
          <w:rFonts w:ascii="Times New Roman" w:hAnsi="Times New Roman" w:cs="Times New Roman"/>
          <w:i/>
          <w:iCs/>
          <w:color w:val="000000" w:themeColor="text1"/>
          <w:sz w:val="20"/>
          <w:szCs w:val="20"/>
          <w:rPrChange w:id="2703" w:author="Zahid Syed" w:date="2025-09-24T13:00:00Z" w16du:dateUtc="2025-09-24T04:00:00Z">
            <w:rPr>
              <w:rFonts w:ascii="Times New Roman" w:hAnsi="Times New Roman" w:cs="Times New Roman"/>
              <w:i/>
              <w:iCs/>
              <w:color w:val="202122"/>
              <w:sz w:val="20"/>
              <w:szCs w:val="20"/>
            </w:rPr>
          </w:rPrChange>
        </w:rPr>
        <w:t>kami</w:t>
      </w:r>
      <w:r w:rsidRPr="00E13F4E">
        <w:rPr>
          <w:rFonts w:ascii="Times New Roman" w:hAnsi="Times New Roman" w:cs="Times New Roman"/>
          <w:color w:val="000000" w:themeColor="text1"/>
          <w:sz w:val="20"/>
          <w:szCs w:val="20"/>
          <w:rPrChange w:id="2704" w:author="Zahid Syed" w:date="2025-09-24T13:00:00Z" w16du:dateUtc="2025-09-24T04:00:00Z">
            <w:rPr>
              <w:rFonts w:ascii="Times New Roman" w:hAnsi="Times New Roman" w:cs="Times New Roman"/>
              <w:color w:val="202122"/>
              <w:sz w:val="20"/>
              <w:szCs w:val="20"/>
            </w:rPr>
          </w:rPrChange>
        </w:rPr>
        <w:t xml:space="preserve"> were often seen as </w:t>
      </w:r>
      <w:r w:rsidRPr="00E13F4E">
        <w:rPr>
          <w:rFonts w:ascii="Times New Roman" w:hAnsi="Times New Roman" w:cs="Times New Roman"/>
          <w:i/>
          <w:iCs/>
          <w:color w:val="000000" w:themeColor="text1"/>
          <w:sz w:val="20"/>
          <w:szCs w:val="20"/>
          <w:rPrChange w:id="2705" w:author="Zahid Syed" w:date="2025-09-24T13:00:00Z" w16du:dateUtc="2025-09-24T04:00:00Z">
            <w:rPr>
              <w:rFonts w:ascii="Times New Roman" w:hAnsi="Times New Roman" w:cs="Times New Roman"/>
              <w:i/>
              <w:iCs/>
              <w:color w:val="202122"/>
              <w:sz w:val="20"/>
              <w:szCs w:val="20"/>
            </w:rPr>
          </w:rPrChange>
        </w:rPr>
        <w:t>Buddhas</w:t>
      </w:r>
      <w:r w:rsidRPr="00E13F4E">
        <w:rPr>
          <w:rFonts w:ascii="Times New Roman" w:hAnsi="Times New Roman" w:cs="Times New Roman"/>
          <w:color w:val="000000" w:themeColor="text1"/>
          <w:sz w:val="20"/>
          <w:szCs w:val="20"/>
          <w:rPrChange w:id="2706" w:author="Zahid Syed" w:date="2025-09-24T13:00:00Z" w16du:dateUtc="2025-09-24T04:00:00Z">
            <w:rPr>
              <w:rFonts w:ascii="Times New Roman" w:hAnsi="Times New Roman" w:cs="Times New Roman"/>
              <w:color w:val="202122"/>
              <w:sz w:val="20"/>
              <w:szCs w:val="20"/>
            </w:rPr>
          </w:rPrChange>
        </w:rPr>
        <w:t xml:space="preserve">. At this early stage, the term </w:t>
      </w:r>
      <w:r w:rsidRPr="00E13F4E">
        <w:rPr>
          <w:rFonts w:ascii="Times New Roman" w:hAnsi="Times New Roman" w:cs="Times New Roman"/>
          <w:i/>
          <w:iCs/>
          <w:color w:val="000000" w:themeColor="text1"/>
          <w:sz w:val="20"/>
          <w:szCs w:val="20"/>
          <w:lang w:eastAsia="ja"/>
          <w:rPrChange w:id="2707" w:author="Zahid Syed" w:date="2025-09-24T13:00:00Z" w16du:dateUtc="2025-09-24T04:00:00Z">
            <w:rPr>
              <w:rFonts w:ascii="Times New Roman" w:hAnsi="Times New Roman" w:cs="Times New Roman"/>
              <w:i/>
              <w:iCs/>
              <w:color w:val="202122"/>
              <w:sz w:val="20"/>
              <w:szCs w:val="20"/>
              <w:lang w:eastAsia="ja"/>
            </w:rPr>
          </w:rPrChange>
        </w:rPr>
        <w:t>Shintō</w:t>
      </w:r>
      <w:r w:rsidRPr="00E13F4E">
        <w:rPr>
          <w:rFonts w:ascii="Times New Roman" w:hAnsi="Times New Roman" w:cs="Times New Roman"/>
          <w:color w:val="000000" w:themeColor="text1"/>
          <w:sz w:val="20"/>
          <w:szCs w:val="20"/>
          <w:lang w:eastAsia="ja"/>
          <w:rPrChange w:id="2708" w:author="Zahid Syed" w:date="2025-09-24T13:00:00Z" w16du:dateUtc="2025-09-24T04:00:00Z">
            <w:rPr>
              <w:rFonts w:ascii="Times New Roman" w:hAnsi="Times New Roman" w:cs="Times New Roman"/>
              <w:color w:val="202122"/>
              <w:sz w:val="20"/>
              <w:szCs w:val="20"/>
              <w:lang w:eastAsia="ja"/>
            </w:rPr>
          </w:rPrChange>
        </w:rPr>
        <w:t xml:space="preserve"> often referred to </w:t>
      </w:r>
      <w:r w:rsidRPr="00E13F4E">
        <w:rPr>
          <w:rFonts w:ascii="Times New Roman" w:hAnsi="Times New Roman" w:cs="Times New Roman"/>
          <w:color w:val="000000" w:themeColor="text1"/>
          <w:sz w:val="20"/>
          <w:szCs w:val="20"/>
          <w:rPrChange w:id="2709" w:author="Zahid Syed" w:date="2025-09-24T13:00:00Z" w16du:dateUtc="2025-09-24T04:00:00Z">
            <w:rPr>
              <w:rFonts w:ascii="Times New Roman" w:hAnsi="Times New Roman" w:cs="Times New Roman"/>
              <w:color w:val="202122"/>
              <w:sz w:val="20"/>
              <w:szCs w:val="20"/>
            </w:rPr>
          </w:rPrChange>
        </w:rPr>
        <w:t xml:space="preserve">the authority, power, activity, or attributes of the </w:t>
      </w:r>
      <w:r w:rsidRPr="00E13F4E">
        <w:rPr>
          <w:rFonts w:ascii="Times New Roman" w:hAnsi="Times New Roman" w:cs="Times New Roman"/>
          <w:i/>
          <w:iCs/>
          <w:color w:val="000000" w:themeColor="text1"/>
          <w:sz w:val="20"/>
          <w:szCs w:val="20"/>
          <w:lang w:eastAsia="ja"/>
          <w:rPrChange w:id="2710" w:author="Zahid Syed" w:date="2025-09-24T13:00:00Z" w16du:dateUtc="2025-09-24T04:00:00Z">
            <w:rPr>
              <w:rFonts w:ascii="Times New Roman" w:hAnsi="Times New Roman" w:cs="Times New Roman"/>
              <w:i/>
              <w:iCs/>
              <w:color w:val="202122"/>
              <w:sz w:val="20"/>
              <w:szCs w:val="20"/>
              <w:lang w:eastAsia="ja"/>
            </w:rPr>
          </w:rPrChange>
        </w:rPr>
        <w:t>kami</w:t>
      </w:r>
      <w:r w:rsidRPr="00E13F4E">
        <w:rPr>
          <w:rFonts w:ascii="Times New Roman" w:hAnsi="Times New Roman" w:cs="Times New Roman"/>
          <w:color w:val="000000" w:themeColor="text1"/>
          <w:sz w:val="20"/>
          <w:szCs w:val="20"/>
          <w:rPrChange w:id="2711" w:author="Zahid Syed" w:date="2025-09-24T13:00:00Z" w16du:dateUtc="2025-09-24T04:00:00Z">
            <w:rPr>
              <w:rFonts w:ascii="Times New Roman" w:hAnsi="Times New Roman" w:cs="Times New Roman"/>
              <w:color w:val="202122"/>
              <w:sz w:val="20"/>
              <w:szCs w:val="20"/>
            </w:rPr>
          </w:rPrChange>
        </w:rPr>
        <w:t xml:space="preserve">. When the Portuguese arrived in Japan, their Japanese-Portuguese dictionary, which was compiled in 1012/1603, defined </w:t>
      </w:r>
      <w:r w:rsidRPr="00E13F4E">
        <w:rPr>
          <w:rFonts w:ascii="Times New Roman" w:hAnsi="Times New Roman" w:cs="Times New Roman"/>
          <w:i/>
          <w:iCs/>
          <w:color w:val="000000" w:themeColor="text1"/>
          <w:sz w:val="20"/>
          <w:szCs w:val="20"/>
          <w:lang w:eastAsia="ja"/>
          <w:rPrChange w:id="2712" w:author="Zahid Syed" w:date="2025-09-24T13:00:00Z" w16du:dateUtc="2025-09-24T04:00:00Z">
            <w:rPr>
              <w:rFonts w:ascii="Times New Roman" w:hAnsi="Times New Roman" w:cs="Times New Roman"/>
              <w:i/>
              <w:iCs/>
              <w:color w:val="202122"/>
              <w:sz w:val="20"/>
              <w:szCs w:val="20"/>
              <w:lang w:eastAsia="ja"/>
            </w:rPr>
          </w:rPrChange>
        </w:rPr>
        <w:t>Shintō</w:t>
      </w:r>
      <w:r w:rsidRPr="00E13F4E">
        <w:rPr>
          <w:rFonts w:ascii="Times New Roman" w:hAnsi="Times New Roman" w:cs="Times New Roman"/>
          <w:color w:val="000000" w:themeColor="text1"/>
          <w:sz w:val="20"/>
          <w:szCs w:val="20"/>
          <w:lang w:eastAsia="ja"/>
          <w:rPrChange w:id="2713" w:author="Zahid Syed" w:date="2025-09-24T13:00:00Z" w16du:dateUtc="2025-09-24T04:00:00Z">
            <w:rPr>
              <w:rFonts w:ascii="Times New Roman" w:hAnsi="Times New Roman" w:cs="Times New Roman"/>
              <w:color w:val="202122"/>
              <w:sz w:val="20"/>
              <w:szCs w:val="20"/>
              <w:lang w:eastAsia="ja"/>
            </w:rPr>
          </w:rPrChange>
        </w:rPr>
        <w:t xml:space="preserve"> as referring to “the </w:t>
      </w:r>
      <w:r w:rsidRPr="00E13F4E">
        <w:rPr>
          <w:rFonts w:ascii="Times New Roman" w:hAnsi="Times New Roman" w:cs="Times New Roman"/>
          <w:i/>
          <w:iCs/>
          <w:color w:val="000000" w:themeColor="text1"/>
          <w:sz w:val="20"/>
          <w:szCs w:val="20"/>
          <w:lang w:eastAsia="ja"/>
          <w:rPrChange w:id="2714" w:author="Zahid Syed" w:date="2025-09-24T13:00:00Z" w16du:dateUtc="2025-09-24T04:00:00Z">
            <w:rPr>
              <w:rFonts w:ascii="Times New Roman" w:hAnsi="Times New Roman" w:cs="Times New Roman"/>
              <w:i/>
              <w:iCs/>
              <w:color w:val="202122"/>
              <w:sz w:val="20"/>
              <w:szCs w:val="20"/>
              <w:lang w:eastAsia="ja"/>
            </w:rPr>
          </w:rPrChange>
        </w:rPr>
        <w:t>kami</w:t>
      </w:r>
      <w:r w:rsidRPr="00E13F4E">
        <w:rPr>
          <w:rFonts w:ascii="Times New Roman" w:hAnsi="Times New Roman" w:cs="Times New Roman"/>
          <w:color w:val="000000" w:themeColor="text1"/>
          <w:sz w:val="20"/>
          <w:szCs w:val="20"/>
          <w:lang w:eastAsia="ja"/>
          <w:rPrChange w:id="2715" w:author="Zahid Syed" w:date="2025-09-24T13:00:00Z" w16du:dateUtc="2025-09-24T04:00:00Z">
            <w:rPr>
              <w:rFonts w:ascii="Times New Roman" w:hAnsi="Times New Roman" w:cs="Times New Roman"/>
              <w:color w:val="202122"/>
              <w:sz w:val="20"/>
              <w:szCs w:val="20"/>
              <w:lang w:eastAsia="ja"/>
            </w:rPr>
          </w:rPrChange>
        </w:rPr>
        <w:t xml:space="preserve"> or matters pertaining to the </w:t>
      </w:r>
      <w:r w:rsidRPr="00E13F4E">
        <w:rPr>
          <w:rFonts w:ascii="Times New Roman" w:hAnsi="Times New Roman" w:cs="Times New Roman"/>
          <w:i/>
          <w:iCs/>
          <w:color w:val="000000" w:themeColor="text1"/>
          <w:sz w:val="20"/>
          <w:szCs w:val="20"/>
          <w:lang w:eastAsia="ja"/>
          <w:rPrChange w:id="2716" w:author="Zahid Syed" w:date="2025-09-24T13:00:00Z" w16du:dateUtc="2025-09-24T04:00:00Z">
            <w:rPr>
              <w:rFonts w:ascii="Times New Roman" w:hAnsi="Times New Roman" w:cs="Times New Roman"/>
              <w:i/>
              <w:iCs/>
              <w:color w:val="202122"/>
              <w:sz w:val="20"/>
              <w:szCs w:val="20"/>
              <w:lang w:eastAsia="ja"/>
            </w:rPr>
          </w:rPrChange>
        </w:rPr>
        <w:t>kami</w:t>
      </w:r>
      <w:r w:rsidRPr="00E13F4E">
        <w:rPr>
          <w:rFonts w:ascii="Times New Roman" w:hAnsi="Times New Roman" w:cs="Times New Roman"/>
          <w:color w:val="000000" w:themeColor="text1"/>
          <w:sz w:val="20"/>
          <w:szCs w:val="20"/>
          <w:lang w:eastAsia="ja"/>
          <w:rPrChange w:id="2717" w:author="Zahid Syed" w:date="2025-09-24T13:00:00Z" w16du:dateUtc="2025-09-24T04:00:00Z">
            <w:rPr>
              <w:rFonts w:ascii="Times New Roman" w:hAnsi="Times New Roman" w:cs="Times New Roman"/>
              <w:color w:val="202122"/>
              <w:sz w:val="20"/>
              <w:szCs w:val="20"/>
              <w:lang w:eastAsia="ja"/>
            </w:rPr>
          </w:rPrChange>
        </w:rPr>
        <w:t xml:space="preserve">.” The term </w:t>
      </w:r>
      <w:r w:rsidRPr="00E13F4E">
        <w:rPr>
          <w:rFonts w:ascii="Times New Roman" w:hAnsi="Times New Roman" w:cs="Times New Roman"/>
          <w:i/>
          <w:iCs/>
          <w:color w:val="000000" w:themeColor="text1"/>
          <w:sz w:val="20"/>
          <w:szCs w:val="20"/>
          <w:lang w:eastAsia="ja"/>
          <w:rPrChange w:id="2718" w:author="Zahid Syed" w:date="2025-09-24T13:00:00Z" w16du:dateUtc="2025-09-24T04:00:00Z">
            <w:rPr>
              <w:rFonts w:ascii="Times New Roman" w:hAnsi="Times New Roman" w:cs="Times New Roman"/>
              <w:i/>
              <w:iCs/>
              <w:color w:val="202122"/>
              <w:sz w:val="20"/>
              <w:szCs w:val="20"/>
              <w:lang w:eastAsia="ja"/>
            </w:rPr>
          </w:rPrChange>
        </w:rPr>
        <w:t>Shintō</w:t>
      </w:r>
      <w:r w:rsidRPr="00E13F4E">
        <w:rPr>
          <w:rFonts w:ascii="Times New Roman" w:hAnsi="Times New Roman" w:cs="Times New Roman"/>
          <w:color w:val="000000" w:themeColor="text1"/>
          <w:sz w:val="20"/>
          <w:szCs w:val="20"/>
          <w:lang w:eastAsia="ja"/>
          <w:rPrChange w:id="2719" w:author="Zahid Syed" w:date="2025-09-24T13:00:00Z" w16du:dateUtc="2025-09-24T04:00:00Z">
            <w:rPr>
              <w:rFonts w:ascii="Times New Roman" w:hAnsi="Times New Roman" w:cs="Times New Roman"/>
              <w:color w:val="202122"/>
              <w:sz w:val="20"/>
              <w:szCs w:val="20"/>
              <w:lang w:eastAsia="ja"/>
            </w:rPr>
          </w:rPrChange>
        </w:rPr>
        <w:t xml:space="preserve"> became common in its modern sense during the ninth/fifteenth century and was then used to distinguish Traditional Japanese veneration of the </w:t>
      </w:r>
      <w:r w:rsidRPr="00E13F4E">
        <w:rPr>
          <w:rFonts w:ascii="Times New Roman" w:hAnsi="Times New Roman" w:cs="Times New Roman"/>
          <w:i/>
          <w:iCs/>
          <w:color w:val="000000" w:themeColor="text1"/>
          <w:sz w:val="20"/>
          <w:szCs w:val="20"/>
          <w:lang w:eastAsia="ja"/>
          <w:rPrChange w:id="2720" w:author="Zahid Syed" w:date="2025-09-24T13:00:00Z" w16du:dateUtc="2025-09-24T04:00:00Z">
            <w:rPr>
              <w:rFonts w:ascii="Times New Roman" w:hAnsi="Times New Roman" w:cs="Times New Roman"/>
              <w:i/>
              <w:iCs/>
              <w:color w:val="202122"/>
              <w:sz w:val="20"/>
              <w:szCs w:val="20"/>
              <w:lang w:eastAsia="ja"/>
            </w:rPr>
          </w:rPrChange>
        </w:rPr>
        <w:t>kami</w:t>
      </w:r>
      <w:r w:rsidRPr="00E13F4E">
        <w:rPr>
          <w:rFonts w:ascii="Times New Roman" w:hAnsi="Times New Roman" w:cs="Times New Roman"/>
          <w:color w:val="000000" w:themeColor="text1"/>
          <w:sz w:val="20"/>
          <w:szCs w:val="20"/>
          <w:lang w:eastAsia="ja"/>
          <w:rPrChange w:id="2721" w:author="Zahid Syed" w:date="2025-09-24T13:00:00Z" w16du:dateUtc="2025-09-24T04:00:00Z">
            <w:rPr>
              <w:rFonts w:ascii="Times New Roman" w:hAnsi="Times New Roman" w:cs="Times New Roman"/>
              <w:color w:val="202122"/>
              <w:sz w:val="20"/>
              <w:szCs w:val="20"/>
              <w:lang w:eastAsia="ja"/>
            </w:rPr>
          </w:rPrChange>
        </w:rPr>
        <w:t xml:space="preserve"> from Buddhism, Confucianism, and Daoism. The term became even more popular in the twelfth/eighteenth century, which continued to be the case until modern times. With the formation of the Empire of Japan in the early fourteenth/twentieth century, however, the word </w:t>
      </w:r>
      <w:r w:rsidRPr="00E13F4E">
        <w:rPr>
          <w:rFonts w:ascii="Times New Roman" w:hAnsi="Times New Roman" w:cs="Times New Roman"/>
          <w:i/>
          <w:iCs/>
          <w:color w:val="000000" w:themeColor="text1"/>
          <w:sz w:val="20"/>
          <w:szCs w:val="20"/>
          <w:lang w:eastAsia="ja"/>
          <w:rPrChange w:id="2722" w:author="Zahid Syed" w:date="2025-09-24T13:00:00Z" w16du:dateUtc="2025-09-24T04:00:00Z">
            <w:rPr>
              <w:rFonts w:ascii="Times New Roman" w:hAnsi="Times New Roman" w:cs="Times New Roman"/>
              <w:i/>
              <w:iCs/>
              <w:color w:val="202122"/>
              <w:sz w:val="20"/>
              <w:szCs w:val="20"/>
              <w:lang w:eastAsia="ja"/>
            </w:rPr>
          </w:rPrChange>
        </w:rPr>
        <w:t>Shintō</w:t>
      </w:r>
      <w:r w:rsidRPr="00E13F4E">
        <w:rPr>
          <w:rFonts w:ascii="Times New Roman" w:hAnsi="Times New Roman" w:cs="Times New Roman"/>
          <w:color w:val="000000" w:themeColor="text1"/>
          <w:sz w:val="20"/>
          <w:szCs w:val="20"/>
          <w:lang w:eastAsia="ja"/>
          <w:rPrChange w:id="2723" w:author="Zahid Syed" w:date="2025-09-24T13:00:00Z" w16du:dateUtc="2025-09-24T04:00:00Z">
            <w:rPr>
              <w:rFonts w:ascii="Times New Roman" w:hAnsi="Times New Roman" w:cs="Times New Roman"/>
              <w:color w:val="202122"/>
              <w:sz w:val="20"/>
              <w:szCs w:val="20"/>
              <w:lang w:eastAsia="ja"/>
            </w:rPr>
          </w:rPrChange>
        </w:rPr>
        <w:t xml:space="preserve"> was superseded by the term </w:t>
      </w:r>
      <w:r w:rsidRPr="00E13F4E">
        <w:rPr>
          <w:rFonts w:ascii="Times New Roman" w:hAnsi="Times New Roman" w:cs="Times New Roman"/>
          <w:i/>
          <w:iCs/>
          <w:color w:val="000000" w:themeColor="text1"/>
          <w:sz w:val="20"/>
          <w:szCs w:val="20"/>
          <w:lang w:eastAsia="ja"/>
          <w:rPrChange w:id="2724" w:author="Zahid Syed" w:date="2025-09-24T13:00:00Z" w16du:dateUtc="2025-09-24T04:00:00Z">
            <w:rPr>
              <w:rFonts w:ascii="Times New Roman" w:hAnsi="Times New Roman" w:cs="Times New Roman"/>
              <w:i/>
              <w:iCs/>
              <w:color w:val="202122"/>
              <w:sz w:val="20"/>
              <w:szCs w:val="20"/>
              <w:lang w:eastAsia="ja"/>
            </w:rPr>
          </w:rPrChange>
        </w:rPr>
        <w:t>Taikyō</w:t>
      </w:r>
      <w:r w:rsidRPr="00E13F4E">
        <w:rPr>
          <w:rFonts w:ascii="Times New Roman" w:hAnsi="Times New Roman" w:cs="Times New Roman"/>
          <w:color w:val="000000" w:themeColor="text1"/>
          <w:sz w:val="20"/>
          <w:szCs w:val="20"/>
          <w:lang w:eastAsia="ja"/>
          <w:rPrChange w:id="2725" w:author="Zahid Syed" w:date="2025-09-24T13:00:00Z" w16du:dateUtc="2025-09-24T04:00:00Z">
            <w:rPr>
              <w:rFonts w:ascii="Times New Roman" w:hAnsi="Times New Roman" w:cs="Times New Roman"/>
              <w:color w:val="202122"/>
              <w:sz w:val="20"/>
              <w:szCs w:val="20"/>
              <w:lang w:eastAsia="ja"/>
            </w:rPr>
          </w:rPrChange>
        </w:rPr>
        <w:t xml:space="preserve">, meaning “the great religion,” which had been adopted as the State religion of Imperial Japan. </w:t>
      </w:r>
      <w:r w:rsidRPr="00E13F4E">
        <w:rPr>
          <w:rFonts w:ascii="Times New Roman" w:hAnsi="Times New Roman" w:cs="Times New Roman"/>
          <w:color w:val="000000" w:themeColor="text1"/>
          <w:sz w:val="20"/>
          <w:szCs w:val="20"/>
          <w:rPrChange w:id="2726" w:author="Zahid Syed" w:date="2025-09-24T13:00:00Z" w16du:dateUtc="2025-09-24T04:00:00Z">
            <w:rPr>
              <w:rFonts w:ascii="Times New Roman" w:hAnsi="Times New Roman" w:cs="Times New Roman"/>
              <w:color w:val="202122"/>
              <w:sz w:val="20"/>
              <w:szCs w:val="20"/>
            </w:rPr>
          </w:rPrChange>
        </w:rPr>
        <w:t xml:space="preserve">Following the defeat of the Japanese Empire in World War II, however, </w:t>
      </w:r>
      <w:r w:rsidRPr="00E13F4E">
        <w:rPr>
          <w:rFonts w:ascii="Times New Roman" w:hAnsi="Times New Roman" w:cs="Times New Roman"/>
          <w:i/>
          <w:iCs/>
          <w:color w:val="000000" w:themeColor="text1"/>
          <w:sz w:val="20"/>
          <w:szCs w:val="20"/>
          <w:lang w:eastAsia="ja"/>
          <w:rPrChange w:id="2727" w:author="Zahid Syed" w:date="2025-09-24T13:00:00Z" w16du:dateUtc="2025-09-24T04:00:00Z">
            <w:rPr>
              <w:rFonts w:ascii="Times New Roman" w:hAnsi="Times New Roman" w:cs="Times New Roman"/>
              <w:i/>
              <w:iCs/>
              <w:color w:val="202122"/>
              <w:sz w:val="20"/>
              <w:szCs w:val="20"/>
              <w:lang w:eastAsia="ja"/>
            </w:rPr>
          </w:rPrChange>
        </w:rPr>
        <w:t xml:space="preserve">Shintō </w:t>
      </w:r>
      <w:r w:rsidRPr="00E13F4E">
        <w:rPr>
          <w:rFonts w:ascii="Times New Roman" w:hAnsi="Times New Roman" w:cs="Times New Roman"/>
          <w:color w:val="000000" w:themeColor="text1"/>
          <w:sz w:val="20"/>
          <w:szCs w:val="20"/>
          <w:lang w:eastAsia="ja"/>
          <w:rPrChange w:id="2728" w:author="Zahid Syed" w:date="2025-09-24T13:00:00Z" w16du:dateUtc="2025-09-24T04:00:00Z">
            <w:rPr>
              <w:rFonts w:ascii="Times New Roman" w:hAnsi="Times New Roman" w:cs="Times New Roman"/>
              <w:color w:val="202122"/>
              <w:sz w:val="20"/>
              <w:szCs w:val="20"/>
              <w:lang w:eastAsia="ja"/>
            </w:rPr>
          </w:rPrChange>
        </w:rPr>
        <w:t>was formally separated from the Emperor and the State. Because of its focus on the spirit-gods (</w:t>
      </w:r>
      <w:r w:rsidRPr="00E13F4E">
        <w:rPr>
          <w:rFonts w:ascii="Times New Roman" w:hAnsi="Times New Roman" w:cs="Times New Roman"/>
          <w:i/>
          <w:iCs/>
          <w:color w:val="000000" w:themeColor="text1"/>
          <w:sz w:val="20"/>
          <w:szCs w:val="20"/>
          <w:lang w:eastAsia="ja"/>
          <w:rPrChange w:id="2729" w:author="Zahid Syed" w:date="2025-09-24T13:00:00Z" w16du:dateUtc="2025-09-24T04:00:00Z">
            <w:rPr>
              <w:rFonts w:ascii="Times New Roman" w:hAnsi="Times New Roman" w:cs="Times New Roman"/>
              <w:i/>
              <w:iCs/>
              <w:color w:val="202122"/>
              <w:sz w:val="20"/>
              <w:szCs w:val="20"/>
              <w:lang w:eastAsia="ja"/>
            </w:rPr>
          </w:rPrChange>
        </w:rPr>
        <w:t>kami</w:t>
      </w:r>
      <w:r w:rsidRPr="00E13F4E">
        <w:rPr>
          <w:rFonts w:ascii="Times New Roman" w:hAnsi="Times New Roman" w:cs="Times New Roman"/>
          <w:color w:val="000000" w:themeColor="text1"/>
          <w:sz w:val="20"/>
          <w:szCs w:val="20"/>
          <w:lang w:eastAsia="ja"/>
          <w:rPrChange w:id="2730" w:author="Zahid Syed" w:date="2025-09-24T13:00:00Z" w16du:dateUtc="2025-09-24T04:00:00Z">
            <w:rPr>
              <w:rFonts w:ascii="Times New Roman" w:hAnsi="Times New Roman" w:cs="Times New Roman"/>
              <w:color w:val="202122"/>
              <w:sz w:val="20"/>
              <w:szCs w:val="20"/>
              <w:lang w:eastAsia="ja"/>
            </w:rPr>
          </w:rPrChange>
        </w:rPr>
        <w:t xml:space="preserve">), </w:t>
      </w:r>
      <w:r w:rsidRPr="00E13F4E">
        <w:rPr>
          <w:rFonts w:ascii="Times New Roman" w:hAnsi="Times New Roman" w:cs="Times New Roman"/>
          <w:i/>
          <w:iCs/>
          <w:color w:val="000000" w:themeColor="text1"/>
          <w:sz w:val="20"/>
          <w:szCs w:val="20"/>
          <w:lang w:eastAsia="ja"/>
          <w:rPrChange w:id="2731" w:author="Zahid Syed" w:date="2025-09-24T13:00:00Z" w16du:dateUtc="2025-09-24T04:00:00Z">
            <w:rPr>
              <w:rFonts w:ascii="Times New Roman" w:hAnsi="Times New Roman" w:cs="Times New Roman"/>
              <w:i/>
              <w:iCs/>
              <w:color w:val="202122"/>
              <w:sz w:val="20"/>
              <w:szCs w:val="20"/>
              <w:lang w:eastAsia="ja"/>
            </w:rPr>
          </w:rPrChange>
        </w:rPr>
        <w:t>Shintō</w:t>
      </w:r>
      <w:r w:rsidRPr="00E13F4E">
        <w:rPr>
          <w:rFonts w:ascii="Times New Roman" w:hAnsi="Times New Roman" w:cs="Times New Roman"/>
          <w:color w:val="000000" w:themeColor="text1"/>
          <w:sz w:val="20"/>
          <w:szCs w:val="20"/>
          <w:lang w:eastAsia="ja"/>
          <w:rPrChange w:id="2732" w:author="Zahid Syed" w:date="2025-09-24T13:00:00Z" w16du:dateUtc="2025-09-24T04:00:00Z">
            <w:rPr>
              <w:rFonts w:ascii="Times New Roman" w:hAnsi="Times New Roman" w:cs="Times New Roman"/>
              <w:color w:val="202122"/>
              <w:sz w:val="20"/>
              <w:szCs w:val="20"/>
              <w:lang w:eastAsia="ja"/>
            </w:rPr>
          </w:rPrChange>
        </w:rPr>
        <w:t xml:space="preserve"> is often classified as an animistic form of polytheism. The </w:t>
      </w:r>
      <w:r w:rsidRPr="00E13F4E">
        <w:rPr>
          <w:rFonts w:ascii="Times New Roman" w:hAnsi="Times New Roman" w:cs="Times New Roman"/>
          <w:i/>
          <w:iCs/>
          <w:color w:val="000000" w:themeColor="text1"/>
          <w:sz w:val="20"/>
          <w:szCs w:val="20"/>
          <w:lang w:eastAsia="ja"/>
          <w:rPrChange w:id="2733" w:author="Zahid Syed" w:date="2025-09-24T13:00:00Z" w16du:dateUtc="2025-09-24T04:00:00Z">
            <w:rPr>
              <w:rFonts w:ascii="Times New Roman" w:hAnsi="Times New Roman" w:cs="Times New Roman"/>
              <w:i/>
              <w:iCs/>
              <w:color w:val="202122"/>
              <w:sz w:val="20"/>
              <w:szCs w:val="20"/>
              <w:lang w:eastAsia="ja"/>
            </w:rPr>
          </w:rPrChange>
        </w:rPr>
        <w:t>kami</w:t>
      </w:r>
      <w:r w:rsidRPr="00E13F4E">
        <w:rPr>
          <w:rFonts w:ascii="Times New Roman" w:hAnsi="Times New Roman" w:cs="Times New Roman"/>
          <w:color w:val="000000" w:themeColor="text1"/>
          <w:sz w:val="20"/>
          <w:szCs w:val="20"/>
          <w:lang w:eastAsia="ja"/>
          <w:rPrChange w:id="2734" w:author="Zahid Syed" w:date="2025-09-24T13:00:00Z" w16du:dateUtc="2025-09-24T04:00:00Z">
            <w:rPr>
              <w:rFonts w:ascii="Times New Roman" w:hAnsi="Times New Roman" w:cs="Times New Roman"/>
              <w:color w:val="202122"/>
              <w:sz w:val="20"/>
              <w:szCs w:val="20"/>
              <w:lang w:eastAsia="ja"/>
            </w:rPr>
          </w:rPrChange>
        </w:rPr>
        <w:t xml:space="preserve"> are </w:t>
      </w:r>
      <w:r w:rsidRPr="00E13F4E">
        <w:rPr>
          <w:rFonts w:ascii="Times New Roman" w:hAnsi="Times New Roman" w:cs="Times New Roman"/>
          <w:color w:val="000000" w:themeColor="text1"/>
          <w:sz w:val="20"/>
          <w:szCs w:val="20"/>
          <w:rPrChange w:id="2735" w:author="Zahid Syed" w:date="2025-09-24T13:00:00Z" w16du:dateUtc="2025-09-24T04:00:00Z">
            <w:rPr>
              <w:rFonts w:ascii="Times New Roman" w:hAnsi="Times New Roman" w:cs="Times New Roman"/>
              <w:color w:val="202122"/>
              <w:sz w:val="20"/>
              <w:szCs w:val="20"/>
            </w:rPr>
          </w:rPrChange>
        </w:rPr>
        <w:t xml:space="preserve">believed to inhabit all things, including forces of nature and prominent features of the lands, seas, and mountains. The </w:t>
      </w:r>
      <w:r w:rsidRPr="00E13F4E">
        <w:rPr>
          <w:rFonts w:ascii="Times New Roman" w:hAnsi="Times New Roman" w:cs="Times New Roman"/>
          <w:i/>
          <w:iCs/>
          <w:color w:val="000000" w:themeColor="text1"/>
          <w:sz w:val="20"/>
          <w:szCs w:val="20"/>
          <w:rPrChange w:id="2736" w:author="Zahid Syed" w:date="2025-09-24T13:00:00Z" w16du:dateUtc="2025-09-24T04:00:00Z">
            <w:rPr>
              <w:rFonts w:ascii="Times New Roman" w:hAnsi="Times New Roman" w:cs="Times New Roman"/>
              <w:i/>
              <w:iCs/>
              <w:color w:val="202122"/>
              <w:sz w:val="20"/>
              <w:szCs w:val="20"/>
            </w:rPr>
          </w:rPrChange>
        </w:rPr>
        <w:t xml:space="preserve">kami </w:t>
      </w:r>
      <w:r w:rsidRPr="00E13F4E">
        <w:rPr>
          <w:rFonts w:ascii="Times New Roman" w:hAnsi="Times New Roman" w:cs="Times New Roman"/>
          <w:color w:val="000000" w:themeColor="text1"/>
          <w:sz w:val="20"/>
          <w:szCs w:val="20"/>
          <w:rPrChange w:id="2737" w:author="Zahid Syed" w:date="2025-09-24T13:00:00Z" w16du:dateUtc="2025-09-24T04:00:00Z">
            <w:rPr>
              <w:rFonts w:ascii="Times New Roman" w:hAnsi="Times New Roman" w:cs="Times New Roman"/>
              <w:color w:val="202122"/>
              <w:sz w:val="20"/>
              <w:szCs w:val="20"/>
            </w:rPr>
          </w:rPrChange>
        </w:rPr>
        <w:t>are worshipped in household shrines (</w:t>
      </w:r>
      <w:r w:rsidRPr="00E13F4E">
        <w:rPr>
          <w:rFonts w:ascii="Times New Roman" w:hAnsi="Times New Roman" w:cs="Times New Roman"/>
          <w:i/>
          <w:iCs/>
          <w:color w:val="000000" w:themeColor="text1"/>
          <w:sz w:val="20"/>
          <w:szCs w:val="20"/>
          <w:rPrChange w:id="2738" w:author="Zahid Syed" w:date="2025-09-24T13:00:00Z" w16du:dateUtc="2025-09-24T04:00:00Z">
            <w:rPr>
              <w:rFonts w:ascii="Times New Roman" w:hAnsi="Times New Roman" w:cs="Times New Roman"/>
              <w:i/>
              <w:iCs/>
              <w:color w:val="202122"/>
              <w:sz w:val="20"/>
              <w:szCs w:val="20"/>
            </w:rPr>
          </w:rPrChange>
        </w:rPr>
        <w:t>kamidana</w:t>
      </w:r>
      <w:r w:rsidRPr="00E13F4E">
        <w:rPr>
          <w:rFonts w:ascii="Times New Roman" w:hAnsi="Times New Roman" w:cs="Times New Roman"/>
          <w:color w:val="000000" w:themeColor="text1"/>
          <w:sz w:val="20"/>
          <w:szCs w:val="20"/>
          <w:rPrChange w:id="2739" w:author="Zahid Syed" w:date="2025-09-24T13:00:00Z" w16du:dateUtc="2025-09-24T04:00:00Z">
            <w:rPr>
              <w:rFonts w:ascii="Times New Roman" w:hAnsi="Times New Roman" w:cs="Times New Roman"/>
              <w:color w:val="202122"/>
              <w:sz w:val="20"/>
              <w:szCs w:val="20"/>
            </w:rPr>
          </w:rPrChange>
        </w:rPr>
        <w:t>), family shrines, and public shrines, the latter being served by priests (</w:t>
      </w:r>
      <w:r w:rsidRPr="00E13F4E">
        <w:rPr>
          <w:rFonts w:ascii="Times New Roman" w:hAnsi="Times New Roman" w:cs="Times New Roman"/>
          <w:i/>
          <w:iCs/>
          <w:color w:val="000000" w:themeColor="text1"/>
          <w:sz w:val="20"/>
          <w:szCs w:val="20"/>
          <w:rPrChange w:id="2740" w:author="Zahid Syed" w:date="2025-09-24T13:00:00Z" w16du:dateUtc="2025-09-24T04:00:00Z">
            <w:rPr>
              <w:rFonts w:ascii="Times New Roman" w:hAnsi="Times New Roman" w:cs="Times New Roman"/>
              <w:i/>
              <w:iCs/>
              <w:color w:val="202122"/>
              <w:sz w:val="20"/>
              <w:szCs w:val="20"/>
            </w:rPr>
          </w:rPrChange>
        </w:rPr>
        <w:t>kannushi</w:t>
      </w:r>
      <w:r w:rsidRPr="00E13F4E">
        <w:rPr>
          <w:rFonts w:ascii="Times New Roman" w:hAnsi="Times New Roman" w:cs="Times New Roman"/>
          <w:color w:val="000000" w:themeColor="text1"/>
          <w:sz w:val="20"/>
          <w:szCs w:val="20"/>
          <w:rPrChange w:id="2741" w:author="Zahid Syed" w:date="2025-09-24T13:00:00Z" w16du:dateUtc="2025-09-24T04:00:00Z">
            <w:rPr>
              <w:rFonts w:ascii="Times New Roman" w:hAnsi="Times New Roman" w:cs="Times New Roman"/>
              <w:color w:val="202122"/>
              <w:sz w:val="20"/>
              <w:szCs w:val="20"/>
            </w:rPr>
          </w:rPrChange>
        </w:rPr>
        <w:t xml:space="preserve">), who oversee offerings of food and drink to the </w:t>
      </w:r>
      <w:r w:rsidRPr="00E13F4E">
        <w:rPr>
          <w:rFonts w:ascii="Times New Roman" w:hAnsi="Times New Roman" w:cs="Times New Roman"/>
          <w:i/>
          <w:iCs/>
          <w:color w:val="000000" w:themeColor="text1"/>
          <w:sz w:val="20"/>
          <w:szCs w:val="20"/>
          <w:rPrChange w:id="2742" w:author="Zahid Syed" w:date="2025-09-24T13:00:00Z" w16du:dateUtc="2025-09-24T04:00:00Z">
            <w:rPr>
              <w:rFonts w:ascii="Times New Roman" w:hAnsi="Times New Roman" w:cs="Times New Roman"/>
              <w:i/>
              <w:iCs/>
              <w:color w:val="202122"/>
              <w:sz w:val="20"/>
              <w:szCs w:val="20"/>
            </w:rPr>
          </w:rPrChange>
        </w:rPr>
        <w:t>kami</w:t>
      </w:r>
      <w:r w:rsidRPr="00E13F4E">
        <w:rPr>
          <w:rFonts w:ascii="Times New Roman" w:hAnsi="Times New Roman" w:cs="Times New Roman"/>
          <w:color w:val="000000" w:themeColor="text1"/>
          <w:sz w:val="20"/>
          <w:szCs w:val="20"/>
          <w:rPrChange w:id="2743" w:author="Zahid Syed" w:date="2025-09-24T13:00:00Z" w16du:dateUtc="2025-09-24T04:00:00Z">
            <w:rPr>
              <w:rFonts w:ascii="Times New Roman" w:hAnsi="Times New Roman" w:cs="Times New Roman"/>
              <w:color w:val="202122"/>
              <w:sz w:val="20"/>
              <w:szCs w:val="20"/>
            </w:rPr>
          </w:rPrChange>
        </w:rPr>
        <w:t xml:space="preserve">. The veneration of the </w:t>
      </w:r>
      <w:r w:rsidRPr="00E13F4E">
        <w:rPr>
          <w:rFonts w:ascii="Times New Roman" w:hAnsi="Times New Roman" w:cs="Times New Roman"/>
          <w:i/>
          <w:iCs/>
          <w:color w:val="000000" w:themeColor="text1"/>
          <w:sz w:val="20"/>
          <w:szCs w:val="20"/>
          <w:rPrChange w:id="2744" w:author="Zahid Syed" w:date="2025-09-24T13:00:00Z" w16du:dateUtc="2025-09-24T04:00:00Z">
            <w:rPr>
              <w:rFonts w:ascii="Times New Roman" w:hAnsi="Times New Roman" w:cs="Times New Roman"/>
              <w:i/>
              <w:iCs/>
              <w:color w:val="202122"/>
              <w:sz w:val="20"/>
              <w:szCs w:val="20"/>
            </w:rPr>
          </w:rPrChange>
        </w:rPr>
        <w:t>kami</w:t>
      </w:r>
      <w:r w:rsidRPr="00E13F4E">
        <w:rPr>
          <w:rFonts w:ascii="Times New Roman" w:hAnsi="Times New Roman" w:cs="Times New Roman"/>
          <w:color w:val="000000" w:themeColor="text1"/>
          <w:sz w:val="20"/>
          <w:szCs w:val="20"/>
          <w:rPrChange w:id="2745" w:author="Zahid Syed" w:date="2025-09-24T13:00:00Z" w16du:dateUtc="2025-09-24T04:00:00Z">
            <w:rPr>
              <w:rFonts w:ascii="Times New Roman" w:hAnsi="Times New Roman" w:cs="Times New Roman"/>
              <w:color w:val="202122"/>
              <w:sz w:val="20"/>
              <w:szCs w:val="20"/>
            </w:rPr>
          </w:rPrChange>
        </w:rPr>
        <w:t xml:space="preserve"> is believed to bring about harmony between the </w:t>
      </w:r>
      <w:r w:rsidRPr="00E13F4E">
        <w:rPr>
          <w:rFonts w:ascii="Times New Roman" w:hAnsi="Times New Roman" w:cs="Times New Roman"/>
          <w:i/>
          <w:iCs/>
          <w:color w:val="000000" w:themeColor="text1"/>
          <w:sz w:val="20"/>
          <w:szCs w:val="20"/>
          <w:rPrChange w:id="2746" w:author="Zahid Syed" w:date="2025-09-24T13:00:00Z" w16du:dateUtc="2025-09-24T04:00:00Z">
            <w:rPr>
              <w:rFonts w:ascii="Times New Roman" w:hAnsi="Times New Roman" w:cs="Times New Roman"/>
              <w:i/>
              <w:iCs/>
              <w:color w:val="202122"/>
              <w:sz w:val="20"/>
              <w:szCs w:val="20"/>
            </w:rPr>
          </w:rPrChange>
        </w:rPr>
        <w:t>kami</w:t>
      </w:r>
      <w:r w:rsidRPr="00E13F4E">
        <w:rPr>
          <w:rFonts w:ascii="Times New Roman" w:hAnsi="Times New Roman" w:cs="Times New Roman"/>
          <w:color w:val="000000" w:themeColor="text1"/>
          <w:sz w:val="20"/>
          <w:szCs w:val="20"/>
          <w:rPrChange w:id="2747" w:author="Zahid Syed" w:date="2025-09-24T13:00:00Z" w16du:dateUtc="2025-09-24T04:00:00Z">
            <w:rPr>
              <w:rFonts w:ascii="Times New Roman" w:hAnsi="Times New Roman" w:cs="Times New Roman"/>
              <w:color w:val="202122"/>
              <w:sz w:val="20"/>
              <w:szCs w:val="20"/>
            </w:rPr>
          </w:rPrChange>
        </w:rPr>
        <w:t xml:space="preserve"> and human beings, by soliciting the favor and blessings of the </w:t>
      </w:r>
      <w:r w:rsidRPr="00E13F4E">
        <w:rPr>
          <w:rFonts w:ascii="Times New Roman" w:hAnsi="Times New Roman" w:cs="Times New Roman"/>
          <w:i/>
          <w:iCs/>
          <w:color w:val="000000" w:themeColor="text1"/>
          <w:sz w:val="20"/>
          <w:szCs w:val="20"/>
          <w:rPrChange w:id="2748" w:author="Zahid Syed" w:date="2025-09-24T13:00:00Z" w16du:dateUtc="2025-09-24T04:00:00Z">
            <w:rPr>
              <w:rFonts w:ascii="Times New Roman" w:hAnsi="Times New Roman" w:cs="Times New Roman"/>
              <w:i/>
              <w:iCs/>
              <w:color w:val="202122"/>
              <w:sz w:val="20"/>
              <w:szCs w:val="20"/>
            </w:rPr>
          </w:rPrChange>
        </w:rPr>
        <w:t>kami</w:t>
      </w:r>
      <w:r w:rsidRPr="00E13F4E">
        <w:rPr>
          <w:rFonts w:ascii="Times New Roman" w:hAnsi="Times New Roman" w:cs="Times New Roman"/>
          <w:color w:val="000000" w:themeColor="text1"/>
          <w:sz w:val="20"/>
          <w:szCs w:val="20"/>
          <w:rPrChange w:id="2749" w:author="Zahid Syed" w:date="2025-09-24T13:00:00Z" w16du:dateUtc="2025-09-24T04:00:00Z">
            <w:rPr>
              <w:rFonts w:ascii="Times New Roman" w:hAnsi="Times New Roman" w:cs="Times New Roman"/>
              <w:color w:val="202122"/>
              <w:sz w:val="20"/>
              <w:szCs w:val="20"/>
            </w:rPr>
          </w:rPrChange>
        </w:rPr>
        <w:t xml:space="preserve">. </w:t>
      </w:r>
      <w:r w:rsidRPr="00E13F4E">
        <w:rPr>
          <w:rFonts w:ascii="Times New Roman" w:hAnsi="Times New Roman" w:cs="Times New Roman"/>
          <w:i/>
          <w:iCs/>
          <w:color w:val="000000" w:themeColor="text1"/>
          <w:sz w:val="20"/>
          <w:szCs w:val="20"/>
          <w:lang w:eastAsia="ja"/>
          <w:rPrChange w:id="2750" w:author="Zahid Syed" w:date="2025-09-24T13:00:00Z" w16du:dateUtc="2025-09-24T04:00:00Z">
            <w:rPr>
              <w:rFonts w:ascii="Times New Roman" w:hAnsi="Times New Roman" w:cs="Times New Roman"/>
              <w:i/>
              <w:iCs/>
              <w:color w:val="202122"/>
              <w:sz w:val="20"/>
              <w:szCs w:val="20"/>
              <w:lang w:eastAsia="ja"/>
            </w:rPr>
          </w:rPrChange>
        </w:rPr>
        <w:t>Shintō</w:t>
      </w:r>
      <w:r w:rsidRPr="00E13F4E">
        <w:rPr>
          <w:rFonts w:ascii="Times New Roman" w:hAnsi="Times New Roman" w:cs="Times New Roman"/>
          <w:color w:val="000000" w:themeColor="text1"/>
          <w:sz w:val="20"/>
          <w:szCs w:val="20"/>
          <w:lang w:eastAsia="ja"/>
          <w:rPrChange w:id="2751" w:author="Zahid Syed" w:date="2025-09-24T13:00:00Z" w16du:dateUtc="2025-09-24T04:00:00Z">
            <w:rPr>
              <w:rFonts w:ascii="Times New Roman" w:hAnsi="Times New Roman" w:cs="Times New Roman"/>
              <w:color w:val="202122"/>
              <w:sz w:val="20"/>
              <w:szCs w:val="20"/>
              <w:lang w:eastAsia="ja"/>
            </w:rPr>
          </w:rPrChange>
        </w:rPr>
        <w:t xml:space="preserve"> places little emphasis upon </w:t>
      </w:r>
      <w:r w:rsidRPr="00E13F4E">
        <w:rPr>
          <w:rFonts w:ascii="Times New Roman" w:hAnsi="Times New Roman" w:cs="Times New Roman"/>
          <w:color w:val="000000" w:themeColor="text1"/>
          <w:sz w:val="20"/>
          <w:szCs w:val="20"/>
          <w:rPrChange w:id="2752" w:author="Zahid Syed" w:date="2025-09-24T13:00:00Z" w16du:dateUtc="2025-09-24T04:00:00Z">
            <w:rPr>
              <w:rFonts w:ascii="Times New Roman" w:hAnsi="Times New Roman" w:cs="Times New Roman"/>
              <w:color w:val="202122"/>
              <w:sz w:val="20"/>
              <w:szCs w:val="20"/>
            </w:rPr>
          </w:rPrChange>
        </w:rPr>
        <w:t>specific moral codes or particular bleifs in the Afterlife, although the dead are deemed capable of becoming</w:t>
      </w:r>
      <w:r w:rsidRPr="00E13F4E">
        <w:rPr>
          <w:rFonts w:ascii="Times New Roman" w:eastAsia="Times New Roman" w:hAnsi="Times New Roman" w:cs="Times New Roman"/>
          <w:color w:val="000000" w:themeColor="text1"/>
          <w:sz w:val="20"/>
          <w:szCs w:val="20"/>
          <w:rPrChange w:id="2753" w:author="Zahid Syed" w:date="2025-09-24T13:00:00Z" w16du:dateUtc="2025-09-24T04:00:00Z">
            <w:rPr>
              <w:rFonts w:ascii="Times New Roman" w:eastAsia="Times New Roman" w:hAnsi="Times New Roman" w:cs="Times New Roman"/>
              <w:color w:val="202122"/>
              <w:sz w:val="20"/>
              <w:szCs w:val="20"/>
            </w:rPr>
          </w:rPrChange>
        </w:rPr>
        <w:t> </w:t>
      </w:r>
      <w:r w:rsidRPr="00E13F4E">
        <w:rPr>
          <w:rFonts w:ascii="Times New Roman" w:hAnsi="Times New Roman" w:cs="Times New Roman"/>
          <w:i/>
          <w:iCs/>
          <w:color w:val="000000" w:themeColor="text1"/>
          <w:sz w:val="20"/>
          <w:szCs w:val="20"/>
          <w:lang w:eastAsia="ja"/>
          <w:rPrChange w:id="2754" w:author="Zahid Syed" w:date="2025-09-24T13:00:00Z" w16du:dateUtc="2025-09-24T04:00:00Z">
            <w:rPr>
              <w:rFonts w:ascii="Times New Roman" w:hAnsi="Times New Roman" w:cs="Times New Roman"/>
              <w:i/>
              <w:iCs/>
              <w:color w:val="202122"/>
              <w:sz w:val="20"/>
              <w:szCs w:val="20"/>
              <w:lang w:eastAsia="ja"/>
            </w:rPr>
          </w:rPrChange>
        </w:rPr>
        <w:t>kami</w:t>
      </w:r>
      <w:r w:rsidRPr="00E13F4E">
        <w:rPr>
          <w:rFonts w:ascii="Times New Roman" w:hAnsi="Times New Roman" w:cs="Times New Roman"/>
          <w:color w:val="000000" w:themeColor="text1"/>
          <w:sz w:val="20"/>
          <w:szCs w:val="20"/>
          <w:rPrChange w:id="2755" w:author="Zahid Syed" w:date="2025-09-24T13:00:00Z" w16du:dateUtc="2025-09-24T04:00:00Z">
            <w:rPr>
              <w:rFonts w:ascii="Times New Roman" w:hAnsi="Times New Roman" w:cs="Times New Roman"/>
              <w:color w:val="202122"/>
              <w:sz w:val="20"/>
              <w:szCs w:val="20"/>
            </w:rPr>
          </w:rPrChange>
        </w:rPr>
        <w:t>. The religion has no single Creator figure or specific Doctrine and expresses itself in a wide variety of regional and local and forms.</w:t>
      </w:r>
    </w:p>
  </w:footnote>
  <w:footnote w:id="115">
    <w:p w14:paraId="5D8D756F" w14:textId="77777777" w:rsidR="005A3A57" w:rsidRPr="00E13F4E" w:rsidRDefault="005A3A57" w:rsidP="005D5C5B">
      <w:pPr>
        <w:pStyle w:val="NormalWeb"/>
        <w:spacing w:before="0" w:beforeAutospacing="0" w:after="0" w:afterAutospacing="0"/>
        <w:rPr>
          <w:b/>
          <w:bCs/>
          <w:color w:val="000000" w:themeColor="text1"/>
          <w:sz w:val="20"/>
          <w:szCs w:val="20"/>
          <w:rPrChange w:id="2756" w:author="Zahid Syed" w:date="2025-09-24T13:00:00Z" w16du:dateUtc="2025-09-24T04:00:00Z">
            <w:rPr>
              <w:b/>
              <w:bCs/>
              <w:color w:val="202122"/>
              <w:sz w:val="20"/>
              <w:szCs w:val="20"/>
            </w:rPr>
          </w:rPrChange>
        </w:rPr>
      </w:pPr>
      <w:r w:rsidRPr="00E13F4E">
        <w:rPr>
          <w:rStyle w:val="FootnoteReference"/>
          <w:color w:val="000000" w:themeColor="text1"/>
          <w:sz w:val="20"/>
          <w:szCs w:val="20"/>
          <w:rPrChange w:id="2757" w:author="Zahid Syed" w:date="2025-09-24T13:00:00Z" w16du:dateUtc="2025-09-24T04:00:00Z">
            <w:rPr>
              <w:rStyle w:val="FootnoteReference"/>
              <w:sz w:val="20"/>
              <w:szCs w:val="20"/>
            </w:rPr>
          </w:rPrChange>
        </w:rPr>
        <w:footnoteRef/>
      </w:r>
      <w:r w:rsidRPr="00E13F4E">
        <w:rPr>
          <w:color w:val="000000" w:themeColor="text1"/>
          <w:sz w:val="20"/>
          <w:szCs w:val="20"/>
          <w:rPrChange w:id="2758" w:author="Zahid Syed" w:date="2025-09-24T13:00:00Z" w16du:dateUtc="2025-09-24T04:00:00Z">
            <w:rPr>
              <w:sz w:val="20"/>
              <w:szCs w:val="20"/>
            </w:rPr>
          </w:rPrChange>
        </w:rPr>
        <w:t xml:space="preserve"> </w:t>
      </w:r>
      <w:r w:rsidRPr="00E13F4E">
        <w:rPr>
          <w:b/>
          <w:bCs/>
          <w:color w:val="000000" w:themeColor="text1"/>
          <w:sz w:val="20"/>
          <w:szCs w:val="20"/>
          <w:rPrChange w:id="2759" w:author="Zahid Syed" w:date="2025-09-24T13:00:00Z" w16du:dateUtc="2025-09-24T04:00:00Z">
            <w:rPr>
              <w:b/>
              <w:bCs/>
              <w:color w:val="202122"/>
              <w:sz w:val="20"/>
              <w:szCs w:val="20"/>
            </w:rPr>
          </w:rPrChange>
        </w:rPr>
        <w:t xml:space="preserve">Serapis </w:t>
      </w:r>
      <w:r w:rsidRPr="00E13F4E">
        <w:rPr>
          <w:color w:val="000000" w:themeColor="text1"/>
          <w:sz w:val="20"/>
          <w:szCs w:val="20"/>
          <w:rPrChange w:id="2760" w:author="Zahid Syed" w:date="2025-09-24T13:00:00Z" w16du:dateUtc="2025-09-24T04:00:00Z">
            <w:rPr>
              <w:color w:val="202122"/>
              <w:sz w:val="20"/>
              <w:szCs w:val="20"/>
            </w:rPr>
          </w:rPrChange>
        </w:rPr>
        <w:t>or</w:t>
      </w:r>
      <w:r w:rsidRPr="00E13F4E">
        <w:rPr>
          <w:rStyle w:val="apple-converted-space"/>
          <w:color w:val="000000" w:themeColor="text1"/>
          <w:sz w:val="20"/>
          <w:szCs w:val="20"/>
          <w:rPrChange w:id="2761" w:author="Zahid Syed" w:date="2025-09-24T13:00:00Z" w16du:dateUtc="2025-09-24T04:00:00Z">
            <w:rPr>
              <w:rStyle w:val="apple-converted-space"/>
              <w:color w:val="202122"/>
              <w:sz w:val="20"/>
              <w:szCs w:val="20"/>
            </w:rPr>
          </w:rPrChange>
        </w:rPr>
        <w:t> </w:t>
      </w:r>
      <w:r w:rsidRPr="00E13F4E">
        <w:rPr>
          <w:color w:val="000000" w:themeColor="text1"/>
          <w:sz w:val="20"/>
          <w:szCs w:val="20"/>
          <w:rPrChange w:id="2762" w:author="Zahid Syed" w:date="2025-09-24T13:00:00Z" w16du:dateUtc="2025-09-24T04:00:00Z">
            <w:rPr>
              <w:color w:val="202122"/>
              <w:sz w:val="20"/>
              <w:szCs w:val="20"/>
            </w:rPr>
          </w:rPrChange>
        </w:rPr>
        <w:t xml:space="preserve">Sarapis was a Greco-Egyptian god of Ptolemaic Egypt which—as we will see—was the creation of Priests and Philosophers to create a religion in the Nile Valley that would unite the Macedonia Greeks and the Pharaonic Egyptians. Serapis was a compound, synthetic Deity derived from elements of other Middle Eastern gods such as the ancient Egyptian Osiris and the bull-god Apis, Zeus, Pluto, Hades, Ba‘al, and others. The etymology of Serapis is an artificial construct meant to invoke many gods but mostly focusing on Osiris (Egyptian: </w:t>
      </w:r>
      <w:r w:rsidRPr="00E13F4E">
        <w:rPr>
          <w:i/>
          <w:iCs/>
          <w:color w:val="000000" w:themeColor="text1"/>
          <w:sz w:val="20"/>
          <w:szCs w:val="20"/>
          <w:rPrChange w:id="2763" w:author="Zahid Syed" w:date="2025-09-24T13:00:00Z" w16du:dateUtc="2025-09-24T04:00:00Z">
            <w:rPr>
              <w:i/>
              <w:iCs/>
              <w:color w:val="202122"/>
              <w:sz w:val="20"/>
              <w:szCs w:val="20"/>
            </w:rPr>
          </w:rPrChange>
        </w:rPr>
        <w:t>wsjr</w:t>
      </w:r>
      <w:r w:rsidRPr="00E13F4E">
        <w:rPr>
          <w:color w:val="000000" w:themeColor="text1"/>
          <w:sz w:val="20"/>
          <w:szCs w:val="20"/>
          <w:rPrChange w:id="2764" w:author="Zahid Syed" w:date="2025-09-24T13:00:00Z" w16du:dateUtc="2025-09-24T04:00:00Z">
            <w:rPr>
              <w:color w:val="202122"/>
              <w:sz w:val="20"/>
              <w:szCs w:val="20"/>
            </w:rPr>
          </w:rPrChange>
        </w:rPr>
        <w:t xml:space="preserve">)—whom he virtually replaced—and Apis (Egyptian: </w:t>
      </w:r>
      <w:r w:rsidRPr="00E13F4E">
        <w:rPr>
          <w:i/>
          <w:iCs/>
          <w:color w:val="000000" w:themeColor="text1"/>
          <w:sz w:val="20"/>
          <w:szCs w:val="20"/>
          <w:rPrChange w:id="2765" w:author="Zahid Syed" w:date="2025-09-24T13:00:00Z" w16du:dateUtc="2025-09-24T04:00:00Z">
            <w:rPr>
              <w:i/>
              <w:iCs/>
              <w:color w:val="202122"/>
              <w:sz w:val="20"/>
              <w:szCs w:val="20"/>
            </w:rPr>
          </w:rPrChange>
        </w:rPr>
        <w:t>ḥp</w:t>
      </w:r>
      <w:r w:rsidRPr="00E13F4E">
        <w:rPr>
          <w:color w:val="000000" w:themeColor="text1"/>
          <w:sz w:val="20"/>
          <w:szCs w:val="20"/>
          <w:rPrChange w:id="2766" w:author="Zahid Syed" w:date="2025-09-24T13:00:00Z" w16du:dateUtc="2025-09-24T04:00:00Z">
            <w:rPr>
              <w:color w:val="202122"/>
              <w:sz w:val="20"/>
              <w:szCs w:val="20"/>
            </w:rPr>
          </w:rPrChange>
        </w:rPr>
        <w:t xml:space="preserve">). In Coptic, the name was written as </w:t>
      </w:r>
      <w:r w:rsidRPr="00E13F4E">
        <w:rPr>
          <w:i/>
          <w:iCs/>
          <w:color w:val="000000" w:themeColor="text1"/>
          <w:sz w:val="20"/>
          <w:szCs w:val="20"/>
          <w:rPrChange w:id="2767" w:author="Zahid Syed" w:date="2025-09-24T13:00:00Z" w16du:dateUtc="2025-09-24T04:00:00Z">
            <w:rPr>
              <w:i/>
              <w:iCs/>
              <w:color w:val="202122"/>
              <w:sz w:val="20"/>
              <w:szCs w:val="20"/>
            </w:rPr>
          </w:rPrChange>
        </w:rPr>
        <w:t>Userhapi</w:t>
      </w:r>
      <w:r w:rsidRPr="00E13F4E">
        <w:rPr>
          <w:color w:val="000000" w:themeColor="text1"/>
          <w:sz w:val="20"/>
          <w:szCs w:val="20"/>
          <w:rPrChange w:id="2768" w:author="Zahid Syed" w:date="2025-09-24T13:00:00Z" w16du:dateUtc="2025-09-24T04:00:00Z">
            <w:rPr>
              <w:color w:val="202122"/>
              <w:sz w:val="20"/>
              <w:szCs w:val="20"/>
            </w:rPr>
          </w:rPrChange>
        </w:rPr>
        <w:t>—combining Osiris and Apis—and in Greek, he was called</w:t>
      </w:r>
      <w:r w:rsidRPr="00E13F4E">
        <w:rPr>
          <w:i/>
          <w:iCs/>
          <w:color w:val="000000" w:themeColor="text1"/>
          <w:sz w:val="20"/>
          <w:szCs w:val="20"/>
          <w:rPrChange w:id="2769" w:author="Zahid Syed" w:date="2025-09-24T13:00:00Z" w16du:dateUtc="2025-09-24T04:00:00Z">
            <w:rPr>
              <w:i/>
              <w:iCs/>
              <w:color w:val="202122"/>
              <w:sz w:val="20"/>
              <w:szCs w:val="20"/>
            </w:rPr>
          </w:rPrChange>
        </w:rPr>
        <w:t xml:space="preserve"> S</w:t>
      </w:r>
      <w:r w:rsidRPr="00E13F4E">
        <w:rPr>
          <w:i/>
          <w:iCs/>
          <w:color w:val="000000" w:themeColor="text1"/>
          <w:sz w:val="20"/>
          <w:szCs w:val="20"/>
          <w:rPrChange w:id="2770" w:author="Zahid Syed" w:date="2025-09-24T13:00:00Z" w16du:dateUtc="2025-09-24T04:00:00Z">
            <w:rPr>
              <w:i/>
              <w:iCs/>
              <w:color w:val="000000"/>
              <w:sz w:val="20"/>
              <w:szCs w:val="20"/>
            </w:rPr>
          </w:rPrChange>
        </w:rPr>
        <w:t>á</w:t>
      </w:r>
      <w:r w:rsidRPr="00E13F4E">
        <w:rPr>
          <w:i/>
          <w:iCs/>
          <w:color w:val="000000" w:themeColor="text1"/>
          <w:sz w:val="20"/>
          <w:szCs w:val="20"/>
          <w:rPrChange w:id="2771" w:author="Zahid Syed" w:date="2025-09-24T13:00:00Z" w16du:dateUtc="2025-09-24T04:00:00Z">
            <w:rPr>
              <w:i/>
              <w:iCs/>
              <w:color w:val="202122"/>
              <w:sz w:val="20"/>
              <w:szCs w:val="20"/>
            </w:rPr>
          </w:rPrChange>
        </w:rPr>
        <w:t>rapis</w:t>
      </w:r>
      <w:r w:rsidRPr="00E13F4E">
        <w:rPr>
          <w:color w:val="000000" w:themeColor="text1"/>
          <w:sz w:val="20"/>
          <w:szCs w:val="20"/>
          <w:rPrChange w:id="2772" w:author="Zahid Syed" w:date="2025-09-24T13:00:00Z" w16du:dateUtc="2025-09-24T04:00:00Z">
            <w:rPr>
              <w:color w:val="202122"/>
              <w:sz w:val="20"/>
              <w:szCs w:val="20"/>
            </w:rPr>
          </w:rPrChange>
        </w:rPr>
        <w:t xml:space="preserve">, </w:t>
      </w:r>
      <w:r w:rsidRPr="00E13F4E">
        <w:rPr>
          <w:i/>
          <w:iCs/>
          <w:color w:val="000000" w:themeColor="text1"/>
          <w:sz w:val="20"/>
          <w:szCs w:val="20"/>
          <w:rPrChange w:id="2773" w:author="Zahid Syed" w:date="2025-09-24T13:00:00Z" w16du:dateUtc="2025-09-24T04:00:00Z">
            <w:rPr>
              <w:i/>
              <w:iCs/>
              <w:color w:val="202122"/>
              <w:sz w:val="20"/>
              <w:szCs w:val="20"/>
            </w:rPr>
          </w:rPrChange>
        </w:rPr>
        <w:t>Σάραπις</w:t>
      </w:r>
      <w:r w:rsidRPr="00E13F4E">
        <w:rPr>
          <w:color w:val="000000" w:themeColor="text1"/>
          <w:sz w:val="20"/>
          <w:szCs w:val="20"/>
          <w:rPrChange w:id="2774" w:author="Zahid Syed" w:date="2025-09-24T13:00:00Z" w16du:dateUtc="2025-09-24T04:00:00Z">
            <w:rPr>
              <w:color w:val="202122"/>
              <w:sz w:val="20"/>
              <w:szCs w:val="20"/>
            </w:rPr>
          </w:rPrChange>
        </w:rPr>
        <w:t xml:space="preserve"> and </w:t>
      </w:r>
      <w:r w:rsidRPr="00E13F4E">
        <w:rPr>
          <w:i/>
          <w:iCs/>
          <w:color w:val="000000" w:themeColor="text1"/>
          <w:sz w:val="20"/>
          <w:szCs w:val="20"/>
          <w:rPrChange w:id="2775" w:author="Zahid Syed" w:date="2025-09-24T13:00:00Z" w16du:dateUtc="2025-09-24T04:00:00Z">
            <w:rPr>
              <w:i/>
              <w:iCs/>
              <w:color w:val="202122"/>
              <w:sz w:val="20"/>
              <w:szCs w:val="20"/>
            </w:rPr>
          </w:rPrChange>
        </w:rPr>
        <w:t>S</w:t>
      </w:r>
      <w:r w:rsidRPr="00E13F4E">
        <w:rPr>
          <w:i/>
          <w:iCs/>
          <w:color w:val="000000" w:themeColor="text1"/>
          <w:sz w:val="20"/>
          <w:szCs w:val="20"/>
          <w:rPrChange w:id="2776" w:author="Zahid Syed" w:date="2025-09-24T13:00:00Z" w16du:dateUtc="2025-09-24T04:00:00Z">
            <w:rPr>
              <w:i/>
              <w:iCs/>
              <w:color w:val="000000"/>
              <w:sz w:val="20"/>
              <w:szCs w:val="20"/>
            </w:rPr>
          </w:rPrChange>
        </w:rPr>
        <w:t>ó</w:t>
      </w:r>
      <w:r w:rsidRPr="00E13F4E">
        <w:rPr>
          <w:i/>
          <w:iCs/>
          <w:color w:val="000000" w:themeColor="text1"/>
          <w:sz w:val="20"/>
          <w:szCs w:val="20"/>
          <w:rPrChange w:id="2777" w:author="Zahid Syed" w:date="2025-09-24T13:00:00Z" w16du:dateUtc="2025-09-24T04:00:00Z">
            <w:rPr>
              <w:i/>
              <w:iCs/>
              <w:color w:val="202122"/>
              <w:sz w:val="20"/>
              <w:szCs w:val="20"/>
            </w:rPr>
          </w:rPrChange>
        </w:rPr>
        <w:t>rapis</w:t>
      </w:r>
      <w:r w:rsidRPr="00E13F4E">
        <w:rPr>
          <w:color w:val="000000" w:themeColor="text1"/>
          <w:sz w:val="20"/>
          <w:szCs w:val="20"/>
          <w:rPrChange w:id="2778" w:author="Zahid Syed" w:date="2025-09-24T13:00:00Z" w16du:dateUtc="2025-09-24T04:00:00Z">
            <w:rPr>
              <w:color w:val="202122"/>
              <w:sz w:val="20"/>
              <w:szCs w:val="20"/>
            </w:rPr>
          </w:rPrChange>
        </w:rPr>
        <w:t xml:space="preserve">, </w:t>
      </w:r>
      <w:r w:rsidRPr="00E13F4E">
        <w:rPr>
          <w:i/>
          <w:iCs/>
          <w:color w:val="000000" w:themeColor="text1"/>
          <w:sz w:val="20"/>
          <w:szCs w:val="20"/>
          <w:rPrChange w:id="2779" w:author="Zahid Syed" w:date="2025-09-24T13:00:00Z" w16du:dateUtc="2025-09-24T04:00:00Z">
            <w:rPr>
              <w:i/>
              <w:iCs/>
              <w:color w:val="202122"/>
              <w:sz w:val="20"/>
              <w:szCs w:val="20"/>
            </w:rPr>
          </w:rPrChange>
        </w:rPr>
        <w:t>Σόραπις</w:t>
      </w:r>
      <w:r w:rsidRPr="00E13F4E">
        <w:rPr>
          <w:color w:val="000000" w:themeColor="text1"/>
          <w:sz w:val="20"/>
          <w:szCs w:val="20"/>
          <w:rPrChange w:id="2780" w:author="Zahid Syed" w:date="2025-09-24T13:00:00Z" w16du:dateUtc="2025-09-24T04:00:00Z">
            <w:rPr>
              <w:color w:val="202122"/>
              <w:sz w:val="20"/>
              <w:szCs w:val="20"/>
            </w:rPr>
          </w:rPrChange>
        </w:rPr>
        <w:t xml:space="preserve">.The god </w:t>
      </w:r>
      <w:r w:rsidRPr="00E13F4E">
        <w:rPr>
          <w:color w:val="000000" w:themeColor="text1"/>
          <w:sz w:val="20"/>
          <w:szCs w:val="20"/>
          <w:shd w:val="clear" w:color="auto" w:fill="FFFFFF"/>
          <w:rPrChange w:id="2781" w:author="Zahid Syed" w:date="2025-09-24T13:00:00Z" w16du:dateUtc="2025-09-24T04:00:00Z">
            <w:rPr>
              <w:color w:val="202122"/>
              <w:sz w:val="20"/>
              <w:szCs w:val="20"/>
              <w:shd w:val="clear" w:color="auto" w:fill="FFFFFF"/>
            </w:rPr>
          </w:rPrChange>
        </w:rPr>
        <w:t>Serapis was depicted as Greek in appearance but with Egyptian garments, consciously combining the iconography of many polytheistic cults and signifying both abundance and resurrection.</w:t>
      </w:r>
      <w:r w:rsidRPr="00E13F4E">
        <w:rPr>
          <w:color w:val="000000" w:themeColor="text1"/>
          <w:sz w:val="20"/>
          <w:szCs w:val="20"/>
          <w:rPrChange w:id="2782" w:author="Zahid Syed" w:date="2025-09-24T13:00:00Z" w16du:dateUtc="2025-09-24T04:00:00Z">
            <w:rPr>
              <w:color w:val="202122"/>
              <w:sz w:val="20"/>
              <w:szCs w:val="20"/>
            </w:rPr>
          </w:rPrChange>
        </w:rPr>
        <w:t xml:space="preserve"> Serapis became the chief god of the </w:t>
      </w:r>
      <w:r w:rsidRPr="00E13F4E">
        <w:rPr>
          <w:rStyle w:val="apple-converted-space"/>
          <w:color w:val="000000" w:themeColor="text1"/>
          <w:sz w:val="20"/>
          <w:szCs w:val="20"/>
          <w:rPrChange w:id="2783" w:author="Zahid Syed" w:date="2025-09-24T13:00:00Z" w16du:dateUtc="2025-09-24T04:00:00Z">
            <w:rPr>
              <w:rStyle w:val="apple-converted-space"/>
              <w:color w:val="202122"/>
              <w:sz w:val="20"/>
              <w:szCs w:val="20"/>
            </w:rPr>
          </w:rPrChange>
        </w:rPr>
        <w:t>Egyptian Ptolemies, who promoted his Trinitarian cult of</w:t>
      </w:r>
      <w:r w:rsidRPr="00E13F4E">
        <w:rPr>
          <w:color w:val="000000" w:themeColor="text1"/>
          <w:sz w:val="20"/>
          <w:szCs w:val="20"/>
          <w:rPrChange w:id="2784" w:author="Zahid Syed" w:date="2025-09-24T13:00:00Z" w16du:dateUtc="2025-09-24T04:00:00Z">
            <w:rPr>
              <w:color w:val="202122"/>
              <w:sz w:val="20"/>
              <w:szCs w:val="20"/>
            </w:rPr>
          </w:rPrChange>
        </w:rPr>
        <w:t xml:space="preserve"> Serapis who was conjoined with Isis as his wife and Horus as their child, creating a “holy family” and precursing the Christian Trinity with its roots in Alexandria. The Trinitarian cult of Serapis was very popular in the Nile Valley during the third century CE and fulfilled the purpose of religious unity, which the Ptolemies had desired to achieve through it. Later, the cult of Serapis was also widely admired in the Roman Empire. </w:t>
      </w:r>
    </w:p>
  </w:footnote>
  <w:footnote w:id="116">
    <w:p w14:paraId="16DEFD77" w14:textId="77777777" w:rsidR="005A3A57" w:rsidRPr="00E13F4E" w:rsidRDefault="005A3A57" w:rsidP="005D5C5B">
      <w:pPr>
        <w:pStyle w:val="FootnoteText"/>
        <w:rPr>
          <w:rFonts w:ascii="Times New Roman" w:hAnsi="Times New Roman" w:cs="Times New Roman"/>
          <w:color w:val="000000" w:themeColor="text1"/>
          <w:sz w:val="20"/>
          <w:szCs w:val="20"/>
          <w:rPrChange w:id="2785"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2786"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787"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788" w:author="Zahid Syed" w:date="2025-09-24T13:00:00Z" w16du:dateUtc="2025-09-24T04:00:00Z">
            <w:rPr>
              <w:rFonts w:ascii="Times New Roman" w:hAnsi="Times New Roman" w:cs="Times New Roman"/>
              <w:b/>
              <w:bCs/>
              <w:color w:val="202122"/>
              <w:sz w:val="20"/>
              <w:szCs w:val="20"/>
            </w:rPr>
          </w:rPrChange>
        </w:rPr>
        <w:t xml:space="preserve">Cautes </w:t>
      </w:r>
      <w:r w:rsidRPr="00E13F4E">
        <w:rPr>
          <w:rFonts w:ascii="Times New Roman" w:hAnsi="Times New Roman" w:cs="Times New Roman"/>
          <w:color w:val="000000" w:themeColor="text1"/>
          <w:sz w:val="20"/>
          <w:szCs w:val="20"/>
          <w:rPrChange w:id="2789" w:author="Zahid Syed" w:date="2025-09-24T13:00:00Z" w16du:dateUtc="2025-09-24T04:00:00Z">
            <w:rPr>
              <w:rFonts w:ascii="Times New Roman" w:hAnsi="Times New Roman" w:cs="Times New Roman"/>
              <w:color w:val="202122"/>
              <w:sz w:val="20"/>
              <w:szCs w:val="20"/>
            </w:rPr>
          </w:rPrChange>
        </w:rPr>
        <w:t xml:space="preserve">and </w:t>
      </w:r>
      <w:r w:rsidRPr="00E13F4E">
        <w:rPr>
          <w:rFonts w:ascii="Times New Roman" w:hAnsi="Times New Roman" w:cs="Times New Roman"/>
          <w:b/>
          <w:bCs/>
          <w:color w:val="000000" w:themeColor="text1"/>
          <w:sz w:val="20"/>
          <w:szCs w:val="20"/>
          <w:rPrChange w:id="2790" w:author="Zahid Syed" w:date="2025-09-24T13:00:00Z" w16du:dateUtc="2025-09-24T04:00:00Z">
            <w:rPr>
              <w:rFonts w:ascii="Times New Roman" w:hAnsi="Times New Roman" w:cs="Times New Roman"/>
              <w:b/>
              <w:bCs/>
              <w:color w:val="202122"/>
              <w:sz w:val="20"/>
              <w:szCs w:val="20"/>
            </w:rPr>
          </w:rPrChange>
        </w:rPr>
        <w:t>Cautopates</w:t>
      </w:r>
      <w:r w:rsidRPr="00E13F4E">
        <w:rPr>
          <w:rStyle w:val="apple-converted-space"/>
          <w:rFonts w:ascii="Times New Roman" w:hAnsi="Times New Roman" w:cs="Times New Roman"/>
          <w:color w:val="000000" w:themeColor="text1"/>
          <w:sz w:val="20"/>
          <w:szCs w:val="20"/>
          <w:rPrChange w:id="2791" w:author="Zahid Syed" w:date="2025-09-24T13:00:00Z" w16du:dateUtc="2025-09-24T04:00:00Z">
            <w:rPr>
              <w:rStyle w:val="apple-converted-space"/>
              <w:rFonts w:ascii="Times New Roman" w:hAnsi="Times New Roman" w:cs="Times New Roman"/>
              <w:color w:val="202122"/>
              <w:sz w:val="20"/>
              <w:szCs w:val="20"/>
            </w:rPr>
          </w:rPrChange>
        </w:rPr>
        <w:t> </w:t>
      </w:r>
      <w:r w:rsidRPr="00E13F4E">
        <w:rPr>
          <w:rFonts w:ascii="Times New Roman" w:hAnsi="Times New Roman" w:cs="Times New Roman"/>
          <w:color w:val="000000" w:themeColor="text1"/>
          <w:sz w:val="20"/>
          <w:szCs w:val="20"/>
          <w:rPrChange w:id="2792" w:author="Zahid Syed" w:date="2025-09-24T13:00:00Z" w16du:dateUtc="2025-09-24T04:00:00Z">
            <w:rPr>
              <w:rFonts w:ascii="Times New Roman" w:hAnsi="Times New Roman" w:cs="Times New Roman"/>
              <w:color w:val="202122"/>
              <w:sz w:val="20"/>
              <w:szCs w:val="20"/>
            </w:rPr>
          </w:rPrChange>
        </w:rPr>
        <w:t xml:space="preserve">are the two attendants or torch-bearers of the god Mithras. They are often regarded as Divine symbols of light, especially as the rising sun and the setting sun. While Mithra represented the sun god Helios, whom the Romans called </w:t>
      </w:r>
      <w:r w:rsidRPr="00E13F4E">
        <w:rPr>
          <w:rFonts w:ascii="Times New Roman" w:hAnsi="Times New Roman" w:cs="Times New Roman"/>
          <w:i/>
          <w:iCs/>
          <w:color w:val="000000" w:themeColor="text1"/>
          <w:sz w:val="20"/>
          <w:szCs w:val="20"/>
          <w:rPrChange w:id="2793" w:author="Zahid Syed" w:date="2025-09-24T13:00:00Z" w16du:dateUtc="2025-09-24T04:00:00Z">
            <w:rPr>
              <w:rFonts w:ascii="Times New Roman" w:hAnsi="Times New Roman" w:cs="Times New Roman"/>
              <w:i/>
              <w:iCs/>
              <w:color w:val="202122"/>
              <w:sz w:val="20"/>
              <w:szCs w:val="20"/>
            </w:rPr>
          </w:rPrChange>
        </w:rPr>
        <w:t>Sol Invictus</w:t>
      </w:r>
      <w:r w:rsidRPr="00E13F4E">
        <w:rPr>
          <w:rFonts w:ascii="Times New Roman" w:hAnsi="Times New Roman" w:cs="Times New Roman"/>
          <w:color w:val="000000" w:themeColor="text1"/>
          <w:sz w:val="20"/>
          <w:szCs w:val="20"/>
          <w:rPrChange w:id="2794" w:author="Zahid Syed" w:date="2025-09-24T13:00:00Z" w16du:dateUtc="2025-09-24T04:00:00Z">
            <w:rPr>
              <w:rFonts w:ascii="Times New Roman" w:hAnsi="Times New Roman" w:cs="Times New Roman"/>
              <w:color w:val="202122"/>
              <w:sz w:val="20"/>
              <w:szCs w:val="20"/>
            </w:rPr>
          </w:rPrChange>
        </w:rPr>
        <w:t xml:space="preserve"> (the invincible sun), Cautes represented the sunrise, and Cautopates stoof for the sunset or the spring and fall equinoxes as well. Cautes also stands for new life, while Cautopates represents death. Both Cautes and Cautopates are depicted as smaller than Mithra and wearing the Phrygian caps typical of Eastern Anatolia in ancient times. Cautes is usally shown on the right of Mithra and Cautopates on the left. As a rule, they are also shown with their legs crossed. </w:t>
      </w:r>
    </w:p>
  </w:footnote>
  <w:footnote w:id="117">
    <w:p w14:paraId="661CD42E" w14:textId="6251C527" w:rsidR="0011133C" w:rsidRPr="0011133C" w:rsidRDefault="005A3A57" w:rsidP="0011133C">
      <w:pPr>
        <w:pStyle w:val="FootnoteText"/>
        <w:rPr>
          <w:ins w:id="2795" w:author="Zahid Syed" w:date="2025-09-24T13:06:00Z"/>
          <w:rFonts w:ascii="Times New Roman" w:hAnsi="Times New Roman" w:cs="Times New Roman"/>
          <w:color w:val="000000" w:themeColor="text1"/>
          <w:sz w:val="20"/>
          <w:szCs w:val="20"/>
          <w:rPrChange w:id="2796" w:author="Dr Umar" w:date="2025-09-24T12:42:00Z" w16du:dateUtc="2025-09-24T03:42:00Z">
            <w:rPr>
              <w:ins w:id="2797" w:author="Zahid Syed" w:date="2025-09-24T13:06:00Z"/>
              <w:rFonts w:ascii="Times New Roman" w:hAnsi="Times New Roman"/>
              <w:sz w:val="20"/>
            </w:rPr>
          </w:rPrChange>
        </w:rPr>
      </w:pPr>
      <w:r w:rsidRPr="00E13F4E">
        <w:rPr>
          <w:rStyle w:val="FootnoteReference"/>
          <w:rFonts w:ascii="Times New Roman" w:hAnsi="Times New Roman" w:cs="Times New Roman"/>
          <w:color w:val="000000" w:themeColor="text1"/>
          <w:sz w:val="20"/>
          <w:szCs w:val="20"/>
          <w:rPrChange w:id="2798"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799"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800" w:author="Zahid Syed" w:date="2025-09-24T13:00:00Z" w16du:dateUtc="2025-09-24T04:00:00Z">
            <w:rPr>
              <w:rFonts w:ascii="Times New Roman" w:hAnsi="Times New Roman" w:cs="Times New Roman"/>
              <w:b/>
              <w:bCs/>
              <w:sz w:val="20"/>
              <w:szCs w:val="20"/>
            </w:rPr>
          </w:rPrChange>
        </w:rPr>
        <w:t xml:space="preserve">Plotinus </w:t>
      </w:r>
      <w:r w:rsidRPr="00E13F4E">
        <w:rPr>
          <w:rFonts w:ascii="Times New Roman" w:hAnsi="Times New Roman" w:cs="Times New Roman"/>
          <w:color w:val="000000" w:themeColor="text1"/>
          <w:sz w:val="20"/>
          <w:szCs w:val="20"/>
          <w:rPrChange w:id="2801" w:author="Zahid Syed" w:date="2025-09-24T13:00:00Z" w16du:dateUtc="2025-09-24T04:00:00Z">
            <w:rPr>
              <w:rFonts w:ascii="Times New Roman" w:hAnsi="Times New Roman" w:cs="Times New Roman"/>
              <w:sz w:val="20"/>
              <w:szCs w:val="20"/>
            </w:rPr>
          </w:rPrChange>
        </w:rPr>
        <w:t xml:space="preserve">(d. 270 CE) was a great Greek-speaking Hellenistic </w:t>
      </w:r>
      <w:ins w:id="2802" w:author="Zahid Syed" w:date="2025-09-24T13:05:00Z" w16du:dateUtc="2025-09-24T04:05:00Z">
        <w:r w:rsidR="00F16985">
          <w:rPr>
            <w:rFonts w:ascii="Times New Roman" w:hAnsi="Times New Roman" w:cs="Times New Roman"/>
            <w:color w:val="000000" w:themeColor="text1"/>
            <w:sz w:val="20"/>
            <w:szCs w:val="20"/>
          </w:rPr>
          <w:t>P</w:t>
        </w:r>
      </w:ins>
      <w:del w:id="2803" w:author="Zahid Syed" w:date="2025-09-24T13:05:00Z" w16du:dateUtc="2025-09-24T04:05:00Z">
        <w:r w:rsidRPr="00E13F4E" w:rsidDel="00F16985">
          <w:rPr>
            <w:rFonts w:ascii="Times New Roman" w:hAnsi="Times New Roman" w:cs="Times New Roman"/>
            <w:color w:val="000000" w:themeColor="text1"/>
            <w:sz w:val="20"/>
            <w:szCs w:val="20"/>
            <w:rPrChange w:id="2804" w:author="Zahid Syed" w:date="2025-09-24T13:00:00Z" w16du:dateUtc="2025-09-24T04:00:00Z">
              <w:rPr>
                <w:rFonts w:ascii="Times New Roman" w:hAnsi="Times New Roman" w:cs="Times New Roman"/>
                <w:sz w:val="20"/>
                <w:szCs w:val="20"/>
              </w:rPr>
            </w:rPrChange>
          </w:rPr>
          <w:delText>p</w:delText>
        </w:r>
      </w:del>
      <w:r w:rsidRPr="00E13F4E">
        <w:rPr>
          <w:rFonts w:ascii="Times New Roman" w:hAnsi="Times New Roman" w:cs="Times New Roman"/>
          <w:color w:val="000000" w:themeColor="text1"/>
          <w:sz w:val="20"/>
          <w:szCs w:val="20"/>
          <w:rPrChange w:id="2805" w:author="Zahid Syed" w:date="2025-09-24T13:00:00Z" w16du:dateUtc="2025-09-24T04:00:00Z">
            <w:rPr>
              <w:rFonts w:ascii="Times New Roman" w:hAnsi="Times New Roman" w:cs="Times New Roman"/>
              <w:sz w:val="20"/>
              <w:szCs w:val="20"/>
            </w:rPr>
          </w:rPrChange>
        </w:rPr>
        <w:t>hilosopher</w:t>
      </w:r>
      <w:ins w:id="2806" w:author="Zahid Syed" w:date="2025-09-24T13:05:00Z" w16du:dateUtc="2025-09-24T04:05:00Z">
        <w:r w:rsidR="00F16985">
          <w:rPr>
            <w:rFonts w:ascii="Times New Roman" w:hAnsi="Times New Roman" w:cs="Times New Roman"/>
            <w:color w:val="000000" w:themeColor="text1"/>
            <w:sz w:val="20"/>
            <w:szCs w:val="20"/>
          </w:rPr>
          <w:t xml:space="preserve"> and accomplished Platonist</w:t>
        </w:r>
      </w:ins>
      <w:r w:rsidRPr="00E13F4E">
        <w:rPr>
          <w:rFonts w:ascii="Times New Roman" w:hAnsi="Times New Roman" w:cs="Times New Roman"/>
          <w:color w:val="000000" w:themeColor="text1"/>
          <w:sz w:val="20"/>
          <w:szCs w:val="20"/>
          <w:rPrChange w:id="2807" w:author="Zahid Syed" w:date="2025-09-24T13:00:00Z" w16du:dateUtc="2025-09-24T04:00:00Z">
            <w:rPr>
              <w:rFonts w:ascii="Times New Roman" w:hAnsi="Times New Roman" w:cs="Times New Roman"/>
              <w:sz w:val="20"/>
              <w:szCs w:val="20"/>
            </w:rPr>
          </w:rPrChange>
        </w:rPr>
        <w:t>, who first studied in the city of Alexandria in the Roman province of Egypt but spent the last years of his life in Rome. There were two supremely great cities in the Roman Empire: Rome and Alexandria. Rome was the political capital, but Alexandria was without peer as the intellectual, philosophical, and scientific capital of the empire</w:t>
      </w:r>
      <w:ins w:id="2808" w:author="Zahid Syed" w:date="2025-09-24T13:06:00Z" w16du:dateUtc="2025-09-24T04:06:00Z">
        <w:r w:rsidR="0011133C">
          <w:rPr>
            <w:rFonts w:ascii="Times New Roman" w:hAnsi="Times New Roman" w:cs="Times New Roman"/>
            <w:color w:val="000000" w:themeColor="text1"/>
            <w:sz w:val="20"/>
            <w:szCs w:val="20"/>
          </w:rPr>
          <w:t xml:space="preserve">. </w:t>
        </w:r>
      </w:ins>
      <w:ins w:id="2809" w:author="Zahid Syed" w:date="2025-09-24T13:06:00Z">
        <w:r w:rsidR="0011133C" w:rsidRPr="0011133C">
          <w:rPr>
            <w:rFonts w:ascii="Times New Roman" w:hAnsi="Times New Roman" w:cs="Times New Roman"/>
            <w:color w:val="000000" w:themeColor="text1"/>
            <w:sz w:val="20"/>
            <w:szCs w:val="20"/>
            <w:rPrChange w:id="2810" w:author="Dr Umar" w:date="2025-09-24T12:42:00Z" w16du:dateUtc="2025-09-24T03:42:00Z">
              <w:rPr>
                <w:rFonts w:ascii="Times New Roman" w:hAnsi="Times New Roman"/>
                <w:sz w:val="20"/>
              </w:rPr>
            </w:rPrChange>
          </w:rPr>
          <w:t xml:space="preserve">Plotinus was the greatest philosopher of Alexandria and </w:t>
        </w:r>
        <w:del w:id="2811" w:author="Dr Umar" w:date="2025-09-24T12:42:00Z">
          <w:r w:rsidR="0011133C" w:rsidRPr="0011133C">
            <w:rPr>
              <w:rFonts w:ascii="Times New Roman" w:hAnsi="Times New Roman" w:cs="Times New Roman"/>
              <w:color w:val="000000" w:themeColor="text1"/>
              <w:sz w:val="20"/>
              <w:szCs w:val="20"/>
            </w:rPr>
            <w:delText xml:space="preserve">is generally regarded as </w:delText>
          </w:r>
        </w:del>
        <w:r w:rsidR="0011133C" w:rsidRPr="0011133C">
          <w:rPr>
            <w:rFonts w:ascii="Times New Roman" w:hAnsi="Times New Roman" w:cs="Times New Roman"/>
            <w:color w:val="000000" w:themeColor="text1"/>
            <w:sz w:val="20"/>
            <w:szCs w:val="20"/>
          </w:rPr>
          <w:t xml:space="preserve">one of </w:t>
        </w:r>
        <w:r w:rsidR="0011133C" w:rsidRPr="0011133C">
          <w:rPr>
            <w:rFonts w:ascii="Times New Roman" w:hAnsi="Times New Roman" w:cs="Times New Roman"/>
            <w:color w:val="000000" w:themeColor="text1"/>
            <w:sz w:val="20"/>
            <w:szCs w:val="20"/>
            <w:rPrChange w:id="2812" w:author="Dr Umar" w:date="2025-09-24T12:42:00Z" w16du:dateUtc="2025-09-24T03:42:00Z">
              <w:rPr>
                <w:rFonts w:ascii="Times New Roman" w:hAnsi="Times New Roman"/>
                <w:sz w:val="20"/>
              </w:rPr>
            </w:rPrChange>
          </w:rPr>
          <w:t xml:space="preserve">the </w:t>
        </w:r>
        <w:del w:id="2813" w:author="Dr Umar" w:date="2025-09-24T12:42:00Z">
          <w:r w:rsidR="0011133C" w:rsidRPr="0011133C">
            <w:rPr>
              <w:rFonts w:ascii="Times New Roman" w:hAnsi="Times New Roman" w:cs="Times New Roman"/>
              <w:color w:val="000000" w:themeColor="text1"/>
              <w:sz w:val="20"/>
              <w:szCs w:val="20"/>
            </w:rPr>
            <w:delText>founder of Neoplatonism, which</w:delText>
          </w:r>
        </w:del>
        <w:r w:rsidR="0011133C" w:rsidRPr="0011133C">
          <w:rPr>
            <w:rFonts w:ascii="Times New Roman" w:hAnsi="Times New Roman" w:cs="Times New Roman"/>
            <w:color w:val="000000" w:themeColor="text1"/>
            <w:sz w:val="20"/>
            <w:szCs w:val="20"/>
          </w:rPr>
          <w:t>greatest Platonic Philosophers of all time, who</w:t>
        </w:r>
        <w:r w:rsidR="0011133C" w:rsidRPr="0011133C">
          <w:rPr>
            <w:rFonts w:ascii="Times New Roman" w:hAnsi="Times New Roman" w:cs="Times New Roman"/>
            <w:color w:val="000000" w:themeColor="text1"/>
            <w:sz w:val="20"/>
            <w:szCs w:val="20"/>
            <w:rPrChange w:id="2814" w:author="Dr Umar" w:date="2025-09-24T12:42:00Z" w16du:dateUtc="2025-09-24T03:42:00Z">
              <w:rPr>
                <w:rFonts w:ascii="Times New Roman" w:hAnsi="Times New Roman"/>
                <w:sz w:val="20"/>
              </w:rPr>
            </w:rPrChange>
          </w:rPr>
          <w:t xml:space="preserve"> sought </w:t>
        </w:r>
        <w:del w:id="2815" w:author="Dr Umar" w:date="2025-09-24T12:42:00Z">
          <w:r w:rsidR="0011133C" w:rsidRPr="0011133C">
            <w:rPr>
              <w:rFonts w:ascii="Times New Roman" w:hAnsi="Times New Roman" w:cs="Times New Roman"/>
              <w:color w:val="000000" w:themeColor="text1"/>
              <w:sz w:val="20"/>
              <w:szCs w:val="20"/>
            </w:rPr>
            <w:delText>to synthesize</w:delText>
          </w:r>
        </w:del>
        <w:r w:rsidR="0011133C" w:rsidRPr="0011133C">
          <w:rPr>
            <w:rFonts w:ascii="Times New Roman" w:hAnsi="Times New Roman" w:cs="Times New Roman"/>
            <w:color w:val="000000" w:themeColor="text1"/>
            <w:sz w:val="20"/>
            <w:szCs w:val="20"/>
          </w:rPr>
          <w:t>tosynthesize</w:t>
        </w:r>
        <w:r w:rsidR="0011133C" w:rsidRPr="0011133C">
          <w:rPr>
            <w:rFonts w:ascii="Times New Roman" w:hAnsi="Times New Roman" w:cs="Times New Roman"/>
            <w:color w:val="000000" w:themeColor="text1"/>
            <w:sz w:val="20"/>
            <w:szCs w:val="20"/>
            <w:rPrChange w:id="2816" w:author="Dr Umar" w:date="2025-09-24T12:42:00Z" w16du:dateUtc="2025-09-24T03:42:00Z">
              <w:rPr>
                <w:rFonts w:ascii="Times New Roman" w:hAnsi="Times New Roman"/>
                <w:sz w:val="20"/>
              </w:rPr>
            </w:rPrChange>
          </w:rPr>
          <w:t xml:space="preserve"> </w:t>
        </w:r>
        <w:r w:rsidR="0011133C" w:rsidRPr="0011133C">
          <w:rPr>
            <w:rFonts w:ascii="Times New Roman" w:hAnsi="Times New Roman" w:cs="Times New Roman"/>
            <w:color w:val="000000" w:themeColor="text1"/>
            <w:sz w:val="20"/>
            <w:szCs w:val="20"/>
            <w:rPrChange w:id="2817" w:author="Dr Umar" w:date="2025-09-24T12:42:00Z" w16du:dateUtc="2025-09-24T03:42:00Z">
              <w:rPr>
                <w:rFonts w:ascii="Times New Roman" w:hAnsi="Times New Roman"/>
                <w:sz w:val="20"/>
                <w:shd w:val="clear" w:color="auto" w:fill="FFFFFF"/>
              </w:rPr>
            </w:rPrChange>
          </w:rPr>
          <w:t>the teachings of</w:t>
        </w:r>
        <w:r w:rsidR="0011133C" w:rsidRPr="0011133C">
          <w:rPr>
            <w:rFonts w:ascii="Times New Roman" w:hAnsi="Times New Roman" w:cs="Times New Roman"/>
            <w:color w:val="000000" w:themeColor="text1"/>
            <w:sz w:val="20"/>
            <w:szCs w:val="20"/>
            <w:rPrChange w:id="2818" w:author="Dr Umar" w:date="2025-09-24T12:42:00Z" w16du:dateUtc="2025-09-24T03:42:00Z">
              <w:rPr>
                <w:rFonts w:ascii="Times New Roman" w:hAnsi="Times New Roman"/>
                <w:sz w:val="20"/>
              </w:rPr>
            </w:rPrChange>
          </w:rPr>
          <w:t xml:space="preserve"> Plato and Aristotle</w:t>
        </w:r>
        <w:del w:id="2819" w:author="Dr Umar" w:date="2025-09-24T12:42:00Z">
          <w:r w:rsidR="0011133C" w:rsidRPr="0011133C">
            <w:rPr>
              <w:rFonts w:ascii="Times New Roman" w:hAnsi="Times New Roman" w:cs="Times New Roman"/>
              <w:color w:val="000000" w:themeColor="text1"/>
              <w:sz w:val="20"/>
              <w:szCs w:val="20"/>
            </w:rPr>
            <w:delText>. Neoplatonism</w:delText>
          </w:r>
        </w:del>
        <w:r w:rsidR="0011133C" w:rsidRPr="0011133C">
          <w:rPr>
            <w:rFonts w:ascii="Times New Roman" w:hAnsi="Times New Roman" w:cs="Times New Roman"/>
            <w:color w:val="000000" w:themeColor="text1"/>
            <w:sz w:val="20"/>
            <w:szCs w:val="20"/>
          </w:rPr>
          <w:t>, and this synthetic presentation</w:t>
        </w:r>
        <w:r w:rsidR="0011133C" w:rsidRPr="0011133C">
          <w:rPr>
            <w:rFonts w:ascii="Times New Roman" w:hAnsi="Times New Roman" w:cs="Times New Roman"/>
            <w:color w:val="000000" w:themeColor="text1"/>
            <w:sz w:val="20"/>
            <w:szCs w:val="20"/>
            <w:rPrChange w:id="2820" w:author="Dr Umar" w:date="2025-09-24T12:42:00Z" w16du:dateUtc="2025-09-24T03:42:00Z">
              <w:rPr>
                <w:rFonts w:ascii="Times New Roman" w:hAnsi="Times New Roman"/>
                <w:sz w:val="20"/>
              </w:rPr>
            </w:rPrChange>
          </w:rPr>
          <w:t xml:space="preserve"> had a profound effect on the Islamic intellectual tradition.</w:t>
        </w:r>
      </w:ins>
    </w:p>
    <w:p w14:paraId="03AE856B" w14:textId="13704BA2" w:rsidR="005A3A57" w:rsidRPr="00E13F4E" w:rsidRDefault="005A3A57" w:rsidP="005D5C5B">
      <w:pPr>
        <w:pStyle w:val="FootnoteText"/>
        <w:rPr>
          <w:rFonts w:ascii="Times New Roman" w:hAnsi="Times New Roman" w:cs="Times New Roman"/>
          <w:color w:val="000000" w:themeColor="text1"/>
          <w:sz w:val="20"/>
          <w:szCs w:val="20"/>
          <w:rPrChange w:id="2821" w:author="Zahid Syed" w:date="2025-09-24T13:00:00Z" w16du:dateUtc="2025-09-24T04:00:00Z">
            <w:rPr>
              <w:rFonts w:ascii="Times New Roman" w:hAnsi="Times New Roman" w:cs="Times New Roman"/>
              <w:sz w:val="20"/>
              <w:szCs w:val="20"/>
            </w:rPr>
          </w:rPrChange>
        </w:rPr>
      </w:pPr>
      <w:del w:id="2822" w:author="Zahid Syed" w:date="2025-09-24T13:06:00Z" w16du:dateUtc="2025-09-24T04:06:00Z">
        <w:r w:rsidRPr="00E13F4E" w:rsidDel="0011133C">
          <w:rPr>
            <w:rFonts w:ascii="Times New Roman" w:hAnsi="Times New Roman" w:cs="Times New Roman"/>
            <w:color w:val="000000" w:themeColor="text1"/>
            <w:sz w:val="20"/>
            <w:szCs w:val="20"/>
            <w:rPrChange w:id="2823" w:author="Zahid Syed" w:date="2025-09-24T13:00:00Z" w16du:dateUtc="2025-09-24T04:00:00Z">
              <w:rPr>
                <w:rFonts w:ascii="Times New Roman" w:hAnsi="Times New Roman" w:cs="Times New Roman"/>
                <w:sz w:val="20"/>
                <w:szCs w:val="20"/>
              </w:rPr>
            </w:rPrChange>
          </w:rPr>
          <w:delText xml:space="preserve">. Plotinus was the greatest philosopher of Alexandria and </w:delText>
        </w:r>
      </w:del>
      <w:del w:id="2824" w:author="Zahid Syed" w:date="2025-09-24T13:05:00Z" w16du:dateUtc="2025-09-24T04:05:00Z">
        <w:r w:rsidRPr="00E13F4E" w:rsidDel="00F16985">
          <w:rPr>
            <w:rFonts w:ascii="Times New Roman" w:hAnsi="Times New Roman" w:cs="Times New Roman"/>
            <w:color w:val="000000" w:themeColor="text1"/>
            <w:sz w:val="20"/>
            <w:szCs w:val="20"/>
            <w:rPrChange w:id="2825" w:author="Zahid Syed" w:date="2025-09-24T13:00:00Z" w16du:dateUtc="2025-09-24T04:00:00Z">
              <w:rPr>
                <w:rFonts w:ascii="Times New Roman" w:hAnsi="Times New Roman" w:cs="Times New Roman"/>
                <w:sz w:val="20"/>
                <w:szCs w:val="20"/>
              </w:rPr>
            </w:rPrChange>
          </w:rPr>
          <w:delText xml:space="preserve">is </w:delText>
        </w:r>
      </w:del>
      <w:del w:id="2826" w:author="Zahid Syed" w:date="2025-09-24T13:06:00Z" w16du:dateUtc="2025-09-24T04:06:00Z">
        <w:r w:rsidRPr="00E13F4E" w:rsidDel="0011133C">
          <w:rPr>
            <w:rFonts w:ascii="Times New Roman" w:hAnsi="Times New Roman" w:cs="Times New Roman"/>
            <w:color w:val="000000" w:themeColor="text1"/>
            <w:sz w:val="20"/>
            <w:szCs w:val="20"/>
            <w:rPrChange w:id="2827" w:author="Zahid Syed" w:date="2025-09-24T13:00:00Z" w16du:dateUtc="2025-09-24T04:00:00Z">
              <w:rPr>
                <w:rFonts w:ascii="Times New Roman" w:hAnsi="Times New Roman" w:cs="Times New Roman"/>
                <w:sz w:val="20"/>
                <w:szCs w:val="20"/>
              </w:rPr>
            </w:rPrChange>
          </w:rPr>
          <w:delText xml:space="preserve">generally regarded as the founder of Neoplatonism, which sought to synthesize </w:delText>
        </w:r>
        <w:r w:rsidRPr="00E13F4E" w:rsidDel="0011133C">
          <w:rPr>
            <w:rFonts w:ascii="Times New Roman" w:hAnsi="Times New Roman" w:cs="Times New Roman"/>
            <w:color w:val="000000" w:themeColor="text1"/>
            <w:sz w:val="20"/>
            <w:szCs w:val="20"/>
            <w:shd w:val="clear" w:color="auto" w:fill="FFFFFF"/>
            <w:rPrChange w:id="2828" w:author="Zahid Syed" w:date="2025-09-24T13:00:00Z" w16du:dateUtc="2025-09-24T04:00:00Z">
              <w:rPr>
                <w:rFonts w:ascii="Times New Roman" w:hAnsi="Times New Roman" w:cs="Times New Roman"/>
                <w:sz w:val="20"/>
                <w:szCs w:val="20"/>
                <w:shd w:val="clear" w:color="auto" w:fill="FFFFFF"/>
              </w:rPr>
            </w:rPrChange>
          </w:rPr>
          <w:delText>the teachings of</w:delText>
        </w:r>
        <w:r w:rsidRPr="00E13F4E" w:rsidDel="0011133C">
          <w:rPr>
            <w:rFonts w:ascii="Times New Roman" w:hAnsi="Times New Roman" w:cs="Times New Roman"/>
            <w:color w:val="000000" w:themeColor="text1"/>
            <w:sz w:val="20"/>
            <w:szCs w:val="20"/>
            <w:rPrChange w:id="2829" w:author="Zahid Syed" w:date="2025-09-24T13:00:00Z" w16du:dateUtc="2025-09-24T04:00:00Z">
              <w:rPr>
                <w:rFonts w:ascii="Times New Roman" w:hAnsi="Times New Roman" w:cs="Times New Roman"/>
                <w:sz w:val="20"/>
                <w:szCs w:val="20"/>
              </w:rPr>
            </w:rPrChange>
          </w:rPr>
          <w:delText xml:space="preserve"> Plato and Aristotle. Neoplatonism had a profound effect on the Islamic intellectual tradition.</w:delText>
        </w:r>
      </w:del>
    </w:p>
  </w:footnote>
  <w:footnote w:id="118">
    <w:p w14:paraId="5940FC69" w14:textId="77777777" w:rsidR="005A3A57" w:rsidRPr="00E13F4E" w:rsidRDefault="005A3A57" w:rsidP="005D5C5B">
      <w:pPr>
        <w:pStyle w:val="FootnoteText"/>
        <w:rPr>
          <w:rFonts w:ascii="Times New Roman" w:hAnsi="Times New Roman" w:cs="Times New Roman"/>
          <w:color w:val="000000" w:themeColor="text1"/>
          <w:sz w:val="20"/>
          <w:szCs w:val="20"/>
          <w:rPrChange w:id="2842"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2843"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844"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845" w:author="Zahid Syed" w:date="2025-09-24T13:00:00Z" w16du:dateUtc="2025-09-24T04:00:00Z">
            <w:rPr>
              <w:rFonts w:ascii="Times New Roman" w:hAnsi="Times New Roman" w:cs="Times New Roman"/>
              <w:b/>
              <w:bCs/>
              <w:sz w:val="20"/>
              <w:szCs w:val="20"/>
            </w:rPr>
          </w:rPrChange>
        </w:rPr>
        <w:t>Abū al-‘Abbās al-Qurṭubī</w:t>
      </w:r>
      <w:r w:rsidRPr="00E13F4E">
        <w:rPr>
          <w:rFonts w:ascii="Times New Roman" w:hAnsi="Times New Roman" w:cs="Times New Roman"/>
          <w:color w:val="000000" w:themeColor="text1"/>
          <w:sz w:val="20"/>
          <w:szCs w:val="20"/>
          <w:rPrChange w:id="2846" w:author="Zahid Syed" w:date="2025-09-24T13:00:00Z" w16du:dateUtc="2025-09-24T04:00:00Z">
            <w:rPr>
              <w:rFonts w:ascii="Times New Roman" w:hAnsi="Times New Roman" w:cs="Times New Roman"/>
              <w:sz w:val="20"/>
              <w:szCs w:val="20"/>
            </w:rPr>
          </w:rPrChange>
        </w:rPr>
        <w:t xml:space="preserve"> (d. 656/1258) or, more fully, Abū al-‘Abbās Aḥmad ibn ‘Umar al-Qurṭubī must not be confused with his younger contemporary the great Qur’ānic commentator and Islamic Scholar al-</w:t>
      </w:r>
      <w:r w:rsidRPr="00E13F4E">
        <w:rPr>
          <w:rFonts w:ascii="Times New Roman" w:hAnsi="Times New Roman" w:cs="Times New Roman"/>
          <w:color w:val="000000" w:themeColor="text1"/>
          <w:sz w:val="20"/>
          <w:szCs w:val="20"/>
          <w:shd w:val="clear" w:color="auto" w:fill="FFFFFF"/>
          <w:rPrChange w:id="2847" w:author="Zahid Syed" w:date="2025-09-24T13:00:00Z" w16du:dateUtc="2025-09-24T04:00:00Z">
            <w:rPr>
              <w:rFonts w:ascii="Times New Roman" w:hAnsi="Times New Roman" w:cs="Times New Roman"/>
              <w:color w:val="222222"/>
              <w:sz w:val="20"/>
              <w:szCs w:val="20"/>
              <w:shd w:val="clear" w:color="auto" w:fill="FFFFFF"/>
            </w:rPr>
          </w:rPrChange>
        </w:rPr>
        <w:t>Imām</w:t>
      </w:r>
      <w:r w:rsidRPr="00E13F4E">
        <w:rPr>
          <w:rStyle w:val="apple-converted-space"/>
          <w:rFonts w:ascii="Times New Roman" w:eastAsia="Times New Roman" w:hAnsi="Times New Roman" w:cs="Times New Roman"/>
          <w:color w:val="000000" w:themeColor="text1"/>
          <w:sz w:val="20"/>
          <w:szCs w:val="20"/>
          <w:shd w:val="clear" w:color="auto" w:fill="FFFFFF"/>
          <w:rPrChange w:id="2848" w:author="Zahid Syed" w:date="2025-09-24T13:00:00Z" w16du:dateUtc="2025-09-24T04:00:00Z">
            <w:rPr>
              <w:rStyle w:val="apple-converted-space"/>
              <w:rFonts w:ascii="Times New Roman" w:eastAsia="Times New Roman" w:hAnsi="Times New Roman" w:cs="Times New Roman"/>
              <w:color w:val="222222"/>
              <w:sz w:val="20"/>
              <w:szCs w:val="20"/>
              <w:shd w:val="clear" w:color="auto" w:fill="FFFFFF"/>
            </w:rPr>
          </w:rPrChange>
        </w:rPr>
        <w:t> </w:t>
      </w:r>
      <w:r w:rsidRPr="00E13F4E">
        <w:rPr>
          <w:rFonts w:ascii="Times New Roman" w:hAnsi="Times New Roman" w:cs="Times New Roman"/>
          <w:color w:val="000000" w:themeColor="text1"/>
          <w:sz w:val="20"/>
          <w:szCs w:val="20"/>
          <w:rPrChange w:id="2849" w:author="Zahid Syed" w:date="2025-09-24T13:00:00Z" w16du:dateUtc="2025-09-24T04:00:00Z">
            <w:rPr>
              <w:rFonts w:ascii="Times New Roman" w:hAnsi="Times New Roman" w:cs="Times New Roman"/>
              <w:color w:val="222222"/>
              <w:sz w:val="20"/>
              <w:szCs w:val="20"/>
            </w:rPr>
          </w:rPrChange>
        </w:rPr>
        <w:t>Ab</w:t>
      </w:r>
      <w:r w:rsidRPr="00E13F4E">
        <w:rPr>
          <w:rFonts w:ascii="Times New Roman" w:hAnsi="Times New Roman" w:cs="Times New Roman"/>
          <w:color w:val="000000" w:themeColor="text1"/>
          <w:sz w:val="20"/>
          <w:szCs w:val="20"/>
          <w:rPrChange w:id="2850" w:author="Zahid Syed" w:date="2025-09-24T13:00:00Z" w16du:dateUtc="2025-09-24T04:00:00Z">
            <w:rPr>
              <w:rFonts w:ascii="Times New Roman" w:hAnsi="Times New Roman" w:cs="Times New Roman"/>
              <w:sz w:val="20"/>
              <w:szCs w:val="20"/>
            </w:rPr>
          </w:rPrChange>
        </w:rPr>
        <w:t>ū</w:t>
      </w:r>
      <w:r w:rsidRPr="00E13F4E">
        <w:rPr>
          <w:rFonts w:ascii="Times New Roman" w:hAnsi="Times New Roman" w:cs="Times New Roman"/>
          <w:color w:val="000000" w:themeColor="text1"/>
          <w:sz w:val="20"/>
          <w:szCs w:val="20"/>
          <w:rPrChange w:id="2851" w:author="Zahid Syed" w:date="2025-09-24T13:00:00Z" w16du:dateUtc="2025-09-24T04:00:00Z">
            <w:rPr>
              <w:rFonts w:ascii="Times New Roman" w:hAnsi="Times New Roman" w:cs="Times New Roman"/>
              <w:color w:val="222222"/>
              <w:sz w:val="20"/>
              <w:szCs w:val="20"/>
            </w:rPr>
          </w:rPrChange>
        </w:rPr>
        <w:t>-‘Abd-</w:t>
      </w:r>
      <w:r w:rsidRPr="00E13F4E">
        <w:rPr>
          <w:rFonts w:ascii="Times New Roman" w:hAnsi="Times New Roman" w:cs="Times New Roman"/>
          <w:color w:val="000000" w:themeColor="text1"/>
          <w:sz w:val="20"/>
          <w:szCs w:val="20"/>
          <w:rPrChange w:id="2852" w:author="Zahid Syed" w:date="2025-09-24T13:00:00Z" w16du:dateUtc="2025-09-24T04:00:00Z">
            <w:rPr>
              <w:rFonts w:ascii="Times New Roman" w:hAnsi="Times New Roman" w:cs="Times New Roman"/>
              <w:sz w:val="20"/>
              <w:szCs w:val="20"/>
            </w:rPr>
          </w:rPrChange>
        </w:rPr>
        <w:t>Allāh</w:t>
      </w:r>
      <w:r w:rsidRPr="00E13F4E">
        <w:rPr>
          <w:rFonts w:ascii="Times New Roman" w:hAnsi="Times New Roman" w:cs="Times New Roman"/>
          <w:color w:val="000000" w:themeColor="text1"/>
          <w:sz w:val="20"/>
          <w:szCs w:val="20"/>
          <w:rPrChange w:id="2853" w:author="Zahid Syed" w:date="2025-09-24T13:00:00Z" w16du:dateUtc="2025-09-24T04:00:00Z">
            <w:rPr>
              <w:rFonts w:ascii="Times New Roman" w:hAnsi="Times New Roman" w:cs="Times New Roman"/>
              <w:color w:val="222222"/>
              <w:sz w:val="20"/>
              <w:szCs w:val="20"/>
            </w:rPr>
          </w:rPrChange>
        </w:rPr>
        <w:t xml:space="preserve"> </w:t>
      </w:r>
      <w:r w:rsidRPr="00E13F4E">
        <w:rPr>
          <w:rFonts w:ascii="Times New Roman" w:hAnsi="Times New Roman" w:cs="Times New Roman"/>
          <w:color w:val="000000" w:themeColor="text1"/>
          <w:sz w:val="20"/>
          <w:szCs w:val="20"/>
          <w:rPrChange w:id="2854" w:author="Zahid Syed" w:date="2025-09-24T13:00:00Z" w16du:dateUtc="2025-09-24T04:00:00Z">
            <w:rPr>
              <w:rFonts w:ascii="Times New Roman" w:hAnsi="Times New Roman" w:cs="Times New Roman"/>
              <w:sz w:val="20"/>
              <w:szCs w:val="20"/>
            </w:rPr>
          </w:rPrChange>
        </w:rPr>
        <w:t>Muḥammad</w:t>
      </w:r>
      <w:r w:rsidRPr="00E13F4E">
        <w:rPr>
          <w:rFonts w:ascii="Times New Roman" w:hAnsi="Times New Roman" w:cs="Times New Roman"/>
          <w:color w:val="000000" w:themeColor="text1"/>
          <w:sz w:val="20"/>
          <w:szCs w:val="20"/>
          <w:rPrChange w:id="2855" w:author="Zahid Syed" w:date="2025-09-24T13:00:00Z" w16du:dateUtc="2025-09-24T04:00:00Z">
            <w:rPr>
              <w:rFonts w:ascii="Times New Roman" w:hAnsi="Times New Roman" w:cs="Times New Roman"/>
              <w:color w:val="222222"/>
              <w:sz w:val="20"/>
              <w:szCs w:val="20"/>
            </w:rPr>
          </w:rPrChange>
        </w:rPr>
        <w:t xml:space="preserve"> ibn A</w:t>
      </w:r>
      <w:r w:rsidRPr="00E13F4E">
        <w:rPr>
          <w:rFonts w:ascii="Times New Roman" w:hAnsi="Times New Roman" w:cs="Times New Roman"/>
          <w:color w:val="000000" w:themeColor="text1"/>
          <w:sz w:val="20"/>
          <w:szCs w:val="20"/>
          <w:rPrChange w:id="2856" w:author="Zahid Syed" w:date="2025-09-24T13:00:00Z" w16du:dateUtc="2025-09-24T04:00:00Z">
            <w:rPr>
              <w:rFonts w:ascii="Times New Roman" w:hAnsi="Times New Roman" w:cs="Times New Roman"/>
              <w:sz w:val="20"/>
              <w:szCs w:val="20"/>
            </w:rPr>
          </w:rPrChange>
        </w:rPr>
        <w:t>ḥ</w:t>
      </w:r>
      <w:r w:rsidRPr="00E13F4E">
        <w:rPr>
          <w:rFonts w:ascii="Times New Roman" w:hAnsi="Times New Roman" w:cs="Times New Roman"/>
          <w:color w:val="000000" w:themeColor="text1"/>
          <w:sz w:val="20"/>
          <w:szCs w:val="20"/>
          <w:rPrChange w:id="2857" w:author="Zahid Syed" w:date="2025-09-24T13:00:00Z" w16du:dateUtc="2025-09-24T04:00:00Z">
            <w:rPr>
              <w:rFonts w:ascii="Times New Roman" w:hAnsi="Times New Roman" w:cs="Times New Roman"/>
              <w:color w:val="222222"/>
              <w:sz w:val="20"/>
              <w:szCs w:val="20"/>
            </w:rPr>
          </w:rPrChange>
        </w:rPr>
        <w:t>mad al-An</w:t>
      </w:r>
      <w:r w:rsidRPr="00E13F4E">
        <w:rPr>
          <w:rFonts w:ascii="Times New Roman" w:hAnsi="Times New Roman" w:cs="Times New Roman"/>
          <w:color w:val="000000" w:themeColor="text1"/>
          <w:sz w:val="20"/>
          <w:szCs w:val="20"/>
          <w:rPrChange w:id="2858" w:author="Zahid Syed" w:date="2025-09-24T13:00:00Z" w16du:dateUtc="2025-09-24T04:00:00Z">
            <w:rPr>
              <w:rFonts w:ascii="Times New Roman" w:hAnsi="Times New Roman" w:cs="Times New Roman"/>
              <w:sz w:val="20"/>
              <w:szCs w:val="20"/>
            </w:rPr>
          </w:rPrChange>
        </w:rPr>
        <w:t>ṣā</w:t>
      </w:r>
      <w:r w:rsidRPr="00E13F4E">
        <w:rPr>
          <w:rFonts w:ascii="Times New Roman" w:hAnsi="Times New Roman" w:cs="Times New Roman"/>
          <w:color w:val="000000" w:themeColor="text1"/>
          <w:sz w:val="20"/>
          <w:szCs w:val="20"/>
          <w:rPrChange w:id="2859" w:author="Zahid Syed" w:date="2025-09-24T13:00:00Z" w16du:dateUtc="2025-09-24T04:00:00Z">
            <w:rPr>
              <w:rFonts w:ascii="Times New Roman" w:hAnsi="Times New Roman" w:cs="Times New Roman"/>
              <w:color w:val="222222"/>
              <w:sz w:val="20"/>
              <w:szCs w:val="20"/>
            </w:rPr>
          </w:rPrChange>
        </w:rPr>
        <w:t>r</w:t>
      </w:r>
      <w:r w:rsidRPr="00E13F4E">
        <w:rPr>
          <w:rFonts w:ascii="Times New Roman" w:hAnsi="Times New Roman" w:cs="Times New Roman"/>
          <w:color w:val="000000" w:themeColor="text1"/>
          <w:sz w:val="20"/>
          <w:szCs w:val="20"/>
          <w:rPrChange w:id="2860" w:author="Zahid Syed" w:date="2025-09-24T13:00:00Z" w16du:dateUtc="2025-09-24T04:00:00Z">
            <w:rPr>
              <w:rFonts w:ascii="Times New Roman" w:hAnsi="Times New Roman" w:cs="Times New Roman"/>
              <w:sz w:val="20"/>
              <w:szCs w:val="20"/>
            </w:rPr>
          </w:rPrChange>
        </w:rPr>
        <w:t>ī</w:t>
      </w:r>
      <w:r w:rsidRPr="00E13F4E">
        <w:rPr>
          <w:rFonts w:ascii="Times New Roman" w:hAnsi="Times New Roman" w:cs="Times New Roman"/>
          <w:color w:val="000000" w:themeColor="text1"/>
          <w:sz w:val="20"/>
          <w:szCs w:val="20"/>
          <w:rPrChange w:id="2861" w:author="Zahid Syed" w:date="2025-09-24T13:00:00Z" w16du:dateUtc="2025-09-24T04:00:00Z">
            <w:rPr>
              <w:rFonts w:ascii="Times New Roman" w:hAnsi="Times New Roman" w:cs="Times New Roman"/>
              <w:color w:val="222222"/>
              <w:sz w:val="20"/>
              <w:szCs w:val="20"/>
            </w:rPr>
          </w:rPrChange>
        </w:rPr>
        <w:t xml:space="preserve"> al-Qur</w:t>
      </w:r>
      <w:r w:rsidRPr="00E13F4E">
        <w:rPr>
          <w:rFonts w:ascii="Times New Roman" w:hAnsi="Times New Roman" w:cs="Times New Roman"/>
          <w:color w:val="000000" w:themeColor="text1"/>
          <w:sz w:val="20"/>
          <w:szCs w:val="20"/>
          <w:rPrChange w:id="2862" w:author="Zahid Syed" w:date="2025-09-24T13:00:00Z" w16du:dateUtc="2025-09-24T04:00:00Z">
            <w:rPr>
              <w:rFonts w:ascii="Times New Roman" w:hAnsi="Times New Roman" w:cs="Times New Roman"/>
              <w:sz w:val="20"/>
              <w:szCs w:val="20"/>
            </w:rPr>
          </w:rPrChange>
        </w:rPr>
        <w:t>ṭ</w:t>
      </w:r>
      <w:r w:rsidRPr="00E13F4E">
        <w:rPr>
          <w:rFonts w:ascii="Times New Roman" w:hAnsi="Times New Roman" w:cs="Times New Roman"/>
          <w:color w:val="000000" w:themeColor="text1"/>
          <w:sz w:val="20"/>
          <w:szCs w:val="20"/>
          <w:rPrChange w:id="2863" w:author="Zahid Syed" w:date="2025-09-24T13:00:00Z" w16du:dateUtc="2025-09-24T04:00:00Z">
            <w:rPr>
              <w:rFonts w:ascii="Times New Roman" w:hAnsi="Times New Roman" w:cs="Times New Roman"/>
              <w:color w:val="222222"/>
              <w:sz w:val="20"/>
              <w:szCs w:val="20"/>
            </w:rPr>
          </w:rPrChange>
        </w:rPr>
        <w:t>ub</w:t>
      </w:r>
      <w:r w:rsidRPr="00E13F4E">
        <w:rPr>
          <w:rFonts w:ascii="Times New Roman" w:hAnsi="Times New Roman" w:cs="Times New Roman"/>
          <w:color w:val="000000" w:themeColor="text1"/>
          <w:sz w:val="20"/>
          <w:szCs w:val="20"/>
          <w:rPrChange w:id="2864" w:author="Zahid Syed" w:date="2025-09-24T13:00:00Z" w16du:dateUtc="2025-09-24T04:00:00Z">
            <w:rPr>
              <w:rFonts w:ascii="Times New Roman" w:hAnsi="Times New Roman" w:cs="Times New Roman"/>
              <w:sz w:val="20"/>
              <w:szCs w:val="20"/>
            </w:rPr>
          </w:rPrChange>
        </w:rPr>
        <w:t xml:space="preserve">ī </w:t>
      </w:r>
      <w:r w:rsidRPr="00E13F4E">
        <w:rPr>
          <w:rFonts w:ascii="Times New Roman" w:hAnsi="Times New Roman" w:cs="Times New Roman"/>
          <w:color w:val="000000" w:themeColor="text1"/>
          <w:sz w:val="20"/>
          <w:szCs w:val="20"/>
          <w:shd w:val="clear" w:color="auto" w:fill="FFFFFF"/>
          <w:rPrChange w:id="2865" w:author="Zahid Syed" w:date="2025-09-24T13:00:00Z" w16du:dateUtc="2025-09-24T04:00:00Z">
            <w:rPr>
              <w:rFonts w:ascii="Times New Roman" w:hAnsi="Times New Roman" w:cs="Times New Roman"/>
              <w:sz w:val="20"/>
              <w:szCs w:val="20"/>
              <w:shd w:val="clear" w:color="auto" w:fill="FFFFFF"/>
            </w:rPr>
          </w:rPrChange>
        </w:rPr>
        <w:t xml:space="preserve">(d. 671/ 1273). </w:t>
      </w:r>
      <w:r w:rsidRPr="00E13F4E">
        <w:rPr>
          <w:rFonts w:ascii="Times New Roman" w:hAnsi="Times New Roman" w:cs="Times New Roman"/>
          <w:color w:val="000000" w:themeColor="text1"/>
          <w:sz w:val="20"/>
          <w:szCs w:val="20"/>
          <w:rPrChange w:id="2866" w:author="Zahid Syed" w:date="2025-09-24T13:00:00Z" w16du:dateUtc="2025-09-24T04:00:00Z">
            <w:rPr>
              <w:rFonts w:ascii="Times New Roman" w:hAnsi="Times New Roman" w:cs="Times New Roman"/>
              <w:sz w:val="20"/>
              <w:szCs w:val="20"/>
            </w:rPr>
          </w:rPrChange>
        </w:rPr>
        <w:t xml:space="preserve">Abū al-‘Abbās al-Qurṭubī wrote one of the most cogent Muslim refutations of Trinitarian Dogma in his work </w:t>
      </w:r>
      <w:r w:rsidRPr="00E13F4E">
        <w:rPr>
          <w:rFonts w:ascii="Times New Roman" w:hAnsi="Times New Roman" w:cs="Times New Roman"/>
          <w:i/>
          <w:iCs/>
          <w:color w:val="000000" w:themeColor="text1"/>
          <w:sz w:val="20"/>
          <w:szCs w:val="20"/>
          <w:rPrChange w:id="2867" w:author="Zahid Syed" w:date="2025-09-24T13:00:00Z" w16du:dateUtc="2025-09-24T04:00:00Z">
            <w:rPr>
              <w:rFonts w:ascii="Times New Roman" w:hAnsi="Times New Roman" w:cs="Times New Roman"/>
              <w:i/>
              <w:iCs/>
              <w:sz w:val="20"/>
              <w:szCs w:val="20"/>
            </w:rPr>
          </w:rPrChange>
        </w:rPr>
        <w:t xml:space="preserve">The Demonstration of What Is Invalid and Illusory in the Christian Religion and the Manifestation of the Excellent Attributes of the Religion of Islam and the Proof Establishing the Prophethood of Our Prophet Muḥammad, upon him be Exaltation and Perfect Peace </w:t>
      </w:r>
      <w:r w:rsidRPr="00E13F4E">
        <w:rPr>
          <w:rFonts w:ascii="Times New Roman" w:hAnsi="Times New Roman" w:cs="Times New Roman"/>
          <w:color w:val="000000" w:themeColor="text1"/>
          <w:sz w:val="20"/>
          <w:szCs w:val="20"/>
          <w:rPrChange w:id="2868" w:author="Zahid Syed" w:date="2025-09-24T13:00:00Z" w16du:dateUtc="2025-09-24T04:00:00Z">
            <w:rPr>
              <w:rFonts w:ascii="Times New Roman" w:hAnsi="Times New Roman" w:cs="Times New Roman"/>
              <w:sz w:val="20"/>
              <w:szCs w:val="20"/>
            </w:rPr>
          </w:rPrChange>
        </w:rPr>
        <w:t>(</w:t>
      </w:r>
      <w:r w:rsidRPr="00E13F4E">
        <w:rPr>
          <w:rFonts w:ascii="Times New Roman" w:hAnsi="Times New Roman" w:cs="Times New Roman"/>
          <w:i/>
          <w:iCs/>
          <w:color w:val="000000" w:themeColor="text1"/>
          <w:sz w:val="20"/>
          <w:szCs w:val="20"/>
          <w:rPrChange w:id="2869" w:author="Zahid Syed" w:date="2025-09-24T13:00:00Z" w16du:dateUtc="2025-09-24T04:00:00Z">
            <w:rPr>
              <w:rFonts w:ascii="Times New Roman" w:hAnsi="Times New Roman" w:cs="Times New Roman"/>
              <w:i/>
              <w:iCs/>
              <w:sz w:val="20"/>
              <w:szCs w:val="20"/>
            </w:rPr>
          </w:rPrChange>
        </w:rPr>
        <w:t>Al-I‘lām bi-mā fī Dīn al-Naṣārā min al-Fasād wa al-Awhām wa Iẓhār Maḥāsin Dīn al-Islām wa Ithbāt Nubuwwat Nabiyyinā Muḥammad, ‘alayhi al-Ṣalātu wa al-Salām</w:t>
      </w:r>
      <w:r w:rsidRPr="00E13F4E">
        <w:rPr>
          <w:rFonts w:ascii="Times New Roman" w:hAnsi="Times New Roman" w:cs="Times New Roman"/>
          <w:color w:val="000000" w:themeColor="text1"/>
          <w:sz w:val="20"/>
          <w:szCs w:val="20"/>
          <w:rPrChange w:id="2870" w:author="Zahid Syed" w:date="2025-09-24T13:00:00Z" w16du:dateUtc="2025-09-24T04:00:00Z">
            <w:rPr>
              <w:rFonts w:ascii="Times New Roman" w:hAnsi="Times New Roman" w:cs="Times New Roman"/>
              <w:sz w:val="20"/>
              <w:szCs w:val="20"/>
            </w:rPr>
          </w:rPrChange>
        </w:rPr>
        <w:t>. The work was written to refute a work written in Arabic by a Christian Missionary of the Iberian Crusaders with the intention to convert the Muslims of Iberia to Trinitarian Dogma.</w:t>
      </w:r>
    </w:p>
  </w:footnote>
  <w:footnote w:id="119">
    <w:p w14:paraId="629E43CA" w14:textId="2739004A" w:rsidR="003253DB" w:rsidRPr="003253DB" w:rsidRDefault="005A3A57" w:rsidP="003253DB">
      <w:pPr>
        <w:spacing w:after="0" w:line="240" w:lineRule="auto"/>
        <w:rPr>
          <w:ins w:id="2871" w:author="Zahid Syed" w:date="2025-09-24T13:08:00Z"/>
          <w:rFonts w:ascii="Times New Roman" w:eastAsia="Times New Roman" w:hAnsi="Times New Roman" w:cs="Times New Roman"/>
          <w:color w:val="000000" w:themeColor="text1"/>
          <w:sz w:val="20"/>
          <w:szCs w:val="20"/>
          <w:rPrChange w:id="2872" w:author="Zahid Syed" w:date="2025-09-24T13:08:00Z" w16du:dateUtc="2025-09-24T04:08:00Z">
            <w:rPr>
              <w:ins w:id="2873" w:author="Zahid Syed" w:date="2025-09-24T13:08:00Z"/>
              <w:rFonts w:ascii="Times New Roman" w:hAnsi="Times New Roman"/>
              <w:color w:val="000000"/>
              <w:sz w:val="20"/>
            </w:rPr>
          </w:rPrChange>
        </w:rPr>
      </w:pPr>
      <w:r w:rsidRPr="00E13F4E">
        <w:rPr>
          <w:rStyle w:val="FootnoteReference"/>
          <w:rFonts w:ascii="Times New Roman" w:hAnsi="Times New Roman" w:cs="Times New Roman"/>
          <w:color w:val="000000" w:themeColor="text1"/>
          <w:sz w:val="20"/>
          <w:szCs w:val="20"/>
          <w:rPrChange w:id="2874"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875" w:author="Zahid Syed" w:date="2025-09-24T13:00:00Z" w16du:dateUtc="2025-09-24T04:00:00Z">
            <w:rPr>
              <w:rFonts w:ascii="Times New Roman" w:hAnsi="Times New Roman" w:cs="Times New Roman"/>
              <w:sz w:val="20"/>
              <w:szCs w:val="20"/>
            </w:rPr>
          </w:rPrChange>
        </w:rPr>
        <w:t xml:space="preserve"> </w:t>
      </w:r>
      <w:ins w:id="2876" w:author="Zahid Syed" w:date="2025-09-24T13:08:00Z">
        <w:r w:rsidR="003253DB" w:rsidRPr="003253DB">
          <w:rPr>
            <w:rFonts w:ascii="Times New Roman" w:eastAsia="Times New Roman" w:hAnsi="Times New Roman" w:cs="Times New Roman"/>
            <w:b/>
            <w:bCs/>
            <w:color w:val="000000" w:themeColor="text1"/>
            <w:sz w:val="20"/>
            <w:szCs w:val="20"/>
          </w:rPr>
          <w:t xml:space="preserve">Al-Qarāfī </w:t>
        </w:r>
        <w:r w:rsidR="003253DB" w:rsidRPr="003253DB">
          <w:rPr>
            <w:rFonts w:ascii="Times New Roman" w:eastAsia="Times New Roman" w:hAnsi="Times New Roman" w:cs="Times New Roman"/>
            <w:color w:val="000000" w:themeColor="text1"/>
            <w:sz w:val="20"/>
            <w:szCs w:val="20"/>
            <w:rPrChange w:id="2877" w:author="Zahid Syed" w:date="2025-09-24T13:08:00Z" w16du:dateUtc="2025-09-24T04:08:00Z">
              <w:rPr>
                <w:rFonts w:ascii="Times New Roman" w:eastAsia="Times New Roman" w:hAnsi="Times New Roman" w:cs="Times New Roman"/>
                <w:b/>
                <w:bCs/>
                <w:color w:val="000000" w:themeColor="text1"/>
                <w:sz w:val="20"/>
                <w:szCs w:val="20"/>
              </w:rPr>
            </w:rPrChange>
          </w:rPr>
          <w:t xml:space="preserve">(d. 684/1285), or more fully, Shihāb-al-Dīn Aḥmad ibn Idrīs al-Qarāfī was a uniquely brilliant and distinguished Egyptian Islamic scholar and Mālikī jurist and jurisprudent, astronomer, inventor of mechanical devices, and general polymath, one of whose hobbies was building water clocks. He was one of the most brilliant representatives of the Mālikī school. Al-Qarāfī was, however, a student of the great Shāfi‘ī master of his time al-‘Izz ibn ‘Abd al-Salām and was deeply influenced by him. Al-Qarāfī died and was buried in Cairo, Egypt. </w:t>
        </w:r>
      </w:ins>
    </w:p>
    <w:p w14:paraId="2D203E3C" w14:textId="6C9B88CD" w:rsidR="005A3A57" w:rsidRPr="00E13F4E" w:rsidRDefault="005A3A57" w:rsidP="005D5C5B">
      <w:pPr>
        <w:spacing w:after="0" w:line="240" w:lineRule="auto"/>
        <w:rPr>
          <w:rFonts w:ascii="Times New Roman" w:eastAsia="Times New Roman" w:hAnsi="Times New Roman" w:cs="Times New Roman"/>
          <w:color w:val="000000" w:themeColor="text1"/>
          <w:sz w:val="20"/>
          <w:szCs w:val="20"/>
          <w:rPrChange w:id="2878" w:author="Zahid Syed" w:date="2025-09-24T13:00:00Z" w16du:dateUtc="2025-09-24T04:00:00Z">
            <w:rPr>
              <w:rFonts w:ascii="Times New Roman" w:eastAsia="Times New Roman" w:hAnsi="Times New Roman" w:cs="Times New Roman"/>
              <w:color w:val="000000"/>
              <w:sz w:val="20"/>
              <w:szCs w:val="20"/>
            </w:rPr>
          </w:rPrChange>
        </w:rPr>
      </w:pPr>
      <w:del w:id="2879" w:author="Zahid Syed" w:date="2025-09-24T13:08:00Z" w16du:dateUtc="2025-09-24T04:08:00Z">
        <w:r w:rsidRPr="00E13F4E" w:rsidDel="003253DB">
          <w:rPr>
            <w:rFonts w:ascii="Times New Roman" w:eastAsia="Times New Roman" w:hAnsi="Times New Roman" w:cs="Times New Roman"/>
            <w:b/>
            <w:bCs/>
            <w:color w:val="000000" w:themeColor="text1"/>
            <w:sz w:val="20"/>
            <w:szCs w:val="20"/>
            <w:rPrChange w:id="2880" w:author="Zahid Syed" w:date="2025-09-24T13:00:00Z" w16du:dateUtc="2025-09-24T04:00:00Z">
              <w:rPr>
                <w:rFonts w:ascii="Times New Roman" w:eastAsia="Times New Roman" w:hAnsi="Times New Roman" w:cs="Times New Roman"/>
                <w:b/>
                <w:bCs/>
                <w:color w:val="000000"/>
                <w:sz w:val="20"/>
                <w:szCs w:val="20"/>
              </w:rPr>
            </w:rPrChange>
          </w:rPr>
          <w:delText>Al-Qarāfī</w:delText>
        </w:r>
        <w:r w:rsidRPr="00E13F4E" w:rsidDel="003253DB">
          <w:rPr>
            <w:rFonts w:ascii="Times New Roman" w:eastAsia="Times New Roman" w:hAnsi="Times New Roman" w:cs="Times New Roman"/>
            <w:color w:val="000000" w:themeColor="text1"/>
            <w:sz w:val="20"/>
            <w:szCs w:val="20"/>
            <w:rPrChange w:id="2881" w:author="Zahid Syed" w:date="2025-09-24T13:00:00Z" w16du:dateUtc="2025-09-24T04:00:00Z">
              <w:rPr>
                <w:rFonts w:ascii="Times New Roman" w:eastAsia="Times New Roman" w:hAnsi="Times New Roman" w:cs="Times New Roman"/>
                <w:color w:val="000000"/>
                <w:sz w:val="20"/>
                <w:szCs w:val="20"/>
              </w:rPr>
            </w:rPrChange>
          </w:rPr>
          <w:delText xml:space="preserve"> (d. 684/1285), or more fully,</w:delText>
        </w:r>
        <w:r w:rsidRPr="00E13F4E" w:rsidDel="003253DB">
          <w:rPr>
            <w:rFonts w:ascii="Times New Roman" w:eastAsia="Times New Roman" w:hAnsi="Times New Roman" w:cs="Times New Roman"/>
            <w:b/>
            <w:bCs/>
            <w:color w:val="000000" w:themeColor="text1"/>
            <w:sz w:val="20"/>
            <w:szCs w:val="20"/>
            <w:rPrChange w:id="2882" w:author="Zahid Syed" w:date="2025-09-24T13:00:00Z" w16du:dateUtc="2025-09-24T04:00:00Z">
              <w:rPr>
                <w:rFonts w:ascii="Times New Roman" w:eastAsia="Times New Roman" w:hAnsi="Times New Roman" w:cs="Times New Roman"/>
                <w:b/>
                <w:bCs/>
                <w:color w:val="000000"/>
                <w:sz w:val="20"/>
                <w:szCs w:val="20"/>
              </w:rPr>
            </w:rPrChange>
          </w:rPr>
          <w:delText xml:space="preserve"> </w:delText>
        </w:r>
        <w:r w:rsidRPr="00E13F4E" w:rsidDel="003253DB">
          <w:rPr>
            <w:rFonts w:ascii="Times New Roman" w:eastAsia="Times New Roman" w:hAnsi="Times New Roman" w:cs="Times New Roman"/>
            <w:color w:val="000000" w:themeColor="text1"/>
            <w:sz w:val="20"/>
            <w:szCs w:val="20"/>
            <w:rPrChange w:id="2883" w:author="Zahid Syed" w:date="2025-09-24T13:00:00Z" w16du:dateUtc="2025-09-24T04:00:00Z">
              <w:rPr>
                <w:rFonts w:ascii="Times New Roman" w:eastAsia="Times New Roman" w:hAnsi="Times New Roman" w:cs="Times New Roman"/>
                <w:color w:val="000000"/>
                <w:sz w:val="20"/>
                <w:szCs w:val="20"/>
              </w:rPr>
            </w:rPrChange>
          </w:rPr>
          <w:delText>Shihāb-al-Dīn Aḥmad ibn Idrīs al-Qarāfī was a uniquely brilliant and distinguished Islamic scholar and Mālikī jurist and jurisprudent of Ayy</w:delText>
        </w:r>
        <w:r w:rsidRPr="00E13F4E" w:rsidDel="003253DB">
          <w:rPr>
            <w:rFonts w:ascii="Times New Roman" w:hAnsi="Times New Roman" w:cs="Times New Roman"/>
            <w:color w:val="000000" w:themeColor="text1"/>
            <w:sz w:val="20"/>
            <w:szCs w:val="20"/>
            <w:rPrChange w:id="2884" w:author="Zahid Syed" w:date="2025-09-24T13:00:00Z" w16du:dateUtc="2025-09-24T04:00:00Z">
              <w:rPr>
                <w:rFonts w:ascii="Times New Roman" w:hAnsi="Times New Roman" w:cs="Times New Roman"/>
                <w:sz w:val="20"/>
                <w:szCs w:val="20"/>
              </w:rPr>
            </w:rPrChange>
          </w:rPr>
          <w:delText>ū</w:delText>
        </w:r>
        <w:r w:rsidRPr="00E13F4E" w:rsidDel="003253DB">
          <w:rPr>
            <w:rFonts w:ascii="Times New Roman" w:eastAsia="Times New Roman" w:hAnsi="Times New Roman" w:cs="Times New Roman"/>
            <w:color w:val="000000" w:themeColor="text1"/>
            <w:sz w:val="20"/>
            <w:szCs w:val="20"/>
            <w:rPrChange w:id="2885" w:author="Zahid Syed" w:date="2025-09-24T13:00:00Z" w16du:dateUtc="2025-09-24T04:00:00Z">
              <w:rPr>
                <w:rFonts w:ascii="Times New Roman" w:eastAsia="Times New Roman" w:hAnsi="Times New Roman" w:cs="Times New Roman"/>
                <w:color w:val="000000"/>
                <w:sz w:val="20"/>
                <w:szCs w:val="20"/>
              </w:rPr>
            </w:rPrChange>
          </w:rPr>
          <w:delText>bid and Maml</w:delText>
        </w:r>
        <w:r w:rsidRPr="00E13F4E" w:rsidDel="003253DB">
          <w:rPr>
            <w:rFonts w:ascii="Times New Roman" w:hAnsi="Times New Roman" w:cs="Times New Roman"/>
            <w:color w:val="000000" w:themeColor="text1"/>
            <w:sz w:val="20"/>
            <w:szCs w:val="20"/>
            <w:rPrChange w:id="2886" w:author="Zahid Syed" w:date="2025-09-24T13:00:00Z" w16du:dateUtc="2025-09-24T04:00:00Z">
              <w:rPr>
                <w:rFonts w:ascii="Times New Roman" w:hAnsi="Times New Roman" w:cs="Times New Roman"/>
                <w:sz w:val="20"/>
                <w:szCs w:val="20"/>
              </w:rPr>
            </w:rPrChange>
          </w:rPr>
          <w:delText>ū</w:delText>
        </w:r>
        <w:r w:rsidRPr="00E13F4E" w:rsidDel="003253DB">
          <w:rPr>
            <w:rFonts w:ascii="Times New Roman" w:eastAsia="Times New Roman" w:hAnsi="Times New Roman" w:cs="Times New Roman"/>
            <w:color w:val="000000" w:themeColor="text1"/>
            <w:sz w:val="20"/>
            <w:szCs w:val="20"/>
            <w:rPrChange w:id="2887" w:author="Zahid Syed" w:date="2025-09-24T13:00:00Z" w16du:dateUtc="2025-09-24T04:00:00Z">
              <w:rPr>
                <w:rFonts w:ascii="Times New Roman" w:eastAsia="Times New Roman" w:hAnsi="Times New Roman" w:cs="Times New Roman"/>
                <w:color w:val="000000"/>
                <w:sz w:val="20"/>
                <w:szCs w:val="20"/>
              </w:rPr>
            </w:rPrChange>
          </w:rPr>
          <w:delText>k Egypt. He was one of the most brilliant scholars of the history of Islamic Law, and his writings in legal theory and other matters were influential throughout the Islamic world. He was also a talented polymath, and one of his hobbies was building water clocks.</w:delText>
        </w:r>
      </w:del>
    </w:p>
  </w:footnote>
  <w:footnote w:id="120">
    <w:p w14:paraId="49004176" w14:textId="77777777" w:rsidR="005A3A57" w:rsidRPr="00E13F4E" w:rsidRDefault="005A3A57" w:rsidP="005D5C5B">
      <w:pPr>
        <w:pStyle w:val="FootnoteText"/>
        <w:rPr>
          <w:rFonts w:ascii="Times New Roman" w:hAnsi="Times New Roman" w:cs="Times New Roman"/>
          <w:color w:val="000000" w:themeColor="text1"/>
          <w:sz w:val="20"/>
          <w:szCs w:val="20"/>
          <w:rPrChange w:id="2902"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2903"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904"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Times New Roman" w:hAnsi="Times New Roman" w:cs="Times New Roman"/>
          <w:b/>
          <w:bCs/>
          <w:color w:val="000000" w:themeColor="text1"/>
          <w:sz w:val="20"/>
          <w:szCs w:val="20"/>
          <w:rPrChange w:id="2905" w:author="Zahid Syed" w:date="2025-09-24T13:00:00Z" w16du:dateUtc="2025-09-24T04:00:00Z">
            <w:rPr>
              <w:rFonts w:ascii="Times New Roman" w:eastAsia="Times New Roman" w:hAnsi="Times New Roman" w:cs="Times New Roman"/>
              <w:b/>
              <w:bCs/>
              <w:color w:val="000000"/>
              <w:sz w:val="20"/>
              <w:szCs w:val="20"/>
            </w:rPr>
          </w:rPrChange>
        </w:rPr>
        <w:t xml:space="preserve">Raḥmat-Allāh al-‘Uthmānī </w:t>
      </w:r>
      <w:r w:rsidRPr="00E13F4E">
        <w:rPr>
          <w:rFonts w:ascii="Times New Roman" w:eastAsia="Times New Roman" w:hAnsi="Times New Roman" w:cs="Times New Roman"/>
          <w:color w:val="000000" w:themeColor="text1"/>
          <w:sz w:val="20"/>
          <w:szCs w:val="20"/>
          <w:rPrChange w:id="2906" w:author="Zahid Syed" w:date="2025-09-24T13:00:00Z" w16du:dateUtc="2025-09-24T04:00:00Z">
            <w:rPr>
              <w:rFonts w:ascii="Times New Roman" w:eastAsia="Times New Roman" w:hAnsi="Times New Roman" w:cs="Times New Roman"/>
              <w:color w:val="000000"/>
              <w:sz w:val="20"/>
              <w:szCs w:val="20"/>
            </w:rPr>
          </w:rPrChange>
        </w:rPr>
        <w:t>(d. 1308/1891) or Raḥmat-Allāh Kayr</w:t>
      </w:r>
      <w:r w:rsidRPr="00E13F4E">
        <w:rPr>
          <w:rFonts w:ascii="Times New Roman" w:hAnsi="Times New Roman" w:cs="Times New Roman"/>
          <w:color w:val="000000" w:themeColor="text1"/>
          <w:sz w:val="20"/>
          <w:szCs w:val="20"/>
          <w:rPrChange w:id="2907" w:author="Zahid Syed" w:date="2025-09-24T13:00:00Z" w16du:dateUtc="2025-09-24T04:00:00Z">
            <w:rPr>
              <w:rFonts w:ascii="Times New Roman" w:hAnsi="Times New Roman" w:cs="Times New Roman"/>
              <w:sz w:val="20"/>
              <w:szCs w:val="20"/>
            </w:rPr>
          </w:rPrChange>
        </w:rPr>
        <w:t>ā</w:t>
      </w:r>
      <w:r w:rsidRPr="00E13F4E">
        <w:rPr>
          <w:rFonts w:ascii="Times New Roman" w:eastAsia="Times New Roman" w:hAnsi="Times New Roman" w:cs="Times New Roman"/>
          <w:color w:val="000000" w:themeColor="text1"/>
          <w:sz w:val="20"/>
          <w:szCs w:val="20"/>
          <w:rPrChange w:id="2908" w:author="Zahid Syed" w:date="2025-09-24T13:00:00Z" w16du:dateUtc="2025-09-24T04:00:00Z">
            <w:rPr>
              <w:rFonts w:ascii="Times New Roman" w:eastAsia="Times New Roman" w:hAnsi="Times New Roman" w:cs="Times New Roman"/>
              <w:color w:val="000000"/>
              <w:sz w:val="20"/>
              <w:szCs w:val="20"/>
            </w:rPr>
          </w:rPrChange>
        </w:rPr>
        <w:t>naw</w:t>
      </w:r>
      <w:r w:rsidRPr="00E13F4E">
        <w:rPr>
          <w:rFonts w:ascii="Times New Roman" w:hAnsi="Times New Roman" w:cs="Times New Roman"/>
          <w:color w:val="000000" w:themeColor="text1"/>
          <w:sz w:val="20"/>
          <w:szCs w:val="20"/>
          <w:rPrChange w:id="2909" w:author="Zahid Syed" w:date="2025-09-24T13:00:00Z" w16du:dateUtc="2025-09-24T04:00:00Z">
            <w:rPr>
              <w:rFonts w:ascii="Times New Roman" w:hAnsi="Times New Roman" w:cs="Times New Roman"/>
              <w:sz w:val="20"/>
              <w:szCs w:val="20"/>
            </w:rPr>
          </w:rPrChange>
        </w:rPr>
        <w:t xml:space="preserve">ī al-Hindī was an outstanding Sunnī Muslim Scholar, </w:t>
      </w:r>
      <w:r w:rsidRPr="00E13F4E">
        <w:rPr>
          <w:rFonts w:ascii="Times New Roman" w:hAnsi="Times New Roman" w:cs="Times New Roman"/>
          <w:i/>
          <w:iCs/>
          <w:color w:val="000000" w:themeColor="text1"/>
          <w:sz w:val="20"/>
          <w:szCs w:val="20"/>
          <w:rPrChange w:id="2910" w:author="Zahid Syed" w:date="2025-09-24T13:00:00Z" w16du:dateUtc="2025-09-24T04:00:00Z">
            <w:rPr>
              <w:rFonts w:ascii="Times New Roman" w:hAnsi="Times New Roman" w:cs="Times New Roman"/>
              <w:i/>
              <w:iCs/>
              <w:sz w:val="20"/>
              <w:szCs w:val="20"/>
            </w:rPr>
          </w:rPrChange>
        </w:rPr>
        <w:t>Muftī</w:t>
      </w:r>
      <w:r w:rsidRPr="00E13F4E">
        <w:rPr>
          <w:rFonts w:ascii="Times New Roman" w:hAnsi="Times New Roman" w:cs="Times New Roman"/>
          <w:color w:val="000000" w:themeColor="text1"/>
          <w:sz w:val="20"/>
          <w:szCs w:val="20"/>
          <w:rPrChange w:id="2911" w:author="Zahid Syed" w:date="2025-09-24T13:00:00Z" w16du:dateUtc="2025-09-24T04:00:00Z">
            <w:rPr>
              <w:rFonts w:ascii="Times New Roman" w:hAnsi="Times New Roman" w:cs="Times New Roman"/>
              <w:sz w:val="20"/>
              <w:szCs w:val="20"/>
            </w:rPr>
          </w:rPrChange>
        </w:rPr>
        <w:t xml:space="preserve">, physician, mathematician, and author and a direct descendant of the third Rightly-Guided Caliph, </w:t>
      </w:r>
      <w:r w:rsidRPr="00E13F4E">
        <w:rPr>
          <w:rFonts w:ascii="Times New Roman" w:eastAsia="Times New Roman" w:hAnsi="Times New Roman" w:cs="Times New Roman"/>
          <w:color w:val="000000" w:themeColor="text1"/>
          <w:sz w:val="20"/>
          <w:szCs w:val="20"/>
          <w:rPrChange w:id="2912" w:author="Zahid Syed" w:date="2025-09-24T13:00:00Z" w16du:dateUtc="2025-09-24T04:00:00Z">
            <w:rPr>
              <w:rFonts w:ascii="Times New Roman" w:eastAsia="Times New Roman" w:hAnsi="Times New Roman" w:cs="Times New Roman"/>
              <w:color w:val="000000"/>
              <w:sz w:val="20"/>
              <w:szCs w:val="20"/>
            </w:rPr>
          </w:rPrChange>
        </w:rPr>
        <w:t xml:space="preserve">‘Uthmān ibn ‘Affān </w:t>
      </w:r>
      <w:r w:rsidRPr="00E13F4E">
        <w:rPr>
          <w:rFonts w:ascii="Times New Roman" w:hAnsi="Times New Roman" w:cs="Times New Roman"/>
          <w:color w:val="000000" w:themeColor="text1"/>
          <w:sz w:val="20"/>
          <w:szCs w:val="20"/>
          <w:lang w:val="en" w:bidi="ar"/>
          <w:rPrChange w:id="2913" w:author="Zahid Syed" w:date="2025-09-24T13:00:00Z" w16du:dateUtc="2025-09-24T04:00:00Z">
            <w:rPr>
              <w:rFonts w:ascii="Times New Roman" w:hAnsi="Times New Roman" w:cs="Times New Roman"/>
              <w:color w:val="202122"/>
              <w:sz w:val="20"/>
              <w:szCs w:val="20"/>
              <w:lang w:val="en" w:bidi="ar"/>
            </w:rPr>
          </w:rPrChange>
        </w:rPr>
        <w:t>(d. 36/656).</w:t>
      </w:r>
      <w:r w:rsidRPr="00E13F4E">
        <w:rPr>
          <w:rFonts w:ascii="Times New Roman" w:hAnsi="Times New Roman" w:cs="Times New Roman"/>
          <w:color w:val="000000" w:themeColor="text1"/>
          <w:sz w:val="20"/>
          <w:szCs w:val="20"/>
          <w:lang w:val="en"/>
          <w:rPrChange w:id="2914" w:author="Zahid Syed" w:date="2025-09-24T13:00:00Z" w16du:dateUtc="2025-09-24T04:00:00Z">
            <w:rPr>
              <w:rFonts w:ascii="Times New Roman" w:hAnsi="Times New Roman" w:cs="Times New Roman"/>
              <w:sz w:val="20"/>
              <w:szCs w:val="20"/>
              <w:lang w:val="en"/>
            </w:rPr>
          </w:rPrChange>
        </w:rPr>
        <w:t xml:space="preserve"> To his credit, </w:t>
      </w:r>
      <w:r w:rsidRPr="00E13F4E">
        <w:rPr>
          <w:rFonts w:ascii="Times New Roman" w:eastAsia="Times New Roman" w:hAnsi="Times New Roman" w:cs="Times New Roman"/>
          <w:color w:val="000000" w:themeColor="text1"/>
          <w:sz w:val="20"/>
          <w:szCs w:val="20"/>
          <w:rPrChange w:id="2915" w:author="Zahid Syed" w:date="2025-09-24T13:00:00Z" w16du:dateUtc="2025-09-24T04:00:00Z">
            <w:rPr>
              <w:rFonts w:ascii="Times New Roman" w:eastAsia="Times New Roman" w:hAnsi="Times New Roman" w:cs="Times New Roman"/>
              <w:color w:val="000000"/>
              <w:sz w:val="20"/>
              <w:szCs w:val="20"/>
            </w:rPr>
          </w:rPrChange>
        </w:rPr>
        <w:t xml:space="preserve">Raḥmat-Allāh al-‘Uthmānī took active part in the unsuccessful armed </w:t>
      </w:r>
      <w:r w:rsidRPr="00E13F4E">
        <w:rPr>
          <w:rFonts w:ascii="Times New Roman" w:eastAsia="Times New Roman" w:hAnsi="Times New Roman" w:cs="Times New Roman"/>
          <w:i/>
          <w:iCs/>
          <w:color w:val="000000" w:themeColor="text1"/>
          <w:sz w:val="20"/>
          <w:szCs w:val="20"/>
          <w:rPrChange w:id="2916" w:author="Zahid Syed" w:date="2025-09-24T13:00:00Z" w16du:dateUtc="2025-09-24T04:00:00Z">
            <w:rPr>
              <w:rFonts w:ascii="Times New Roman" w:eastAsia="Times New Roman" w:hAnsi="Times New Roman" w:cs="Times New Roman"/>
              <w:i/>
              <w:iCs/>
              <w:color w:val="000000"/>
              <w:sz w:val="20"/>
              <w:szCs w:val="20"/>
            </w:rPr>
          </w:rPrChange>
        </w:rPr>
        <w:t>Jih</w:t>
      </w:r>
      <w:r w:rsidRPr="00E13F4E">
        <w:rPr>
          <w:rFonts w:ascii="Times New Roman" w:hAnsi="Times New Roman" w:cs="Times New Roman"/>
          <w:i/>
          <w:iCs/>
          <w:color w:val="000000" w:themeColor="text1"/>
          <w:sz w:val="20"/>
          <w:szCs w:val="20"/>
          <w:rPrChange w:id="2917" w:author="Zahid Syed" w:date="2025-09-24T13:00:00Z" w16du:dateUtc="2025-09-24T04:00:00Z">
            <w:rPr>
              <w:rFonts w:ascii="Times New Roman" w:hAnsi="Times New Roman" w:cs="Times New Roman"/>
              <w:i/>
              <w:iCs/>
              <w:sz w:val="20"/>
              <w:szCs w:val="20"/>
            </w:rPr>
          </w:rPrChange>
        </w:rPr>
        <w:t>ā</w:t>
      </w:r>
      <w:r w:rsidRPr="00E13F4E">
        <w:rPr>
          <w:rFonts w:ascii="Times New Roman" w:eastAsia="Times New Roman" w:hAnsi="Times New Roman" w:cs="Times New Roman"/>
          <w:i/>
          <w:iCs/>
          <w:color w:val="000000" w:themeColor="text1"/>
          <w:sz w:val="20"/>
          <w:szCs w:val="20"/>
          <w:rPrChange w:id="2918" w:author="Zahid Syed" w:date="2025-09-24T13:00:00Z" w16du:dateUtc="2025-09-24T04:00:00Z">
            <w:rPr>
              <w:rFonts w:ascii="Times New Roman" w:eastAsia="Times New Roman" w:hAnsi="Times New Roman" w:cs="Times New Roman"/>
              <w:i/>
              <w:iCs/>
              <w:color w:val="000000"/>
              <w:sz w:val="20"/>
              <w:szCs w:val="20"/>
            </w:rPr>
          </w:rPrChange>
        </w:rPr>
        <w:t>d</w:t>
      </w:r>
      <w:r w:rsidRPr="00E13F4E">
        <w:rPr>
          <w:rFonts w:ascii="Times New Roman" w:eastAsia="Times New Roman" w:hAnsi="Times New Roman" w:cs="Times New Roman"/>
          <w:color w:val="000000" w:themeColor="text1"/>
          <w:sz w:val="20"/>
          <w:szCs w:val="20"/>
          <w:rPrChange w:id="2919" w:author="Zahid Syed" w:date="2025-09-24T13:00:00Z" w16du:dateUtc="2025-09-24T04:00:00Z">
            <w:rPr>
              <w:rFonts w:ascii="Times New Roman" w:eastAsia="Times New Roman" w:hAnsi="Times New Roman" w:cs="Times New Roman"/>
              <w:color w:val="000000"/>
              <w:sz w:val="20"/>
              <w:szCs w:val="20"/>
            </w:rPr>
          </w:rPrChange>
        </w:rPr>
        <w:t xml:space="preserve"> against British colonial occupation in Greater India from 1273/1857 until 1275/1859, in which the Hindus also took direct part. As a consequence, the British colonialists punished him and his family by confiscating their extensive wealth, property, and estate. They forced al-‘Uthmānī into exile in the Yemen, from which he walked by foot to Mecca to perform the pilgrimage. Raḥmat-Allāh al-‘Uthmānī</w:t>
      </w:r>
      <w:r w:rsidRPr="00E13F4E">
        <w:rPr>
          <w:rFonts w:ascii="Times New Roman" w:hAnsi="Times New Roman" w:cs="Times New Roman"/>
          <w:color w:val="000000" w:themeColor="text1"/>
          <w:sz w:val="20"/>
          <w:szCs w:val="20"/>
          <w:rPrChange w:id="2920" w:author="Zahid Syed" w:date="2025-09-24T13:00:00Z" w16du:dateUtc="2025-09-24T04:00:00Z">
            <w:rPr>
              <w:rFonts w:ascii="Times New Roman" w:hAnsi="Times New Roman" w:cs="Times New Roman"/>
              <w:sz w:val="20"/>
              <w:szCs w:val="20"/>
            </w:rPr>
          </w:rPrChange>
        </w:rPr>
        <w:t xml:space="preserve"> is noted as the author of the excellent six-volume Arabic-language work </w:t>
      </w:r>
      <w:r w:rsidRPr="00E13F4E">
        <w:rPr>
          <w:rFonts w:ascii="Times New Roman" w:hAnsi="Times New Roman" w:cs="Times New Roman"/>
          <w:i/>
          <w:iCs/>
          <w:color w:val="000000" w:themeColor="text1"/>
          <w:sz w:val="20"/>
          <w:szCs w:val="20"/>
          <w:rPrChange w:id="2921" w:author="Zahid Syed" w:date="2025-09-24T13:00:00Z" w16du:dateUtc="2025-09-24T04:00:00Z">
            <w:rPr>
              <w:rFonts w:ascii="Times New Roman" w:hAnsi="Times New Roman" w:cs="Times New Roman"/>
              <w:i/>
              <w:iCs/>
              <w:sz w:val="20"/>
              <w:szCs w:val="20"/>
            </w:rPr>
          </w:rPrChange>
        </w:rPr>
        <w:t>Iẓhār al-Ḥaqq</w:t>
      </w:r>
      <w:r w:rsidRPr="00E13F4E">
        <w:rPr>
          <w:rFonts w:ascii="Times New Roman" w:hAnsi="Times New Roman" w:cs="Times New Roman"/>
          <w:color w:val="000000" w:themeColor="text1"/>
          <w:sz w:val="20"/>
          <w:szCs w:val="20"/>
          <w:rPrChange w:id="2922"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i/>
          <w:iCs/>
          <w:color w:val="000000" w:themeColor="text1"/>
          <w:sz w:val="20"/>
          <w:szCs w:val="20"/>
          <w:rPrChange w:id="2923" w:author="Zahid Syed" w:date="2025-09-24T13:00:00Z" w16du:dateUtc="2025-09-24T04:00:00Z">
            <w:rPr>
              <w:rFonts w:ascii="Times New Roman" w:hAnsi="Times New Roman" w:cs="Times New Roman"/>
              <w:i/>
              <w:iCs/>
              <w:sz w:val="20"/>
              <w:szCs w:val="20"/>
            </w:rPr>
          </w:rPrChange>
        </w:rPr>
        <w:t>The Truth Revealed</w:t>
      </w:r>
      <w:r w:rsidRPr="00E13F4E">
        <w:rPr>
          <w:rFonts w:ascii="Times New Roman" w:hAnsi="Times New Roman" w:cs="Times New Roman"/>
          <w:color w:val="000000" w:themeColor="text1"/>
          <w:sz w:val="20"/>
          <w:szCs w:val="20"/>
          <w:rPrChange w:id="2924" w:author="Zahid Syed" w:date="2025-09-24T13:00:00Z" w16du:dateUtc="2025-09-24T04:00:00Z">
            <w:rPr>
              <w:rFonts w:ascii="Times New Roman" w:hAnsi="Times New Roman" w:cs="Times New Roman"/>
              <w:sz w:val="20"/>
              <w:szCs w:val="20"/>
            </w:rPr>
          </w:rPrChange>
        </w:rPr>
        <w:t xml:space="preserve">), which was written in response to the fallacies and criticisms of Islam common among Christian Missionaries. </w:t>
      </w:r>
      <w:r w:rsidRPr="00E13F4E">
        <w:rPr>
          <w:rFonts w:ascii="Times New Roman" w:hAnsi="Times New Roman" w:cs="Times New Roman"/>
          <w:color w:val="000000" w:themeColor="text1"/>
          <w:sz w:val="20"/>
          <w:szCs w:val="20"/>
          <w:rPrChange w:id="2925" w:author="Zahid Syed" w:date="2025-09-24T13:00:00Z" w16du:dateUtc="2025-09-24T04:00:00Z">
            <w:rPr>
              <w:rFonts w:ascii="Times New Roman" w:hAnsi="Times New Roman" w:cs="Times New Roman"/>
              <w:color w:val="202122"/>
              <w:sz w:val="20"/>
              <w:szCs w:val="20"/>
            </w:rPr>
          </w:rPrChange>
        </w:rPr>
        <w:t>It was one of the first Muslim Scholarly works to make full use Western Scholarship in order to ascertain the errors and contradictions of the Bible and Trinitarian Dogma.</w:t>
      </w:r>
      <w:r w:rsidRPr="00E13F4E">
        <w:rPr>
          <w:rFonts w:ascii="Times New Roman" w:hAnsi="Times New Roman" w:cs="Times New Roman"/>
          <w:i/>
          <w:iCs/>
          <w:color w:val="000000" w:themeColor="text1"/>
          <w:sz w:val="20"/>
          <w:szCs w:val="20"/>
          <w:rPrChange w:id="2926" w:author="Zahid Syed" w:date="2025-09-24T13:00:00Z" w16du:dateUtc="2025-09-24T04:00:00Z">
            <w:rPr>
              <w:rFonts w:ascii="Times New Roman" w:hAnsi="Times New Roman" w:cs="Times New Roman"/>
              <w:i/>
              <w:iCs/>
              <w:sz w:val="20"/>
              <w:szCs w:val="20"/>
            </w:rPr>
          </w:rPrChange>
        </w:rPr>
        <w:t xml:space="preserve"> The Truth Revealed</w:t>
      </w:r>
      <w:r w:rsidRPr="00E13F4E">
        <w:rPr>
          <w:rFonts w:ascii="Times New Roman" w:hAnsi="Times New Roman" w:cs="Times New Roman"/>
          <w:color w:val="000000" w:themeColor="text1"/>
          <w:sz w:val="20"/>
          <w:szCs w:val="20"/>
          <w:rPrChange w:id="2927" w:author="Zahid Syed" w:date="2025-09-24T13:00:00Z" w16du:dateUtc="2025-09-24T04:00:00Z">
            <w:rPr>
              <w:rFonts w:ascii="Times New Roman" w:hAnsi="Times New Roman" w:cs="Times New Roman"/>
              <w:color w:val="202122"/>
              <w:sz w:val="20"/>
              <w:szCs w:val="20"/>
            </w:rPr>
          </w:rPrChange>
        </w:rPr>
        <w:t xml:space="preserve"> was a brilliant and concise summary and refutation of all the standard charges Western Christians had made against Islam, and it became a standard resource among Muslim Scholars after</w:t>
      </w:r>
      <w:r w:rsidRPr="00E13F4E">
        <w:rPr>
          <w:rFonts w:ascii="Times New Roman" w:eastAsia="Times New Roman" w:hAnsi="Times New Roman" w:cs="Times New Roman"/>
          <w:color w:val="000000" w:themeColor="text1"/>
          <w:sz w:val="20"/>
          <w:szCs w:val="20"/>
          <w:rPrChange w:id="2928" w:author="Zahid Syed" w:date="2025-09-24T13:00:00Z" w16du:dateUtc="2025-09-24T04:00:00Z">
            <w:rPr>
              <w:rFonts w:ascii="Times New Roman" w:eastAsia="Times New Roman" w:hAnsi="Times New Roman" w:cs="Times New Roman"/>
              <w:color w:val="000000"/>
              <w:sz w:val="20"/>
              <w:szCs w:val="20"/>
            </w:rPr>
          </w:rPrChange>
        </w:rPr>
        <w:t xml:space="preserve"> al-‘Uthmānī’s death. The work sprang from his famous debate in 1270/1854</w:t>
      </w:r>
      <w:r w:rsidRPr="00E13F4E">
        <w:rPr>
          <w:rFonts w:ascii="Times New Roman" w:hAnsi="Times New Roman" w:cs="Times New Roman"/>
          <w:color w:val="000000" w:themeColor="text1"/>
          <w:sz w:val="20"/>
          <w:szCs w:val="20"/>
          <w:rPrChange w:id="2929" w:author="Zahid Syed" w:date="2025-09-24T13:00:00Z" w16du:dateUtc="2025-09-24T04:00:00Z">
            <w:rPr>
              <w:rFonts w:ascii="Times New Roman" w:hAnsi="Times New Roman" w:cs="Times New Roman"/>
              <w:color w:val="202122"/>
              <w:sz w:val="20"/>
              <w:szCs w:val="20"/>
            </w:rPr>
          </w:rPrChange>
        </w:rPr>
        <w:t xml:space="preserve"> in Agra, India with the German Christian Missionary Karl Gottlieb Pfander (d. 1281/1865) of the Church Mission Society, who was regarded in his time as “perhaps the greatest of all missionaries to Mohammedans.” </w:t>
      </w:r>
      <w:r w:rsidRPr="00E13F4E">
        <w:rPr>
          <w:rFonts w:ascii="Times New Roman" w:eastAsia="Times New Roman" w:hAnsi="Times New Roman" w:cs="Times New Roman"/>
          <w:color w:val="000000" w:themeColor="text1"/>
          <w:sz w:val="20"/>
          <w:szCs w:val="20"/>
          <w:rPrChange w:id="2930" w:author="Zahid Syed" w:date="2025-09-24T13:00:00Z" w16du:dateUtc="2025-09-24T04:00:00Z">
            <w:rPr>
              <w:rFonts w:ascii="Times New Roman" w:eastAsia="Times New Roman" w:hAnsi="Times New Roman" w:cs="Times New Roman"/>
              <w:color w:val="000000"/>
              <w:sz w:val="20"/>
              <w:szCs w:val="20"/>
            </w:rPr>
          </w:rPrChange>
        </w:rPr>
        <w:t>Raḥmat-Allāh al-‘Uthmānī spoke in eloquent Arabic, which was translated by fellow Muslim Scholars into English. Al-‘Uthmānī was familiar with recent European Theological works that undercut Pfander’s arguments, which Pfander himself was not aware of and had not read.</w:t>
      </w:r>
    </w:p>
  </w:footnote>
  <w:footnote w:id="121">
    <w:p w14:paraId="29DC3884" w14:textId="77777777" w:rsidR="005A3A57" w:rsidRPr="00E13F4E" w:rsidRDefault="005A3A57" w:rsidP="005D5C5B">
      <w:pPr>
        <w:spacing w:after="0" w:line="240" w:lineRule="auto"/>
        <w:rPr>
          <w:rFonts w:ascii="Times New Roman" w:eastAsia="Times New Roman" w:hAnsi="Times New Roman" w:cs="Times New Roman"/>
          <w:color w:val="000000" w:themeColor="text1"/>
          <w:sz w:val="20"/>
          <w:szCs w:val="20"/>
          <w:rPrChange w:id="2943" w:author="Zahid Syed" w:date="2025-09-24T13:00:00Z" w16du:dateUtc="2025-09-24T04:00:00Z">
            <w:rPr>
              <w:rFonts w:ascii="Times New Roman" w:eastAsia="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2944"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945"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Times New Roman" w:hAnsi="Times New Roman" w:cs="Times New Roman"/>
          <w:b/>
          <w:bCs/>
          <w:color w:val="000000" w:themeColor="text1"/>
          <w:sz w:val="20"/>
          <w:szCs w:val="20"/>
          <w:rPrChange w:id="2946" w:author="Zahid Syed" w:date="2025-09-24T13:00:00Z" w16du:dateUtc="2025-09-24T04:00:00Z">
            <w:rPr>
              <w:rFonts w:ascii="Times New Roman" w:eastAsia="Times New Roman" w:hAnsi="Times New Roman" w:cs="Times New Roman"/>
              <w:b/>
              <w:bCs/>
              <w:color w:val="000000"/>
              <w:sz w:val="20"/>
              <w:szCs w:val="20"/>
            </w:rPr>
          </w:rPrChange>
        </w:rPr>
        <w:t>Constantine the Great</w:t>
      </w:r>
      <w:r w:rsidRPr="00E13F4E">
        <w:rPr>
          <w:rFonts w:ascii="Times New Roman" w:eastAsia="Times New Roman" w:hAnsi="Times New Roman" w:cs="Times New Roman"/>
          <w:color w:val="000000" w:themeColor="text1"/>
          <w:sz w:val="20"/>
          <w:szCs w:val="20"/>
          <w:rPrChange w:id="2947" w:author="Zahid Syed" w:date="2025-09-24T13:00:00Z" w16du:dateUtc="2025-09-24T04:00:00Z">
            <w:rPr>
              <w:rFonts w:ascii="Times New Roman" w:eastAsia="Times New Roman" w:hAnsi="Times New Roman" w:cs="Times New Roman"/>
              <w:color w:val="000000"/>
              <w:sz w:val="20"/>
              <w:szCs w:val="20"/>
            </w:rPr>
          </w:rPrChange>
        </w:rPr>
        <w:t xml:space="preserve"> (d. 337 CE) or Constantine I was the emperor of Rome from 306 CE until his death thirty-one years later. He was the first Roman emperor to convert to Christianity, and his conversion—which put the Church under the authority of the Roman State—was also the inception of Magisterial Christianity. Although Constantine was a Pagan during his early life, he began to favor Christianity in 312 CE. The following year he played an influential part in the proclamation of the Edict of Milan of 313 CE, which brought the persecution of the Christians to an end in Rome and declared toleration for their religion throughout the empire. Constantine convoked the First Council of Nicaea in 325 CE, which constituted a critical first step in the establishment of Trinitarian Doctrine, although Arian Christianity would remain strong in Rome for most of the fourth century CE. Although Constantine influenced the anti-Arian thesis of Nicaea, he himself, however, was only officially baptized as a Christian on his deathbed in 337 CE by Eusebius of Nicomedia (d. 341 CE), an Arian Christian Bishop. Constantine built the Church of the Holy Sepulcher in Jerusalem, which is regarded as the holiest of all places in Christendom. Constantine also played a pivotal role in moving the capital of the Roman Empire from Rome—a city steeped in ancient Pagan traditions and idolatry—to Byzantium, which was called New Rome and was then given the name Constantinople, modern-day Istanbul. Constantinople subsequently became the capital of the Byzantine or Eastern Roman Empire for more than a thousand years. </w:t>
      </w:r>
    </w:p>
  </w:footnote>
  <w:footnote w:id="122">
    <w:p w14:paraId="0070E1F8" w14:textId="77777777" w:rsidR="005A3A57" w:rsidRPr="00E13F4E" w:rsidRDefault="005A3A57" w:rsidP="005D5C5B">
      <w:pPr>
        <w:pStyle w:val="FootnoteText"/>
        <w:rPr>
          <w:rFonts w:ascii="Times New Roman" w:hAnsi="Times New Roman" w:cs="Times New Roman"/>
          <w:color w:val="000000" w:themeColor="text1"/>
          <w:sz w:val="20"/>
          <w:szCs w:val="20"/>
          <w:rPrChange w:id="2948"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2949"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950"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Times New Roman" w:hAnsi="Times New Roman" w:cs="Times New Roman"/>
          <w:b/>
          <w:bCs/>
          <w:color w:val="000000" w:themeColor="text1"/>
          <w:sz w:val="20"/>
          <w:szCs w:val="20"/>
          <w:rPrChange w:id="2951" w:author="Zahid Syed" w:date="2025-09-24T13:00:00Z" w16du:dateUtc="2025-09-24T04:00:00Z">
            <w:rPr>
              <w:rFonts w:ascii="Times New Roman" w:eastAsia="Times New Roman" w:hAnsi="Times New Roman" w:cs="Times New Roman"/>
              <w:b/>
              <w:bCs/>
              <w:color w:val="000000"/>
              <w:sz w:val="20"/>
              <w:szCs w:val="20"/>
            </w:rPr>
          </w:rPrChange>
        </w:rPr>
        <w:t xml:space="preserve">Licinius </w:t>
      </w:r>
      <w:r w:rsidRPr="00E13F4E">
        <w:rPr>
          <w:rFonts w:ascii="Times New Roman" w:eastAsia="Times New Roman" w:hAnsi="Times New Roman" w:cs="Times New Roman"/>
          <w:color w:val="000000" w:themeColor="text1"/>
          <w:sz w:val="20"/>
          <w:szCs w:val="20"/>
          <w:rPrChange w:id="2952" w:author="Zahid Syed" w:date="2025-09-24T13:00:00Z" w16du:dateUtc="2025-09-24T04:00:00Z">
            <w:rPr>
              <w:rFonts w:ascii="Times New Roman" w:eastAsia="Times New Roman" w:hAnsi="Times New Roman" w:cs="Times New Roman"/>
              <w:color w:val="000000"/>
              <w:sz w:val="20"/>
              <w:szCs w:val="20"/>
            </w:rPr>
          </w:rPrChange>
        </w:rPr>
        <w:t>(d. 325 CE) or, more fully, Valerius Licinianus Licinius was Roman emperor from 308 CE until 324 CE. For much of his reign he was a co-emperor and rival of Constantine I, and, together, the two of them authored the Edict of Milan of 313 CE, which granted empire-wide toleration to the Christians. After years of conflict with Licinius, Constantine I finally defeated him in battle in 324 and had Lucinius hanged to death the following year for conspiring against him.</w:t>
      </w:r>
    </w:p>
  </w:footnote>
  <w:footnote w:id="123">
    <w:p w14:paraId="05999B8C" w14:textId="77777777" w:rsidR="005A3A57" w:rsidRPr="00E13F4E" w:rsidRDefault="005A3A57" w:rsidP="005D5C5B">
      <w:pPr>
        <w:pStyle w:val="FootnoteText"/>
        <w:rPr>
          <w:rFonts w:ascii="Times New Roman" w:hAnsi="Times New Roman" w:cs="Times New Roman"/>
          <w:color w:val="000000" w:themeColor="text1"/>
          <w:sz w:val="20"/>
          <w:szCs w:val="20"/>
          <w:rPrChange w:id="2953"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2954"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955"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Times New Roman" w:hAnsi="Times New Roman" w:cs="Times New Roman"/>
          <w:b/>
          <w:bCs/>
          <w:color w:val="000000" w:themeColor="text1"/>
          <w:sz w:val="20"/>
          <w:szCs w:val="20"/>
          <w:rPrChange w:id="2956" w:author="Zahid Syed" w:date="2025-09-24T13:00:00Z" w16du:dateUtc="2025-09-24T04:00:00Z">
            <w:rPr>
              <w:rFonts w:ascii="Times New Roman" w:eastAsia="Times New Roman" w:hAnsi="Times New Roman" w:cs="Times New Roman"/>
              <w:b/>
              <w:bCs/>
              <w:color w:val="000000"/>
              <w:sz w:val="20"/>
              <w:szCs w:val="20"/>
            </w:rPr>
          </w:rPrChange>
        </w:rPr>
        <w:t>The Edict of Milan</w:t>
      </w:r>
      <w:r w:rsidRPr="00E13F4E">
        <w:rPr>
          <w:rFonts w:ascii="Times New Roman" w:eastAsia="Times New Roman" w:hAnsi="Times New Roman" w:cs="Times New Roman"/>
          <w:color w:val="000000" w:themeColor="text1"/>
          <w:sz w:val="20"/>
          <w:szCs w:val="20"/>
          <w:rPrChange w:id="2957" w:author="Zahid Syed" w:date="2025-09-24T13:00:00Z" w16du:dateUtc="2025-09-24T04:00:00Z">
            <w:rPr>
              <w:rFonts w:ascii="Times New Roman" w:eastAsia="Times New Roman" w:hAnsi="Times New Roman" w:cs="Times New Roman"/>
              <w:color w:val="000000"/>
              <w:sz w:val="20"/>
              <w:szCs w:val="20"/>
            </w:rPr>
          </w:rPrChange>
        </w:rPr>
        <w:t xml:space="preserve"> (Greek: </w:t>
      </w:r>
      <w:r w:rsidRPr="00E13F4E">
        <w:rPr>
          <w:rFonts w:ascii="Times New Roman" w:hAnsi="Times New Roman" w:cs="Times New Roman"/>
          <w:i/>
          <w:iCs/>
          <w:color w:val="000000" w:themeColor="text1"/>
          <w:sz w:val="20"/>
          <w:szCs w:val="20"/>
          <w:rPrChange w:id="2958" w:author="Zahid Syed" w:date="2025-09-24T13:00:00Z" w16du:dateUtc="2025-09-24T04:00:00Z">
            <w:rPr>
              <w:rFonts w:ascii="Times New Roman" w:hAnsi="Times New Roman" w:cs="Times New Roman"/>
              <w:i/>
              <w:iCs/>
              <w:color w:val="202122"/>
              <w:sz w:val="20"/>
              <w:szCs w:val="20"/>
            </w:rPr>
          </w:rPrChange>
        </w:rPr>
        <w:t>Di</w:t>
      </w:r>
      <w:r w:rsidRPr="00E13F4E">
        <w:rPr>
          <w:rFonts w:ascii="Times New Roman" w:hAnsi="Times New Roman" w:cs="Times New Roman"/>
          <w:i/>
          <w:iCs/>
          <w:color w:val="000000" w:themeColor="text1"/>
          <w:sz w:val="20"/>
          <w:szCs w:val="20"/>
          <w:rPrChange w:id="2959" w:author="Zahid Syed" w:date="2025-09-24T13:00:00Z" w16du:dateUtc="2025-09-24T04:00:00Z">
            <w:rPr>
              <w:rFonts w:ascii="Times New Roman" w:hAnsi="Times New Roman" w:cs="Times New Roman"/>
              <w:i/>
              <w:iCs/>
              <w:color w:val="000000"/>
              <w:sz w:val="20"/>
              <w:szCs w:val="20"/>
            </w:rPr>
          </w:rPrChange>
        </w:rPr>
        <w:t>á</w:t>
      </w:r>
      <w:r w:rsidRPr="00E13F4E">
        <w:rPr>
          <w:rFonts w:ascii="Times New Roman" w:hAnsi="Times New Roman" w:cs="Times New Roman"/>
          <w:i/>
          <w:iCs/>
          <w:color w:val="000000" w:themeColor="text1"/>
          <w:sz w:val="20"/>
          <w:szCs w:val="20"/>
          <w:rPrChange w:id="2960" w:author="Zahid Syed" w:date="2025-09-24T13:00:00Z" w16du:dateUtc="2025-09-24T04:00:00Z">
            <w:rPr>
              <w:rFonts w:ascii="Times New Roman" w:hAnsi="Times New Roman" w:cs="Times New Roman"/>
              <w:i/>
              <w:iCs/>
              <w:color w:val="202122"/>
              <w:sz w:val="20"/>
              <w:szCs w:val="20"/>
            </w:rPr>
          </w:rPrChange>
        </w:rPr>
        <w:t>tagma t</w:t>
      </w:r>
      <w:r w:rsidRPr="00E13F4E">
        <w:rPr>
          <w:rFonts w:ascii="Times New Roman" w:hAnsi="Times New Roman" w:cs="Times New Roman"/>
          <w:i/>
          <w:iCs/>
          <w:color w:val="000000" w:themeColor="text1"/>
          <w:sz w:val="20"/>
          <w:szCs w:val="20"/>
          <w:rPrChange w:id="2961" w:author="Zahid Syed" w:date="2025-09-24T13:00:00Z" w16du:dateUtc="2025-09-24T04:00:00Z">
            <w:rPr>
              <w:rFonts w:ascii="Times New Roman" w:hAnsi="Times New Roman" w:cs="Times New Roman"/>
              <w:i/>
              <w:iCs/>
              <w:color w:val="000000"/>
              <w:sz w:val="20"/>
              <w:szCs w:val="20"/>
            </w:rPr>
          </w:rPrChange>
        </w:rPr>
        <w:t>ô</w:t>
      </w:r>
      <w:r w:rsidRPr="00E13F4E">
        <w:rPr>
          <w:rFonts w:ascii="Times New Roman" w:hAnsi="Times New Roman" w:cs="Times New Roman"/>
          <w:i/>
          <w:iCs/>
          <w:color w:val="000000" w:themeColor="text1"/>
          <w:sz w:val="20"/>
          <w:szCs w:val="20"/>
          <w:rPrChange w:id="2962" w:author="Zahid Syed" w:date="2025-09-24T13:00:00Z" w16du:dateUtc="2025-09-24T04:00:00Z">
            <w:rPr>
              <w:rFonts w:ascii="Times New Roman" w:hAnsi="Times New Roman" w:cs="Times New Roman"/>
              <w:i/>
              <w:iCs/>
              <w:color w:val="202122"/>
              <w:sz w:val="20"/>
              <w:szCs w:val="20"/>
            </w:rPr>
          </w:rPrChange>
        </w:rPr>
        <w:t>n Mediol</w:t>
      </w:r>
      <w:r w:rsidRPr="00E13F4E">
        <w:rPr>
          <w:rFonts w:ascii="Times New Roman" w:hAnsi="Times New Roman" w:cs="Times New Roman"/>
          <w:i/>
          <w:iCs/>
          <w:color w:val="000000" w:themeColor="text1"/>
          <w:sz w:val="20"/>
          <w:szCs w:val="20"/>
          <w:rPrChange w:id="2963" w:author="Zahid Syed" w:date="2025-09-24T13:00:00Z" w16du:dateUtc="2025-09-24T04:00:00Z">
            <w:rPr>
              <w:rFonts w:ascii="Times New Roman" w:hAnsi="Times New Roman" w:cs="Times New Roman"/>
              <w:i/>
              <w:iCs/>
              <w:color w:val="000000"/>
              <w:sz w:val="20"/>
              <w:szCs w:val="20"/>
            </w:rPr>
          </w:rPrChange>
        </w:rPr>
        <w:t>á</w:t>
      </w:r>
      <w:r w:rsidRPr="00E13F4E">
        <w:rPr>
          <w:rFonts w:ascii="Times New Roman" w:hAnsi="Times New Roman" w:cs="Times New Roman"/>
          <w:i/>
          <w:iCs/>
          <w:color w:val="000000" w:themeColor="text1"/>
          <w:sz w:val="20"/>
          <w:szCs w:val="20"/>
          <w:rPrChange w:id="2964" w:author="Zahid Syed" w:date="2025-09-24T13:00:00Z" w16du:dateUtc="2025-09-24T04:00:00Z">
            <w:rPr>
              <w:rFonts w:ascii="Times New Roman" w:hAnsi="Times New Roman" w:cs="Times New Roman"/>
              <w:i/>
              <w:iCs/>
              <w:color w:val="202122"/>
              <w:sz w:val="20"/>
              <w:szCs w:val="20"/>
            </w:rPr>
          </w:rPrChange>
        </w:rPr>
        <w:t>nōn</w:t>
      </w:r>
      <w:r w:rsidRPr="00E13F4E">
        <w:rPr>
          <w:rFonts w:ascii="Times New Roman" w:hAnsi="Times New Roman" w:cs="Times New Roman"/>
          <w:color w:val="000000" w:themeColor="text1"/>
          <w:sz w:val="20"/>
          <w:szCs w:val="20"/>
          <w:rPrChange w:id="2965" w:author="Zahid Syed" w:date="2025-09-24T13:00:00Z" w16du:dateUtc="2025-09-24T04:00:00Z">
            <w:rPr>
              <w:rFonts w:ascii="Times New Roman" w:hAnsi="Times New Roman" w:cs="Times New Roman"/>
              <w:color w:val="202122"/>
              <w:sz w:val="20"/>
              <w:szCs w:val="20"/>
            </w:rPr>
          </w:rPrChange>
        </w:rPr>
        <w:t xml:space="preserve">; </w:t>
      </w:r>
      <w:r w:rsidRPr="00E13F4E">
        <w:rPr>
          <w:rFonts w:ascii="Times New Roman" w:hAnsi="Times New Roman" w:cs="Times New Roman"/>
          <w:i/>
          <w:iCs/>
          <w:color w:val="000000" w:themeColor="text1"/>
          <w:sz w:val="20"/>
          <w:szCs w:val="20"/>
          <w:lang w:val="el-GR"/>
          <w:rPrChange w:id="2966" w:author="Zahid Syed" w:date="2025-09-24T13:00:00Z" w16du:dateUtc="2025-09-24T04:00:00Z">
            <w:rPr>
              <w:rFonts w:ascii="Times New Roman" w:hAnsi="Times New Roman" w:cs="Times New Roman"/>
              <w:i/>
              <w:iCs/>
              <w:color w:val="202122"/>
              <w:sz w:val="20"/>
              <w:szCs w:val="20"/>
              <w:lang w:val="el-GR"/>
            </w:rPr>
          </w:rPrChange>
        </w:rPr>
        <w:t>Διάταγμα τῶν Μεδιολάνων</w:t>
      </w:r>
      <w:r w:rsidRPr="00E13F4E">
        <w:rPr>
          <w:rFonts w:ascii="Times New Roman" w:hAnsi="Times New Roman" w:cs="Times New Roman"/>
          <w:color w:val="000000" w:themeColor="text1"/>
          <w:sz w:val="20"/>
          <w:szCs w:val="20"/>
          <w:lang w:val="el-GR"/>
          <w:rPrChange w:id="2967" w:author="Zahid Syed" w:date="2025-09-24T13:00:00Z" w16du:dateUtc="2025-09-24T04:00:00Z">
            <w:rPr>
              <w:rFonts w:ascii="Times New Roman" w:hAnsi="Times New Roman" w:cs="Times New Roman"/>
              <w:color w:val="202122"/>
              <w:sz w:val="20"/>
              <w:szCs w:val="20"/>
              <w:lang w:val="el-GR"/>
            </w:rPr>
          </w:rPrChange>
        </w:rPr>
        <w:t xml:space="preserve">; Latin: </w:t>
      </w:r>
      <w:r w:rsidRPr="00E13F4E">
        <w:rPr>
          <w:rFonts w:ascii="Times New Roman" w:hAnsi="Times New Roman" w:cs="Times New Roman"/>
          <w:i/>
          <w:iCs/>
          <w:color w:val="000000" w:themeColor="text1"/>
          <w:sz w:val="20"/>
          <w:szCs w:val="20"/>
          <w:lang w:val="la-Latn"/>
          <w:rPrChange w:id="2968" w:author="Zahid Syed" w:date="2025-09-24T13:00:00Z" w16du:dateUtc="2025-09-24T04:00:00Z">
            <w:rPr>
              <w:rFonts w:ascii="Times New Roman" w:hAnsi="Times New Roman" w:cs="Times New Roman"/>
              <w:i/>
              <w:iCs/>
              <w:color w:val="202122"/>
              <w:sz w:val="20"/>
              <w:szCs w:val="20"/>
              <w:lang w:val="la-Latn"/>
            </w:rPr>
          </w:rPrChange>
        </w:rPr>
        <w:t>Edictum Mediolanense</w:t>
      </w:r>
      <w:r w:rsidRPr="00E13F4E">
        <w:rPr>
          <w:rFonts w:ascii="Times New Roman" w:hAnsi="Times New Roman" w:cs="Times New Roman"/>
          <w:color w:val="000000" w:themeColor="text1"/>
          <w:sz w:val="20"/>
          <w:szCs w:val="20"/>
          <w:lang w:val="la-Latn"/>
          <w:rPrChange w:id="2969" w:author="Zahid Syed" w:date="2025-09-24T13:00:00Z" w16du:dateUtc="2025-09-24T04:00:00Z">
            <w:rPr>
              <w:rFonts w:ascii="Times New Roman" w:hAnsi="Times New Roman" w:cs="Times New Roman"/>
              <w:color w:val="202122"/>
              <w:sz w:val="20"/>
              <w:szCs w:val="20"/>
              <w:lang w:val="la-Latn"/>
            </w:rPr>
          </w:rPrChange>
        </w:rPr>
        <w:t xml:space="preserve">) was officially proclaimed in the Roman Empire in February of 313 CE. It decreed that Christians be treated benevolently in the empire. At the time, Constantine the Great </w:t>
      </w:r>
      <w:r w:rsidRPr="00E13F4E">
        <w:rPr>
          <w:rFonts w:ascii="Times New Roman" w:eastAsia="Times New Roman" w:hAnsi="Times New Roman" w:cs="Times New Roman"/>
          <w:color w:val="000000" w:themeColor="text1"/>
          <w:sz w:val="20"/>
          <w:szCs w:val="20"/>
          <w:rPrChange w:id="2970" w:author="Zahid Syed" w:date="2025-09-24T13:00:00Z" w16du:dateUtc="2025-09-24T04:00:00Z">
            <w:rPr>
              <w:rFonts w:ascii="Times New Roman" w:eastAsia="Times New Roman" w:hAnsi="Times New Roman" w:cs="Times New Roman"/>
              <w:color w:val="000000"/>
              <w:sz w:val="20"/>
              <w:szCs w:val="20"/>
            </w:rPr>
          </w:rPrChange>
        </w:rPr>
        <w:t>(d. 337 CE)</w:t>
      </w:r>
      <w:r w:rsidRPr="00E13F4E">
        <w:rPr>
          <w:rFonts w:ascii="Times New Roman" w:hAnsi="Times New Roman" w:cs="Times New Roman"/>
          <w:color w:val="000000" w:themeColor="text1"/>
          <w:sz w:val="20"/>
          <w:szCs w:val="20"/>
          <w:lang w:val="la-Latn"/>
          <w:rPrChange w:id="2971" w:author="Zahid Syed" w:date="2025-09-24T13:00:00Z" w16du:dateUtc="2025-09-24T04:00:00Z">
            <w:rPr>
              <w:rFonts w:ascii="Times New Roman" w:hAnsi="Times New Roman" w:cs="Times New Roman"/>
              <w:color w:val="202122"/>
              <w:sz w:val="20"/>
              <w:szCs w:val="20"/>
              <w:lang w:val="la-Latn"/>
            </w:rPr>
          </w:rPrChange>
        </w:rPr>
        <w:t xml:space="preserve"> was the Western Roman Emperor, and Licinius </w:t>
      </w:r>
      <w:r w:rsidRPr="00E13F4E">
        <w:rPr>
          <w:rFonts w:ascii="Times New Roman" w:eastAsia="Times New Roman" w:hAnsi="Times New Roman" w:cs="Times New Roman"/>
          <w:color w:val="000000" w:themeColor="text1"/>
          <w:sz w:val="20"/>
          <w:szCs w:val="20"/>
          <w:rPrChange w:id="2972" w:author="Zahid Syed" w:date="2025-09-24T13:00:00Z" w16du:dateUtc="2025-09-24T04:00:00Z">
            <w:rPr>
              <w:rFonts w:ascii="Times New Roman" w:eastAsia="Times New Roman" w:hAnsi="Times New Roman" w:cs="Times New Roman"/>
              <w:color w:val="000000"/>
              <w:sz w:val="20"/>
              <w:szCs w:val="20"/>
            </w:rPr>
          </w:rPrChange>
        </w:rPr>
        <w:t xml:space="preserve">(d. 325 CE) was in control of the Balkans and the East. The two co-emperors met in Mediolanum (modern Milan) in Northcentral Italy in what is today’s Lombardy. The Edict of Milan ratified Emperor Galerius’ Edict of Serdica, which had been proclaimed in 311 CE. The Edict of Milan decreed that Christianity was a licit State religion (Latin: </w:t>
      </w:r>
      <w:r w:rsidRPr="00E13F4E">
        <w:rPr>
          <w:rFonts w:ascii="Times New Roman" w:eastAsia="Times New Roman" w:hAnsi="Times New Roman" w:cs="Times New Roman"/>
          <w:i/>
          <w:iCs/>
          <w:color w:val="000000" w:themeColor="text1"/>
          <w:sz w:val="20"/>
          <w:szCs w:val="20"/>
          <w:rPrChange w:id="2973" w:author="Zahid Syed" w:date="2025-09-24T13:00:00Z" w16du:dateUtc="2025-09-24T04:00:00Z">
            <w:rPr>
              <w:rFonts w:ascii="Times New Roman" w:eastAsia="Times New Roman" w:hAnsi="Times New Roman" w:cs="Times New Roman"/>
              <w:i/>
              <w:iCs/>
              <w:color w:val="000000"/>
              <w:sz w:val="20"/>
              <w:szCs w:val="20"/>
            </w:rPr>
          </w:rPrChange>
        </w:rPr>
        <w:t>religio licita</w:t>
      </w:r>
      <w:r w:rsidRPr="00E13F4E">
        <w:rPr>
          <w:rFonts w:ascii="Times New Roman" w:eastAsia="Times New Roman" w:hAnsi="Times New Roman" w:cs="Times New Roman"/>
          <w:color w:val="000000" w:themeColor="text1"/>
          <w:sz w:val="20"/>
          <w:szCs w:val="20"/>
          <w:rPrChange w:id="2974" w:author="Zahid Syed" w:date="2025-09-24T13:00:00Z" w16du:dateUtc="2025-09-24T04:00:00Z">
            <w:rPr>
              <w:rFonts w:ascii="Times New Roman" w:eastAsia="Times New Roman" w:hAnsi="Times New Roman" w:cs="Times New Roman"/>
              <w:color w:val="000000"/>
              <w:sz w:val="20"/>
              <w:szCs w:val="20"/>
            </w:rPr>
          </w:rPrChange>
        </w:rPr>
        <w:t>) and was free from further persecution. It did not, however, make Christianity Rome’s State religion, which occurred as a first step in 325 CE but was not fully enacted until 27 February 380 CE in the Edict of Thessalonica by Emperor Theodosius I (d. 395 CE), declared Nicaean Trinitarian Christianity the State Church of the Roman Empire, while damning, condemning, and authorizing for punishment such “heresies” as Arianism.</w:t>
      </w:r>
    </w:p>
  </w:footnote>
  <w:footnote w:id="124">
    <w:p w14:paraId="70F10307" w14:textId="77777777" w:rsidR="005A3A57" w:rsidRPr="00E13F4E" w:rsidRDefault="005A3A57" w:rsidP="005D5C5B">
      <w:pPr>
        <w:spacing w:after="0" w:line="240" w:lineRule="auto"/>
        <w:rPr>
          <w:rFonts w:ascii="Times New Roman" w:eastAsia="Times New Roman" w:hAnsi="Times New Roman" w:cs="Times New Roman"/>
          <w:color w:val="000000" w:themeColor="text1"/>
          <w:sz w:val="20"/>
          <w:szCs w:val="20"/>
          <w:rPrChange w:id="2976" w:author="Zahid Syed" w:date="2025-09-24T13:00:00Z" w16du:dateUtc="2025-09-24T04:00:00Z">
            <w:rPr>
              <w:rFonts w:ascii="Times New Roman" w:eastAsia="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2977"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978" w:author="Zahid Syed" w:date="2025-09-24T13:00:00Z" w16du:dateUtc="2025-09-24T04:00:00Z">
            <w:rPr>
              <w:rFonts w:ascii="Times New Roman" w:hAnsi="Times New Roman" w:cs="Times New Roman"/>
              <w:sz w:val="20"/>
              <w:szCs w:val="20"/>
            </w:rPr>
          </w:rPrChange>
        </w:rPr>
        <w:t xml:space="preserve"> </w:t>
      </w:r>
      <w:r w:rsidRPr="00E13F4E">
        <w:rPr>
          <w:rFonts w:ascii="Times New Roman" w:eastAsia="Times New Roman" w:hAnsi="Times New Roman" w:cs="Times New Roman"/>
          <w:b/>
          <w:bCs/>
          <w:color w:val="000000" w:themeColor="text1"/>
          <w:sz w:val="20"/>
          <w:szCs w:val="20"/>
          <w:rPrChange w:id="2979" w:author="Zahid Syed" w:date="2025-09-24T13:00:00Z" w16du:dateUtc="2025-09-24T04:00:00Z">
            <w:rPr>
              <w:rFonts w:ascii="Times New Roman" w:eastAsia="Times New Roman" w:hAnsi="Times New Roman" w:cs="Times New Roman"/>
              <w:b/>
              <w:bCs/>
              <w:color w:val="000000"/>
              <w:sz w:val="20"/>
              <w:szCs w:val="20"/>
            </w:rPr>
          </w:rPrChange>
        </w:rPr>
        <w:t>Crispus</w:t>
      </w:r>
      <w:r w:rsidRPr="00E13F4E">
        <w:rPr>
          <w:rFonts w:ascii="Times New Roman" w:eastAsia="Times New Roman" w:hAnsi="Times New Roman" w:cs="Times New Roman"/>
          <w:color w:val="000000" w:themeColor="text1"/>
          <w:sz w:val="20"/>
          <w:szCs w:val="20"/>
          <w:rPrChange w:id="2980" w:author="Zahid Syed" w:date="2025-09-24T13:00:00Z" w16du:dateUtc="2025-09-24T04:00:00Z">
            <w:rPr>
              <w:rFonts w:ascii="Times New Roman" w:eastAsia="Times New Roman" w:hAnsi="Times New Roman" w:cs="Times New Roman"/>
              <w:color w:val="000000"/>
              <w:sz w:val="20"/>
              <w:szCs w:val="20"/>
            </w:rPr>
          </w:rPrChange>
        </w:rPr>
        <w:t xml:space="preserve"> (d. 326 CE) or, more fully,</w:t>
      </w:r>
      <w:r w:rsidRPr="00E13F4E">
        <w:rPr>
          <w:rFonts w:ascii="Times New Roman" w:hAnsi="Times New Roman" w:cs="Times New Roman"/>
          <w:color w:val="000000" w:themeColor="text1"/>
          <w:sz w:val="20"/>
          <w:szCs w:val="20"/>
          <w:rPrChange w:id="2981" w:author="Zahid Syed" w:date="2025-09-24T13:00:00Z" w16du:dateUtc="2025-09-24T04:00:00Z">
            <w:rPr>
              <w:rFonts w:ascii="Times New Roman" w:hAnsi="Times New Roman" w:cs="Times New Roman"/>
              <w:color w:val="202122"/>
              <w:sz w:val="20"/>
              <w:szCs w:val="20"/>
            </w:rPr>
          </w:rPrChange>
        </w:rPr>
        <w:t xml:space="preserve"> Flavius Julius Crispus was the eldest son of the Roman emperor Constantine I </w:t>
      </w:r>
      <w:r w:rsidRPr="00E13F4E">
        <w:rPr>
          <w:rFonts w:ascii="Times New Roman" w:eastAsia="Times New Roman" w:hAnsi="Times New Roman" w:cs="Times New Roman"/>
          <w:color w:val="000000" w:themeColor="text1"/>
          <w:sz w:val="20"/>
          <w:szCs w:val="20"/>
          <w:rPrChange w:id="2982" w:author="Zahid Syed" w:date="2025-09-24T13:00:00Z" w16du:dateUtc="2025-09-24T04:00:00Z">
            <w:rPr>
              <w:rFonts w:ascii="Times New Roman" w:eastAsia="Times New Roman" w:hAnsi="Times New Roman" w:cs="Times New Roman"/>
              <w:color w:val="000000"/>
              <w:sz w:val="20"/>
              <w:szCs w:val="20"/>
            </w:rPr>
          </w:rPrChange>
        </w:rPr>
        <w:t xml:space="preserve">(d. 337 CE). As of March 317 CE, he also ruled alongside Constantine as a junior emperor—extolled as “the Prince of Youth” (Latin: </w:t>
      </w:r>
      <w:r w:rsidRPr="00E13F4E">
        <w:rPr>
          <w:rFonts w:ascii="Times New Roman" w:eastAsia="Times New Roman" w:hAnsi="Times New Roman" w:cs="Times New Roman"/>
          <w:i/>
          <w:iCs/>
          <w:color w:val="000000" w:themeColor="text1"/>
          <w:sz w:val="20"/>
          <w:szCs w:val="20"/>
          <w:rPrChange w:id="2983" w:author="Zahid Syed" w:date="2025-09-24T13:00:00Z" w16du:dateUtc="2025-09-24T04:00:00Z">
            <w:rPr>
              <w:rFonts w:ascii="Times New Roman" w:eastAsia="Times New Roman" w:hAnsi="Times New Roman" w:cs="Times New Roman"/>
              <w:i/>
              <w:iCs/>
              <w:color w:val="000000"/>
              <w:sz w:val="20"/>
              <w:szCs w:val="20"/>
            </w:rPr>
          </w:rPrChange>
        </w:rPr>
        <w:t>Princepts Iuventutis</w:t>
      </w:r>
      <w:r w:rsidRPr="00E13F4E">
        <w:rPr>
          <w:rFonts w:ascii="Times New Roman" w:eastAsia="Times New Roman" w:hAnsi="Times New Roman" w:cs="Times New Roman"/>
          <w:color w:val="000000" w:themeColor="text1"/>
          <w:sz w:val="20"/>
          <w:szCs w:val="20"/>
          <w:rPrChange w:id="2984" w:author="Zahid Syed" w:date="2025-09-24T13:00:00Z" w16du:dateUtc="2025-09-24T04:00:00Z">
            <w:rPr>
              <w:rFonts w:ascii="Times New Roman" w:eastAsia="Times New Roman" w:hAnsi="Times New Roman" w:cs="Times New Roman"/>
              <w:color w:val="000000"/>
              <w:sz w:val="20"/>
              <w:szCs w:val="20"/>
            </w:rPr>
          </w:rPrChange>
        </w:rPr>
        <w:t xml:space="preserve">)—until his father had him executed in 326 CE. During this time from 318 CE until 323 CE, Crispus ruled in Roman Gaul, and his successful battles against the forces of Emperor Licinius (d. 325 CE) and his son, contributed to his father’s emergence as sole Roman emperor in 324 CE. Constantine appointed the Latin historian of Early Christianity Lactantius (d. ca. 325 CE) as the tutor of Crispus in Latin rhetoric. Crispus had been responsible for the execution of his brother-in-law—also a junior emperor—and his nephew Licinius II, the son of his sister Flavia Julia Constantia. The Latin historians Ammianus Marcellinus (d. ca. 395 CE) and Aurelius Victor (d. ca. 390 CE) both affirm that a trial was held against Crispus, which led to his death, but the allegations and circumstances behind the trial are not well known. After the trial in 326 CE, Constantine had Crispus put to death, which was son followed by the execution of Constantine’s wife Fausta, who, however, was Crispus’ stepmother. The Late Greek historian Zosimus (d. ca. 510 CE) and the Greek writer Joannes Zonaras (d. ca. 534/1140) both asserted that Constantine had accused his son Crispus of committing incest with his stepmother, Fausta. After his execution, Crispus was condemned to “damnation of memory” (Latin: </w:t>
      </w:r>
      <w:r w:rsidRPr="00E13F4E">
        <w:rPr>
          <w:rFonts w:ascii="Times New Roman" w:eastAsia="Times New Roman" w:hAnsi="Times New Roman" w:cs="Times New Roman"/>
          <w:i/>
          <w:iCs/>
          <w:color w:val="000000" w:themeColor="text1"/>
          <w:sz w:val="20"/>
          <w:szCs w:val="20"/>
          <w:rPrChange w:id="2985" w:author="Zahid Syed" w:date="2025-09-24T13:00:00Z" w16du:dateUtc="2025-09-24T04:00:00Z">
            <w:rPr>
              <w:rFonts w:ascii="Times New Roman" w:eastAsia="Times New Roman" w:hAnsi="Times New Roman" w:cs="Times New Roman"/>
              <w:i/>
              <w:iCs/>
              <w:color w:val="000000"/>
              <w:sz w:val="20"/>
              <w:szCs w:val="20"/>
            </w:rPr>
          </w:rPrChange>
        </w:rPr>
        <w:t>damnatio memoriæ</w:t>
      </w:r>
      <w:r w:rsidRPr="00E13F4E">
        <w:rPr>
          <w:rFonts w:ascii="Times New Roman" w:eastAsia="Times New Roman" w:hAnsi="Times New Roman" w:cs="Times New Roman"/>
          <w:color w:val="000000" w:themeColor="text1"/>
          <w:sz w:val="20"/>
          <w:szCs w:val="20"/>
          <w:rPrChange w:id="2986" w:author="Zahid Syed" w:date="2025-09-24T13:00:00Z" w16du:dateUtc="2025-09-24T04:00:00Z">
            <w:rPr>
              <w:rFonts w:ascii="Times New Roman" w:eastAsia="Times New Roman" w:hAnsi="Times New Roman" w:cs="Times New Roman"/>
              <w:color w:val="000000"/>
              <w:sz w:val="20"/>
              <w:szCs w:val="20"/>
            </w:rPr>
          </w:rPrChange>
        </w:rPr>
        <w:t>), which meant that his name would be removed from all documents and inscriptions, and his memory would be blotted out of official imperial accounts.</w:t>
      </w:r>
    </w:p>
  </w:footnote>
  <w:footnote w:id="125">
    <w:p w14:paraId="690E1F96" w14:textId="77777777" w:rsidR="005A3A57" w:rsidRPr="00E13F4E" w:rsidRDefault="005A3A57" w:rsidP="005D5C5B">
      <w:pPr>
        <w:spacing w:after="0" w:line="240" w:lineRule="auto"/>
        <w:rPr>
          <w:rFonts w:ascii="Times New Roman" w:eastAsia="Times New Roman" w:hAnsi="Times New Roman" w:cs="Times New Roman"/>
          <w:color w:val="000000" w:themeColor="text1"/>
          <w:sz w:val="20"/>
          <w:szCs w:val="20"/>
          <w:rPrChange w:id="2987" w:author="Zahid Syed" w:date="2025-09-24T13:00:00Z" w16du:dateUtc="2025-09-24T04:00:00Z">
            <w:rPr>
              <w:rFonts w:ascii="Times New Roman" w:eastAsia="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2988"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2989"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2990" w:author="Zahid Syed" w:date="2025-09-24T13:00:00Z" w16du:dateUtc="2025-09-24T04:00:00Z">
            <w:rPr>
              <w:rFonts w:ascii="Times New Roman" w:hAnsi="Times New Roman" w:cs="Times New Roman"/>
              <w:b/>
              <w:bCs/>
              <w:sz w:val="20"/>
              <w:szCs w:val="20"/>
            </w:rPr>
          </w:rPrChange>
        </w:rPr>
        <w:t>The Edict of Constantine</w:t>
      </w:r>
      <w:r w:rsidRPr="00E13F4E">
        <w:rPr>
          <w:rFonts w:ascii="Times New Roman" w:hAnsi="Times New Roman" w:cs="Times New Roman"/>
          <w:color w:val="000000" w:themeColor="text1"/>
          <w:sz w:val="20"/>
          <w:szCs w:val="20"/>
          <w:rPrChange w:id="2991" w:author="Zahid Syed" w:date="2025-09-24T13:00:00Z" w16du:dateUtc="2025-09-24T04:00:00Z">
            <w:rPr>
              <w:rFonts w:ascii="Times New Roman" w:hAnsi="Times New Roman" w:cs="Times New Roman"/>
              <w:sz w:val="20"/>
              <w:szCs w:val="20"/>
            </w:rPr>
          </w:rPrChange>
        </w:rPr>
        <w:t xml:space="preserve"> directly athorized the </w:t>
      </w:r>
      <w:r w:rsidRPr="00E13F4E">
        <w:rPr>
          <w:rFonts w:ascii="Times New Roman" w:eastAsia="Times New Roman" w:hAnsi="Times New Roman" w:cs="Times New Roman"/>
          <w:b/>
          <w:bCs/>
          <w:color w:val="000000" w:themeColor="text1"/>
          <w:sz w:val="20"/>
          <w:szCs w:val="20"/>
          <w:rPrChange w:id="2992" w:author="Zahid Syed" w:date="2025-09-24T13:00:00Z" w16du:dateUtc="2025-09-24T04:00:00Z">
            <w:rPr>
              <w:rFonts w:ascii="Times New Roman" w:eastAsia="Times New Roman" w:hAnsi="Times New Roman" w:cs="Times New Roman"/>
              <w:b/>
              <w:bCs/>
              <w:color w:val="000000"/>
              <w:sz w:val="20"/>
              <w:szCs w:val="20"/>
            </w:rPr>
          </w:rPrChange>
        </w:rPr>
        <w:t>First Council of Nicaea</w:t>
      </w:r>
      <w:r w:rsidRPr="00E13F4E">
        <w:rPr>
          <w:rFonts w:ascii="Times New Roman" w:eastAsia="Times New Roman" w:hAnsi="Times New Roman" w:cs="Times New Roman"/>
          <w:color w:val="000000" w:themeColor="text1"/>
          <w:sz w:val="20"/>
          <w:szCs w:val="20"/>
          <w:rPrChange w:id="2993" w:author="Zahid Syed" w:date="2025-09-24T13:00:00Z" w16du:dateUtc="2025-09-24T04:00:00Z">
            <w:rPr>
              <w:rFonts w:ascii="Times New Roman" w:eastAsia="Times New Roman" w:hAnsi="Times New Roman" w:cs="Times New Roman"/>
              <w:color w:val="000000"/>
              <w:sz w:val="20"/>
              <w:szCs w:val="20"/>
            </w:rPr>
          </w:rPrChange>
        </w:rPr>
        <w:t xml:space="preserve">, which was the first “ecumenical [or worldwide] council” of the Church and was convened by the Emperor Constantine on May 20, 325 CE in the New Roman (Byzantine) Greek city of Nicaea (Greek: </w:t>
      </w:r>
      <w:r w:rsidRPr="00E13F4E">
        <w:rPr>
          <w:rFonts w:ascii="Times New Roman" w:eastAsia="Times New Roman" w:hAnsi="Times New Roman" w:cs="Times New Roman"/>
          <w:i/>
          <w:iCs/>
          <w:color w:val="000000" w:themeColor="text1"/>
          <w:sz w:val="20"/>
          <w:szCs w:val="20"/>
          <w:rPrChange w:id="2994" w:author="Zahid Syed" w:date="2025-09-24T13:00:00Z" w16du:dateUtc="2025-09-24T04:00:00Z">
            <w:rPr>
              <w:rFonts w:ascii="Times New Roman" w:eastAsia="Times New Roman" w:hAnsi="Times New Roman" w:cs="Times New Roman"/>
              <w:i/>
              <w:iCs/>
              <w:color w:val="000000"/>
              <w:sz w:val="20"/>
              <w:szCs w:val="20"/>
            </w:rPr>
          </w:rPrChange>
        </w:rPr>
        <w:t>N</w:t>
      </w:r>
      <w:r w:rsidRPr="00E13F4E">
        <w:rPr>
          <w:rFonts w:ascii="Times New Roman" w:hAnsi="Times New Roman" w:cs="Times New Roman"/>
          <w:i/>
          <w:iCs/>
          <w:color w:val="000000" w:themeColor="text1"/>
          <w:sz w:val="20"/>
          <w:szCs w:val="20"/>
          <w:rPrChange w:id="2995" w:author="Zahid Syed" w:date="2025-09-24T13:00:00Z" w16du:dateUtc="2025-09-24T04:00:00Z">
            <w:rPr>
              <w:rFonts w:ascii="Times New Roman" w:hAnsi="Times New Roman" w:cs="Times New Roman"/>
              <w:i/>
              <w:iCs/>
              <w:color w:val="000000"/>
              <w:sz w:val="20"/>
              <w:szCs w:val="20"/>
            </w:rPr>
          </w:rPrChange>
        </w:rPr>
        <w:t>íkaia</w:t>
      </w:r>
      <w:r w:rsidRPr="00E13F4E">
        <w:rPr>
          <w:rFonts w:ascii="Times New Roman" w:hAnsi="Times New Roman" w:cs="Times New Roman"/>
          <w:color w:val="000000" w:themeColor="text1"/>
          <w:sz w:val="20"/>
          <w:szCs w:val="20"/>
          <w:rPrChange w:id="2996" w:author="Zahid Syed" w:date="2025-09-24T13:00:00Z" w16du:dateUtc="2025-09-24T04:00:00Z">
            <w:rPr>
              <w:rFonts w:ascii="Times New Roman" w:hAnsi="Times New Roman" w:cs="Times New Roman"/>
              <w:color w:val="000000"/>
              <w:sz w:val="20"/>
              <w:szCs w:val="20"/>
            </w:rPr>
          </w:rPrChange>
        </w:rPr>
        <w:t xml:space="preserve">, </w:t>
      </w:r>
      <w:r w:rsidRPr="00E13F4E">
        <w:rPr>
          <w:rFonts w:ascii="Times New Roman" w:hAnsi="Times New Roman" w:cs="Times New Roman"/>
          <w:i/>
          <w:iCs/>
          <w:color w:val="000000" w:themeColor="text1"/>
          <w:sz w:val="20"/>
          <w:szCs w:val="20"/>
          <w:shd w:val="clear" w:color="auto" w:fill="FFFFFF"/>
          <w:rPrChange w:id="2997" w:author="Zahid Syed" w:date="2025-09-24T13:00:00Z" w16du:dateUtc="2025-09-24T04:00:00Z">
            <w:rPr>
              <w:rFonts w:ascii="Times New Roman" w:hAnsi="Times New Roman" w:cs="Times New Roman"/>
              <w:i/>
              <w:iCs/>
              <w:color w:val="202122"/>
              <w:sz w:val="20"/>
              <w:szCs w:val="20"/>
              <w:shd w:val="clear" w:color="auto" w:fill="FFFFFF"/>
            </w:rPr>
          </w:rPrChange>
        </w:rPr>
        <w:t>Νίκαια</w:t>
      </w:r>
      <w:r w:rsidRPr="00E13F4E">
        <w:rPr>
          <w:rFonts w:ascii="Times New Roman" w:hAnsi="Times New Roman" w:cs="Times New Roman"/>
          <w:color w:val="000000" w:themeColor="text1"/>
          <w:sz w:val="20"/>
          <w:szCs w:val="20"/>
          <w:rPrChange w:id="2998" w:author="Zahid Syed" w:date="2025-09-24T13:00:00Z" w16du:dateUtc="2025-09-24T04:00:00Z">
            <w:rPr>
              <w:rFonts w:ascii="Times New Roman" w:hAnsi="Times New Roman" w:cs="Times New Roman"/>
              <w:color w:val="000000"/>
              <w:sz w:val="20"/>
              <w:szCs w:val="20"/>
            </w:rPr>
          </w:rPrChange>
        </w:rPr>
        <w:t>) in what is today the Turkish city of Iznik. The chief purpose of the council was to debate the teachings of Arius of Alexandria—who also is discussed in detail below—who represented the conservative Church of Alexandria and opposed the anti-Biblical Deification of Jesus Christ as a co-equal with God. The Council of Nicaea focused—as we have seen—only of the Metaphyscal and Theological relation between the Father and the Son</w:t>
      </w:r>
      <w:r w:rsidRPr="00E13F4E">
        <w:rPr>
          <w:rFonts w:ascii="Times New Roman" w:hAnsi="Times New Roman" w:cs="Times New Roman"/>
          <w:color w:val="000000" w:themeColor="text1"/>
          <w:sz w:val="20"/>
          <w:szCs w:val="20"/>
          <w:shd w:val="clear" w:color="auto" w:fill="FFFFFF"/>
          <w:rPrChange w:id="2999" w:author="Zahid Syed" w:date="2025-09-24T13:00:00Z" w16du:dateUtc="2025-09-24T04:00:00Z">
            <w:rPr>
              <w:rFonts w:ascii="Times New Roman" w:hAnsi="Times New Roman" w:cs="Times New Roman"/>
              <w:color w:val="4D5156"/>
              <w:sz w:val="20"/>
              <w:szCs w:val="20"/>
              <w:shd w:val="clear" w:color="auto" w:fill="FFFFFF"/>
            </w:rPr>
          </w:rPrChange>
        </w:rPr>
        <w:t xml:space="preserve">, and—in support of Athanasius and his party—it declared the Father and the Son to be “of one substance” (Greek: </w:t>
      </w:r>
      <w:r w:rsidRPr="00E13F4E">
        <w:rPr>
          <w:rFonts w:ascii="Times New Roman" w:hAnsi="Times New Roman" w:cs="Times New Roman"/>
          <w:i/>
          <w:iCs/>
          <w:color w:val="000000" w:themeColor="text1"/>
          <w:sz w:val="20"/>
          <w:szCs w:val="20"/>
          <w:rPrChange w:id="3000" w:author="Zahid Syed" w:date="2025-09-24T13:00:00Z" w16du:dateUtc="2025-09-24T04:00:00Z">
            <w:rPr>
              <w:rFonts w:ascii="Times New Roman" w:hAnsi="Times New Roman" w:cs="Times New Roman"/>
              <w:i/>
              <w:iCs/>
              <w:color w:val="202122"/>
              <w:sz w:val="20"/>
              <w:szCs w:val="20"/>
            </w:rPr>
          </w:rPrChange>
        </w:rPr>
        <w:t>homoo</w:t>
      </w:r>
      <w:r w:rsidRPr="00E13F4E">
        <w:rPr>
          <w:rFonts w:ascii="Times New Roman" w:hAnsi="Times New Roman" w:cs="Times New Roman"/>
          <w:i/>
          <w:iCs/>
          <w:color w:val="000000" w:themeColor="text1"/>
          <w:sz w:val="20"/>
          <w:szCs w:val="20"/>
          <w:rPrChange w:id="3001" w:author="Zahid Syed" w:date="2025-09-24T13:00:00Z" w16du:dateUtc="2025-09-24T04:00:00Z">
            <w:rPr>
              <w:rFonts w:ascii="Times New Roman" w:hAnsi="Times New Roman" w:cs="Times New Roman"/>
              <w:i/>
              <w:iCs/>
              <w:color w:val="000000"/>
              <w:sz w:val="20"/>
              <w:szCs w:val="20"/>
            </w:rPr>
          </w:rPrChange>
        </w:rPr>
        <w:t>ú</w:t>
      </w:r>
      <w:r w:rsidRPr="00E13F4E">
        <w:rPr>
          <w:rFonts w:ascii="Times New Roman" w:hAnsi="Times New Roman" w:cs="Times New Roman"/>
          <w:i/>
          <w:iCs/>
          <w:color w:val="000000" w:themeColor="text1"/>
          <w:sz w:val="20"/>
          <w:szCs w:val="20"/>
          <w:rPrChange w:id="3002" w:author="Zahid Syed" w:date="2025-09-24T13:00:00Z" w16du:dateUtc="2025-09-24T04:00:00Z">
            <w:rPr>
              <w:rFonts w:ascii="Times New Roman" w:hAnsi="Times New Roman" w:cs="Times New Roman"/>
              <w:i/>
              <w:iCs/>
              <w:color w:val="202122"/>
              <w:sz w:val="20"/>
              <w:szCs w:val="20"/>
            </w:rPr>
          </w:rPrChange>
        </w:rPr>
        <w:t>sios</w:t>
      </w:r>
      <w:r w:rsidRPr="00E13F4E">
        <w:rPr>
          <w:rFonts w:ascii="Times New Roman" w:hAnsi="Times New Roman" w:cs="Times New Roman"/>
          <w:color w:val="000000" w:themeColor="text1"/>
          <w:sz w:val="20"/>
          <w:szCs w:val="20"/>
          <w:rPrChange w:id="3003" w:author="Zahid Syed" w:date="2025-09-24T13:00:00Z" w16du:dateUtc="2025-09-24T04:00:00Z">
            <w:rPr>
              <w:rFonts w:ascii="Times New Roman" w:hAnsi="Times New Roman" w:cs="Times New Roman"/>
              <w:color w:val="202122"/>
              <w:sz w:val="20"/>
              <w:szCs w:val="20"/>
            </w:rPr>
          </w:rPrChange>
        </w:rPr>
        <w:t xml:space="preserve">, </w:t>
      </w:r>
      <w:r w:rsidRPr="00E13F4E">
        <w:rPr>
          <w:rFonts w:ascii="Times New Roman" w:hAnsi="Times New Roman" w:cs="Times New Roman"/>
          <w:i/>
          <w:iCs/>
          <w:color w:val="000000" w:themeColor="text1"/>
          <w:sz w:val="20"/>
          <w:szCs w:val="20"/>
          <w:lang w:val="el-GR"/>
          <w:rPrChange w:id="3004" w:author="Zahid Syed" w:date="2025-09-24T13:00:00Z" w16du:dateUtc="2025-09-24T04:00:00Z">
            <w:rPr>
              <w:rFonts w:ascii="Times New Roman" w:hAnsi="Times New Roman" w:cs="Times New Roman"/>
              <w:i/>
              <w:iCs/>
              <w:color w:val="202122"/>
              <w:sz w:val="20"/>
              <w:szCs w:val="20"/>
              <w:lang w:val="el-GR"/>
            </w:rPr>
          </w:rPrChange>
        </w:rPr>
        <w:t>ὁμοούσιος</w:t>
      </w:r>
      <w:r w:rsidRPr="00E13F4E">
        <w:rPr>
          <w:rFonts w:ascii="Times New Roman" w:hAnsi="Times New Roman" w:cs="Times New Roman"/>
          <w:color w:val="000000" w:themeColor="text1"/>
          <w:sz w:val="20"/>
          <w:szCs w:val="20"/>
          <w:shd w:val="clear" w:color="auto" w:fill="FFFFFF"/>
          <w:rPrChange w:id="3005" w:author="Zahid Syed" w:date="2025-09-24T13:00:00Z" w16du:dateUtc="2025-09-24T04:00:00Z">
            <w:rPr>
              <w:rFonts w:ascii="Times New Roman" w:hAnsi="Times New Roman" w:cs="Times New Roman"/>
              <w:color w:val="4D5156"/>
              <w:sz w:val="20"/>
              <w:szCs w:val="20"/>
              <w:shd w:val="clear" w:color="auto" w:fill="FFFFFF"/>
            </w:rPr>
          </w:rPrChange>
        </w:rPr>
        <w:t>), making the Son share in God’s Divinity and being an object of worship</w:t>
      </w:r>
      <w:r w:rsidRPr="00E13F4E">
        <w:rPr>
          <w:rFonts w:ascii="Times New Roman" w:hAnsi="Times New Roman" w:cs="Times New Roman"/>
          <w:color w:val="000000" w:themeColor="text1"/>
          <w:sz w:val="20"/>
          <w:szCs w:val="20"/>
          <w:rPrChange w:id="3006" w:author="Zahid Syed" w:date="2025-09-24T13:00:00Z" w16du:dateUtc="2025-09-24T04:00:00Z">
            <w:rPr>
              <w:rFonts w:ascii="Times New Roman" w:hAnsi="Times New Roman" w:cs="Times New Roman"/>
              <w:color w:val="000000"/>
              <w:sz w:val="20"/>
              <w:szCs w:val="20"/>
            </w:rPr>
          </w:rPrChange>
        </w:rPr>
        <w:t>. The Doctrine of Trinity—as we have seen—would not, however, be finalized until the First Council of Constantinople, which was held in 381 CE. The first Council of Nicaea lasted from May until late August, when its rulings against Arius were proclaimed. Emperor Constantine proclaimed that anyone who refused to endore the creed would be exiled and excommunicated, and this was the fate of Arius. The emperor proclaimed that his works would be confiscated and burned, whole his supporters--who took in a substantial part of the Christian world of that time--would be regarded as “the enemies of Christianity.” Nevertheless, Arian Christianity spread rapidly among the Germanic tribes--who would conquer and rule Western Europe for the coming centuries--and support for Arius continued unabated in much of the New Roman (Byzantine) Empire until after the First Council of Constantinople, in the wake of which the full power of the state was brought to bear against all “heretics” who did not accept the full divinity of Christ and the newly proclaimed doctrine of the Trinity.</w:t>
      </w:r>
    </w:p>
  </w:footnote>
  <w:footnote w:id="126">
    <w:p w14:paraId="737B9EB7" w14:textId="77777777" w:rsidR="00B335E1" w:rsidRPr="00E13F4E" w:rsidRDefault="00B335E1" w:rsidP="005D5C5B">
      <w:pPr>
        <w:pStyle w:val="NormalWeb"/>
        <w:spacing w:before="0" w:beforeAutospacing="0" w:after="0" w:afterAutospacing="0"/>
        <w:rPr>
          <w:rFonts w:eastAsia="Yu Gothic Light"/>
          <w:color w:val="000000" w:themeColor="text1"/>
          <w:sz w:val="20"/>
          <w:szCs w:val="20"/>
          <w:rPrChange w:id="3010" w:author="Zahid Syed" w:date="2025-09-24T13:00:00Z" w16du:dateUtc="2025-09-24T04:00:00Z">
            <w:rPr>
              <w:rFonts w:eastAsia="Yu Gothic Light"/>
              <w:color w:val="202124"/>
              <w:sz w:val="20"/>
              <w:szCs w:val="20"/>
            </w:rPr>
          </w:rPrChange>
        </w:rPr>
      </w:pPr>
      <w:r w:rsidRPr="00E13F4E">
        <w:rPr>
          <w:rStyle w:val="FootnoteReference"/>
          <w:color w:val="000000" w:themeColor="text1"/>
          <w:sz w:val="20"/>
          <w:szCs w:val="20"/>
          <w:rPrChange w:id="3011" w:author="Zahid Syed" w:date="2025-09-24T13:00:00Z" w16du:dateUtc="2025-09-24T04:00:00Z">
            <w:rPr>
              <w:rStyle w:val="FootnoteReference"/>
              <w:sz w:val="20"/>
              <w:szCs w:val="20"/>
            </w:rPr>
          </w:rPrChange>
        </w:rPr>
        <w:footnoteRef/>
      </w:r>
      <w:r w:rsidRPr="00E13F4E">
        <w:rPr>
          <w:color w:val="000000" w:themeColor="text1"/>
          <w:sz w:val="20"/>
          <w:szCs w:val="20"/>
          <w:rPrChange w:id="3012" w:author="Zahid Syed" w:date="2025-09-24T13:00:00Z" w16du:dateUtc="2025-09-24T04:00:00Z">
            <w:rPr>
              <w:sz w:val="20"/>
              <w:szCs w:val="20"/>
            </w:rPr>
          </w:rPrChange>
        </w:rPr>
        <w:t xml:space="preserve"> </w:t>
      </w:r>
      <w:r w:rsidRPr="00E13F4E">
        <w:rPr>
          <w:b/>
          <w:bCs/>
          <w:color w:val="000000" w:themeColor="text1"/>
          <w:sz w:val="20"/>
          <w:szCs w:val="20"/>
          <w:rPrChange w:id="3013" w:author="Zahid Syed" w:date="2025-09-24T13:00:00Z" w16du:dateUtc="2025-09-24T04:00:00Z">
            <w:rPr>
              <w:b/>
              <w:bCs/>
              <w:sz w:val="20"/>
              <w:szCs w:val="20"/>
            </w:rPr>
          </w:rPrChange>
        </w:rPr>
        <w:t>Docetism</w:t>
      </w:r>
      <w:r w:rsidRPr="00E13F4E">
        <w:rPr>
          <w:color w:val="000000" w:themeColor="text1"/>
          <w:sz w:val="20"/>
          <w:szCs w:val="20"/>
          <w:rPrChange w:id="3014" w:author="Zahid Syed" w:date="2025-09-24T13:00:00Z" w16du:dateUtc="2025-09-24T04:00:00Z">
            <w:rPr>
              <w:sz w:val="20"/>
              <w:szCs w:val="20"/>
            </w:rPr>
          </w:rPrChange>
        </w:rPr>
        <w:t xml:space="preserve"> (Greek:</w:t>
      </w:r>
      <w:r w:rsidRPr="00E13F4E">
        <w:rPr>
          <w:i/>
          <w:iCs/>
          <w:color w:val="000000" w:themeColor="text1"/>
          <w:sz w:val="20"/>
          <w:szCs w:val="20"/>
          <w:rPrChange w:id="3015" w:author="Zahid Syed" w:date="2025-09-24T13:00:00Z" w16du:dateUtc="2025-09-24T04:00:00Z">
            <w:rPr>
              <w:i/>
              <w:iCs/>
              <w:sz w:val="20"/>
              <w:szCs w:val="20"/>
            </w:rPr>
          </w:rPrChange>
        </w:rPr>
        <w:t xml:space="preserve"> </w:t>
      </w:r>
      <w:r w:rsidRPr="00E13F4E">
        <w:rPr>
          <w:rFonts w:eastAsia="Yu Gothic"/>
          <w:i/>
          <w:iCs/>
          <w:color w:val="000000" w:themeColor="text1"/>
          <w:sz w:val="20"/>
          <w:szCs w:val="20"/>
          <w:rPrChange w:id="3016" w:author="Zahid Syed" w:date="2025-09-24T13:00:00Z" w16du:dateUtc="2025-09-24T04:00:00Z">
            <w:rPr>
              <w:rFonts w:eastAsia="Yu Gothic"/>
              <w:i/>
              <w:iCs/>
              <w:color w:val="000000"/>
              <w:sz w:val="20"/>
              <w:szCs w:val="20"/>
            </w:rPr>
          </w:rPrChange>
        </w:rPr>
        <w:t>Dokētismós,</w:t>
      </w:r>
      <w:r w:rsidRPr="00E13F4E">
        <w:rPr>
          <w:i/>
          <w:iCs/>
          <w:color w:val="000000" w:themeColor="text1"/>
          <w:sz w:val="20"/>
          <w:szCs w:val="20"/>
          <w:rPrChange w:id="3017" w:author="Zahid Syed" w:date="2025-09-24T13:00:00Z" w16du:dateUtc="2025-09-24T04:00:00Z">
            <w:rPr>
              <w:i/>
              <w:iCs/>
              <w:color w:val="202122"/>
              <w:sz w:val="20"/>
              <w:szCs w:val="20"/>
            </w:rPr>
          </w:rPrChange>
        </w:rPr>
        <w:t xml:space="preserve"> Δοκητισ</w:t>
      </w:r>
      <w:r w:rsidRPr="00E13F4E">
        <w:rPr>
          <w:i/>
          <w:iCs/>
          <w:color w:val="000000" w:themeColor="text1"/>
          <w:sz w:val="20"/>
          <w:szCs w:val="20"/>
          <w:rPrChange w:id="3018" w:author="Zahid Syed" w:date="2025-09-24T13:00:00Z" w16du:dateUtc="2025-09-24T04:00:00Z">
            <w:rPr>
              <w:i/>
              <w:iCs/>
              <w:color w:val="000000"/>
              <w:sz w:val="20"/>
              <w:szCs w:val="20"/>
            </w:rPr>
          </w:rPrChange>
        </w:rPr>
        <w:t>μ</w:t>
      </w:r>
      <w:r w:rsidRPr="00E13F4E">
        <w:rPr>
          <w:rFonts w:eastAsia="Yu Gothic"/>
          <w:i/>
          <w:iCs/>
          <w:color w:val="000000" w:themeColor="text1"/>
          <w:sz w:val="20"/>
          <w:szCs w:val="20"/>
          <w:rPrChange w:id="3019" w:author="Zahid Syed" w:date="2025-09-24T13:00:00Z" w16du:dateUtc="2025-09-24T04:00:00Z">
            <w:rPr>
              <w:rFonts w:eastAsia="Yu Gothic"/>
              <w:i/>
              <w:iCs/>
              <w:color w:val="000000"/>
              <w:sz w:val="20"/>
              <w:szCs w:val="20"/>
            </w:rPr>
          </w:rPrChange>
        </w:rPr>
        <w:t>ó</w:t>
      </w:r>
      <w:r w:rsidRPr="00E13F4E">
        <w:rPr>
          <w:i/>
          <w:iCs/>
          <w:color w:val="000000" w:themeColor="text1"/>
          <w:sz w:val="20"/>
          <w:szCs w:val="20"/>
          <w:rPrChange w:id="3020" w:author="Zahid Syed" w:date="2025-09-24T13:00:00Z" w16du:dateUtc="2025-09-24T04:00:00Z">
            <w:rPr>
              <w:i/>
              <w:iCs/>
              <w:color w:val="202122"/>
              <w:sz w:val="20"/>
              <w:szCs w:val="20"/>
            </w:rPr>
          </w:rPrChange>
        </w:rPr>
        <w:t>ς</w:t>
      </w:r>
      <w:r w:rsidRPr="00E13F4E">
        <w:rPr>
          <w:color w:val="000000" w:themeColor="text1"/>
          <w:sz w:val="20"/>
          <w:szCs w:val="20"/>
          <w:rPrChange w:id="3021" w:author="Zahid Syed" w:date="2025-09-24T13:00:00Z" w16du:dateUtc="2025-09-24T04:00:00Z">
            <w:rPr>
              <w:sz w:val="20"/>
              <w:szCs w:val="20"/>
            </w:rPr>
          </w:rPrChange>
        </w:rPr>
        <w:t xml:space="preserve">) comes from the Greek verb </w:t>
      </w:r>
      <w:r w:rsidRPr="00E13F4E">
        <w:rPr>
          <w:i/>
          <w:iCs/>
          <w:color w:val="000000" w:themeColor="text1"/>
          <w:sz w:val="20"/>
          <w:szCs w:val="20"/>
          <w:rPrChange w:id="3022" w:author="Zahid Syed" w:date="2025-09-24T13:00:00Z" w16du:dateUtc="2025-09-24T04:00:00Z">
            <w:rPr>
              <w:i/>
              <w:iCs/>
              <w:color w:val="202122"/>
              <w:sz w:val="20"/>
              <w:szCs w:val="20"/>
            </w:rPr>
          </w:rPrChange>
        </w:rPr>
        <w:t>dokeĩn</w:t>
      </w:r>
      <w:r w:rsidRPr="00E13F4E">
        <w:rPr>
          <w:color w:val="000000" w:themeColor="text1"/>
          <w:sz w:val="20"/>
          <w:szCs w:val="20"/>
          <w:rPrChange w:id="3023" w:author="Zahid Syed" w:date="2025-09-24T13:00:00Z" w16du:dateUtc="2025-09-24T04:00:00Z">
            <w:rPr>
              <w:color w:val="202122"/>
              <w:sz w:val="20"/>
              <w:szCs w:val="20"/>
            </w:rPr>
          </w:rPrChange>
        </w:rPr>
        <w:t xml:space="preserve">, </w:t>
      </w:r>
      <w:r w:rsidRPr="00E13F4E">
        <w:rPr>
          <w:i/>
          <w:iCs/>
          <w:color w:val="000000" w:themeColor="text1"/>
          <w:sz w:val="20"/>
          <w:szCs w:val="20"/>
          <w:rPrChange w:id="3024" w:author="Zahid Syed" w:date="2025-09-24T13:00:00Z" w16du:dateUtc="2025-09-24T04:00:00Z">
            <w:rPr>
              <w:i/>
              <w:iCs/>
              <w:color w:val="202122"/>
              <w:sz w:val="20"/>
              <w:szCs w:val="20"/>
            </w:rPr>
          </w:rPrChange>
        </w:rPr>
        <w:t>δοκεῖν</w:t>
      </w:r>
      <w:r w:rsidRPr="00E13F4E">
        <w:rPr>
          <w:color w:val="000000" w:themeColor="text1"/>
          <w:sz w:val="20"/>
          <w:szCs w:val="20"/>
          <w:rPrChange w:id="3025" w:author="Zahid Syed" w:date="2025-09-24T13:00:00Z" w16du:dateUtc="2025-09-24T04:00:00Z">
            <w:rPr>
              <w:color w:val="202122"/>
              <w:sz w:val="20"/>
              <w:szCs w:val="20"/>
            </w:rPr>
          </w:rPrChange>
        </w:rPr>
        <w:t xml:space="preserve">, meaning “to seem” or “to appear,” which produces the word </w:t>
      </w:r>
      <w:r w:rsidRPr="00E13F4E">
        <w:rPr>
          <w:i/>
          <w:iCs/>
          <w:color w:val="000000" w:themeColor="text1"/>
          <w:sz w:val="20"/>
          <w:szCs w:val="20"/>
          <w:rPrChange w:id="3026" w:author="Zahid Syed" w:date="2025-09-24T13:00:00Z" w16du:dateUtc="2025-09-24T04:00:00Z">
            <w:rPr>
              <w:i/>
              <w:iCs/>
              <w:color w:val="202122"/>
              <w:sz w:val="20"/>
              <w:szCs w:val="20"/>
            </w:rPr>
          </w:rPrChange>
        </w:rPr>
        <w:t>dókēsis</w:t>
      </w:r>
      <w:r w:rsidRPr="00E13F4E">
        <w:rPr>
          <w:color w:val="000000" w:themeColor="text1"/>
          <w:sz w:val="20"/>
          <w:szCs w:val="20"/>
          <w:rPrChange w:id="3027" w:author="Zahid Syed" w:date="2025-09-24T13:00:00Z" w16du:dateUtc="2025-09-24T04:00:00Z">
            <w:rPr>
              <w:color w:val="202122"/>
              <w:sz w:val="20"/>
              <w:szCs w:val="20"/>
            </w:rPr>
          </w:rPrChange>
        </w:rPr>
        <w:t xml:space="preserve">, </w:t>
      </w:r>
      <w:r w:rsidRPr="00E13F4E">
        <w:rPr>
          <w:i/>
          <w:iCs/>
          <w:color w:val="000000" w:themeColor="text1"/>
          <w:sz w:val="20"/>
          <w:szCs w:val="20"/>
          <w:rPrChange w:id="3028" w:author="Zahid Syed" w:date="2025-09-24T13:00:00Z" w16du:dateUtc="2025-09-24T04:00:00Z">
            <w:rPr>
              <w:i/>
              <w:iCs/>
              <w:color w:val="202122"/>
              <w:sz w:val="20"/>
              <w:szCs w:val="20"/>
            </w:rPr>
          </w:rPrChange>
        </w:rPr>
        <w:t>δόκησις</w:t>
      </w:r>
      <w:r w:rsidRPr="00E13F4E">
        <w:rPr>
          <w:color w:val="000000" w:themeColor="text1"/>
          <w:sz w:val="20"/>
          <w:szCs w:val="20"/>
          <w:rPrChange w:id="3029" w:author="Zahid Syed" w:date="2025-09-24T13:00:00Z" w16du:dateUtc="2025-09-24T04:00:00Z">
            <w:rPr>
              <w:color w:val="202122"/>
              <w:sz w:val="20"/>
              <w:szCs w:val="20"/>
            </w:rPr>
          </w:rPrChange>
        </w:rPr>
        <w:t xml:space="preserve">, for an “apparition” or a “phantom.” The term “Docetism” </w:t>
      </w:r>
      <w:r w:rsidRPr="00E13F4E">
        <w:rPr>
          <w:color w:val="000000" w:themeColor="text1"/>
          <w:sz w:val="20"/>
          <w:szCs w:val="20"/>
          <w:rPrChange w:id="3030" w:author="Zahid Syed" w:date="2025-09-24T13:00:00Z" w16du:dateUtc="2025-09-24T04:00:00Z">
            <w:rPr>
              <w:sz w:val="20"/>
              <w:szCs w:val="20"/>
            </w:rPr>
          </w:rPrChange>
        </w:rPr>
        <w:t>(Greek:</w:t>
      </w:r>
      <w:r w:rsidRPr="00E13F4E">
        <w:rPr>
          <w:i/>
          <w:iCs/>
          <w:color w:val="000000" w:themeColor="text1"/>
          <w:sz w:val="20"/>
          <w:szCs w:val="20"/>
          <w:rPrChange w:id="3031" w:author="Zahid Syed" w:date="2025-09-24T13:00:00Z" w16du:dateUtc="2025-09-24T04:00:00Z">
            <w:rPr>
              <w:i/>
              <w:iCs/>
              <w:sz w:val="20"/>
              <w:szCs w:val="20"/>
            </w:rPr>
          </w:rPrChange>
        </w:rPr>
        <w:t xml:space="preserve"> </w:t>
      </w:r>
      <w:r w:rsidRPr="00E13F4E">
        <w:rPr>
          <w:rFonts w:eastAsia="Yu Gothic"/>
          <w:i/>
          <w:iCs/>
          <w:color w:val="000000" w:themeColor="text1"/>
          <w:sz w:val="20"/>
          <w:szCs w:val="20"/>
          <w:rPrChange w:id="3032" w:author="Zahid Syed" w:date="2025-09-24T13:00:00Z" w16du:dateUtc="2025-09-24T04:00:00Z">
            <w:rPr>
              <w:rFonts w:eastAsia="Yu Gothic"/>
              <w:i/>
              <w:iCs/>
              <w:color w:val="000000"/>
              <w:sz w:val="20"/>
              <w:szCs w:val="20"/>
            </w:rPr>
          </w:rPrChange>
        </w:rPr>
        <w:t>Dokētismós,</w:t>
      </w:r>
      <w:r w:rsidRPr="00E13F4E">
        <w:rPr>
          <w:i/>
          <w:iCs/>
          <w:color w:val="000000" w:themeColor="text1"/>
          <w:sz w:val="20"/>
          <w:szCs w:val="20"/>
          <w:rPrChange w:id="3033" w:author="Zahid Syed" w:date="2025-09-24T13:00:00Z" w16du:dateUtc="2025-09-24T04:00:00Z">
            <w:rPr>
              <w:i/>
              <w:iCs/>
              <w:color w:val="202122"/>
              <w:sz w:val="20"/>
              <w:szCs w:val="20"/>
            </w:rPr>
          </w:rPrChange>
        </w:rPr>
        <w:t xml:space="preserve"> Δοκητισ</w:t>
      </w:r>
      <w:r w:rsidRPr="00E13F4E">
        <w:rPr>
          <w:i/>
          <w:iCs/>
          <w:color w:val="000000" w:themeColor="text1"/>
          <w:sz w:val="20"/>
          <w:szCs w:val="20"/>
          <w:rPrChange w:id="3034" w:author="Zahid Syed" w:date="2025-09-24T13:00:00Z" w16du:dateUtc="2025-09-24T04:00:00Z">
            <w:rPr>
              <w:i/>
              <w:iCs/>
              <w:color w:val="000000"/>
              <w:sz w:val="20"/>
              <w:szCs w:val="20"/>
            </w:rPr>
          </w:rPrChange>
        </w:rPr>
        <w:t>μ</w:t>
      </w:r>
      <w:r w:rsidRPr="00E13F4E">
        <w:rPr>
          <w:rFonts w:eastAsia="Yu Gothic"/>
          <w:i/>
          <w:iCs/>
          <w:color w:val="000000" w:themeColor="text1"/>
          <w:sz w:val="20"/>
          <w:szCs w:val="20"/>
          <w:rPrChange w:id="3035" w:author="Zahid Syed" w:date="2025-09-24T13:00:00Z" w16du:dateUtc="2025-09-24T04:00:00Z">
            <w:rPr>
              <w:rFonts w:eastAsia="Yu Gothic"/>
              <w:i/>
              <w:iCs/>
              <w:color w:val="000000"/>
              <w:sz w:val="20"/>
              <w:szCs w:val="20"/>
            </w:rPr>
          </w:rPrChange>
        </w:rPr>
        <w:t>ó</w:t>
      </w:r>
      <w:r w:rsidRPr="00E13F4E">
        <w:rPr>
          <w:i/>
          <w:iCs/>
          <w:color w:val="000000" w:themeColor="text1"/>
          <w:sz w:val="20"/>
          <w:szCs w:val="20"/>
          <w:rPrChange w:id="3036" w:author="Zahid Syed" w:date="2025-09-24T13:00:00Z" w16du:dateUtc="2025-09-24T04:00:00Z">
            <w:rPr>
              <w:i/>
              <w:iCs/>
              <w:color w:val="202122"/>
              <w:sz w:val="20"/>
              <w:szCs w:val="20"/>
            </w:rPr>
          </w:rPrChange>
        </w:rPr>
        <w:t>ς</w:t>
      </w:r>
      <w:r w:rsidRPr="00E13F4E">
        <w:rPr>
          <w:color w:val="000000" w:themeColor="text1"/>
          <w:sz w:val="20"/>
          <w:szCs w:val="20"/>
          <w:rPrChange w:id="3037" w:author="Zahid Syed" w:date="2025-09-24T13:00:00Z" w16du:dateUtc="2025-09-24T04:00:00Z">
            <w:rPr>
              <w:sz w:val="20"/>
              <w:szCs w:val="20"/>
            </w:rPr>
          </w:rPrChange>
        </w:rPr>
        <w:t>) first appears</w:t>
      </w:r>
      <w:r w:rsidRPr="00E13F4E">
        <w:rPr>
          <w:rFonts w:eastAsia="Yu Gothic"/>
          <w:color w:val="000000" w:themeColor="text1"/>
          <w:sz w:val="20"/>
          <w:szCs w:val="20"/>
          <w:rPrChange w:id="3038" w:author="Zahid Syed" w:date="2025-09-24T13:00:00Z" w16du:dateUtc="2025-09-24T04:00:00Z">
            <w:rPr>
              <w:rFonts w:eastAsia="Yu Gothic"/>
              <w:color w:val="000000"/>
              <w:sz w:val="20"/>
              <w:szCs w:val="20"/>
            </w:rPr>
          </w:rPrChange>
        </w:rPr>
        <w:t xml:space="preserve"> around 191 CE </w:t>
      </w:r>
      <w:r w:rsidRPr="00E13F4E">
        <w:rPr>
          <w:color w:val="000000" w:themeColor="text1"/>
          <w:sz w:val="20"/>
          <w:szCs w:val="20"/>
          <w:rPrChange w:id="3039" w:author="Zahid Syed" w:date="2025-09-24T13:00:00Z" w16du:dateUtc="2025-09-24T04:00:00Z">
            <w:rPr>
              <w:sz w:val="20"/>
              <w:szCs w:val="20"/>
            </w:rPr>
          </w:rPrChange>
        </w:rPr>
        <w:t>in the writings of the Patriarch Serapion of Antioch (d. ca. 211), who used it in his denunciation of the Gnostic Gospel of Peter, which was being used by Marcion and other Docetic Christian-Gnostics.</w:t>
      </w:r>
      <w:r w:rsidRPr="00E13F4E">
        <w:rPr>
          <w:color w:val="000000" w:themeColor="text1"/>
          <w:sz w:val="20"/>
          <w:szCs w:val="20"/>
          <w:rPrChange w:id="3040" w:author="Zahid Syed" w:date="2025-09-24T13:00:00Z" w16du:dateUtc="2025-09-24T04:00:00Z">
            <w:rPr>
              <w:color w:val="202122"/>
              <w:sz w:val="20"/>
              <w:szCs w:val="20"/>
            </w:rPr>
          </w:rPrChange>
        </w:rPr>
        <w:t xml:space="preserve"> The Gnostic-Christian Docetes of early Christianity often referred to the victim on Christ’s Cross as a </w:t>
      </w:r>
      <w:r w:rsidRPr="00E13F4E">
        <w:rPr>
          <w:i/>
          <w:iCs/>
          <w:color w:val="000000" w:themeColor="text1"/>
          <w:sz w:val="20"/>
          <w:szCs w:val="20"/>
          <w:rPrChange w:id="3041" w:author="Zahid Syed" w:date="2025-09-24T13:00:00Z" w16du:dateUtc="2025-09-24T04:00:00Z">
            <w:rPr>
              <w:i/>
              <w:iCs/>
              <w:color w:val="202122"/>
              <w:sz w:val="20"/>
              <w:szCs w:val="20"/>
            </w:rPr>
          </w:rPrChange>
        </w:rPr>
        <w:t>p</w:t>
      </w:r>
      <w:r w:rsidRPr="00E13F4E">
        <w:rPr>
          <w:rStyle w:val="y2iqfc"/>
          <w:rFonts w:eastAsia="Yu Gothic Light"/>
          <w:i/>
          <w:iCs/>
          <w:color w:val="000000" w:themeColor="text1"/>
          <w:sz w:val="20"/>
          <w:szCs w:val="20"/>
          <w:rPrChange w:id="3042" w:author="Zahid Syed" w:date="2025-09-24T13:00:00Z" w16du:dateUtc="2025-09-24T04:00:00Z">
            <w:rPr>
              <w:rStyle w:val="y2iqfc"/>
              <w:rFonts w:eastAsia="Yu Gothic Light"/>
              <w:i/>
              <w:iCs/>
              <w:color w:val="202124"/>
              <w:sz w:val="20"/>
              <w:szCs w:val="20"/>
            </w:rPr>
          </w:rPrChange>
        </w:rPr>
        <w:t>h</w:t>
      </w:r>
      <w:r w:rsidRPr="00E13F4E">
        <w:rPr>
          <w:i/>
          <w:iCs/>
          <w:color w:val="000000" w:themeColor="text1"/>
          <w:sz w:val="20"/>
          <w:szCs w:val="20"/>
          <w:rPrChange w:id="3043" w:author="Zahid Syed" w:date="2025-09-24T13:00:00Z" w16du:dateUtc="2025-09-24T04:00:00Z">
            <w:rPr>
              <w:i/>
              <w:iCs/>
              <w:color w:val="000000"/>
              <w:sz w:val="20"/>
              <w:szCs w:val="20"/>
            </w:rPr>
          </w:rPrChange>
        </w:rPr>
        <w:t>á</w:t>
      </w:r>
      <w:r w:rsidRPr="00E13F4E">
        <w:rPr>
          <w:rStyle w:val="y2iqfc"/>
          <w:rFonts w:eastAsia="Yu Gothic Light"/>
          <w:i/>
          <w:iCs/>
          <w:color w:val="000000" w:themeColor="text1"/>
          <w:sz w:val="20"/>
          <w:szCs w:val="20"/>
          <w:rPrChange w:id="3044" w:author="Zahid Syed" w:date="2025-09-24T13:00:00Z" w16du:dateUtc="2025-09-24T04:00:00Z">
            <w:rPr>
              <w:rStyle w:val="y2iqfc"/>
              <w:rFonts w:eastAsia="Yu Gothic Light"/>
              <w:i/>
              <w:iCs/>
              <w:color w:val="202124"/>
              <w:sz w:val="20"/>
              <w:szCs w:val="20"/>
            </w:rPr>
          </w:rPrChange>
        </w:rPr>
        <w:t xml:space="preserve">ntasma, </w:t>
      </w:r>
      <w:r w:rsidRPr="00E13F4E">
        <w:rPr>
          <w:i/>
          <w:iCs/>
          <w:color w:val="000000" w:themeColor="text1"/>
          <w:sz w:val="20"/>
          <w:szCs w:val="20"/>
          <w:rPrChange w:id="3045" w:author="Zahid Syed" w:date="2025-09-24T13:00:00Z" w16du:dateUtc="2025-09-24T04:00:00Z">
            <w:rPr>
              <w:i/>
              <w:iCs/>
              <w:color w:val="000000"/>
              <w:sz w:val="20"/>
              <w:szCs w:val="20"/>
            </w:rPr>
          </w:rPrChange>
        </w:rPr>
        <w:t>φ</w:t>
      </w:r>
      <w:r w:rsidRPr="00E13F4E">
        <w:rPr>
          <w:rStyle w:val="y2iqfc"/>
          <w:rFonts w:eastAsia="Yu Gothic Light"/>
          <w:i/>
          <w:iCs/>
          <w:color w:val="000000" w:themeColor="text1"/>
          <w:sz w:val="20"/>
          <w:szCs w:val="20"/>
          <w:lang w:val="el-GR"/>
          <w:rPrChange w:id="3046" w:author="Zahid Syed" w:date="2025-09-24T13:00:00Z" w16du:dateUtc="2025-09-24T04:00:00Z">
            <w:rPr>
              <w:rStyle w:val="y2iqfc"/>
              <w:rFonts w:eastAsia="Yu Gothic Light"/>
              <w:i/>
              <w:iCs/>
              <w:color w:val="202124"/>
              <w:sz w:val="20"/>
              <w:szCs w:val="20"/>
              <w:lang w:val="el-GR"/>
            </w:rPr>
          </w:rPrChange>
        </w:rPr>
        <w:t>άντασμα</w:t>
      </w:r>
      <w:r w:rsidRPr="00E13F4E">
        <w:rPr>
          <w:rStyle w:val="y2iqfc"/>
          <w:rFonts w:eastAsia="Yu Gothic Light"/>
          <w:color w:val="000000" w:themeColor="text1"/>
          <w:sz w:val="20"/>
          <w:szCs w:val="20"/>
          <w:rPrChange w:id="3047" w:author="Zahid Syed" w:date="2025-09-24T13:00:00Z" w16du:dateUtc="2025-09-24T04:00:00Z">
            <w:rPr>
              <w:rStyle w:val="y2iqfc"/>
              <w:rFonts w:eastAsia="Yu Gothic Light"/>
              <w:color w:val="202124"/>
              <w:sz w:val="20"/>
              <w:szCs w:val="20"/>
            </w:rPr>
          </w:rPrChange>
        </w:rPr>
        <w:t xml:space="preserve">, meaning in Greek an “apparition” or “phantom”—lacking true reality. Their heretical notion that Christ was crucified as a </w:t>
      </w:r>
      <w:r w:rsidRPr="00E13F4E">
        <w:rPr>
          <w:rStyle w:val="y2iqfc"/>
          <w:rFonts w:eastAsia="Yu Gothic Light"/>
          <w:i/>
          <w:iCs/>
          <w:color w:val="000000" w:themeColor="text1"/>
          <w:sz w:val="20"/>
          <w:szCs w:val="20"/>
          <w:rPrChange w:id="3048" w:author="Zahid Syed" w:date="2025-09-24T13:00:00Z" w16du:dateUtc="2025-09-24T04:00:00Z">
            <w:rPr>
              <w:rStyle w:val="y2iqfc"/>
              <w:rFonts w:eastAsia="Yu Gothic Light"/>
              <w:i/>
              <w:iCs/>
              <w:color w:val="202124"/>
              <w:sz w:val="20"/>
              <w:szCs w:val="20"/>
            </w:rPr>
          </w:rPrChange>
        </w:rPr>
        <w:t>ph</w:t>
      </w:r>
      <w:r w:rsidRPr="00E13F4E">
        <w:rPr>
          <w:i/>
          <w:iCs/>
          <w:color w:val="000000" w:themeColor="text1"/>
          <w:sz w:val="20"/>
          <w:szCs w:val="20"/>
          <w:rPrChange w:id="3049" w:author="Zahid Syed" w:date="2025-09-24T13:00:00Z" w16du:dateUtc="2025-09-24T04:00:00Z">
            <w:rPr>
              <w:i/>
              <w:iCs/>
              <w:color w:val="000000"/>
              <w:sz w:val="20"/>
              <w:szCs w:val="20"/>
            </w:rPr>
          </w:rPrChange>
        </w:rPr>
        <w:t>á</w:t>
      </w:r>
      <w:r w:rsidRPr="00E13F4E">
        <w:rPr>
          <w:rStyle w:val="y2iqfc"/>
          <w:rFonts w:eastAsia="Yu Gothic Light"/>
          <w:i/>
          <w:iCs/>
          <w:color w:val="000000" w:themeColor="text1"/>
          <w:sz w:val="20"/>
          <w:szCs w:val="20"/>
          <w:rPrChange w:id="3050" w:author="Zahid Syed" w:date="2025-09-24T13:00:00Z" w16du:dateUtc="2025-09-24T04:00:00Z">
            <w:rPr>
              <w:rStyle w:val="y2iqfc"/>
              <w:rFonts w:eastAsia="Yu Gothic Light"/>
              <w:i/>
              <w:iCs/>
              <w:color w:val="202124"/>
              <w:sz w:val="20"/>
              <w:szCs w:val="20"/>
            </w:rPr>
          </w:rPrChange>
        </w:rPr>
        <w:t>ntasma</w:t>
      </w:r>
      <w:r w:rsidRPr="00E13F4E">
        <w:rPr>
          <w:rStyle w:val="y2iqfc"/>
          <w:rFonts w:eastAsia="Yu Gothic Light"/>
          <w:color w:val="000000" w:themeColor="text1"/>
          <w:sz w:val="20"/>
          <w:szCs w:val="20"/>
          <w:rPrChange w:id="3051" w:author="Zahid Syed" w:date="2025-09-24T13:00:00Z" w16du:dateUtc="2025-09-24T04:00:00Z">
            <w:rPr>
              <w:rStyle w:val="y2iqfc"/>
              <w:rFonts w:eastAsia="Yu Gothic Light"/>
              <w:color w:val="202124"/>
              <w:sz w:val="20"/>
              <w:szCs w:val="20"/>
            </w:rPr>
          </w:rPrChange>
        </w:rPr>
        <w:t xml:space="preserve"> would mean in historical and Theological terms that there was no actual crucifixion victim. This “apparitional” Docetic view denied </w:t>
      </w:r>
      <w:r w:rsidRPr="00E13F4E">
        <w:rPr>
          <w:color w:val="000000" w:themeColor="text1"/>
          <w:sz w:val="20"/>
          <w:szCs w:val="20"/>
          <w:rPrChange w:id="3052" w:author="Zahid Syed" w:date="2025-09-24T13:00:00Z" w16du:dateUtc="2025-09-24T04:00:00Z">
            <w:rPr>
              <w:color w:val="202122"/>
              <w:sz w:val="20"/>
              <w:szCs w:val="20"/>
            </w:rPr>
          </w:rPrChange>
        </w:rPr>
        <w:t>that Christ truly suffered on the Cross and died, since his physical body was an illusion. Thus, for them, the Crucifixion was something that only occurred in appearance.</w:t>
      </w:r>
      <w:r w:rsidRPr="00E13F4E">
        <w:rPr>
          <w:rStyle w:val="y2iqfc"/>
          <w:rFonts w:eastAsia="Yu Gothic Light"/>
          <w:color w:val="000000" w:themeColor="text1"/>
          <w:sz w:val="20"/>
          <w:szCs w:val="20"/>
          <w:rPrChange w:id="3053" w:author="Zahid Syed" w:date="2025-09-24T13:00:00Z" w16du:dateUtc="2025-09-24T04:00:00Z">
            <w:rPr>
              <w:rStyle w:val="y2iqfc"/>
              <w:rFonts w:eastAsia="Yu Gothic Light"/>
              <w:color w:val="202124"/>
              <w:sz w:val="20"/>
              <w:szCs w:val="20"/>
            </w:rPr>
          </w:rPrChange>
        </w:rPr>
        <w:t xml:space="preserve"> This view differs fundamentally from the Islamic belief and apparently some Judeo-Christians and Monarchist Unitarians that there was a “substitute” victim in the place of Christ, and that “substitute” was made miraculouosly to look like Christ, but the victim was not a </w:t>
      </w:r>
      <w:r w:rsidRPr="00E13F4E">
        <w:rPr>
          <w:rStyle w:val="y2iqfc"/>
          <w:rFonts w:eastAsia="Yu Gothic Light"/>
          <w:i/>
          <w:iCs/>
          <w:color w:val="000000" w:themeColor="text1"/>
          <w:sz w:val="20"/>
          <w:szCs w:val="20"/>
          <w:rPrChange w:id="3054" w:author="Zahid Syed" w:date="2025-09-24T13:00:00Z" w16du:dateUtc="2025-09-24T04:00:00Z">
            <w:rPr>
              <w:rStyle w:val="y2iqfc"/>
              <w:rFonts w:eastAsia="Yu Gothic Light"/>
              <w:i/>
              <w:iCs/>
              <w:color w:val="202124"/>
              <w:sz w:val="20"/>
              <w:szCs w:val="20"/>
            </w:rPr>
          </w:rPrChange>
        </w:rPr>
        <w:t>ph</w:t>
      </w:r>
      <w:r w:rsidRPr="00E13F4E">
        <w:rPr>
          <w:i/>
          <w:iCs/>
          <w:color w:val="000000" w:themeColor="text1"/>
          <w:sz w:val="20"/>
          <w:szCs w:val="20"/>
          <w:rPrChange w:id="3055" w:author="Zahid Syed" w:date="2025-09-24T13:00:00Z" w16du:dateUtc="2025-09-24T04:00:00Z">
            <w:rPr>
              <w:i/>
              <w:iCs/>
              <w:color w:val="000000"/>
              <w:sz w:val="20"/>
              <w:szCs w:val="20"/>
            </w:rPr>
          </w:rPrChange>
        </w:rPr>
        <w:t>á</w:t>
      </w:r>
      <w:r w:rsidRPr="00E13F4E">
        <w:rPr>
          <w:rStyle w:val="y2iqfc"/>
          <w:rFonts w:eastAsia="Yu Gothic Light"/>
          <w:i/>
          <w:iCs/>
          <w:color w:val="000000" w:themeColor="text1"/>
          <w:sz w:val="20"/>
          <w:szCs w:val="20"/>
          <w:rPrChange w:id="3056" w:author="Zahid Syed" w:date="2025-09-24T13:00:00Z" w16du:dateUtc="2025-09-24T04:00:00Z">
            <w:rPr>
              <w:rStyle w:val="y2iqfc"/>
              <w:rFonts w:eastAsia="Yu Gothic Light"/>
              <w:i/>
              <w:iCs/>
              <w:color w:val="202124"/>
              <w:sz w:val="20"/>
              <w:szCs w:val="20"/>
            </w:rPr>
          </w:rPrChange>
        </w:rPr>
        <w:t>ntasma</w:t>
      </w:r>
      <w:r w:rsidRPr="00E13F4E">
        <w:rPr>
          <w:rStyle w:val="y2iqfc"/>
          <w:rFonts w:eastAsia="Yu Gothic Light"/>
          <w:color w:val="000000" w:themeColor="text1"/>
          <w:sz w:val="20"/>
          <w:szCs w:val="20"/>
          <w:rPrChange w:id="3057" w:author="Zahid Syed" w:date="2025-09-24T13:00:00Z" w16du:dateUtc="2025-09-24T04:00:00Z">
            <w:rPr>
              <w:rStyle w:val="y2iqfc"/>
              <w:rFonts w:eastAsia="Yu Gothic Light"/>
              <w:color w:val="202124"/>
              <w:sz w:val="20"/>
              <w:szCs w:val="20"/>
            </w:rPr>
          </w:rPrChange>
        </w:rPr>
        <w:t xml:space="preserve">. Some Gnostic-Christians believed that Christ himself was a </w:t>
      </w:r>
      <w:r w:rsidRPr="00E13F4E">
        <w:rPr>
          <w:rStyle w:val="y2iqfc"/>
          <w:rFonts w:eastAsia="Yu Gothic Light"/>
          <w:i/>
          <w:iCs/>
          <w:color w:val="000000" w:themeColor="text1"/>
          <w:sz w:val="20"/>
          <w:szCs w:val="20"/>
          <w:rPrChange w:id="3058" w:author="Zahid Syed" w:date="2025-09-24T13:00:00Z" w16du:dateUtc="2025-09-24T04:00:00Z">
            <w:rPr>
              <w:rStyle w:val="y2iqfc"/>
              <w:rFonts w:eastAsia="Yu Gothic Light"/>
              <w:i/>
              <w:iCs/>
              <w:color w:val="202124"/>
              <w:sz w:val="20"/>
              <w:szCs w:val="20"/>
            </w:rPr>
          </w:rPrChange>
        </w:rPr>
        <w:t>ph</w:t>
      </w:r>
      <w:r w:rsidRPr="00E13F4E">
        <w:rPr>
          <w:i/>
          <w:iCs/>
          <w:color w:val="000000" w:themeColor="text1"/>
          <w:sz w:val="20"/>
          <w:szCs w:val="20"/>
          <w:rPrChange w:id="3059" w:author="Zahid Syed" w:date="2025-09-24T13:00:00Z" w16du:dateUtc="2025-09-24T04:00:00Z">
            <w:rPr>
              <w:i/>
              <w:iCs/>
              <w:color w:val="000000"/>
              <w:sz w:val="20"/>
              <w:szCs w:val="20"/>
            </w:rPr>
          </w:rPrChange>
        </w:rPr>
        <w:t>á</w:t>
      </w:r>
      <w:r w:rsidRPr="00E13F4E">
        <w:rPr>
          <w:rStyle w:val="y2iqfc"/>
          <w:rFonts w:eastAsia="Yu Gothic Light"/>
          <w:i/>
          <w:iCs/>
          <w:color w:val="000000" w:themeColor="text1"/>
          <w:sz w:val="20"/>
          <w:szCs w:val="20"/>
          <w:rPrChange w:id="3060" w:author="Zahid Syed" w:date="2025-09-24T13:00:00Z" w16du:dateUtc="2025-09-24T04:00:00Z">
            <w:rPr>
              <w:rStyle w:val="y2iqfc"/>
              <w:rFonts w:eastAsia="Yu Gothic Light"/>
              <w:i/>
              <w:iCs/>
              <w:color w:val="202124"/>
              <w:sz w:val="20"/>
              <w:szCs w:val="20"/>
            </w:rPr>
          </w:rPrChange>
        </w:rPr>
        <w:t>ntasma</w:t>
      </w:r>
      <w:r w:rsidRPr="00E13F4E">
        <w:rPr>
          <w:rStyle w:val="y2iqfc"/>
          <w:rFonts w:eastAsia="Yu Gothic Light"/>
          <w:color w:val="000000" w:themeColor="text1"/>
          <w:sz w:val="20"/>
          <w:szCs w:val="20"/>
          <w:rPrChange w:id="3061" w:author="Zahid Syed" w:date="2025-09-24T13:00:00Z" w16du:dateUtc="2025-09-24T04:00:00Z">
            <w:rPr>
              <w:rStyle w:val="y2iqfc"/>
              <w:rFonts w:eastAsia="Yu Gothic Light"/>
              <w:color w:val="202124"/>
              <w:sz w:val="20"/>
              <w:szCs w:val="20"/>
            </w:rPr>
          </w:rPrChange>
        </w:rPr>
        <w:t xml:space="preserve"> and not a real physical human being, but not all of them held that belief, and some of them believed that there was a “substitute” Crucifixion, as we will see below. Docetism is broadly defined, however, as any teaching that claims that the body of Jesus Christ was either absent from the Cross—often holding to a Doctrine of “substitution”—or that its presence on the Cross was illusory. Both teachings are well-attested and were once widespread.</w:t>
      </w:r>
    </w:p>
    <w:p w14:paraId="6884B59C" w14:textId="77777777" w:rsidR="00B335E1" w:rsidRPr="00E13F4E" w:rsidRDefault="00B335E1" w:rsidP="005D5C5B">
      <w:pPr>
        <w:pStyle w:val="FootnoteText1"/>
        <w:rPr>
          <w:color w:val="000000" w:themeColor="text1"/>
          <w:rPrChange w:id="3062" w:author="Zahid Syed" w:date="2025-09-24T13:00:00Z" w16du:dateUtc="2025-09-24T04:00:00Z">
            <w:rPr/>
          </w:rPrChange>
        </w:rPr>
      </w:pPr>
    </w:p>
  </w:footnote>
  <w:footnote w:id="127">
    <w:p w14:paraId="46380780" w14:textId="77777777" w:rsidR="00B335E1" w:rsidRPr="00E13F4E" w:rsidRDefault="00B335E1" w:rsidP="005D5C5B">
      <w:pPr>
        <w:pStyle w:val="FootnoteText1"/>
        <w:rPr>
          <w:color w:val="000000" w:themeColor="text1"/>
          <w:rPrChange w:id="3063" w:author="Zahid Syed" w:date="2025-09-24T13:00:00Z" w16du:dateUtc="2025-09-24T04:00:00Z">
            <w:rPr/>
          </w:rPrChange>
        </w:rPr>
      </w:pPr>
      <w:r w:rsidRPr="00E13F4E">
        <w:rPr>
          <w:rStyle w:val="FootnoteReference"/>
          <w:color w:val="000000" w:themeColor="text1"/>
          <w:rPrChange w:id="3064" w:author="Zahid Syed" w:date="2025-09-24T13:00:00Z" w16du:dateUtc="2025-09-24T04:00:00Z">
            <w:rPr>
              <w:rStyle w:val="FootnoteReference"/>
            </w:rPr>
          </w:rPrChange>
        </w:rPr>
        <w:footnoteRef/>
      </w:r>
      <w:r w:rsidRPr="00E13F4E">
        <w:rPr>
          <w:color w:val="000000" w:themeColor="text1"/>
          <w:rPrChange w:id="3065" w:author="Zahid Syed" w:date="2025-09-24T13:00:00Z" w16du:dateUtc="2025-09-24T04:00:00Z">
            <w:rPr/>
          </w:rPrChange>
        </w:rPr>
        <w:t xml:space="preserve"> </w:t>
      </w:r>
      <w:r w:rsidRPr="00E13F4E">
        <w:rPr>
          <w:rFonts w:eastAsia="Yu Gothic"/>
          <w:color w:val="000000" w:themeColor="text1"/>
          <w:rPrChange w:id="3066" w:author="Zahid Syed" w:date="2025-09-24T13:00:00Z" w16du:dateUtc="2025-09-24T04:00:00Z">
            <w:rPr>
              <w:rFonts w:eastAsia="Yu Gothic"/>
              <w:color w:val="000000"/>
            </w:rPr>
          </w:rPrChange>
        </w:rPr>
        <w:t>Other Qur’ānic verses use the same metaphor for God’s counter “scheming” against the “schemes” of His enemies among the disbelievers and hypocrites (see Qur’ān, 3:54; 8:30; 12:76; 13:42; 14:46; 27:50; 86:15-16).</w:t>
      </w:r>
    </w:p>
  </w:footnote>
  <w:footnote w:id="128">
    <w:p w14:paraId="6E848D91"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3067"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3068"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3069"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3070" w:author="Zahid Syed" w:date="2025-09-24T13:00:00Z" w16du:dateUtc="2025-09-24T04:00:00Z">
            <w:rPr>
              <w:rFonts w:ascii="Times New Roman" w:hAnsi="Times New Roman" w:cs="Times New Roman"/>
              <w:b/>
              <w:bCs/>
              <w:sz w:val="20"/>
              <w:szCs w:val="20"/>
            </w:rPr>
          </w:rPrChange>
        </w:rPr>
        <w:t xml:space="preserve">Al-Imām al-Ṭabarī </w:t>
      </w:r>
      <w:r w:rsidRPr="00E13F4E">
        <w:rPr>
          <w:rFonts w:ascii="Times New Roman" w:hAnsi="Times New Roman" w:cs="Times New Roman"/>
          <w:color w:val="000000" w:themeColor="text1"/>
          <w:sz w:val="20"/>
          <w:szCs w:val="20"/>
          <w:rPrChange w:id="3071" w:author="Zahid Syed" w:date="2025-09-24T13:00:00Z" w16du:dateUtc="2025-09-24T04:00:00Z">
            <w:rPr>
              <w:rFonts w:ascii="Times New Roman" w:hAnsi="Times New Roman" w:cs="Times New Roman"/>
              <w:sz w:val="20"/>
              <w:szCs w:val="20"/>
            </w:rPr>
          </w:rPrChange>
        </w:rPr>
        <w:t xml:space="preserve">(d. 310/923) or, more fully, al-Imām </w:t>
      </w:r>
      <w:r w:rsidRPr="00E13F4E">
        <w:rPr>
          <w:rFonts w:ascii="Times New Roman" w:hAnsi="Times New Roman" w:cs="Times New Roman"/>
          <w:color w:val="000000" w:themeColor="text1"/>
          <w:sz w:val="20"/>
          <w:szCs w:val="20"/>
          <w:shd w:val="clear" w:color="auto" w:fill="FFFFFF"/>
          <w:rPrChange w:id="3072" w:author="Zahid Syed" w:date="2025-09-24T13:00:00Z" w16du:dateUtc="2025-09-24T04:00:00Z">
            <w:rPr>
              <w:rFonts w:ascii="Times New Roman" w:hAnsi="Times New Roman" w:cs="Times New Roman"/>
              <w:color w:val="222222"/>
              <w:sz w:val="20"/>
              <w:szCs w:val="20"/>
              <w:shd w:val="clear" w:color="auto" w:fill="FFFFFF"/>
            </w:rPr>
          </w:rPrChange>
        </w:rPr>
        <w:t xml:space="preserve">Abū Jaʿfar Muḥammad ibn Jarīr </w:t>
      </w:r>
      <w:r w:rsidRPr="00E13F4E">
        <w:rPr>
          <w:rFonts w:ascii="Times New Roman" w:hAnsi="Times New Roman" w:cs="Times New Roman"/>
          <w:color w:val="000000" w:themeColor="text1"/>
          <w:sz w:val="20"/>
          <w:szCs w:val="20"/>
          <w:rPrChange w:id="3073" w:author="Zahid Syed" w:date="2025-09-24T13:00:00Z" w16du:dateUtc="2025-09-24T04:00:00Z">
            <w:rPr>
              <w:rFonts w:ascii="Times New Roman" w:hAnsi="Times New Roman" w:cs="Times New Roman"/>
              <w:sz w:val="20"/>
              <w:szCs w:val="20"/>
            </w:rPr>
          </w:rPrChange>
        </w:rPr>
        <w:t>al-Ṭabarī (d. 310/923)</w:t>
      </w:r>
      <w:r w:rsidRPr="00E13F4E">
        <w:rPr>
          <w:rFonts w:ascii="Times New Roman" w:hAnsi="Times New Roman" w:cs="Times New Roman"/>
          <w:b/>
          <w:bCs/>
          <w:color w:val="000000" w:themeColor="text1"/>
          <w:sz w:val="20"/>
          <w:szCs w:val="20"/>
          <w:rPrChange w:id="3074" w:author="Zahid Syed" w:date="2025-09-24T13:00:00Z" w16du:dateUtc="2025-09-24T04:00:00Z">
            <w:rPr>
              <w:rFonts w:ascii="Times New Roman" w:hAnsi="Times New Roman" w:cs="Times New Roman"/>
              <w:b/>
              <w:bCs/>
              <w:color w:val="222222"/>
              <w:sz w:val="20"/>
              <w:szCs w:val="20"/>
            </w:rPr>
          </w:rPrChange>
        </w:rPr>
        <w:t xml:space="preserve"> </w:t>
      </w:r>
      <w:r w:rsidRPr="00E13F4E">
        <w:rPr>
          <w:rFonts w:ascii="Times New Roman" w:hAnsi="Times New Roman" w:cs="Times New Roman"/>
          <w:color w:val="000000" w:themeColor="text1"/>
          <w:sz w:val="20"/>
          <w:szCs w:val="20"/>
          <w:shd w:val="clear" w:color="auto" w:fill="FFFFFF"/>
          <w:rPrChange w:id="3075" w:author="Zahid Syed" w:date="2025-09-24T13:00:00Z" w16du:dateUtc="2025-09-24T04:00:00Z">
            <w:rPr>
              <w:rFonts w:ascii="Times New Roman" w:hAnsi="Times New Roman" w:cs="Times New Roman"/>
              <w:color w:val="222222"/>
              <w:sz w:val="20"/>
              <w:szCs w:val="20"/>
              <w:shd w:val="clear" w:color="auto" w:fill="FFFFFF"/>
            </w:rPr>
          </w:rPrChange>
        </w:rPr>
        <w:t xml:space="preserve">was </w:t>
      </w:r>
      <w:r w:rsidRPr="00E13F4E">
        <w:rPr>
          <w:rFonts w:ascii="Times New Roman" w:hAnsi="Times New Roman" w:cs="Times New Roman"/>
          <w:color w:val="000000" w:themeColor="text1"/>
          <w:sz w:val="20"/>
          <w:szCs w:val="20"/>
          <w:shd w:val="clear" w:color="auto" w:fill="FFFFFF"/>
          <w:rPrChange w:id="3076" w:author="Zahid Syed" w:date="2025-09-24T13:00:00Z" w16du:dateUtc="2025-09-24T04:00:00Z">
            <w:rPr>
              <w:rFonts w:ascii="Times New Roman" w:hAnsi="Times New Roman" w:cs="Times New Roman"/>
              <w:sz w:val="20"/>
              <w:szCs w:val="20"/>
              <w:shd w:val="clear" w:color="auto" w:fill="FFFFFF"/>
            </w:rPr>
          </w:rPrChange>
        </w:rPr>
        <w:t>a</w:t>
      </w:r>
      <w:r w:rsidRPr="00E13F4E">
        <w:rPr>
          <w:rFonts w:ascii="Times New Roman" w:hAnsi="Times New Roman" w:cs="Times New Roman"/>
          <w:color w:val="000000" w:themeColor="text1"/>
          <w:sz w:val="20"/>
          <w:szCs w:val="20"/>
          <w:shd w:val="clear" w:color="auto" w:fill="FFFFFF"/>
          <w:rPrChange w:id="3077" w:author="Zahid Syed" w:date="2025-09-24T13:00:00Z" w16du:dateUtc="2025-09-24T04:00:00Z">
            <w:rPr>
              <w:rFonts w:ascii="Times New Roman" w:hAnsi="Times New Roman" w:cs="Times New Roman"/>
              <w:color w:val="FF0000"/>
              <w:sz w:val="20"/>
              <w:szCs w:val="20"/>
              <w:shd w:val="clear" w:color="auto" w:fill="FFFFFF"/>
            </w:rPr>
          </w:rPrChange>
        </w:rPr>
        <w:t xml:space="preserve"> </w:t>
      </w:r>
      <w:r w:rsidRPr="00E13F4E">
        <w:rPr>
          <w:rFonts w:ascii="Times New Roman" w:hAnsi="Times New Roman" w:cs="Times New Roman"/>
          <w:color w:val="000000" w:themeColor="text1"/>
          <w:sz w:val="20"/>
          <w:szCs w:val="20"/>
          <w:shd w:val="clear" w:color="auto" w:fill="FFFFFF"/>
          <w:rPrChange w:id="3078" w:author="Zahid Syed" w:date="2025-09-24T13:00:00Z" w16du:dateUtc="2025-09-24T04:00:00Z">
            <w:rPr>
              <w:rFonts w:ascii="Times New Roman" w:hAnsi="Times New Roman" w:cs="Times New Roman"/>
              <w:color w:val="222222"/>
              <w:sz w:val="20"/>
              <w:szCs w:val="20"/>
              <w:shd w:val="clear" w:color="auto" w:fill="FFFFFF"/>
            </w:rPr>
          </w:rPrChange>
        </w:rPr>
        <w:t>polymath who is best known as a prominent and highly influential</w:t>
      </w:r>
      <w:r w:rsidRPr="00E13F4E">
        <w:rPr>
          <w:rStyle w:val="apple-converted-space"/>
          <w:rFonts w:ascii="Times New Roman" w:eastAsia="Yu Gothic Light" w:hAnsi="Times New Roman" w:cs="Times New Roman"/>
          <w:color w:val="000000" w:themeColor="text1"/>
          <w:sz w:val="20"/>
          <w:szCs w:val="20"/>
          <w:shd w:val="clear" w:color="auto" w:fill="FFFFFF"/>
          <w:rPrChange w:id="3079" w:author="Zahid Syed" w:date="2025-09-24T13:00:00Z" w16du:dateUtc="2025-09-24T04:00:00Z">
            <w:rPr>
              <w:rStyle w:val="apple-converted-space"/>
              <w:rFonts w:ascii="Times New Roman" w:eastAsia="Yu Gothic Light" w:hAnsi="Times New Roman" w:cs="Times New Roman"/>
              <w:color w:val="222222"/>
              <w:sz w:val="20"/>
              <w:szCs w:val="20"/>
              <w:shd w:val="clear" w:color="auto" w:fill="FFFFFF"/>
            </w:rPr>
          </w:rPrChange>
        </w:rPr>
        <w:t xml:space="preserve"> Islamic legal</w:t>
      </w:r>
      <w:r w:rsidRPr="00E13F4E">
        <w:rPr>
          <w:rFonts w:ascii="Times New Roman" w:hAnsi="Times New Roman" w:cs="Times New Roman"/>
          <w:color w:val="000000" w:themeColor="text1"/>
          <w:sz w:val="20"/>
          <w:szCs w:val="20"/>
          <w:shd w:val="clear" w:color="auto" w:fill="FFFFFF"/>
          <w:rPrChange w:id="3080" w:author="Zahid Syed" w:date="2025-09-24T13:00:00Z" w16du:dateUtc="2025-09-24T04:00:00Z">
            <w:rPr>
              <w:rFonts w:ascii="Times New Roman" w:hAnsi="Times New Roman" w:cs="Times New Roman"/>
              <w:color w:val="222222"/>
              <w:sz w:val="20"/>
              <w:szCs w:val="20"/>
              <w:shd w:val="clear" w:color="auto" w:fill="FFFFFF"/>
            </w:rPr>
          </w:rPrChange>
        </w:rPr>
        <w:t xml:space="preserve"> scholar, jurist, </w:t>
      </w:r>
      <w:r w:rsidRPr="00E13F4E">
        <w:rPr>
          <w:rFonts w:ascii="Times New Roman" w:hAnsi="Times New Roman" w:cs="Times New Roman"/>
          <w:color w:val="000000" w:themeColor="text1"/>
          <w:sz w:val="20"/>
          <w:szCs w:val="20"/>
          <w:rPrChange w:id="3081" w:author="Zahid Syed" w:date="2025-09-24T13:00:00Z" w16du:dateUtc="2025-09-24T04:00:00Z">
            <w:rPr>
              <w:rFonts w:ascii="Times New Roman" w:hAnsi="Times New Roman" w:cs="Times New Roman"/>
              <w:sz w:val="20"/>
              <w:szCs w:val="20"/>
            </w:rPr>
          </w:rPrChange>
        </w:rPr>
        <w:t>Qur’ānic commentator, and world</w:t>
      </w:r>
      <w:r w:rsidRPr="00E13F4E">
        <w:rPr>
          <w:rFonts w:ascii="Times New Roman" w:hAnsi="Times New Roman" w:cs="Times New Roman"/>
          <w:color w:val="000000" w:themeColor="text1"/>
          <w:sz w:val="20"/>
          <w:szCs w:val="20"/>
          <w:shd w:val="clear" w:color="auto" w:fill="FFFFFF"/>
          <w:rPrChange w:id="3082" w:author="Zahid Syed" w:date="2025-09-24T13:00:00Z" w16du:dateUtc="2025-09-24T04:00:00Z">
            <w:rPr>
              <w:rFonts w:ascii="Times New Roman" w:hAnsi="Times New Roman" w:cs="Times New Roman"/>
              <w:color w:val="222222"/>
              <w:sz w:val="20"/>
              <w:szCs w:val="20"/>
              <w:shd w:val="clear" w:color="auto" w:fill="FFFFFF"/>
            </w:rPr>
          </w:rPrChange>
        </w:rPr>
        <w:t xml:space="preserve"> historian, </w:t>
      </w:r>
      <w:r w:rsidRPr="00E13F4E">
        <w:rPr>
          <w:rFonts w:ascii="Times New Roman" w:hAnsi="Times New Roman" w:cs="Times New Roman"/>
          <w:color w:val="000000" w:themeColor="text1"/>
          <w:sz w:val="20"/>
          <w:szCs w:val="20"/>
          <w:shd w:val="clear" w:color="auto" w:fill="FFFFFF"/>
          <w:rPrChange w:id="3083" w:author="Zahid Syed" w:date="2025-09-24T13:00:00Z" w16du:dateUtc="2025-09-24T04:00:00Z">
            <w:rPr>
              <w:rFonts w:ascii="Times New Roman" w:hAnsi="Times New Roman" w:cs="Times New Roman"/>
              <w:sz w:val="20"/>
              <w:szCs w:val="20"/>
              <w:shd w:val="clear" w:color="auto" w:fill="FFFFFF"/>
            </w:rPr>
          </w:rPrChange>
        </w:rPr>
        <w:t xml:space="preserve">though he wrote on many other </w:t>
      </w:r>
      <w:r w:rsidRPr="00E13F4E">
        <w:rPr>
          <w:rFonts w:ascii="Times New Roman" w:hAnsi="Times New Roman" w:cs="Times New Roman"/>
          <w:color w:val="000000" w:themeColor="text1"/>
          <w:sz w:val="20"/>
          <w:szCs w:val="20"/>
          <w:shd w:val="clear" w:color="auto" w:fill="FFFFFF"/>
          <w:rPrChange w:id="3084" w:author="Zahid Syed" w:date="2025-09-24T13:00:00Z" w16du:dateUtc="2025-09-24T04:00:00Z">
            <w:rPr>
              <w:rFonts w:ascii="Times New Roman" w:hAnsi="Times New Roman" w:cs="Times New Roman"/>
              <w:color w:val="222222"/>
              <w:sz w:val="20"/>
              <w:szCs w:val="20"/>
              <w:shd w:val="clear" w:color="auto" w:fill="FFFFFF"/>
            </w:rPr>
          </w:rPrChange>
        </w:rPr>
        <w:t xml:space="preserve">subjects including poetry, lexicography, grammar, ethics, mathematics, and medicine. Ibn Jarīr </w:t>
      </w:r>
      <w:r w:rsidRPr="00E13F4E">
        <w:rPr>
          <w:rFonts w:ascii="Times New Roman" w:hAnsi="Times New Roman" w:cs="Times New Roman"/>
          <w:color w:val="000000" w:themeColor="text1"/>
          <w:sz w:val="20"/>
          <w:szCs w:val="20"/>
          <w:rPrChange w:id="3085" w:author="Zahid Syed" w:date="2025-09-24T13:00:00Z" w16du:dateUtc="2025-09-24T04:00:00Z">
            <w:rPr>
              <w:rFonts w:ascii="Times New Roman" w:hAnsi="Times New Roman" w:cs="Times New Roman"/>
              <w:sz w:val="20"/>
              <w:szCs w:val="20"/>
            </w:rPr>
          </w:rPrChange>
        </w:rPr>
        <w:t>al-Ṭabarī</w:t>
      </w:r>
      <w:r w:rsidRPr="00E13F4E">
        <w:rPr>
          <w:rFonts w:ascii="Times New Roman" w:hAnsi="Times New Roman" w:cs="Times New Roman"/>
          <w:color w:val="000000" w:themeColor="text1"/>
          <w:sz w:val="20"/>
          <w:szCs w:val="20"/>
          <w:shd w:val="clear" w:color="auto" w:fill="FFFFFF"/>
          <w:rPrChange w:id="3086" w:author="Zahid Syed" w:date="2025-09-24T13:00:00Z" w16du:dateUtc="2025-09-24T04:00:00Z">
            <w:rPr>
              <w:rFonts w:ascii="Times New Roman" w:hAnsi="Times New Roman" w:cs="Times New Roman"/>
              <w:color w:val="222222"/>
              <w:sz w:val="20"/>
              <w:szCs w:val="20"/>
              <w:shd w:val="clear" w:color="auto" w:fill="FFFFFF"/>
            </w:rPr>
          </w:rPrChange>
        </w:rPr>
        <w:t xml:space="preserve"> founded his own Sunn</w:t>
      </w:r>
      <w:r w:rsidRPr="00E13F4E">
        <w:rPr>
          <w:rFonts w:ascii="Times New Roman" w:hAnsi="Times New Roman" w:cs="Times New Roman"/>
          <w:color w:val="000000" w:themeColor="text1"/>
          <w:sz w:val="20"/>
          <w:szCs w:val="20"/>
          <w:rPrChange w:id="3087" w:author="Zahid Syed" w:date="2025-09-24T13:00:00Z" w16du:dateUtc="2025-09-24T04:00:00Z">
            <w:rPr>
              <w:rFonts w:ascii="Times New Roman" w:hAnsi="Times New Roman" w:cs="Times New Roman"/>
              <w:sz w:val="20"/>
              <w:szCs w:val="20"/>
            </w:rPr>
          </w:rPrChange>
        </w:rPr>
        <w:t>ī</w:t>
      </w:r>
      <w:r w:rsidRPr="00E13F4E">
        <w:rPr>
          <w:rFonts w:ascii="Times New Roman" w:hAnsi="Times New Roman" w:cs="Times New Roman"/>
          <w:color w:val="000000" w:themeColor="text1"/>
          <w:sz w:val="20"/>
          <w:szCs w:val="20"/>
          <w:shd w:val="clear" w:color="auto" w:fill="FFFFFF"/>
          <w:rPrChange w:id="3088" w:author="Zahid Syed" w:date="2025-09-24T13:00:00Z" w16du:dateUtc="2025-09-24T04:00:00Z">
            <w:rPr>
              <w:rFonts w:ascii="Times New Roman" w:hAnsi="Times New Roman" w:cs="Times New Roman"/>
              <w:color w:val="222222"/>
              <w:sz w:val="20"/>
              <w:szCs w:val="20"/>
              <w:shd w:val="clear" w:color="auto" w:fill="FFFFFF"/>
            </w:rPr>
          </w:rPrChange>
        </w:rPr>
        <w:t xml:space="preserve"> school of Islamic law--generally known as the Jarīrī school--which flourished for about two hundred years after his death but then died out. Today, he is best known in the Muslim world for his great compendium of </w:t>
      </w:r>
      <w:r w:rsidRPr="00E13F4E">
        <w:rPr>
          <w:rFonts w:ascii="Times New Roman" w:hAnsi="Times New Roman" w:cs="Times New Roman"/>
          <w:color w:val="000000" w:themeColor="text1"/>
          <w:sz w:val="20"/>
          <w:szCs w:val="20"/>
          <w:rPrChange w:id="3089" w:author="Zahid Syed" w:date="2025-09-24T13:00:00Z" w16du:dateUtc="2025-09-24T04:00:00Z">
            <w:rPr>
              <w:rFonts w:ascii="Times New Roman" w:hAnsi="Times New Roman" w:cs="Times New Roman"/>
              <w:sz w:val="20"/>
              <w:szCs w:val="20"/>
            </w:rPr>
          </w:rPrChange>
        </w:rPr>
        <w:t>Qur’ānic exegesis and his world history. He died and was buried in Baghdad.</w:t>
      </w:r>
    </w:p>
  </w:footnote>
  <w:footnote w:id="129">
    <w:p w14:paraId="6E37EC3C" w14:textId="77777777" w:rsidR="00B335E1" w:rsidRPr="00E13F4E" w:rsidRDefault="00B335E1" w:rsidP="005D5C5B">
      <w:pPr>
        <w:pStyle w:val="FootnoteText1"/>
        <w:rPr>
          <w:rFonts w:eastAsia="Yu Gothic"/>
          <w:color w:val="000000" w:themeColor="text1"/>
          <w:rPrChange w:id="3103" w:author="Zahid Syed" w:date="2025-09-24T13:00:00Z" w16du:dateUtc="2025-09-24T04:00:00Z">
            <w:rPr>
              <w:rFonts w:eastAsia="Yu Gothic"/>
              <w:color w:val="000000"/>
            </w:rPr>
          </w:rPrChange>
        </w:rPr>
      </w:pPr>
      <w:r w:rsidRPr="00E13F4E">
        <w:rPr>
          <w:rStyle w:val="FootnoteReference"/>
          <w:color w:val="000000" w:themeColor="text1"/>
          <w:rPrChange w:id="3104" w:author="Zahid Syed" w:date="2025-09-24T13:00:00Z" w16du:dateUtc="2025-09-24T04:00:00Z">
            <w:rPr>
              <w:rStyle w:val="FootnoteReference"/>
            </w:rPr>
          </w:rPrChange>
        </w:rPr>
        <w:footnoteRef/>
      </w:r>
      <w:r w:rsidRPr="00E13F4E">
        <w:rPr>
          <w:color w:val="000000" w:themeColor="text1"/>
          <w:rPrChange w:id="3105" w:author="Zahid Syed" w:date="2025-09-24T13:00:00Z" w16du:dateUtc="2025-09-24T04:00:00Z">
            <w:rPr/>
          </w:rPrChange>
        </w:rPr>
        <w:t xml:space="preserve"> </w:t>
      </w:r>
      <w:r w:rsidRPr="00E13F4E">
        <w:rPr>
          <w:rFonts w:eastAsia="Yu Gothic"/>
          <w:b/>
          <w:bCs/>
          <w:color w:val="000000" w:themeColor="text1"/>
          <w:rPrChange w:id="3106" w:author="Zahid Syed" w:date="2025-09-24T13:00:00Z" w16du:dateUtc="2025-09-24T04:00:00Z">
            <w:rPr>
              <w:rFonts w:eastAsia="Yu Gothic"/>
              <w:b/>
              <w:bCs/>
              <w:color w:val="000000"/>
            </w:rPr>
          </w:rPrChange>
        </w:rPr>
        <w:t>The Ascension (</w:t>
      </w:r>
      <w:r w:rsidRPr="00E13F4E">
        <w:rPr>
          <w:rFonts w:eastAsia="Yu Gothic"/>
          <w:b/>
          <w:bCs/>
          <w:i/>
          <w:iCs/>
          <w:color w:val="000000" w:themeColor="text1"/>
          <w:rPrChange w:id="3107" w:author="Zahid Syed" w:date="2025-09-24T13:00:00Z" w16du:dateUtc="2025-09-24T04:00:00Z">
            <w:rPr>
              <w:rFonts w:eastAsia="Yu Gothic"/>
              <w:b/>
              <w:bCs/>
              <w:i/>
              <w:iCs/>
              <w:color w:val="000000"/>
            </w:rPr>
          </w:rPrChange>
        </w:rPr>
        <w:t>al-Mi‘r</w:t>
      </w:r>
      <w:r w:rsidRPr="00E13F4E">
        <w:rPr>
          <w:b/>
          <w:bCs/>
          <w:i/>
          <w:iCs/>
          <w:color w:val="000000" w:themeColor="text1"/>
          <w:rPrChange w:id="3108" w:author="Zahid Syed" w:date="2025-09-24T13:00:00Z" w16du:dateUtc="2025-09-24T04:00:00Z">
            <w:rPr>
              <w:b/>
              <w:bCs/>
              <w:i/>
              <w:iCs/>
            </w:rPr>
          </w:rPrChange>
        </w:rPr>
        <w:t>ā</w:t>
      </w:r>
      <w:r w:rsidRPr="00E13F4E">
        <w:rPr>
          <w:rFonts w:eastAsia="Yu Gothic"/>
          <w:b/>
          <w:bCs/>
          <w:i/>
          <w:iCs/>
          <w:color w:val="000000" w:themeColor="text1"/>
          <w:rPrChange w:id="3109" w:author="Zahid Syed" w:date="2025-09-24T13:00:00Z" w16du:dateUtc="2025-09-24T04:00:00Z">
            <w:rPr>
              <w:rFonts w:eastAsia="Yu Gothic"/>
              <w:b/>
              <w:bCs/>
              <w:i/>
              <w:iCs/>
              <w:color w:val="000000"/>
            </w:rPr>
          </w:rPrChange>
        </w:rPr>
        <w:t>j</w:t>
      </w:r>
      <w:r w:rsidRPr="00E13F4E">
        <w:rPr>
          <w:rFonts w:eastAsia="Yu Gothic"/>
          <w:b/>
          <w:bCs/>
          <w:color w:val="000000" w:themeColor="text1"/>
          <w:rPrChange w:id="3110" w:author="Zahid Syed" w:date="2025-09-24T13:00:00Z" w16du:dateUtc="2025-09-24T04:00:00Z">
            <w:rPr>
              <w:rFonts w:eastAsia="Yu Gothic"/>
              <w:b/>
              <w:bCs/>
              <w:color w:val="000000"/>
            </w:rPr>
          </w:rPrChange>
        </w:rPr>
        <w:t xml:space="preserve">) of the Prophet </w:t>
      </w:r>
      <w:r w:rsidRPr="00E13F4E">
        <w:rPr>
          <w:b/>
          <w:bCs/>
          <w:color w:val="000000" w:themeColor="text1"/>
          <w:rPrChange w:id="3111" w:author="Zahid Syed" w:date="2025-09-24T13:00:00Z" w16du:dateUtc="2025-09-24T04:00:00Z">
            <w:rPr>
              <w:b/>
              <w:bCs/>
            </w:rPr>
          </w:rPrChange>
        </w:rPr>
        <w:t>Muḥammad</w:t>
      </w:r>
      <w:r w:rsidRPr="00E13F4E">
        <w:rPr>
          <w:rFonts w:eastAsia="Yu Gothic"/>
          <w:color w:val="000000" w:themeColor="text1"/>
          <w:rPrChange w:id="3112" w:author="Zahid Syed" w:date="2025-09-24T13:00:00Z" w16du:dateUtc="2025-09-24T04:00:00Z">
            <w:rPr>
              <w:rFonts w:eastAsia="Yu Gothic"/>
              <w:color w:val="000000"/>
            </w:rPr>
          </w:rPrChange>
        </w:rPr>
        <w:t xml:space="preserve"> occurred in conjunction with his Night Journey from Mecca to Jerusalem (</w:t>
      </w:r>
      <w:r w:rsidRPr="00E13F4E">
        <w:rPr>
          <w:i/>
          <w:iCs/>
          <w:color w:val="000000" w:themeColor="text1"/>
          <w:rPrChange w:id="3113" w:author="Zahid Syed" w:date="2025-09-24T13:00:00Z" w16du:dateUtc="2025-09-24T04:00:00Z">
            <w:rPr>
              <w:i/>
              <w:iCs/>
              <w:color w:val="000000"/>
            </w:rPr>
          </w:rPrChange>
        </w:rPr>
        <w:t>al-Isrā’</w:t>
      </w:r>
      <w:r w:rsidRPr="00E13F4E">
        <w:rPr>
          <w:rFonts w:eastAsia="Yu Gothic"/>
          <w:color w:val="000000" w:themeColor="text1"/>
          <w:rPrChange w:id="3114" w:author="Zahid Syed" w:date="2025-09-24T13:00:00Z" w16du:dateUtc="2025-09-24T04:00:00Z">
            <w:rPr>
              <w:rFonts w:eastAsia="Yu Gothic"/>
              <w:color w:val="000000"/>
            </w:rPr>
          </w:rPrChange>
        </w:rPr>
        <w:t xml:space="preserve">), both of which happened on the same night and rank as special distinctions that God gave the Prophet </w:t>
      </w:r>
      <w:r w:rsidRPr="00E13F4E">
        <w:rPr>
          <w:color w:val="000000" w:themeColor="text1"/>
          <w:rPrChange w:id="3115" w:author="Zahid Syed" w:date="2025-09-24T13:00:00Z" w16du:dateUtc="2025-09-24T04:00:00Z">
            <w:rPr>
              <w:color w:val="000000"/>
            </w:rPr>
          </w:rPrChange>
        </w:rPr>
        <w:t>Muḥammad. Thy occurred on the twenty-seventh night of the sacred month of Rajab—the seventh lunar month— in the year 620 or 621 C.E, which was about one or two about one or two years before the Prophet’s Migration (</w:t>
      </w:r>
      <w:r w:rsidRPr="00E13F4E">
        <w:rPr>
          <w:i/>
          <w:iCs/>
          <w:color w:val="000000" w:themeColor="text1"/>
          <w:rPrChange w:id="3116" w:author="Zahid Syed" w:date="2025-09-24T13:00:00Z" w16du:dateUtc="2025-09-24T04:00:00Z">
            <w:rPr>
              <w:i/>
              <w:iCs/>
              <w:color w:val="000000"/>
            </w:rPr>
          </w:rPrChange>
        </w:rPr>
        <w:t>al-Hijra</w:t>
      </w:r>
      <w:r w:rsidRPr="00E13F4E">
        <w:rPr>
          <w:color w:val="000000" w:themeColor="text1"/>
          <w:rPrChange w:id="3117" w:author="Zahid Syed" w:date="2025-09-24T13:00:00Z" w16du:dateUtc="2025-09-24T04:00:00Z">
            <w:rPr>
              <w:color w:val="000000"/>
            </w:rPr>
          </w:rPrChange>
        </w:rPr>
        <w:t>) to Medina in the year 1/622. God alludes to the miraculous Night Journey to Jerusalem in the Qur’ān:</w:t>
      </w:r>
    </w:p>
    <w:p w14:paraId="726E9DAC" w14:textId="77777777" w:rsidR="00B335E1" w:rsidRPr="00E13F4E" w:rsidRDefault="00B335E1" w:rsidP="005D5C5B">
      <w:pPr>
        <w:spacing w:after="0" w:line="240" w:lineRule="auto"/>
        <w:ind w:left="630" w:right="810"/>
        <w:rPr>
          <w:rFonts w:ascii="Times New Roman" w:hAnsi="Times New Roman" w:cs="Times New Roman"/>
          <w:color w:val="000000" w:themeColor="text1"/>
          <w:sz w:val="20"/>
          <w:szCs w:val="20"/>
          <w:rPrChange w:id="3118"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3119" w:author="Zahid Syed" w:date="2025-09-24T13:00:00Z" w16du:dateUtc="2025-09-24T04:00:00Z">
            <w:rPr>
              <w:rFonts w:ascii="Times New Roman" w:hAnsi="Times New Roman" w:cs="Times New Roman"/>
              <w:color w:val="000000"/>
              <w:sz w:val="20"/>
              <w:szCs w:val="20"/>
            </w:rPr>
          </w:rPrChange>
        </w:rPr>
        <w:t>Glory be to Him Who carried His servant by night from the Sacred Mosque [</w:t>
      </w:r>
      <w:r w:rsidRPr="00E13F4E">
        <w:rPr>
          <w:rFonts w:ascii="Times New Roman" w:hAnsi="Times New Roman" w:cs="Times New Roman"/>
          <w:i/>
          <w:iCs/>
          <w:color w:val="000000" w:themeColor="text1"/>
          <w:sz w:val="20"/>
          <w:szCs w:val="20"/>
          <w:rPrChange w:id="3120" w:author="Zahid Syed" w:date="2025-09-24T13:00:00Z" w16du:dateUtc="2025-09-24T04:00:00Z">
            <w:rPr>
              <w:rFonts w:ascii="Times New Roman" w:hAnsi="Times New Roman" w:cs="Times New Roman"/>
              <w:i/>
              <w:iCs/>
              <w:color w:val="000000"/>
              <w:sz w:val="20"/>
              <w:szCs w:val="20"/>
            </w:rPr>
          </w:rPrChange>
        </w:rPr>
        <w:t>al-masjid al-ḥarām</w:t>
      </w:r>
      <w:r w:rsidRPr="00E13F4E">
        <w:rPr>
          <w:rFonts w:ascii="Times New Roman" w:hAnsi="Times New Roman" w:cs="Times New Roman"/>
          <w:color w:val="000000" w:themeColor="text1"/>
          <w:sz w:val="20"/>
          <w:szCs w:val="20"/>
          <w:rPrChange w:id="3121" w:author="Zahid Syed" w:date="2025-09-24T13:00:00Z" w16du:dateUtc="2025-09-24T04:00:00Z">
            <w:rPr>
              <w:rFonts w:ascii="Times New Roman" w:hAnsi="Times New Roman" w:cs="Times New Roman"/>
              <w:color w:val="000000"/>
              <w:sz w:val="20"/>
              <w:szCs w:val="20"/>
            </w:rPr>
          </w:rPrChange>
        </w:rPr>
        <w:t xml:space="preserve"> ] to the Farthest Mosque [</w:t>
      </w:r>
      <w:r w:rsidRPr="00E13F4E">
        <w:rPr>
          <w:rFonts w:ascii="Times New Roman" w:hAnsi="Times New Roman" w:cs="Times New Roman"/>
          <w:i/>
          <w:iCs/>
          <w:color w:val="000000" w:themeColor="text1"/>
          <w:sz w:val="20"/>
          <w:szCs w:val="20"/>
          <w:rPrChange w:id="3122" w:author="Zahid Syed" w:date="2025-09-24T13:00:00Z" w16du:dateUtc="2025-09-24T04:00:00Z">
            <w:rPr>
              <w:rFonts w:ascii="Times New Roman" w:hAnsi="Times New Roman" w:cs="Times New Roman"/>
              <w:i/>
              <w:iCs/>
              <w:color w:val="000000"/>
              <w:sz w:val="20"/>
              <w:szCs w:val="20"/>
            </w:rPr>
          </w:rPrChange>
        </w:rPr>
        <w:t>al-Masjid al-Aqsā</w:t>
      </w:r>
      <w:r w:rsidRPr="00E13F4E">
        <w:rPr>
          <w:rFonts w:ascii="Times New Roman" w:hAnsi="Times New Roman" w:cs="Times New Roman"/>
          <w:color w:val="000000" w:themeColor="text1"/>
          <w:sz w:val="20"/>
          <w:szCs w:val="20"/>
          <w:rPrChange w:id="3123" w:author="Zahid Syed" w:date="2025-09-24T13:00:00Z" w16du:dateUtc="2025-09-24T04:00:00Z">
            <w:rPr>
              <w:rFonts w:ascii="Times New Roman" w:hAnsi="Times New Roman" w:cs="Times New Roman"/>
              <w:color w:val="000000"/>
              <w:sz w:val="20"/>
              <w:szCs w:val="20"/>
            </w:rPr>
          </w:rPrChange>
        </w:rPr>
        <w:t xml:space="preserve"> ], whose precincts We have blessed, that We might show him some of Our signs” (</w:t>
      </w:r>
      <w:r w:rsidRPr="00E13F4E">
        <w:rPr>
          <w:rFonts w:ascii="Times New Roman" w:hAnsi="Times New Roman" w:cs="Times New Roman"/>
          <w:i/>
          <w:iCs/>
          <w:color w:val="000000" w:themeColor="text1"/>
          <w:sz w:val="20"/>
          <w:szCs w:val="20"/>
          <w:rPrChange w:id="3124" w:author="Zahid Syed" w:date="2025-09-24T13:00:00Z" w16du:dateUtc="2025-09-24T04:00:00Z">
            <w:rPr>
              <w:rFonts w:ascii="Times New Roman" w:hAnsi="Times New Roman" w:cs="Times New Roman"/>
              <w:i/>
              <w:iCs/>
              <w:color w:val="000000"/>
              <w:sz w:val="20"/>
              <w:szCs w:val="20"/>
            </w:rPr>
          </w:rPrChange>
        </w:rPr>
        <w:t>Sūrat al-Isrā’</w:t>
      </w:r>
      <w:r w:rsidRPr="00E13F4E">
        <w:rPr>
          <w:rFonts w:ascii="Times New Roman" w:hAnsi="Times New Roman" w:cs="Times New Roman"/>
          <w:color w:val="000000" w:themeColor="text1"/>
          <w:sz w:val="20"/>
          <w:szCs w:val="20"/>
          <w:rPrChange w:id="3125" w:author="Zahid Syed" w:date="2025-09-24T13:00:00Z" w16du:dateUtc="2025-09-24T04:00:00Z">
            <w:rPr>
              <w:rFonts w:ascii="Times New Roman" w:hAnsi="Times New Roman" w:cs="Times New Roman"/>
              <w:color w:val="000000"/>
              <w:sz w:val="20"/>
              <w:szCs w:val="20"/>
            </w:rPr>
          </w:rPrChange>
        </w:rPr>
        <w:t xml:space="preserve"> , 17:1; see also 53:1-17). </w:t>
      </w:r>
    </w:p>
    <w:p w14:paraId="18A3D4A2" w14:textId="7E52ECC7" w:rsidR="00B335E1" w:rsidRPr="00E13F4E" w:rsidRDefault="00C06875" w:rsidP="005D5C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sz w:val="20"/>
          <w:szCs w:val="20"/>
          <w:rPrChange w:id="3126" w:author="Zahid Syed" w:date="2025-09-24T13:00:00Z" w16du:dateUtc="2025-09-24T04:00:00Z">
            <w:rPr>
              <w:rFonts w:ascii="Times New Roman" w:hAnsi="Times New Roman" w:cs="Times New Roman"/>
              <w:color w:val="000000"/>
              <w:sz w:val="20"/>
              <w:szCs w:val="20"/>
            </w:rPr>
          </w:rPrChange>
        </w:rPr>
      </w:pPr>
      <w:ins w:id="3127" w:author="Zahid Syed" w:date="2025-09-24T13:12:00Z" w16du:dateUtc="2025-09-24T04:12:00Z">
        <w:r>
          <w:rPr>
            <w:rFonts w:ascii="Times New Roman" w:hAnsi="Times New Roman" w:cs="Times New Roman"/>
            <w:color w:val="000000" w:themeColor="text1"/>
            <w:sz w:val="20"/>
            <w:szCs w:val="20"/>
          </w:rPr>
          <w:t xml:space="preserve">    </w:t>
        </w:r>
      </w:ins>
      <w:r w:rsidR="00B335E1" w:rsidRPr="00E13F4E">
        <w:rPr>
          <w:rFonts w:ascii="Times New Roman" w:hAnsi="Times New Roman" w:cs="Times New Roman"/>
          <w:color w:val="000000" w:themeColor="text1"/>
          <w:sz w:val="20"/>
          <w:szCs w:val="20"/>
          <w:rPrChange w:id="3128" w:author="Zahid Syed" w:date="2025-09-24T13:00:00Z" w16du:dateUtc="2025-09-24T04:00:00Z">
            <w:rPr>
              <w:rFonts w:ascii="Times New Roman" w:hAnsi="Times New Roman" w:cs="Times New Roman"/>
              <w:color w:val="0F252D"/>
              <w:sz w:val="20"/>
              <w:szCs w:val="20"/>
            </w:rPr>
          </w:rPrChange>
        </w:rPr>
        <w:t xml:space="preserve">Belief in the Night Journey is a Creedal Obligation, because it is mentioned in the </w:t>
      </w:r>
      <w:r w:rsidR="00B335E1" w:rsidRPr="00E13F4E">
        <w:rPr>
          <w:rFonts w:ascii="Times New Roman" w:hAnsi="Times New Roman" w:cs="Times New Roman"/>
          <w:color w:val="000000" w:themeColor="text1"/>
          <w:sz w:val="20"/>
          <w:szCs w:val="20"/>
          <w:rPrChange w:id="3129" w:author="Zahid Syed" w:date="2025-09-24T13:00:00Z" w16du:dateUtc="2025-09-24T04:00:00Z">
            <w:rPr>
              <w:rFonts w:ascii="Times New Roman" w:hAnsi="Times New Roman" w:cs="Times New Roman"/>
              <w:sz w:val="20"/>
              <w:szCs w:val="20"/>
            </w:rPr>
          </w:rPrChange>
        </w:rPr>
        <w:t xml:space="preserve">Qur’ān, although it is not required as a matter of obligatory Creed to believe that it occurred in body and Soul. Many </w:t>
      </w:r>
      <w:r w:rsidR="00B335E1" w:rsidRPr="00E13F4E">
        <w:rPr>
          <w:rFonts w:ascii="Times New Roman" w:hAnsi="Times New Roman" w:cs="Times New Roman"/>
          <w:i/>
          <w:iCs/>
          <w:color w:val="000000" w:themeColor="text1"/>
          <w:sz w:val="20"/>
          <w:szCs w:val="20"/>
          <w:rPrChange w:id="3130" w:author="Zahid Syed" w:date="2025-09-24T13:00:00Z" w16du:dateUtc="2025-09-24T04:00:00Z">
            <w:rPr>
              <w:rFonts w:ascii="Times New Roman" w:hAnsi="Times New Roman" w:cs="Times New Roman"/>
              <w:i/>
              <w:iCs/>
              <w:sz w:val="20"/>
              <w:szCs w:val="20"/>
            </w:rPr>
          </w:rPrChange>
        </w:rPr>
        <w:t>Ḥadīth</w:t>
      </w:r>
      <w:r w:rsidR="00B335E1" w:rsidRPr="00E13F4E">
        <w:rPr>
          <w:rFonts w:ascii="Times New Roman" w:hAnsi="Times New Roman" w:cs="Times New Roman"/>
          <w:color w:val="000000" w:themeColor="text1"/>
          <w:sz w:val="20"/>
          <w:szCs w:val="20"/>
          <w:rPrChange w:id="3131" w:author="Zahid Syed" w:date="2025-09-24T13:00:00Z" w16du:dateUtc="2025-09-24T04:00:00Z">
            <w:rPr>
              <w:rFonts w:ascii="Times New Roman" w:hAnsi="Times New Roman" w:cs="Times New Roman"/>
              <w:sz w:val="20"/>
              <w:szCs w:val="20"/>
            </w:rPr>
          </w:rPrChange>
        </w:rPr>
        <w:t xml:space="preserve">—both authentic and of lesser authority—establish the validity of the </w:t>
      </w:r>
      <w:r w:rsidR="00B335E1" w:rsidRPr="00E13F4E">
        <w:rPr>
          <w:rFonts w:ascii="Times New Roman" w:hAnsi="Times New Roman" w:cs="Times New Roman"/>
          <w:i/>
          <w:iCs/>
          <w:color w:val="000000" w:themeColor="text1"/>
          <w:sz w:val="20"/>
          <w:szCs w:val="20"/>
          <w:rPrChange w:id="3132" w:author="Zahid Syed" w:date="2025-09-24T13:00:00Z" w16du:dateUtc="2025-09-24T04:00:00Z">
            <w:rPr>
              <w:rFonts w:ascii="Times New Roman" w:hAnsi="Times New Roman" w:cs="Times New Roman"/>
              <w:i/>
              <w:iCs/>
              <w:color w:val="000000"/>
              <w:sz w:val="20"/>
              <w:szCs w:val="20"/>
            </w:rPr>
          </w:rPrChange>
        </w:rPr>
        <w:t>Isrā’</w:t>
      </w:r>
      <w:r w:rsidR="00B335E1" w:rsidRPr="00E13F4E">
        <w:rPr>
          <w:rFonts w:ascii="Times New Roman" w:hAnsi="Times New Roman" w:cs="Times New Roman"/>
          <w:color w:val="000000" w:themeColor="text1"/>
          <w:sz w:val="20"/>
          <w:szCs w:val="20"/>
          <w:rPrChange w:id="3133" w:author="Zahid Syed" w:date="2025-09-24T13:00:00Z" w16du:dateUtc="2025-09-24T04:00:00Z">
            <w:rPr>
              <w:rFonts w:ascii="Times New Roman" w:hAnsi="Times New Roman" w:cs="Times New Roman"/>
              <w:color w:val="000000"/>
              <w:sz w:val="20"/>
              <w:szCs w:val="20"/>
            </w:rPr>
          </w:rPrChange>
        </w:rPr>
        <w:t xml:space="preserve"> and </w:t>
      </w:r>
      <w:r w:rsidR="00B335E1" w:rsidRPr="00E13F4E">
        <w:rPr>
          <w:rFonts w:ascii="Times New Roman" w:eastAsia="Yu Gothic" w:hAnsi="Times New Roman" w:cs="Times New Roman"/>
          <w:i/>
          <w:iCs/>
          <w:color w:val="000000" w:themeColor="text1"/>
          <w:sz w:val="20"/>
          <w:szCs w:val="20"/>
          <w:rPrChange w:id="3134" w:author="Zahid Syed" w:date="2025-09-24T13:00:00Z" w16du:dateUtc="2025-09-24T04:00:00Z">
            <w:rPr>
              <w:rFonts w:ascii="Times New Roman" w:eastAsia="Yu Gothic" w:hAnsi="Times New Roman" w:cs="Times New Roman"/>
              <w:i/>
              <w:iCs/>
              <w:color w:val="000000"/>
              <w:sz w:val="20"/>
              <w:szCs w:val="20"/>
            </w:rPr>
          </w:rPrChange>
        </w:rPr>
        <w:t>Mi‘r</w:t>
      </w:r>
      <w:r w:rsidR="00B335E1" w:rsidRPr="00E13F4E">
        <w:rPr>
          <w:rFonts w:ascii="Times New Roman" w:hAnsi="Times New Roman" w:cs="Times New Roman"/>
          <w:i/>
          <w:iCs/>
          <w:color w:val="000000" w:themeColor="text1"/>
          <w:sz w:val="20"/>
          <w:szCs w:val="20"/>
          <w:rPrChange w:id="3135" w:author="Zahid Syed" w:date="2025-09-24T13:00:00Z" w16du:dateUtc="2025-09-24T04:00:00Z">
            <w:rPr>
              <w:rFonts w:ascii="Times New Roman" w:hAnsi="Times New Roman" w:cs="Times New Roman"/>
              <w:i/>
              <w:iCs/>
              <w:sz w:val="20"/>
              <w:szCs w:val="20"/>
            </w:rPr>
          </w:rPrChange>
        </w:rPr>
        <w:t>ā</w:t>
      </w:r>
      <w:r w:rsidR="00B335E1" w:rsidRPr="00E13F4E">
        <w:rPr>
          <w:rFonts w:ascii="Times New Roman" w:eastAsia="Yu Gothic" w:hAnsi="Times New Roman" w:cs="Times New Roman"/>
          <w:i/>
          <w:iCs/>
          <w:color w:val="000000" w:themeColor="text1"/>
          <w:sz w:val="20"/>
          <w:szCs w:val="20"/>
          <w:rPrChange w:id="3136" w:author="Zahid Syed" w:date="2025-09-24T13:00:00Z" w16du:dateUtc="2025-09-24T04:00:00Z">
            <w:rPr>
              <w:rFonts w:ascii="Times New Roman" w:eastAsia="Yu Gothic" w:hAnsi="Times New Roman" w:cs="Times New Roman"/>
              <w:i/>
              <w:iCs/>
              <w:color w:val="000000"/>
              <w:sz w:val="20"/>
              <w:szCs w:val="20"/>
            </w:rPr>
          </w:rPrChange>
        </w:rPr>
        <w:t>j</w:t>
      </w:r>
      <w:r w:rsidR="00B335E1" w:rsidRPr="00E13F4E">
        <w:rPr>
          <w:rFonts w:ascii="Times New Roman" w:eastAsia="Yu Gothic" w:hAnsi="Times New Roman" w:cs="Times New Roman"/>
          <w:color w:val="000000" w:themeColor="text1"/>
          <w:sz w:val="20"/>
          <w:szCs w:val="20"/>
          <w:rPrChange w:id="3137" w:author="Zahid Syed" w:date="2025-09-24T13:00:00Z" w16du:dateUtc="2025-09-24T04:00:00Z">
            <w:rPr>
              <w:rFonts w:ascii="Times New Roman" w:eastAsia="Yu Gothic" w:hAnsi="Times New Roman" w:cs="Times New Roman"/>
              <w:color w:val="000000"/>
              <w:sz w:val="20"/>
              <w:szCs w:val="20"/>
            </w:rPr>
          </w:rPrChange>
        </w:rPr>
        <w:t>, which are so many that they approach the number required for exceedingly abundant narrations (</w:t>
      </w:r>
      <w:r w:rsidR="00B335E1" w:rsidRPr="00E13F4E">
        <w:rPr>
          <w:rFonts w:ascii="Times New Roman" w:eastAsia="Yu Gothic" w:hAnsi="Times New Roman" w:cs="Times New Roman"/>
          <w:i/>
          <w:iCs/>
          <w:color w:val="000000" w:themeColor="text1"/>
          <w:sz w:val="20"/>
          <w:szCs w:val="20"/>
          <w:rPrChange w:id="3138" w:author="Zahid Syed" w:date="2025-09-24T13:00:00Z" w16du:dateUtc="2025-09-24T04:00:00Z">
            <w:rPr>
              <w:rFonts w:ascii="Times New Roman" w:eastAsia="Yu Gothic" w:hAnsi="Times New Roman" w:cs="Times New Roman"/>
              <w:i/>
              <w:iCs/>
              <w:color w:val="000000"/>
              <w:sz w:val="20"/>
              <w:szCs w:val="20"/>
            </w:rPr>
          </w:rPrChange>
        </w:rPr>
        <w:t>al-taw</w:t>
      </w:r>
      <w:r w:rsidR="00B335E1" w:rsidRPr="00E13F4E">
        <w:rPr>
          <w:rFonts w:ascii="Times New Roman" w:hAnsi="Times New Roman" w:cs="Times New Roman"/>
          <w:i/>
          <w:iCs/>
          <w:color w:val="000000" w:themeColor="text1"/>
          <w:sz w:val="20"/>
          <w:szCs w:val="20"/>
          <w:rPrChange w:id="3139" w:author="Zahid Syed" w:date="2025-09-24T13:00:00Z" w16du:dateUtc="2025-09-24T04:00:00Z">
            <w:rPr>
              <w:rFonts w:ascii="Times New Roman" w:hAnsi="Times New Roman" w:cs="Times New Roman"/>
              <w:i/>
              <w:iCs/>
              <w:sz w:val="20"/>
              <w:szCs w:val="20"/>
            </w:rPr>
          </w:rPrChange>
        </w:rPr>
        <w:t>ā</w:t>
      </w:r>
      <w:r w:rsidR="00B335E1" w:rsidRPr="00E13F4E">
        <w:rPr>
          <w:rFonts w:ascii="Times New Roman" w:eastAsia="Yu Gothic" w:hAnsi="Times New Roman" w:cs="Times New Roman"/>
          <w:i/>
          <w:iCs/>
          <w:color w:val="000000" w:themeColor="text1"/>
          <w:sz w:val="20"/>
          <w:szCs w:val="20"/>
          <w:rPrChange w:id="3140" w:author="Zahid Syed" w:date="2025-09-24T13:00:00Z" w16du:dateUtc="2025-09-24T04:00:00Z">
            <w:rPr>
              <w:rFonts w:ascii="Times New Roman" w:eastAsia="Yu Gothic" w:hAnsi="Times New Roman" w:cs="Times New Roman"/>
              <w:i/>
              <w:iCs/>
              <w:color w:val="000000"/>
              <w:sz w:val="20"/>
              <w:szCs w:val="20"/>
            </w:rPr>
          </w:rPrChange>
        </w:rPr>
        <w:t>tur</w:t>
      </w:r>
      <w:r w:rsidR="00B335E1" w:rsidRPr="00E13F4E">
        <w:rPr>
          <w:rFonts w:ascii="Times New Roman" w:eastAsia="Yu Gothic" w:hAnsi="Times New Roman" w:cs="Times New Roman"/>
          <w:color w:val="000000" w:themeColor="text1"/>
          <w:sz w:val="20"/>
          <w:szCs w:val="20"/>
          <w:rPrChange w:id="3141" w:author="Zahid Syed" w:date="2025-09-24T13:00:00Z" w16du:dateUtc="2025-09-24T04:00:00Z">
            <w:rPr>
              <w:rFonts w:ascii="Times New Roman" w:eastAsia="Yu Gothic" w:hAnsi="Times New Roman" w:cs="Times New Roman"/>
              <w:color w:val="000000"/>
              <w:sz w:val="20"/>
              <w:szCs w:val="20"/>
            </w:rPr>
          </w:rPrChange>
        </w:rPr>
        <w:t xml:space="preserve">), which have the highest authority in the Epistemology of Certainty after the </w:t>
      </w:r>
      <w:r w:rsidR="00B335E1" w:rsidRPr="00E13F4E">
        <w:rPr>
          <w:rFonts w:ascii="Times New Roman" w:hAnsi="Times New Roman" w:cs="Times New Roman"/>
          <w:color w:val="000000" w:themeColor="text1"/>
          <w:sz w:val="20"/>
          <w:szCs w:val="20"/>
          <w:rPrChange w:id="3142" w:author="Zahid Syed" w:date="2025-09-24T13:00:00Z" w16du:dateUtc="2025-09-24T04:00:00Z">
            <w:rPr>
              <w:rFonts w:ascii="Times New Roman" w:hAnsi="Times New Roman" w:cs="Times New Roman"/>
              <w:sz w:val="20"/>
              <w:szCs w:val="20"/>
            </w:rPr>
          </w:rPrChange>
        </w:rPr>
        <w:t>Qur’ān.</w:t>
      </w:r>
      <w:r w:rsidR="00B335E1" w:rsidRPr="00E13F4E">
        <w:rPr>
          <w:rFonts w:ascii="Times New Roman" w:hAnsi="Times New Roman" w:cs="Times New Roman"/>
          <w:color w:val="000000" w:themeColor="text1"/>
          <w:sz w:val="20"/>
          <w:szCs w:val="20"/>
          <w:rPrChange w:id="3143" w:author="Zahid Syed" w:date="2025-09-24T13:00:00Z" w16du:dateUtc="2025-09-24T04:00:00Z">
            <w:rPr>
              <w:rFonts w:ascii="Times New Roman" w:hAnsi="Times New Roman" w:cs="Times New Roman"/>
              <w:color w:val="000000"/>
              <w:sz w:val="20"/>
              <w:szCs w:val="20"/>
            </w:rPr>
          </w:rPrChange>
        </w:rPr>
        <w:t xml:space="preserve"> Nevertheless, according to the standards of the Epistemology of Certainty, the obligation to believe in the Ascension of the Prophet (</w:t>
      </w:r>
      <w:r w:rsidR="00B335E1" w:rsidRPr="00E13F4E">
        <w:rPr>
          <w:rFonts w:ascii="Times New Roman" w:hAnsi="Times New Roman" w:cs="Times New Roman"/>
          <w:i/>
          <w:iCs/>
          <w:color w:val="000000" w:themeColor="text1"/>
          <w:sz w:val="20"/>
          <w:szCs w:val="20"/>
          <w:rPrChange w:id="3144" w:author="Zahid Syed" w:date="2025-09-24T13:00:00Z" w16du:dateUtc="2025-09-24T04:00:00Z">
            <w:rPr>
              <w:rFonts w:ascii="Times New Roman" w:hAnsi="Times New Roman" w:cs="Times New Roman"/>
              <w:i/>
              <w:iCs/>
              <w:color w:val="000000"/>
              <w:sz w:val="20"/>
              <w:szCs w:val="20"/>
            </w:rPr>
          </w:rPrChange>
        </w:rPr>
        <w:t>al-Mi‘rāj</w:t>
      </w:r>
      <w:r w:rsidR="00B335E1" w:rsidRPr="00E13F4E">
        <w:rPr>
          <w:rFonts w:ascii="Times New Roman" w:hAnsi="Times New Roman" w:cs="Times New Roman"/>
          <w:color w:val="000000" w:themeColor="text1"/>
          <w:sz w:val="20"/>
          <w:szCs w:val="20"/>
          <w:rPrChange w:id="3145" w:author="Zahid Syed" w:date="2025-09-24T13:00:00Z" w16du:dateUtc="2025-09-24T04:00:00Z">
            <w:rPr>
              <w:rFonts w:ascii="Times New Roman" w:hAnsi="Times New Roman" w:cs="Times New Roman"/>
              <w:color w:val="000000"/>
              <w:sz w:val="20"/>
              <w:szCs w:val="20"/>
            </w:rPr>
          </w:rPrChange>
        </w:rPr>
        <w:t>) is required but not a matter of Obligatory Creed. Therefore, any believer who denies the Night Journey (</w:t>
      </w:r>
      <w:r w:rsidR="00B335E1" w:rsidRPr="00E13F4E">
        <w:rPr>
          <w:rFonts w:ascii="Times New Roman" w:hAnsi="Times New Roman" w:cs="Times New Roman"/>
          <w:i/>
          <w:iCs/>
          <w:color w:val="000000" w:themeColor="text1"/>
          <w:sz w:val="20"/>
          <w:szCs w:val="20"/>
          <w:rPrChange w:id="3146" w:author="Zahid Syed" w:date="2025-09-24T13:00:00Z" w16du:dateUtc="2025-09-24T04:00:00Z">
            <w:rPr>
              <w:rFonts w:ascii="Times New Roman" w:hAnsi="Times New Roman" w:cs="Times New Roman"/>
              <w:i/>
              <w:iCs/>
              <w:color w:val="000000"/>
              <w:sz w:val="20"/>
              <w:szCs w:val="20"/>
            </w:rPr>
          </w:rPrChange>
        </w:rPr>
        <w:t>al-Isrā’</w:t>
      </w:r>
      <w:r w:rsidR="00B335E1" w:rsidRPr="00E13F4E">
        <w:rPr>
          <w:rFonts w:ascii="Times New Roman" w:hAnsi="Times New Roman" w:cs="Times New Roman"/>
          <w:color w:val="000000" w:themeColor="text1"/>
          <w:sz w:val="20"/>
          <w:szCs w:val="20"/>
          <w:rPrChange w:id="3147" w:author="Zahid Syed" w:date="2025-09-24T13:00:00Z" w16du:dateUtc="2025-09-24T04:00:00Z">
            <w:rPr>
              <w:rFonts w:ascii="Times New Roman" w:hAnsi="Times New Roman" w:cs="Times New Roman"/>
              <w:color w:val="000000"/>
              <w:sz w:val="20"/>
              <w:szCs w:val="20"/>
            </w:rPr>
          </w:rPrChange>
        </w:rPr>
        <w:t>) is a disbeliever (</w:t>
      </w:r>
      <w:r w:rsidR="00B335E1" w:rsidRPr="00E13F4E">
        <w:rPr>
          <w:rFonts w:ascii="Times New Roman" w:hAnsi="Times New Roman" w:cs="Times New Roman"/>
          <w:i/>
          <w:iCs/>
          <w:color w:val="000000" w:themeColor="text1"/>
          <w:sz w:val="20"/>
          <w:szCs w:val="20"/>
          <w:rPrChange w:id="3148" w:author="Zahid Syed" w:date="2025-09-24T13:00:00Z" w16du:dateUtc="2025-09-24T04:00:00Z">
            <w:rPr>
              <w:rFonts w:ascii="Times New Roman" w:hAnsi="Times New Roman" w:cs="Times New Roman"/>
              <w:i/>
              <w:iCs/>
              <w:color w:val="000000"/>
              <w:sz w:val="20"/>
              <w:szCs w:val="20"/>
            </w:rPr>
          </w:rPrChange>
        </w:rPr>
        <w:t>kāfir</w:t>
      </w:r>
      <w:r w:rsidR="00B335E1" w:rsidRPr="00E13F4E">
        <w:rPr>
          <w:rFonts w:ascii="Times New Roman" w:hAnsi="Times New Roman" w:cs="Times New Roman"/>
          <w:color w:val="000000" w:themeColor="text1"/>
          <w:sz w:val="20"/>
          <w:szCs w:val="20"/>
          <w:rPrChange w:id="3149" w:author="Zahid Syed" w:date="2025-09-24T13:00:00Z" w16du:dateUtc="2025-09-24T04:00:00Z">
            <w:rPr>
              <w:rFonts w:ascii="Times New Roman" w:hAnsi="Times New Roman" w:cs="Times New Roman"/>
              <w:color w:val="000000"/>
              <w:sz w:val="20"/>
              <w:szCs w:val="20"/>
            </w:rPr>
          </w:rPrChange>
        </w:rPr>
        <w:t>), but any who deny the Prophet’s Ascension (</w:t>
      </w:r>
      <w:r w:rsidR="00B335E1" w:rsidRPr="00E13F4E">
        <w:rPr>
          <w:rFonts w:ascii="Times New Roman" w:hAnsi="Times New Roman" w:cs="Times New Roman"/>
          <w:i/>
          <w:iCs/>
          <w:color w:val="000000" w:themeColor="text1"/>
          <w:sz w:val="20"/>
          <w:szCs w:val="20"/>
          <w:rPrChange w:id="3150" w:author="Zahid Syed" w:date="2025-09-24T13:00:00Z" w16du:dateUtc="2025-09-24T04:00:00Z">
            <w:rPr>
              <w:rFonts w:ascii="Times New Roman" w:hAnsi="Times New Roman" w:cs="Times New Roman"/>
              <w:i/>
              <w:iCs/>
              <w:color w:val="000000"/>
              <w:sz w:val="20"/>
              <w:szCs w:val="20"/>
            </w:rPr>
          </w:rPrChange>
        </w:rPr>
        <w:t>al-Mi‘rāj</w:t>
      </w:r>
      <w:r w:rsidR="00B335E1" w:rsidRPr="00E13F4E">
        <w:rPr>
          <w:rFonts w:ascii="Times New Roman" w:hAnsi="Times New Roman" w:cs="Times New Roman"/>
          <w:color w:val="000000" w:themeColor="text1"/>
          <w:sz w:val="20"/>
          <w:szCs w:val="20"/>
          <w:rPrChange w:id="3151" w:author="Zahid Syed" w:date="2025-09-24T13:00:00Z" w16du:dateUtc="2025-09-24T04:00:00Z">
            <w:rPr>
              <w:rFonts w:ascii="Times New Roman" w:hAnsi="Times New Roman" w:cs="Times New Roman"/>
              <w:color w:val="000000"/>
              <w:sz w:val="20"/>
              <w:szCs w:val="20"/>
            </w:rPr>
          </w:rPrChange>
        </w:rPr>
        <w:t>) is deemed an aberrant ((</w:t>
      </w:r>
      <w:r w:rsidR="00B335E1" w:rsidRPr="00E13F4E">
        <w:rPr>
          <w:rFonts w:ascii="Times New Roman" w:hAnsi="Times New Roman" w:cs="Times New Roman"/>
          <w:i/>
          <w:iCs/>
          <w:color w:val="000000" w:themeColor="text1"/>
          <w:sz w:val="20"/>
          <w:szCs w:val="20"/>
          <w:rPrChange w:id="3152" w:author="Zahid Syed" w:date="2025-09-24T13:00:00Z" w16du:dateUtc="2025-09-24T04:00:00Z">
            <w:rPr>
              <w:rFonts w:ascii="Times New Roman" w:hAnsi="Times New Roman" w:cs="Times New Roman"/>
              <w:i/>
              <w:iCs/>
              <w:color w:val="000000"/>
              <w:sz w:val="20"/>
              <w:szCs w:val="20"/>
            </w:rPr>
          </w:rPrChange>
        </w:rPr>
        <w:t>fāsiq</w:t>
      </w:r>
      <w:r w:rsidR="00B335E1" w:rsidRPr="00E13F4E">
        <w:rPr>
          <w:rFonts w:ascii="Times New Roman" w:hAnsi="Times New Roman" w:cs="Times New Roman"/>
          <w:color w:val="000000" w:themeColor="text1"/>
          <w:sz w:val="20"/>
          <w:szCs w:val="20"/>
          <w:rPrChange w:id="3153" w:author="Zahid Syed" w:date="2025-09-24T13:00:00Z" w16du:dateUtc="2025-09-24T04:00:00Z">
            <w:rPr>
              <w:rFonts w:ascii="Times New Roman" w:hAnsi="Times New Roman" w:cs="Times New Roman"/>
              <w:color w:val="000000"/>
              <w:sz w:val="20"/>
              <w:szCs w:val="20"/>
            </w:rPr>
          </w:rPrChange>
        </w:rPr>
        <w:t xml:space="preserve">), because its revelatory sources are not as categorically definitive as those pertaining to the Ascension. The Ascension and vision of God in the highest heaven are transmitted to us, however, in a number of </w:t>
      </w:r>
      <w:r w:rsidR="00B335E1" w:rsidRPr="00E13F4E">
        <w:rPr>
          <w:rFonts w:ascii="Times New Roman" w:hAnsi="Times New Roman" w:cs="Times New Roman"/>
          <w:i/>
          <w:iCs/>
          <w:color w:val="000000" w:themeColor="text1"/>
          <w:sz w:val="20"/>
          <w:szCs w:val="20"/>
          <w:rPrChange w:id="3154" w:author="Zahid Syed" w:date="2025-09-24T13:00:00Z" w16du:dateUtc="2025-09-24T04:00:00Z">
            <w:rPr>
              <w:rFonts w:ascii="Times New Roman" w:hAnsi="Times New Roman" w:cs="Times New Roman"/>
              <w:i/>
              <w:iCs/>
              <w:color w:val="000000"/>
              <w:sz w:val="20"/>
              <w:szCs w:val="20"/>
            </w:rPr>
          </w:rPrChange>
        </w:rPr>
        <w:t>ḥadīth</w:t>
      </w:r>
      <w:r w:rsidR="00B335E1" w:rsidRPr="00E13F4E">
        <w:rPr>
          <w:rFonts w:ascii="Times New Roman" w:hAnsi="Times New Roman" w:cs="Times New Roman"/>
          <w:color w:val="000000" w:themeColor="text1"/>
          <w:sz w:val="20"/>
          <w:szCs w:val="20"/>
          <w:rPrChange w:id="3155" w:author="Zahid Syed" w:date="2025-09-24T13:00:00Z" w16du:dateUtc="2025-09-24T04:00:00Z">
            <w:rPr>
              <w:rFonts w:ascii="Times New Roman" w:hAnsi="Times New Roman" w:cs="Times New Roman"/>
              <w:color w:val="000000"/>
              <w:sz w:val="20"/>
              <w:szCs w:val="20"/>
            </w:rPr>
          </w:rPrChange>
        </w:rPr>
        <w:t xml:space="preserve"> of varying degrees of authenticity. </w:t>
      </w:r>
      <w:r w:rsidR="00B335E1" w:rsidRPr="00E13F4E">
        <w:rPr>
          <w:rFonts w:ascii="Times New Roman" w:hAnsi="Times New Roman" w:cs="Times New Roman"/>
          <w:color w:val="000000" w:themeColor="text1"/>
          <w:sz w:val="20"/>
          <w:szCs w:val="20"/>
          <w:rPrChange w:id="3156" w:author="Zahid Syed" w:date="2025-09-24T13:00:00Z" w16du:dateUtc="2025-09-24T04:00:00Z">
            <w:rPr>
              <w:rFonts w:ascii="Times New Roman" w:hAnsi="Times New Roman" w:cs="Times New Roman"/>
              <w:sz w:val="20"/>
              <w:szCs w:val="20"/>
            </w:rPr>
          </w:rPrChange>
        </w:rPr>
        <w:t xml:space="preserve">It was well-known to the people of Mecca in the Prophet’s time—who frequently took their trade caravans to Palestine and Jerusalem—that </w:t>
      </w:r>
      <w:r w:rsidR="00B335E1" w:rsidRPr="00E13F4E">
        <w:rPr>
          <w:rFonts w:ascii="Times New Roman" w:hAnsi="Times New Roman" w:cs="Times New Roman"/>
          <w:color w:val="000000" w:themeColor="text1"/>
          <w:sz w:val="20"/>
          <w:szCs w:val="20"/>
          <w:rPrChange w:id="3157" w:author="Zahid Syed" w:date="2025-09-24T13:00:00Z" w16du:dateUtc="2025-09-24T04:00:00Z">
            <w:rPr>
              <w:rFonts w:ascii="Times New Roman" w:hAnsi="Times New Roman" w:cs="Times New Roman"/>
              <w:color w:val="000000"/>
              <w:sz w:val="20"/>
              <w:szCs w:val="20"/>
            </w:rPr>
          </w:rPrChange>
        </w:rPr>
        <w:t xml:space="preserve">any round-trip journey between Mecca and Jerusalem—by the customary modes of travel at the time—would have taken at least two months, but the entire miracle of the </w:t>
      </w:r>
      <w:r w:rsidR="00B335E1" w:rsidRPr="00E13F4E">
        <w:rPr>
          <w:rFonts w:ascii="Times New Roman" w:hAnsi="Times New Roman" w:cs="Times New Roman"/>
          <w:i/>
          <w:iCs/>
          <w:color w:val="000000" w:themeColor="text1"/>
          <w:sz w:val="20"/>
          <w:szCs w:val="20"/>
          <w:rPrChange w:id="3158" w:author="Zahid Syed" w:date="2025-09-24T13:00:00Z" w16du:dateUtc="2025-09-24T04:00:00Z">
            <w:rPr>
              <w:rFonts w:ascii="Times New Roman" w:hAnsi="Times New Roman" w:cs="Times New Roman"/>
              <w:i/>
              <w:iCs/>
              <w:color w:val="000000"/>
              <w:sz w:val="20"/>
              <w:szCs w:val="20"/>
            </w:rPr>
          </w:rPrChange>
        </w:rPr>
        <w:t>Isrā’</w:t>
      </w:r>
      <w:r w:rsidR="00B335E1" w:rsidRPr="00E13F4E">
        <w:rPr>
          <w:rFonts w:ascii="Times New Roman" w:hAnsi="Times New Roman" w:cs="Times New Roman"/>
          <w:color w:val="000000" w:themeColor="text1"/>
          <w:sz w:val="20"/>
          <w:szCs w:val="20"/>
          <w:rPrChange w:id="3159" w:author="Zahid Syed" w:date="2025-09-24T13:00:00Z" w16du:dateUtc="2025-09-24T04:00:00Z">
            <w:rPr>
              <w:rFonts w:ascii="Times New Roman" w:hAnsi="Times New Roman" w:cs="Times New Roman"/>
              <w:color w:val="000000"/>
              <w:sz w:val="20"/>
              <w:szCs w:val="20"/>
            </w:rPr>
          </w:rPrChange>
        </w:rPr>
        <w:t xml:space="preserve"> and </w:t>
      </w:r>
      <w:r w:rsidR="00B335E1" w:rsidRPr="00E13F4E">
        <w:rPr>
          <w:rFonts w:ascii="Times New Roman" w:eastAsia="Yu Gothic" w:hAnsi="Times New Roman" w:cs="Times New Roman"/>
          <w:i/>
          <w:iCs/>
          <w:color w:val="000000" w:themeColor="text1"/>
          <w:sz w:val="20"/>
          <w:szCs w:val="20"/>
          <w:rPrChange w:id="3160" w:author="Zahid Syed" w:date="2025-09-24T13:00:00Z" w16du:dateUtc="2025-09-24T04:00:00Z">
            <w:rPr>
              <w:rFonts w:ascii="Times New Roman" w:eastAsia="Yu Gothic" w:hAnsi="Times New Roman" w:cs="Times New Roman"/>
              <w:i/>
              <w:iCs/>
              <w:color w:val="000000"/>
              <w:sz w:val="20"/>
              <w:szCs w:val="20"/>
            </w:rPr>
          </w:rPrChange>
        </w:rPr>
        <w:t>Mi‘r</w:t>
      </w:r>
      <w:r w:rsidR="00B335E1" w:rsidRPr="00E13F4E">
        <w:rPr>
          <w:rFonts w:ascii="Times New Roman" w:hAnsi="Times New Roman" w:cs="Times New Roman"/>
          <w:i/>
          <w:iCs/>
          <w:color w:val="000000" w:themeColor="text1"/>
          <w:sz w:val="20"/>
          <w:szCs w:val="20"/>
          <w:rPrChange w:id="3161" w:author="Zahid Syed" w:date="2025-09-24T13:00:00Z" w16du:dateUtc="2025-09-24T04:00:00Z">
            <w:rPr>
              <w:rFonts w:ascii="Times New Roman" w:hAnsi="Times New Roman" w:cs="Times New Roman"/>
              <w:i/>
              <w:iCs/>
              <w:sz w:val="20"/>
              <w:szCs w:val="20"/>
            </w:rPr>
          </w:rPrChange>
        </w:rPr>
        <w:t>ā</w:t>
      </w:r>
      <w:r w:rsidR="00B335E1" w:rsidRPr="00E13F4E">
        <w:rPr>
          <w:rFonts w:ascii="Times New Roman" w:eastAsia="Yu Gothic" w:hAnsi="Times New Roman" w:cs="Times New Roman"/>
          <w:i/>
          <w:iCs/>
          <w:color w:val="000000" w:themeColor="text1"/>
          <w:sz w:val="20"/>
          <w:szCs w:val="20"/>
          <w:rPrChange w:id="3162" w:author="Zahid Syed" w:date="2025-09-24T13:00:00Z" w16du:dateUtc="2025-09-24T04:00:00Z">
            <w:rPr>
              <w:rFonts w:ascii="Times New Roman" w:eastAsia="Yu Gothic" w:hAnsi="Times New Roman" w:cs="Times New Roman"/>
              <w:i/>
              <w:iCs/>
              <w:color w:val="000000"/>
              <w:sz w:val="20"/>
              <w:szCs w:val="20"/>
            </w:rPr>
          </w:rPrChange>
        </w:rPr>
        <w:t>j</w:t>
      </w:r>
      <w:r w:rsidR="00B335E1" w:rsidRPr="00E13F4E">
        <w:rPr>
          <w:rFonts w:ascii="Times New Roman" w:hAnsi="Times New Roman" w:cs="Times New Roman"/>
          <w:color w:val="000000" w:themeColor="text1"/>
          <w:sz w:val="20"/>
          <w:szCs w:val="20"/>
          <w:rPrChange w:id="3163" w:author="Zahid Syed" w:date="2025-09-24T13:00:00Z" w16du:dateUtc="2025-09-24T04:00:00Z">
            <w:rPr>
              <w:rFonts w:ascii="Times New Roman" w:hAnsi="Times New Roman" w:cs="Times New Roman"/>
              <w:color w:val="000000"/>
              <w:sz w:val="20"/>
              <w:szCs w:val="20"/>
            </w:rPr>
          </w:rPrChange>
        </w:rPr>
        <w:t xml:space="preserve"> was accomplished in a single night. Indeed, when the Prophet returned the mat upon which he had been sleeping was still warm from his body. The experience of the Night Journey and the Ascension occurred outside the realm of ordinary time.  </w:t>
      </w:r>
    </w:p>
    <w:p w14:paraId="60211C26" w14:textId="2E727E64" w:rsidR="00B335E1" w:rsidRPr="00E13F4E" w:rsidRDefault="00B335E1" w:rsidP="005D5C5B">
      <w:pPr>
        <w:spacing w:after="0" w:line="240" w:lineRule="auto"/>
        <w:rPr>
          <w:rFonts w:ascii="Times New Roman" w:hAnsi="Times New Roman" w:cs="Times New Roman"/>
          <w:color w:val="000000" w:themeColor="text1"/>
          <w:sz w:val="20"/>
          <w:szCs w:val="20"/>
          <w:rPrChange w:id="3164" w:author="Zahid Syed" w:date="2025-09-24T13:00:00Z" w16du:dateUtc="2025-09-24T04:00:00Z">
            <w:rPr>
              <w:rFonts w:ascii="Times New Roman" w:hAnsi="Times New Roman" w:cs="Times New Roman"/>
              <w:sz w:val="20"/>
              <w:szCs w:val="20"/>
            </w:rPr>
          </w:rPrChange>
        </w:rPr>
      </w:pPr>
      <w:r w:rsidRPr="00E13F4E">
        <w:rPr>
          <w:rFonts w:ascii="Times New Roman" w:hAnsi="Times New Roman" w:cs="Times New Roman"/>
          <w:color w:val="000000" w:themeColor="text1"/>
          <w:sz w:val="20"/>
          <w:szCs w:val="20"/>
          <w:rPrChange w:id="3165" w:author="Zahid Syed" w:date="2025-09-24T13:00:00Z" w16du:dateUtc="2025-09-24T04:00:00Z">
            <w:rPr>
              <w:rFonts w:ascii="Times New Roman" w:hAnsi="Times New Roman" w:cs="Times New Roman"/>
              <w:color w:val="000000"/>
              <w:sz w:val="20"/>
              <w:szCs w:val="20"/>
            </w:rPr>
          </w:rPrChange>
        </w:rPr>
        <w:t xml:space="preserve">    The Companion and great Qur’ānic interpreter, ‘Abd-Allāh Ibn </w:t>
      </w:r>
      <w:ins w:id="3166" w:author="Zahid Syed" w:date="2025-09-24T13:12:00Z" w16du:dateUtc="2025-09-24T04:12:00Z">
        <w:r w:rsidR="00C06875">
          <w:rPr>
            <w:rFonts w:ascii="Times New Roman" w:hAnsi="Times New Roman" w:cs="Times New Roman"/>
            <w:color w:val="000000" w:themeColor="text1"/>
            <w:sz w:val="20"/>
            <w:szCs w:val="20"/>
          </w:rPr>
          <w:t>al-</w:t>
        </w:r>
      </w:ins>
      <w:r w:rsidRPr="00E13F4E">
        <w:rPr>
          <w:rFonts w:ascii="Times New Roman" w:hAnsi="Times New Roman" w:cs="Times New Roman"/>
          <w:color w:val="000000" w:themeColor="text1"/>
          <w:sz w:val="20"/>
          <w:szCs w:val="20"/>
          <w:rPrChange w:id="3167" w:author="Zahid Syed" w:date="2025-09-24T13:00:00Z" w16du:dateUtc="2025-09-24T04:00:00Z">
            <w:rPr>
              <w:rFonts w:ascii="Times New Roman" w:hAnsi="Times New Roman" w:cs="Times New Roman"/>
              <w:color w:val="000000"/>
              <w:sz w:val="20"/>
              <w:szCs w:val="20"/>
            </w:rPr>
          </w:rPrChange>
        </w:rPr>
        <w:t>‘Abbās, relates that the Prophet Muḥammad saw God that night. Yet this vision was not ocular, and its true nature is incomprehensible to the intellect (</w:t>
      </w:r>
      <w:r w:rsidRPr="00E13F4E">
        <w:rPr>
          <w:rFonts w:ascii="Times New Roman" w:hAnsi="Times New Roman" w:cs="Times New Roman"/>
          <w:i/>
          <w:iCs/>
          <w:color w:val="000000" w:themeColor="text1"/>
          <w:sz w:val="20"/>
          <w:szCs w:val="20"/>
          <w:rPrChange w:id="3168" w:author="Zahid Syed" w:date="2025-09-24T13:00:00Z" w16du:dateUtc="2025-09-24T04:00:00Z">
            <w:rPr>
              <w:rFonts w:ascii="Times New Roman" w:hAnsi="Times New Roman" w:cs="Times New Roman"/>
              <w:i/>
              <w:iCs/>
              <w:color w:val="000000"/>
              <w:sz w:val="20"/>
              <w:szCs w:val="20"/>
            </w:rPr>
          </w:rPrChange>
        </w:rPr>
        <w:t>bi-lā kayf</w:t>
      </w:r>
      <w:r w:rsidRPr="00E13F4E">
        <w:rPr>
          <w:rFonts w:ascii="Times New Roman" w:hAnsi="Times New Roman" w:cs="Times New Roman"/>
          <w:color w:val="000000" w:themeColor="text1"/>
          <w:sz w:val="20"/>
          <w:szCs w:val="20"/>
          <w:rPrChange w:id="3169" w:author="Zahid Syed" w:date="2025-09-24T13:00:00Z" w16du:dateUtc="2025-09-24T04:00:00Z">
            <w:rPr>
              <w:rFonts w:ascii="Times New Roman" w:hAnsi="Times New Roman" w:cs="Times New Roman"/>
              <w:color w:val="000000"/>
              <w:sz w:val="20"/>
              <w:szCs w:val="20"/>
            </w:rPr>
          </w:rPrChange>
        </w:rPr>
        <w:t xml:space="preserve"> ). In Islamic belief, no other Prophet or Messenger of God was granted the many special distinctions of the Prophet’s Night Journey and Ascencion. In later Islamic Spiritual terminology, the Prophet’s miraculous Night Journey and Ascension is deemed to be an example of “the folding up of time and space” (</w:t>
      </w:r>
      <w:r w:rsidRPr="00E13F4E">
        <w:rPr>
          <w:rFonts w:ascii="Times New Roman" w:hAnsi="Times New Roman" w:cs="Times New Roman"/>
          <w:i/>
          <w:iCs/>
          <w:color w:val="000000" w:themeColor="text1"/>
          <w:sz w:val="20"/>
          <w:szCs w:val="20"/>
          <w:rPrChange w:id="3170" w:author="Zahid Syed" w:date="2025-09-24T13:00:00Z" w16du:dateUtc="2025-09-24T04:00:00Z">
            <w:rPr>
              <w:rFonts w:ascii="Times New Roman" w:hAnsi="Times New Roman" w:cs="Times New Roman"/>
              <w:i/>
              <w:iCs/>
              <w:sz w:val="20"/>
              <w:szCs w:val="20"/>
            </w:rPr>
          </w:rPrChange>
        </w:rPr>
        <w:t>al-ṭayy</w:t>
      </w:r>
      <w:r w:rsidRPr="00E13F4E">
        <w:rPr>
          <w:rFonts w:ascii="Times New Roman" w:hAnsi="Times New Roman" w:cs="Times New Roman"/>
          <w:color w:val="000000" w:themeColor="text1"/>
          <w:sz w:val="20"/>
          <w:szCs w:val="20"/>
          <w:rPrChange w:id="3171" w:author="Zahid Syed" w:date="2025-09-24T13:00:00Z" w16du:dateUtc="2025-09-24T04:00:00Z">
            <w:rPr>
              <w:rFonts w:ascii="Times New Roman" w:hAnsi="Times New Roman" w:cs="Times New Roman"/>
              <w:color w:val="000000"/>
              <w:sz w:val="20"/>
              <w:szCs w:val="20"/>
            </w:rPr>
          </w:rPrChange>
        </w:rPr>
        <w:t>), which also occurred frequently among many of the great Saints of the Islamic Tradition.</w:t>
      </w:r>
      <w:r w:rsidRPr="00E13F4E">
        <w:rPr>
          <w:rFonts w:ascii="Times New Roman" w:hAnsi="Times New Roman" w:cs="Times New Roman"/>
          <w:color w:val="000000" w:themeColor="text1"/>
          <w:sz w:val="20"/>
          <w:szCs w:val="20"/>
          <w:rPrChange w:id="3172" w:author="Zahid Syed" w:date="2025-09-24T13:00:00Z" w16du:dateUtc="2025-09-24T04:00:00Z">
            <w:rPr>
              <w:rFonts w:ascii="Times New Roman" w:hAnsi="Times New Roman" w:cs="Times New Roman"/>
              <w:sz w:val="20"/>
              <w:szCs w:val="20"/>
            </w:rPr>
          </w:rPrChange>
        </w:rPr>
        <w:t xml:space="preserve"> Such honorary miracles (</w:t>
      </w:r>
      <w:r w:rsidRPr="00E13F4E">
        <w:rPr>
          <w:rFonts w:ascii="Times New Roman" w:hAnsi="Times New Roman" w:cs="Times New Roman"/>
          <w:i/>
          <w:iCs/>
          <w:color w:val="000000" w:themeColor="text1"/>
          <w:sz w:val="20"/>
          <w:szCs w:val="20"/>
          <w:rPrChange w:id="3173" w:author="Zahid Syed" w:date="2025-09-24T13:00:00Z" w16du:dateUtc="2025-09-24T04:00:00Z">
            <w:rPr>
              <w:rFonts w:ascii="Times New Roman" w:hAnsi="Times New Roman" w:cs="Times New Roman"/>
              <w:i/>
              <w:iCs/>
              <w:sz w:val="20"/>
              <w:szCs w:val="20"/>
            </w:rPr>
          </w:rPrChange>
        </w:rPr>
        <w:t>karāmāt</w:t>
      </w:r>
      <w:r w:rsidRPr="00E13F4E">
        <w:rPr>
          <w:rFonts w:ascii="Times New Roman" w:hAnsi="Times New Roman" w:cs="Times New Roman"/>
          <w:color w:val="000000" w:themeColor="text1"/>
          <w:sz w:val="20"/>
          <w:szCs w:val="20"/>
          <w:rPrChange w:id="3174" w:author="Zahid Syed" w:date="2025-09-24T13:00:00Z" w16du:dateUtc="2025-09-24T04:00:00Z">
            <w:rPr>
              <w:rFonts w:ascii="Times New Roman" w:hAnsi="Times New Roman" w:cs="Times New Roman"/>
              <w:sz w:val="20"/>
              <w:szCs w:val="20"/>
            </w:rPr>
          </w:rPrChange>
        </w:rPr>
        <w:t xml:space="preserve">) are frequently attributed to Muslim Saints, some of whom could recite the entirety of the Qur’ān in careful and slow recitation during the few footsteps taken between the Black Stone of the Ka‘ba and its Golden Door. </w:t>
      </w:r>
      <w:r w:rsidRPr="00E13F4E">
        <w:rPr>
          <w:rFonts w:ascii="Times New Roman" w:hAnsi="Times New Roman" w:cs="Times New Roman"/>
          <w:color w:val="000000" w:themeColor="text1"/>
          <w:sz w:val="20"/>
          <w:szCs w:val="20"/>
          <w:rPrChange w:id="3175" w:author="Zahid Syed" w:date="2025-09-24T13:00:00Z" w16du:dateUtc="2025-09-24T04:00:00Z">
            <w:rPr>
              <w:rFonts w:ascii="Times New Roman" w:hAnsi="Times New Roman" w:cs="Times New Roman"/>
              <w:color w:val="000000"/>
              <w:sz w:val="20"/>
              <w:szCs w:val="20"/>
            </w:rPr>
          </w:rPrChange>
        </w:rPr>
        <w:t xml:space="preserve">Thus, the distance of </w:t>
      </w:r>
      <w:r w:rsidRPr="00E13F4E">
        <w:rPr>
          <w:rFonts w:ascii="Times New Roman" w:hAnsi="Times New Roman" w:cs="Times New Roman"/>
          <w:color w:val="000000" w:themeColor="text1"/>
          <w:sz w:val="20"/>
          <w:szCs w:val="20"/>
          <w:rPrChange w:id="3176" w:author="Zahid Syed" w:date="2025-09-24T13:00:00Z" w16du:dateUtc="2025-09-24T04:00:00Z">
            <w:rPr>
              <w:rFonts w:ascii="Times New Roman" w:hAnsi="Times New Roman" w:cs="Times New Roman"/>
              <w:sz w:val="20"/>
              <w:szCs w:val="20"/>
            </w:rPr>
          </w:rPrChange>
        </w:rPr>
        <w:t xml:space="preserve">over seven hundred and seventy miles (one thousand four hundred and eighty-four kilometers) between Jerusalem and Mecca, the Ascencion from the Temple Mount through all the seven heavens—witnessing and taking part in a multitude of diverse happenings—and the return to Mecca, which constituted another seven hundred and seventy miles (one thousand four hundred and eighty-four kilometers) took place in reality but out of time and space, such that when the Prophet returned to Mecca, he found his bedding to be still warm. That night, the Prophet went to Jerusalem and returned on the heavenly beast al-Burāq, for which a single footstep was like the distance to the furthest horizon, meaning in modern terms that it compares to the speed of light. As will be noted in Chapter Six, the Prophet Abraham would visit his wife Hagar and his son Ishmael in Mecca also by riding on al-Burāq. Thus, Abraham was also given the miracle of </w:t>
      </w:r>
      <w:r w:rsidRPr="00E13F4E">
        <w:rPr>
          <w:rFonts w:ascii="Times New Roman" w:hAnsi="Times New Roman" w:cs="Times New Roman"/>
          <w:i/>
          <w:iCs/>
          <w:color w:val="000000" w:themeColor="text1"/>
          <w:sz w:val="20"/>
          <w:szCs w:val="20"/>
          <w:rPrChange w:id="3177" w:author="Zahid Syed" w:date="2025-09-24T13:00:00Z" w16du:dateUtc="2025-09-24T04:00:00Z">
            <w:rPr>
              <w:rFonts w:ascii="Times New Roman" w:hAnsi="Times New Roman" w:cs="Times New Roman"/>
              <w:i/>
              <w:iCs/>
              <w:sz w:val="20"/>
              <w:szCs w:val="20"/>
            </w:rPr>
          </w:rPrChange>
        </w:rPr>
        <w:t>al-ṭayy</w:t>
      </w:r>
      <w:r w:rsidRPr="00E13F4E">
        <w:rPr>
          <w:rFonts w:ascii="Times New Roman" w:hAnsi="Times New Roman" w:cs="Times New Roman"/>
          <w:color w:val="000000" w:themeColor="text1"/>
          <w:sz w:val="20"/>
          <w:szCs w:val="20"/>
          <w:rPrChange w:id="3178" w:author="Zahid Syed" w:date="2025-09-24T13:00:00Z" w16du:dateUtc="2025-09-24T04:00:00Z">
            <w:rPr>
              <w:rFonts w:ascii="Times New Roman" w:hAnsi="Times New Roman" w:cs="Times New Roman"/>
              <w:sz w:val="20"/>
              <w:szCs w:val="20"/>
            </w:rPr>
          </w:rPrChange>
        </w:rPr>
        <w:t xml:space="preserve"> like his great grandson through Ishmael, the Prophet Muḥammad, and the Prophet indicated that other Prophets—but only Prophets—also rode al-Burāq prior to him. Thus, they also took part in the folding up of space and time. </w:t>
      </w:r>
    </w:p>
    <w:p w14:paraId="7141BAB7" w14:textId="77777777" w:rsidR="00B335E1" w:rsidRPr="00E13F4E" w:rsidRDefault="00B335E1" w:rsidP="005D5C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themeColor="text1"/>
          <w:sz w:val="20"/>
          <w:szCs w:val="20"/>
          <w:rPrChange w:id="3179" w:author="Zahid Syed" w:date="2025-09-24T13:00:00Z" w16du:dateUtc="2025-09-24T04:00:00Z">
            <w:rPr>
              <w:rFonts w:ascii="Times New Roman" w:eastAsia="Yu Gothic" w:hAnsi="Times New Roman" w:cs="Times New Roman"/>
              <w:color w:val="000000"/>
              <w:sz w:val="20"/>
              <w:szCs w:val="20"/>
            </w:rPr>
          </w:rPrChange>
        </w:rPr>
      </w:pPr>
      <w:r w:rsidRPr="00E13F4E">
        <w:rPr>
          <w:rFonts w:ascii="Times New Roman" w:hAnsi="Times New Roman" w:cs="Times New Roman"/>
          <w:color w:val="000000" w:themeColor="text1"/>
          <w:sz w:val="20"/>
          <w:szCs w:val="20"/>
          <w:rPrChange w:id="3180" w:author="Zahid Syed" w:date="2025-09-24T13:00:00Z" w16du:dateUtc="2025-09-24T04:00:00Z">
            <w:rPr>
              <w:rFonts w:ascii="Times New Roman" w:hAnsi="Times New Roman" w:cs="Times New Roman"/>
              <w:color w:val="000000"/>
              <w:sz w:val="20"/>
              <w:szCs w:val="20"/>
            </w:rPr>
          </w:rPrChange>
        </w:rPr>
        <w:t xml:space="preserve">    In the Night Journey, </w:t>
      </w:r>
      <w:r w:rsidRPr="00E13F4E">
        <w:rPr>
          <w:rFonts w:ascii="Times New Roman" w:hAnsi="Times New Roman" w:cs="Times New Roman"/>
          <w:color w:val="000000" w:themeColor="text1"/>
          <w:sz w:val="20"/>
          <w:szCs w:val="20"/>
          <w:rPrChange w:id="3181" w:author="Zahid Syed" w:date="2025-09-24T13:00:00Z" w16du:dateUtc="2025-09-24T04:00:00Z">
            <w:rPr>
              <w:rFonts w:ascii="Times New Roman" w:hAnsi="Times New Roman" w:cs="Times New Roman"/>
              <w:sz w:val="20"/>
              <w:szCs w:val="20"/>
            </w:rPr>
          </w:rPrChange>
        </w:rPr>
        <w:t xml:space="preserve">al-Burāq brought the Prophet </w:t>
      </w:r>
      <w:r w:rsidRPr="00E13F4E">
        <w:rPr>
          <w:rFonts w:ascii="Times New Roman" w:hAnsi="Times New Roman" w:cs="Times New Roman"/>
          <w:color w:val="000000" w:themeColor="text1"/>
          <w:sz w:val="20"/>
          <w:szCs w:val="20"/>
          <w:rPrChange w:id="3182" w:author="Zahid Syed" w:date="2025-09-24T13:00:00Z" w16du:dateUtc="2025-09-24T04:00:00Z">
            <w:rPr>
              <w:rFonts w:ascii="Times New Roman" w:hAnsi="Times New Roman" w:cs="Times New Roman"/>
              <w:color w:val="000000"/>
              <w:sz w:val="20"/>
              <w:szCs w:val="20"/>
            </w:rPr>
          </w:rPrChange>
        </w:rPr>
        <w:t xml:space="preserve">to </w:t>
      </w:r>
      <w:r w:rsidRPr="00E13F4E">
        <w:rPr>
          <w:rFonts w:ascii="Times New Roman" w:eastAsia="Yu Gothic" w:hAnsi="Times New Roman" w:cs="Times New Roman"/>
          <w:color w:val="000000" w:themeColor="text1"/>
          <w:sz w:val="20"/>
          <w:szCs w:val="20"/>
          <w:rPrChange w:id="3183" w:author="Zahid Syed" w:date="2025-09-24T13:00:00Z" w16du:dateUtc="2025-09-24T04:00:00Z">
            <w:rPr>
              <w:rFonts w:ascii="Times New Roman" w:eastAsia="Yu Gothic" w:hAnsi="Times New Roman" w:cs="Times New Roman"/>
              <w:color w:val="000000"/>
              <w:sz w:val="20"/>
              <w:szCs w:val="20"/>
            </w:rPr>
          </w:rPrChange>
        </w:rPr>
        <w:t xml:space="preserve">the Mount where the Dome of the Rock stands today, and the Prophet tied </w:t>
      </w:r>
      <w:r w:rsidRPr="00E13F4E">
        <w:rPr>
          <w:rFonts w:ascii="Times New Roman" w:hAnsi="Times New Roman" w:cs="Times New Roman"/>
          <w:color w:val="000000" w:themeColor="text1"/>
          <w:sz w:val="20"/>
          <w:szCs w:val="20"/>
          <w:rPrChange w:id="3184" w:author="Zahid Syed" w:date="2025-09-24T13:00:00Z" w16du:dateUtc="2025-09-24T04:00:00Z">
            <w:rPr>
              <w:rFonts w:ascii="Times New Roman" w:hAnsi="Times New Roman" w:cs="Times New Roman"/>
              <w:sz w:val="20"/>
              <w:szCs w:val="20"/>
            </w:rPr>
          </w:rPrChange>
        </w:rPr>
        <w:t>al-Burāq to the Wailing Wall, where it waited for him until his return from the Ascension. Therefore, the Wailing Wall is as sacred to Muslims as it is to Jews, and Muslims also have a right to visit it and celebrate the Prophet’s Night Journey. In Islamic belief</w:t>
      </w:r>
      <w:r w:rsidRPr="00E13F4E">
        <w:rPr>
          <w:rFonts w:ascii="Times New Roman" w:eastAsia="Yu Gothic" w:hAnsi="Times New Roman" w:cs="Times New Roman"/>
          <w:color w:val="000000" w:themeColor="text1"/>
          <w:sz w:val="20"/>
          <w:szCs w:val="20"/>
          <w:rPrChange w:id="3185" w:author="Zahid Syed" w:date="2025-09-24T13:00:00Z" w16du:dateUtc="2025-09-24T04:00:00Z">
            <w:rPr>
              <w:rFonts w:ascii="Times New Roman" w:eastAsia="Yu Gothic" w:hAnsi="Times New Roman" w:cs="Times New Roman"/>
              <w:color w:val="000000"/>
              <w:sz w:val="20"/>
              <w:szCs w:val="20"/>
            </w:rPr>
          </w:rPrChange>
        </w:rPr>
        <w:t xml:space="preserve"> Jerusalem is the nearest place on earth to the Heavens, and the Resurrection of the Dead will begin there on the Day of Judgment. This does not mean that Jerusalem is closer than any other place to the upper atmosphere. Since, in that case, Mt. Everest would be the nearest place on earth to the heavens, but it means it is the closest point of contact with the Spiritual Realm of the Archetypes (</w:t>
      </w:r>
      <w:r w:rsidRPr="00E13F4E">
        <w:rPr>
          <w:rFonts w:ascii="Times New Roman" w:eastAsia="Yu Gothic" w:hAnsi="Times New Roman" w:cs="Times New Roman"/>
          <w:i/>
          <w:iCs/>
          <w:color w:val="000000" w:themeColor="text1"/>
          <w:sz w:val="20"/>
          <w:szCs w:val="20"/>
          <w:rPrChange w:id="3186" w:author="Zahid Syed" w:date="2025-09-24T13:00:00Z" w16du:dateUtc="2025-09-24T04:00:00Z">
            <w:rPr>
              <w:rFonts w:ascii="Times New Roman" w:eastAsia="Yu Gothic" w:hAnsi="Times New Roman" w:cs="Times New Roman"/>
              <w:i/>
              <w:iCs/>
              <w:color w:val="000000"/>
              <w:sz w:val="20"/>
              <w:szCs w:val="20"/>
            </w:rPr>
          </w:rPrChange>
        </w:rPr>
        <w:t>al-Malakūt</w:t>
      </w:r>
      <w:r w:rsidRPr="00E13F4E">
        <w:rPr>
          <w:rFonts w:ascii="Times New Roman" w:eastAsia="Yu Gothic" w:hAnsi="Times New Roman" w:cs="Times New Roman"/>
          <w:color w:val="000000" w:themeColor="text1"/>
          <w:sz w:val="20"/>
          <w:szCs w:val="20"/>
          <w:rPrChange w:id="3187" w:author="Zahid Syed" w:date="2025-09-24T13:00:00Z" w16du:dateUtc="2025-09-24T04:00:00Z">
            <w:rPr>
              <w:rFonts w:ascii="Times New Roman" w:eastAsia="Yu Gothic" w:hAnsi="Times New Roman" w:cs="Times New Roman"/>
              <w:color w:val="000000"/>
              <w:sz w:val="20"/>
              <w:szCs w:val="20"/>
            </w:rPr>
          </w:rPrChange>
        </w:rPr>
        <w:t>), the world of the Spirit from where we came and to where the Spirits of the dead return after the body dies and they enter in great Interspace (</w:t>
      </w:r>
      <w:r w:rsidRPr="00E13F4E">
        <w:rPr>
          <w:rFonts w:ascii="Times New Roman" w:eastAsia="Yu Gothic" w:hAnsi="Times New Roman" w:cs="Times New Roman"/>
          <w:i/>
          <w:iCs/>
          <w:color w:val="000000" w:themeColor="text1"/>
          <w:sz w:val="20"/>
          <w:szCs w:val="20"/>
          <w:rPrChange w:id="3188" w:author="Zahid Syed" w:date="2025-09-24T13:00:00Z" w16du:dateUtc="2025-09-24T04:00:00Z">
            <w:rPr>
              <w:rFonts w:ascii="Times New Roman" w:eastAsia="Yu Gothic" w:hAnsi="Times New Roman" w:cs="Times New Roman"/>
              <w:i/>
              <w:iCs/>
              <w:color w:val="000000"/>
              <w:sz w:val="20"/>
              <w:szCs w:val="20"/>
            </w:rPr>
          </w:rPrChange>
        </w:rPr>
        <w:t>al-Barzakh</w:t>
      </w:r>
      <w:r w:rsidRPr="00E13F4E">
        <w:rPr>
          <w:rFonts w:ascii="Times New Roman" w:eastAsia="Yu Gothic" w:hAnsi="Times New Roman" w:cs="Times New Roman"/>
          <w:color w:val="000000" w:themeColor="text1"/>
          <w:sz w:val="20"/>
          <w:szCs w:val="20"/>
          <w:rPrChange w:id="3189" w:author="Zahid Syed" w:date="2025-09-24T13:00:00Z" w16du:dateUtc="2025-09-24T04:00:00Z">
            <w:rPr>
              <w:rFonts w:ascii="Times New Roman" w:eastAsia="Yu Gothic" w:hAnsi="Times New Roman" w:cs="Times New Roman"/>
              <w:color w:val="000000"/>
              <w:sz w:val="20"/>
              <w:szCs w:val="20"/>
            </w:rPr>
          </w:rPrChange>
        </w:rPr>
        <w:t xml:space="preserve">). </w:t>
      </w:r>
    </w:p>
    <w:p w14:paraId="01A4E151"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3190"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3191"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color w:val="000000" w:themeColor="text1"/>
          <w:sz w:val="20"/>
          <w:szCs w:val="20"/>
          <w:rPrChange w:id="3192" w:author="Zahid Syed" w:date="2025-09-24T13:00:00Z" w16du:dateUtc="2025-09-24T04:00:00Z">
            <w:rPr>
              <w:rFonts w:ascii="Times New Roman" w:hAnsi="Times New Roman" w:cs="Times New Roman"/>
              <w:color w:val="000000"/>
              <w:sz w:val="20"/>
              <w:szCs w:val="20"/>
            </w:rPr>
          </w:rPrChange>
        </w:rPr>
        <w:t xml:space="preserve">All of the many events of the single night of the </w:t>
      </w:r>
      <w:r w:rsidRPr="00E13F4E">
        <w:rPr>
          <w:rFonts w:ascii="Times New Roman" w:hAnsi="Times New Roman" w:cs="Times New Roman"/>
          <w:i/>
          <w:iCs/>
          <w:color w:val="000000" w:themeColor="text1"/>
          <w:sz w:val="20"/>
          <w:szCs w:val="20"/>
          <w:rPrChange w:id="3193" w:author="Zahid Syed" w:date="2025-09-24T13:00:00Z" w16du:dateUtc="2025-09-24T04:00:00Z">
            <w:rPr>
              <w:rFonts w:ascii="Times New Roman" w:hAnsi="Times New Roman" w:cs="Times New Roman"/>
              <w:i/>
              <w:iCs/>
              <w:color w:val="000000"/>
              <w:sz w:val="20"/>
              <w:szCs w:val="20"/>
            </w:rPr>
          </w:rPrChange>
        </w:rPr>
        <w:t>Isrā’</w:t>
      </w:r>
      <w:r w:rsidRPr="00E13F4E">
        <w:rPr>
          <w:rFonts w:ascii="Times New Roman" w:hAnsi="Times New Roman" w:cs="Times New Roman"/>
          <w:color w:val="000000" w:themeColor="text1"/>
          <w:sz w:val="20"/>
          <w:szCs w:val="20"/>
          <w:rPrChange w:id="3194" w:author="Zahid Syed" w:date="2025-09-24T13:00:00Z" w16du:dateUtc="2025-09-24T04:00:00Z">
            <w:rPr>
              <w:rFonts w:ascii="Times New Roman" w:hAnsi="Times New Roman" w:cs="Times New Roman"/>
              <w:color w:val="000000"/>
              <w:sz w:val="20"/>
              <w:szCs w:val="20"/>
            </w:rPr>
          </w:rPrChange>
        </w:rPr>
        <w:t xml:space="preserve"> and the </w:t>
      </w:r>
      <w:r w:rsidRPr="00E13F4E">
        <w:rPr>
          <w:rFonts w:ascii="Times New Roman" w:eastAsia="Yu Gothic" w:hAnsi="Times New Roman" w:cs="Times New Roman"/>
          <w:i/>
          <w:iCs/>
          <w:color w:val="000000" w:themeColor="text1"/>
          <w:sz w:val="20"/>
          <w:szCs w:val="20"/>
          <w:rPrChange w:id="3195" w:author="Zahid Syed" w:date="2025-09-24T13:00:00Z" w16du:dateUtc="2025-09-24T04:00:00Z">
            <w:rPr>
              <w:rFonts w:ascii="Times New Roman" w:eastAsia="Yu Gothic" w:hAnsi="Times New Roman" w:cs="Times New Roman"/>
              <w:i/>
              <w:iCs/>
              <w:color w:val="000000"/>
              <w:sz w:val="20"/>
              <w:szCs w:val="20"/>
            </w:rPr>
          </w:rPrChange>
        </w:rPr>
        <w:t>Mi‘r</w:t>
      </w:r>
      <w:r w:rsidRPr="00E13F4E">
        <w:rPr>
          <w:rFonts w:ascii="Times New Roman" w:hAnsi="Times New Roman" w:cs="Times New Roman"/>
          <w:i/>
          <w:iCs/>
          <w:color w:val="000000" w:themeColor="text1"/>
          <w:sz w:val="20"/>
          <w:szCs w:val="20"/>
          <w:rPrChange w:id="3196" w:author="Zahid Syed" w:date="2025-09-24T13:00:00Z" w16du:dateUtc="2025-09-24T04:00:00Z">
            <w:rPr>
              <w:rFonts w:ascii="Times New Roman" w:hAnsi="Times New Roman" w:cs="Times New Roman"/>
              <w:i/>
              <w:iCs/>
              <w:sz w:val="20"/>
              <w:szCs w:val="20"/>
            </w:rPr>
          </w:rPrChange>
        </w:rPr>
        <w:t>ā</w:t>
      </w:r>
      <w:r w:rsidRPr="00E13F4E">
        <w:rPr>
          <w:rFonts w:ascii="Times New Roman" w:eastAsia="Yu Gothic" w:hAnsi="Times New Roman" w:cs="Times New Roman"/>
          <w:i/>
          <w:iCs/>
          <w:color w:val="000000" w:themeColor="text1"/>
          <w:sz w:val="20"/>
          <w:szCs w:val="20"/>
          <w:rPrChange w:id="3197" w:author="Zahid Syed" w:date="2025-09-24T13:00:00Z" w16du:dateUtc="2025-09-24T04:00:00Z">
            <w:rPr>
              <w:rFonts w:ascii="Times New Roman" w:eastAsia="Yu Gothic" w:hAnsi="Times New Roman" w:cs="Times New Roman"/>
              <w:i/>
              <w:iCs/>
              <w:color w:val="000000"/>
              <w:sz w:val="20"/>
              <w:szCs w:val="20"/>
            </w:rPr>
          </w:rPrChange>
        </w:rPr>
        <w:t>j</w:t>
      </w:r>
      <w:r w:rsidRPr="00E13F4E">
        <w:rPr>
          <w:rFonts w:ascii="Times New Roman" w:eastAsia="Yu Gothic" w:hAnsi="Times New Roman" w:cs="Times New Roman"/>
          <w:color w:val="000000" w:themeColor="text1"/>
          <w:sz w:val="20"/>
          <w:szCs w:val="20"/>
          <w:rPrChange w:id="3198" w:author="Zahid Syed" w:date="2025-09-24T13:00:00Z" w16du:dateUtc="2025-09-24T04:00:00Z">
            <w:rPr>
              <w:rFonts w:ascii="Times New Roman" w:eastAsia="Yu Gothic" w:hAnsi="Times New Roman" w:cs="Times New Roman"/>
              <w:color w:val="000000"/>
              <w:sz w:val="20"/>
              <w:szCs w:val="20"/>
            </w:rPr>
          </w:rPrChange>
        </w:rPr>
        <w:t xml:space="preserve"> are foundationally central to the Islamic religion in general and its Spirituality in particular. </w:t>
      </w:r>
      <w:r w:rsidRPr="00E13F4E">
        <w:rPr>
          <w:rFonts w:ascii="Times New Roman" w:hAnsi="Times New Roman" w:cs="Times New Roman"/>
          <w:color w:val="000000" w:themeColor="text1"/>
          <w:sz w:val="20"/>
          <w:szCs w:val="20"/>
          <w:rPrChange w:id="3199" w:author="Zahid Syed" w:date="2025-09-24T13:00:00Z" w16du:dateUtc="2025-09-24T04:00:00Z">
            <w:rPr>
              <w:rFonts w:ascii="Times New Roman" w:hAnsi="Times New Roman" w:cs="Times New Roman"/>
              <w:color w:val="000000"/>
              <w:sz w:val="20"/>
              <w:szCs w:val="20"/>
            </w:rPr>
          </w:rPrChange>
        </w:rPr>
        <w:t>Jerusalem is the third most sacred site for Muslims, which is primarily because of the Prophet’s miraculous Journey to the city and his heavenly Ascension from the ruins of the Temple. Jerusalem was also the first direction of prayer in Islam (</w:t>
      </w:r>
      <w:r w:rsidRPr="00E13F4E">
        <w:rPr>
          <w:rFonts w:ascii="Times New Roman" w:hAnsi="Times New Roman" w:cs="Times New Roman"/>
          <w:i/>
          <w:iCs/>
          <w:color w:val="000000" w:themeColor="text1"/>
          <w:sz w:val="20"/>
          <w:szCs w:val="20"/>
          <w:rPrChange w:id="3200" w:author="Zahid Syed" w:date="2025-09-24T13:00:00Z" w16du:dateUtc="2025-09-24T04:00:00Z">
            <w:rPr>
              <w:rFonts w:ascii="Times New Roman" w:hAnsi="Times New Roman" w:cs="Times New Roman"/>
              <w:i/>
              <w:iCs/>
              <w:color w:val="000000"/>
              <w:sz w:val="20"/>
              <w:szCs w:val="20"/>
            </w:rPr>
          </w:rPrChange>
        </w:rPr>
        <w:t>al-qibla al-ūlā</w:t>
      </w:r>
      <w:r w:rsidRPr="00E13F4E">
        <w:rPr>
          <w:rFonts w:ascii="Times New Roman" w:hAnsi="Times New Roman" w:cs="Times New Roman"/>
          <w:color w:val="000000" w:themeColor="text1"/>
          <w:sz w:val="20"/>
          <w:szCs w:val="20"/>
          <w:rPrChange w:id="3201" w:author="Zahid Syed" w:date="2025-09-24T13:00:00Z" w16du:dateUtc="2025-09-24T04:00:00Z">
            <w:rPr>
              <w:rFonts w:ascii="Times New Roman" w:hAnsi="Times New Roman" w:cs="Times New Roman"/>
              <w:color w:val="000000"/>
              <w:sz w:val="20"/>
              <w:szCs w:val="20"/>
            </w:rPr>
          </w:rPrChange>
        </w:rPr>
        <w:t>), which also contributes to its unique status in Islam, the direction of the Islamic ritual prayer having been changed to Mecca in the year 2 H/624 (</w:t>
      </w:r>
      <w:r w:rsidRPr="00E13F4E">
        <w:rPr>
          <w:rFonts w:ascii="Times New Roman" w:hAnsi="Times New Roman" w:cs="Times New Roman"/>
          <w:color w:val="000000" w:themeColor="text1"/>
          <w:sz w:val="20"/>
          <w:szCs w:val="20"/>
          <w:rPrChange w:id="3202" w:author="Zahid Syed" w:date="2025-09-24T13:00:00Z" w16du:dateUtc="2025-09-24T04:00:00Z">
            <w:rPr>
              <w:rFonts w:ascii="Times New Roman" w:hAnsi="Times New Roman" w:cs="Times New Roman"/>
              <w:sz w:val="20"/>
              <w:szCs w:val="20"/>
            </w:rPr>
          </w:rPrChange>
        </w:rPr>
        <w:t xml:space="preserve">Qur’ān, </w:t>
      </w:r>
      <w:r w:rsidRPr="00E13F4E">
        <w:rPr>
          <w:rFonts w:ascii="Times New Roman" w:hAnsi="Times New Roman" w:cs="Times New Roman"/>
          <w:color w:val="000000" w:themeColor="text1"/>
          <w:sz w:val="20"/>
          <w:szCs w:val="20"/>
          <w:rPrChange w:id="3203" w:author="Zahid Syed" w:date="2025-09-24T13:00:00Z" w16du:dateUtc="2025-09-24T04:00:00Z">
            <w:rPr>
              <w:rFonts w:ascii="Times New Roman" w:hAnsi="Times New Roman" w:cs="Times New Roman"/>
              <w:color w:val="000000"/>
              <w:sz w:val="20"/>
              <w:szCs w:val="20"/>
            </w:rPr>
          </w:rPrChange>
        </w:rPr>
        <w:t xml:space="preserve">2:143-144), shortly after the Prophet’s Migration to Medina. In Jerusalem on the Night of the </w:t>
      </w:r>
      <w:r w:rsidRPr="00E13F4E">
        <w:rPr>
          <w:rFonts w:ascii="Times New Roman" w:hAnsi="Times New Roman" w:cs="Times New Roman"/>
          <w:i/>
          <w:iCs/>
          <w:color w:val="000000" w:themeColor="text1"/>
          <w:sz w:val="20"/>
          <w:szCs w:val="20"/>
          <w:rPrChange w:id="3204" w:author="Zahid Syed" w:date="2025-09-24T13:00:00Z" w16du:dateUtc="2025-09-24T04:00:00Z">
            <w:rPr>
              <w:rFonts w:ascii="Times New Roman" w:hAnsi="Times New Roman" w:cs="Times New Roman"/>
              <w:i/>
              <w:iCs/>
              <w:color w:val="000000"/>
              <w:sz w:val="20"/>
              <w:szCs w:val="20"/>
            </w:rPr>
          </w:rPrChange>
        </w:rPr>
        <w:t>Isrā’</w:t>
      </w:r>
      <w:r w:rsidRPr="00E13F4E">
        <w:rPr>
          <w:rFonts w:ascii="Times New Roman" w:hAnsi="Times New Roman" w:cs="Times New Roman"/>
          <w:color w:val="000000" w:themeColor="text1"/>
          <w:sz w:val="20"/>
          <w:szCs w:val="20"/>
          <w:rPrChange w:id="3205" w:author="Zahid Syed" w:date="2025-09-24T13:00:00Z" w16du:dateUtc="2025-09-24T04:00:00Z">
            <w:rPr>
              <w:rFonts w:ascii="Times New Roman" w:hAnsi="Times New Roman" w:cs="Times New Roman"/>
              <w:color w:val="000000"/>
              <w:sz w:val="20"/>
              <w:szCs w:val="20"/>
            </w:rPr>
          </w:rPrChange>
        </w:rPr>
        <w:t xml:space="preserve">,  the Prophet </w:t>
      </w:r>
      <w:r w:rsidRPr="00E13F4E">
        <w:rPr>
          <w:rFonts w:ascii="Times New Roman" w:hAnsi="Times New Roman" w:cs="Times New Roman"/>
          <w:color w:val="000000" w:themeColor="text1"/>
          <w:sz w:val="20"/>
          <w:szCs w:val="20"/>
          <w:rPrChange w:id="3206" w:author="Zahid Syed" w:date="2025-09-24T13:00:00Z" w16du:dateUtc="2025-09-24T04:00:00Z">
            <w:rPr>
              <w:rFonts w:ascii="Times New Roman" w:hAnsi="Times New Roman" w:cs="Times New Roman"/>
              <w:sz w:val="20"/>
              <w:szCs w:val="20"/>
            </w:rPr>
          </w:rPrChange>
        </w:rPr>
        <w:t xml:space="preserve">Muḥammad was met and welcomed by </w:t>
      </w:r>
      <w:r w:rsidRPr="00E13F4E">
        <w:rPr>
          <w:rFonts w:ascii="Times New Roman" w:hAnsi="Times New Roman" w:cs="Times New Roman"/>
          <w:color w:val="000000" w:themeColor="text1"/>
          <w:sz w:val="20"/>
          <w:szCs w:val="20"/>
          <w:rPrChange w:id="3207" w:author="Zahid Syed" w:date="2025-09-24T13:00:00Z" w16du:dateUtc="2025-09-24T04:00:00Z">
            <w:rPr>
              <w:rFonts w:ascii="Times New Roman" w:hAnsi="Times New Roman" w:cs="Times New Roman"/>
              <w:color w:val="000000"/>
              <w:sz w:val="20"/>
              <w:szCs w:val="20"/>
            </w:rPr>
          </w:rPrChange>
        </w:rPr>
        <w:t xml:space="preserve">his forefather the Prophet Abraham and his cousins, the Prophets Moses, Jesus, and others. They then gather for pray on the site of the First and Second Temples. They bid the Prophet to lead them in Prayer and were joined by the hosts of God’s many historical Prophets and Messengers, all of whom gathered together behind him to join in the prayer.  </w:t>
      </w:r>
    </w:p>
    <w:p w14:paraId="2D648405"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3208"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3209" w:author="Zahid Syed" w:date="2025-09-24T13:00:00Z" w16du:dateUtc="2025-09-24T04:00:00Z">
            <w:rPr>
              <w:rFonts w:ascii="Times New Roman" w:hAnsi="Times New Roman" w:cs="Times New Roman"/>
              <w:color w:val="000000"/>
              <w:sz w:val="20"/>
              <w:szCs w:val="20"/>
            </w:rPr>
          </w:rPrChange>
        </w:rPr>
        <w:t xml:space="preserve">   </w:t>
      </w:r>
      <w:r w:rsidRPr="00E13F4E">
        <w:rPr>
          <w:rFonts w:ascii="Times New Roman" w:hAnsi="Times New Roman" w:cs="Times New Roman"/>
          <w:b/>
          <w:bCs/>
          <w:color w:val="000000" w:themeColor="text1"/>
          <w:sz w:val="20"/>
          <w:szCs w:val="20"/>
          <w:rPrChange w:id="3210" w:author="Zahid Syed" w:date="2025-09-24T13:00:00Z" w16du:dateUtc="2025-09-24T04:00:00Z">
            <w:rPr>
              <w:rFonts w:ascii="Times New Roman" w:hAnsi="Times New Roman" w:cs="Times New Roman"/>
              <w:b/>
              <w:bCs/>
              <w:color w:val="000000"/>
              <w:sz w:val="20"/>
              <w:szCs w:val="20"/>
            </w:rPr>
          </w:rPrChange>
        </w:rPr>
        <w:t xml:space="preserve">The Ascension </w:t>
      </w:r>
      <w:r w:rsidRPr="00E13F4E">
        <w:rPr>
          <w:rFonts w:ascii="Times New Roman" w:hAnsi="Times New Roman" w:cs="Times New Roman"/>
          <w:color w:val="000000" w:themeColor="text1"/>
          <w:sz w:val="20"/>
          <w:szCs w:val="20"/>
          <w:rPrChange w:id="3211" w:author="Zahid Syed" w:date="2025-09-24T13:00:00Z" w16du:dateUtc="2025-09-24T04:00:00Z">
            <w:rPr>
              <w:rFonts w:ascii="Times New Roman" w:hAnsi="Times New Roman" w:cs="Times New Roman"/>
              <w:color w:val="000000"/>
              <w:sz w:val="20"/>
              <w:szCs w:val="20"/>
            </w:rPr>
          </w:rPrChange>
        </w:rPr>
        <w:t>(</w:t>
      </w:r>
      <w:r w:rsidRPr="00E13F4E">
        <w:rPr>
          <w:rFonts w:ascii="Times New Roman" w:hAnsi="Times New Roman" w:cs="Times New Roman"/>
          <w:i/>
          <w:iCs/>
          <w:color w:val="000000" w:themeColor="text1"/>
          <w:sz w:val="20"/>
          <w:szCs w:val="20"/>
          <w:rPrChange w:id="3212" w:author="Zahid Syed" w:date="2025-09-24T13:00:00Z" w16du:dateUtc="2025-09-24T04:00:00Z">
            <w:rPr>
              <w:rFonts w:ascii="Times New Roman" w:hAnsi="Times New Roman" w:cs="Times New Roman"/>
              <w:i/>
              <w:iCs/>
              <w:color w:val="000000"/>
              <w:sz w:val="20"/>
              <w:szCs w:val="20"/>
            </w:rPr>
          </w:rPrChange>
        </w:rPr>
        <w:t>al-Mi‘rāj</w:t>
      </w:r>
      <w:r w:rsidRPr="00E13F4E">
        <w:rPr>
          <w:rFonts w:ascii="Times New Roman" w:hAnsi="Times New Roman" w:cs="Times New Roman"/>
          <w:color w:val="000000" w:themeColor="text1"/>
          <w:sz w:val="20"/>
          <w:szCs w:val="20"/>
          <w:rPrChange w:id="3213" w:author="Zahid Syed" w:date="2025-09-24T13:00:00Z" w16du:dateUtc="2025-09-24T04:00:00Z">
            <w:rPr>
              <w:rFonts w:ascii="Times New Roman" w:hAnsi="Times New Roman" w:cs="Times New Roman"/>
              <w:color w:val="000000"/>
              <w:sz w:val="20"/>
              <w:szCs w:val="20"/>
            </w:rPr>
          </w:rPrChange>
        </w:rPr>
        <w:t xml:space="preserve"> ) refers to the Prophet’s Heavenly Ascent through the seven Heavens</w:t>
      </w:r>
      <w:r w:rsidRPr="00E13F4E">
        <w:rPr>
          <w:rFonts w:ascii="Times New Roman" w:hAnsi="Times New Roman" w:cs="Times New Roman"/>
          <w:i/>
          <w:iCs/>
          <w:color w:val="000000" w:themeColor="text1"/>
          <w:sz w:val="20"/>
          <w:szCs w:val="20"/>
          <w:rPrChange w:id="3214" w:author="Zahid Syed" w:date="2025-09-24T13:00:00Z" w16du:dateUtc="2025-09-24T04:00:00Z">
            <w:rPr>
              <w:rFonts w:ascii="Times New Roman" w:hAnsi="Times New Roman" w:cs="Times New Roman"/>
              <w:i/>
              <w:iCs/>
              <w:color w:val="000000"/>
              <w:sz w:val="20"/>
              <w:szCs w:val="20"/>
            </w:rPr>
          </w:rPrChange>
        </w:rPr>
        <w:t xml:space="preserve"> </w:t>
      </w:r>
      <w:r w:rsidRPr="00E13F4E">
        <w:rPr>
          <w:rFonts w:ascii="Times New Roman" w:hAnsi="Times New Roman" w:cs="Times New Roman"/>
          <w:color w:val="000000" w:themeColor="text1"/>
          <w:sz w:val="20"/>
          <w:szCs w:val="20"/>
          <w:rPrChange w:id="3215" w:author="Zahid Syed" w:date="2025-09-24T13:00:00Z" w16du:dateUtc="2025-09-24T04:00:00Z">
            <w:rPr>
              <w:rFonts w:ascii="Times New Roman" w:hAnsi="Times New Roman" w:cs="Times New Roman"/>
              <w:color w:val="000000"/>
              <w:sz w:val="20"/>
              <w:szCs w:val="20"/>
            </w:rPr>
          </w:rPrChange>
        </w:rPr>
        <w:t xml:space="preserve">to the Presence of his Lord and the Throne, which occurred directly after the Night Journey to Jerusalem and the Prophet’s prayer with the Prophets. The Ascension took place from the area which today is the Dome of the Rock. The Prophet was brought before the Throne of God Himself, where he saw God and spoke to Him directly. Inside the Dome of the Rock is the rock from which the Prophet ascended to the Throne of God in the seventh Heaven. During the Ascension, the Prophet encountered </w:t>
      </w:r>
      <w:r w:rsidRPr="00E13F4E">
        <w:rPr>
          <w:rFonts w:ascii="Times New Roman" w:hAnsi="Times New Roman" w:cs="Times New Roman"/>
          <w:color w:val="000000" w:themeColor="text1"/>
          <w:sz w:val="20"/>
          <w:szCs w:val="20"/>
          <w:u w:val="single"/>
          <w:rPrChange w:id="3216" w:author="Zahid Syed" w:date="2025-09-24T13:00:00Z" w16du:dateUtc="2025-09-24T04:00:00Z">
            <w:rPr>
              <w:rFonts w:ascii="Times New Roman" w:hAnsi="Times New Roman" w:cs="Times New Roman"/>
              <w:color w:val="000000"/>
              <w:sz w:val="20"/>
              <w:szCs w:val="20"/>
              <w:u w:val="single"/>
            </w:rPr>
          </w:rPrChange>
        </w:rPr>
        <w:t>Adam</w:t>
      </w:r>
      <w:r w:rsidRPr="00E13F4E">
        <w:rPr>
          <w:rFonts w:ascii="Times New Roman" w:hAnsi="Times New Roman" w:cs="Times New Roman"/>
          <w:color w:val="000000" w:themeColor="text1"/>
          <w:sz w:val="20"/>
          <w:szCs w:val="20"/>
          <w:rPrChange w:id="3217" w:author="Zahid Syed" w:date="2025-09-24T13:00:00Z" w16du:dateUtc="2025-09-24T04:00:00Z">
            <w:rPr>
              <w:rFonts w:ascii="Times New Roman" w:hAnsi="Times New Roman" w:cs="Times New Roman"/>
              <w:color w:val="000000"/>
              <w:sz w:val="20"/>
              <w:szCs w:val="20"/>
            </w:rPr>
          </w:rPrChange>
        </w:rPr>
        <w:t xml:space="preserve"> in the first Heaven, John the Bapist </w:t>
      </w:r>
      <w:r w:rsidRPr="00E13F4E">
        <w:rPr>
          <w:rFonts w:ascii="Times New Roman" w:hAnsi="Times New Roman" w:cs="Times New Roman"/>
          <w:color w:val="000000" w:themeColor="text1"/>
          <w:sz w:val="20"/>
          <w:szCs w:val="20"/>
          <w:u w:val="single"/>
          <w:rPrChange w:id="3218" w:author="Zahid Syed" w:date="2025-09-24T13:00:00Z" w16du:dateUtc="2025-09-24T04:00:00Z">
            <w:rPr>
              <w:rFonts w:ascii="Times New Roman" w:hAnsi="Times New Roman" w:cs="Times New Roman"/>
              <w:color w:val="000000"/>
              <w:sz w:val="20"/>
              <w:szCs w:val="20"/>
              <w:u w:val="single"/>
            </w:rPr>
          </w:rPrChange>
        </w:rPr>
        <w:t>and Jesus Son of Mary</w:t>
      </w:r>
      <w:r w:rsidRPr="00E13F4E">
        <w:rPr>
          <w:rFonts w:ascii="Times New Roman" w:hAnsi="Times New Roman" w:cs="Times New Roman"/>
          <w:color w:val="000000" w:themeColor="text1"/>
          <w:sz w:val="20"/>
          <w:szCs w:val="20"/>
          <w:rPrChange w:id="3219" w:author="Zahid Syed" w:date="2025-09-24T13:00:00Z" w16du:dateUtc="2025-09-24T04:00:00Z">
            <w:rPr>
              <w:rFonts w:ascii="Times New Roman" w:hAnsi="Times New Roman" w:cs="Times New Roman"/>
              <w:color w:val="000000"/>
              <w:sz w:val="20"/>
              <w:szCs w:val="20"/>
            </w:rPr>
          </w:rPrChange>
        </w:rPr>
        <w:t xml:space="preserve"> in the second Heaven, </w:t>
      </w:r>
      <w:r w:rsidRPr="00E13F4E">
        <w:rPr>
          <w:rFonts w:ascii="Times New Roman" w:hAnsi="Times New Roman" w:cs="Times New Roman"/>
          <w:color w:val="000000" w:themeColor="text1"/>
          <w:sz w:val="20"/>
          <w:szCs w:val="20"/>
          <w:u w:val="single"/>
          <w:rPrChange w:id="3220" w:author="Zahid Syed" w:date="2025-09-24T13:00:00Z" w16du:dateUtc="2025-09-24T04:00:00Z">
            <w:rPr>
              <w:rFonts w:ascii="Times New Roman" w:hAnsi="Times New Roman" w:cs="Times New Roman"/>
              <w:color w:val="000000"/>
              <w:sz w:val="20"/>
              <w:szCs w:val="20"/>
              <w:u w:val="single"/>
            </w:rPr>
          </w:rPrChange>
        </w:rPr>
        <w:t xml:space="preserve">the Prophet Joseph </w:t>
      </w:r>
      <w:r w:rsidRPr="00E13F4E">
        <w:rPr>
          <w:rFonts w:ascii="Times New Roman" w:hAnsi="Times New Roman" w:cs="Times New Roman"/>
          <w:color w:val="000000" w:themeColor="text1"/>
          <w:sz w:val="20"/>
          <w:szCs w:val="20"/>
          <w:rPrChange w:id="3221" w:author="Zahid Syed" w:date="2025-09-24T13:00:00Z" w16du:dateUtc="2025-09-24T04:00:00Z">
            <w:rPr>
              <w:rFonts w:ascii="Times New Roman" w:hAnsi="Times New Roman" w:cs="Times New Roman"/>
              <w:color w:val="000000"/>
              <w:sz w:val="20"/>
              <w:szCs w:val="20"/>
            </w:rPr>
          </w:rPrChange>
        </w:rPr>
        <w:t xml:space="preserve">in the third, the Prophet </w:t>
      </w:r>
      <w:r w:rsidRPr="00E13F4E">
        <w:rPr>
          <w:rFonts w:ascii="Times New Roman" w:hAnsi="Times New Roman" w:cs="Times New Roman"/>
          <w:color w:val="000000" w:themeColor="text1"/>
          <w:sz w:val="20"/>
          <w:szCs w:val="20"/>
          <w:u w:val="single"/>
          <w:rPrChange w:id="3222" w:author="Zahid Syed" w:date="2025-09-24T13:00:00Z" w16du:dateUtc="2025-09-24T04:00:00Z">
            <w:rPr>
              <w:rFonts w:ascii="Times New Roman" w:hAnsi="Times New Roman" w:cs="Times New Roman"/>
              <w:color w:val="000000"/>
              <w:sz w:val="20"/>
              <w:szCs w:val="20"/>
              <w:u w:val="single"/>
            </w:rPr>
          </w:rPrChange>
        </w:rPr>
        <w:t>Idr</w:t>
      </w:r>
      <w:r w:rsidRPr="00E13F4E">
        <w:rPr>
          <w:rFonts w:ascii="Times New Roman" w:hAnsi="Times New Roman" w:cs="Times New Roman"/>
          <w:color w:val="000000" w:themeColor="text1"/>
          <w:sz w:val="20"/>
          <w:szCs w:val="20"/>
          <w:rPrChange w:id="3223" w:author="Zahid Syed" w:date="2025-09-24T13:00:00Z" w16du:dateUtc="2025-09-24T04:00:00Z">
            <w:rPr>
              <w:rFonts w:ascii="Times New Roman" w:hAnsi="Times New Roman" w:cs="Times New Roman"/>
              <w:sz w:val="20"/>
              <w:szCs w:val="20"/>
            </w:rPr>
          </w:rPrChange>
        </w:rPr>
        <w:t>ī</w:t>
      </w:r>
      <w:r w:rsidRPr="00E13F4E">
        <w:rPr>
          <w:rFonts w:ascii="Times New Roman" w:hAnsi="Times New Roman" w:cs="Times New Roman"/>
          <w:color w:val="000000" w:themeColor="text1"/>
          <w:sz w:val="20"/>
          <w:szCs w:val="20"/>
          <w:u w:val="single"/>
          <w:rPrChange w:id="3224" w:author="Zahid Syed" w:date="2025-09-24T13:00:00Z" w16du:dateUtc="2025-09-24T04:00:00Z">
            <w:rPr>
              <w:rFonts w:ascii="Times New Roman" w:hAnsi="Times New Roman" w:cs="Times New Roman"/>
              <w:color w:val="000000"/>
              <w:sz w:val="20"/>
              <w:szCs w:val="20"/>
              <w:u w:val="single"/>
            </w:rPr>
          </w:rPrChange>
        </w:rPr>
        <w:t>s (Enoch)</w:t>
      </w:r>
      <w:r w:rsidRPr="00E13F4E">
        <w:rPr>
          <w:rFonts w:ascii="Times New Roman" w:hAnsi="Times New Roman" w:cs="Times New Roman"/>
          <w:color w:val="000000" w:themeColor="text1"/>
          <w:sz w:val="20"/>
          <w:szCs w:val="20"/>
          <w:rPrChange w:id="3225" w:author="Zahid Syed" w:date="2025-09-24T13:00:00Z" w16du:dateUtc="2025-09-24T04:00:00Z">
            <w:rPr>
              <w:rFonts w:ascii="Times New Roman" w:hAnsi="Times New Roman" w:cs="Times New Roman"/>
              <w:color w:val="000000"/>
              <w:sz w:val="20"/>
              <w:szCs w:val="20"/>
            </w:rPr>
          </w:rPrChange>
        </w:rPr>
        <w:t xml:space="preserve"> in the fourth, the Prophet </w:t>
      </w:r>
      <w:r w:rsidRPr="00E13F4E">
        <w:rPr>
          <w:rFonts w:ascii="Times New Roman" w:hAnsi="Times New Roman" w:cs="Times New Roman"/>
          <w:color w:val="000000" w:themeColor="text1"/>
          <w:sz w:val="20"/>
          <w:szCs w:val="20"/>
          <w:u w:val="single"/>
          <w:rPrChange w:id="3226" w:author="Zahid Syed" w:date="2025-09-24T13:00:00Z" w16du:dateUtc="2025-09-24T04:00:00Z">
            <w:rPr>
              <w:rFonts w:ascii="Times New Roman" w:hAnsi="Times New Roman" w:cs="Times New Roman"/>
              <w:color w:val="000000"/>
              <w:sz w:val="20"/>
              <w:szCs w:val="20"/>
              <w:u w:val="single"/>
            </w:rPr>
          </w:rPrChange>
        </w:rPr>
        <w:t>Aaron</w:t>
      </w:r>
      <w:r w:rsidRPr="00E13F4E">
        <w:rPr>
          <w:rFonts w:ascii="Times New Roman" w:hAnsi="Times New Roman" w:cs="Times New Roman"/>
          <w:color w:val="000000" w:themeColor="text1"/>
          <w:sz w:val="20"/>
          <w:szCs w:val="20"/>
          <w:rPrChange w:id="3227" w:author="Zahid Syed" w:date="2025-09-24T13:00:00Z" w16du:dateUtc="2025-09-24T04:00:00Z">
            <w:rPr>
              <w:rFonts w:ascii="Times New Roman" w:hAnsi="Times New Roman" w:cs="Times New Roman"/>
              <w:color w:val="000000"/>
              <w:sz w:val="20"/>
              <w:szCs w:val="20"/>
            </w:rPr>
          </w:rPrChange>
        </w:rPr>
        <w:t xml:space="preserve"> in the fifth, the Prophet </w:t>
      </w:r>
      <w:r w:rsidRPr="00E13F4E">
        <w:rPr>
          <w:rFonts w:ascii="Times New Roman" w:hAnsi="Times New Roman" w:cs="Times New Roman"/>
          <w:color w:val="000000" w:themeColor="text1"/>
          <w:sz w:val="20"/>
          <w:szCs w:val="20"/>
          <w:u w:val="single"/>
          <w:rPrChange w:id="3228" w:author="Zahid Syed" w:date="2025-09-24T13:00:00Z" w16du:dateUtc="2025-09-24T04:00:00Z">
            <w:rPr>
              <w:rFonts w:ascii="Times New Roman" w:hAnsi="Times New Roman" w:cs="Times New Roman"/>
              <w:color w:val="000000"/>
              <w:sz w:val="20"/>
              <w:szCs w:val="20"/>
              <w:u w:val="single"/>
            </w:rPr>
          </w:rPrChange>
        </w:rPr>
        <w:t>Moses</w:t>
      </w:r>
      <w:r w:rsidRPr="00E13F4E">
        <w:rPr>
          <w:rFonts w:ascii="Times New Roman" w:hAnsi="Times New Roman" w:cs="Times New Roman"/>
          <w:color w:val="000000" w:themeColor="text1"/>
          <w:sz w:val="20"/>
          <w:szCs w:val="20"/>
          <w:rPrChange w:id="3229" w:author="Zahid Syed" w:date="2025-09-24T13:00:00Z" w16du:dateUtc="2025-09-24T04:00:00Z">
            <w:rPr>
              <w:rFonts w:ascii="Times New Roman" w:hAnsi="Times New Roman" w:cs="Times New Roman"/>
              <w:color w:val="000000"/>
              <w:sz w:val="20"/>
              <w:szCs w:val="20"/>
            </w:rPr>
          </w:rPrChange>
        </w:rPr>
        <w:t xml:space="preserve"> in the sixth, and his father the Prophet </w:t>
      </w:r>
      <w:r w:rsidRPr="00E13F4E">
        <w:rPr>
          <w:rFonts w:ascii="Times New Roman" w:hAnsi="Times New Roman" w:cs="Times New Roman"/>
          <w:color w:val="000000" w:themeColor="text1"/>
          <w:sz w:val="20"/>
          <w:szCs w:val="20"/>
          <w:u w:val="single"/>
          <w:rPrChange w:id="3230" w:author="Zahid Syed" w:date="2025-09-24T13:00:00Z" w16du:dateUtc="2025-09-24T04:00:00Z">
            <w:rPr>
              <w:rFonts w:ascii="Times New Roman" w:hAnsi="Times New Roman" w:cs="Times New Roman"/>
              <w:color w:val="000000"/>
              <w:sz w:val="20"/>
              <w:szCs w:val="20"/>
              <w:u w:val="single"/>
            </w:rPr>
          </w:rPrChange>
        </w:rPr>
        <w:t>Abraham</w:t>
      </w:r>
      <w:r w:rsidRPr="00E13F4E">
        <w:rPr>
          <w:rFonts w:ascii="Times New Roman" w:hAnsi="Times New Roman" w:cs="Times New Roman"/>
          <w:color w:val="000000" w:themeColor="text1"/>
          <w:sz w:val="20"/>
          <w:szCs w:val="20"/>
          <w:rPrChange w:id="3231" w:author="Zahid Syed" w:date="2025-09-24T13:00:00Z" w16du:dateUtc="2025-09-24T04:00:00Z">
            <w:rPr>
              <w:rFonts w:ascii="Times New Roman" w:hAnsi="Times New Roman" w:cs="Times New Roman"/>
              <w:color w:val="000000"/>
              <w:sz w:val="20"/>
              <w:szCs w:val="20"/>
            </w:rPr>
          </w:rPrChange>
        </w:rPr>
        <w:t xml:space="preserve"> in the seventh Heaven. Thus, the Prophet traversed the seven Heavens that night, while meeting with eight different Messengers. </w:t>
      </w:r>
    </w:p>
    <w:p w14:paraId="04297203"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3232"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3233" w:author="Zahid Syed" w:date="2025-09-24T13:00:00Z" w16du:dateUtc="2025-09-24T04:00:00Z">
            <w:rPr>
              <w:rFonts w:ascii="Times New Roman" w:hAnsi="Times New Roman" w:cs="Times New Roman"/>
              <w:color w:val="000000"/>
              <w:sz w:val="20"/>
              <w:szCs w:val="20"/>
            </w:rPr>
          </w:rPrChange>
        </w:rPr>
        <w:t xml:space="preserve">     The five canonical ritual prayers of Islam were given to the Prophet on this night during the Ascension. Thus, a well-known </w:t>
      </w:r>
      <w:r w:rsidRPr="00E13F4E">
        <w:rPr>
          <w:rFonts w:ascii="Times New Roman" w:hAnsi="Times New Roman" w:cs="Times New Roman"/>
          <w:i/>
          <w:iCs/>
          <w:color w:val="000000" w:themeColor="text1"/>
          <w:sz w:val="20"/>
          <w:szCs w:val="20"/>
          <w:rPrChange w:id="3234" w:author="Zahid Syed" w:date="2025-09-24T13:00:00Z" w16du:dateUtc="2025-09-24T04:00:00Z">
            <w:rPr>
              <w:rFonts w:ascii="Times New Roman" w:hAnsi="Times New Roman" w:cs="Times New Roman"/>
              <w:i/>
              <w:iCs/>
              <w:sz w:val="20"/>
              <w:szCs w:val="20"/>
            </w:rPr>
          </w:rPrChange>
        </w:rPr>
        <w:t>Ḥadīth</w:t>
      </w:r>
      <w:r w:rsidRPr="00E13F4E">
        <w:rPr>
          <w:rFonts w:ascii="Times New Roman" w:hAnsi="Times New Roman" w:cs="Times New Roman"/>
          <w:color w:val="000000" w:themeColor="text1"/>
          <w:sz w:val="20"/>
          <w:szCs w:val="20"/>
          <w:rPrChange w:id="3235" w:author="Zahid Syed" w:date="2025-09-24T13:00:00Z" w16du:dateUtc="2025-09-24T04:00:00Z">
            <w:rPr>
              <w:rFonts w:ascii="Times New Roman" w:hAnsi="Times New Roman" w:cs="Times New Roman"/>
              <w:color w:val="000000"/>
              <w:sz w:val="20"/>
              <w:szCs w:val="20"/>
            </w:rPr>
          </w:rPrChange>
        </w:rPr>
        <w:t xml:space="preserve"> states: “The canonical prayer (</w:t>
      </w:r>
      <w:r w:rsidRPr="00E13F4E">
        <w:rPr>
          <w:rFonts w:ascii="Times New Roman" w:hAnsi="Times New Roman" w:cs="Times New Roman"/>
          <w:i/>
          <w:iCs/>
          <w:color w:val="000000" w:themeColor="text1"/>
          <w:sz w:val="20"/>
          <w:szCs w:val="20"/>
          <w:rPrChange w:id="3236" w:author="Zahid Syed" w:date="2025-09-24T13:00:00Z" w16du:dateUtc="2025-09-24T04:00:00Z">
            <w:rPr>
              <w:rFonts w:ascii="Times New Roman" w:hAnsi="Times New Roman" w:cs="Times New Roman"/>
              <w:i/>
              <w:iCs/>
              <w:color w:val="000000"/>
              <w:sz w:val="20"/>
              <w:szCs w:val="20"/>
            </w:rPr>
          </w:rPrChange>
        </w:rPr>
        <w:t>al-ṣalāh</w:t>
      </w:r>
      <w:r w:rsidRPr="00E13F4E">
        <w:rPr>
          <w:rFonts w:ascii="Times New Roman" w:hAnsi="Times New Roman" w:cs="Times New Roman"/>
          <w:color w:val="000000" w:themeColor="text1"/>
          <w:sz w:val="20"/>
          <w:szCs w:val="20"/>
          <w:rPrChange w:id="3237" w:author="Zahid Syed" w:date="2025-09-24T13:00:00Z" w16du:dateUtc="2025-09-24T04:00:00Z">
            <w:rPr>
              <w:rFonts w:ascii="Times New Roman" w:hAnsi="Times New Roman" w:cs="Times New Roman"/>
              <w:color w:val="000000"/>
              <w:sz w:val="20"/>
              <w:szCs w:val="20"/>
            </w:rPr>
          </w:rPrChange>
        </w:rPr>
        <w:t>) is the Ascension (</w:t>
      </w:r>
      <w:r w:rsidRPr="00E13F4E">
        <w:rPr>
          <w:rFonts w:ascii="Times New Roman" w:hAnsi="Times New Roman" w:cs="Times New Roman"/>
          <w:i/>
          <w:iCs/>
          <w:color w:val="000000" w:themeColor="text1"/>
          <w:sz w:val="20"/>
          <w:szCs w:val="20"/>
          <w:rPrChange w:id="3238" w:author="Zahid Syed" w:date="2025-09-24T13:00:00Z" w16du:dateUtc="2025-09-24T04:00:00Z">
            <w:rPr>
              <w:rFonts w:ascii="Times New Roman" w:hAnsi="Times New Roman" w:cs="Times New Roman"/>
              <w:i/>
              <w:iCs/>
              <w:color w:val="000000"/>
              <w:sz w:val="20"/>
              <w:szCs w:val="20"/>
            </w:rPr>
          </w:rPrChange>
        </w:rPr>
        <w:t>Mi‘rāj</w:t>
      </w:r>
      <w:r w:rsidRPr="00E13F4E">
        <w:rPr>
          <w:rFonts w:ascii="Times New Roman" w:hAnsi="Times New Roman" w:cs="Times New Roman"/>
          <w:color w:val="000000" w:themeColor="text1"/>
          <w:sz w:val="20"/>
          <w:szCs w:val="20"/>
          <w:rPrChange w:id="3239" w:author="Zahid Syed" w:date="2025-09-24T13:00:00Z" w16du:dateUtc="2025-09-24T04:00:00Z">
            <w:rPr>
              <w:rFonts w:ascii="Times New Roman" w:hAnsi="Times New Roman" w:cs="Times New Roman"/>
              <w:color w:val="000000"/>
              <w:sz w:val="20"/>
              <w:szCs w:val="20"/>
            </w:rPr>
          </w:rPrChange>
        </w:rPr>
        <w:t>) of the believer.” The summit of the Prophet’s Ascension with the Archangel Gabriel came to an end at “the Lote Tree of the Uttermost Boundary” (</w:t>
      </w:r>
      <w:r w:rsidRPr="00E13F4E">
        <w:rPr>
          <w:rFonts w:ascii="Times New Roman" w:hAnsi="Times New Roman" w:cs="Times New Roman"/>
          <w:i/>
          <w:iCs/>
          <w:color w:val="000000" w:themeColor="text1"/>
          <w:sz w:val="20"/>
          <w:szCs w:val="20"/>
          <w:rPrChange w:id="3240" w:author="Zahid Syed" w:date="2025-09-24T13:00:00Z" w16du:dateUtc="2025-09-24T04:00:00Z">
            <w:rPr>
              <w:rFonts w:ascii="Times New Roman" w:hAnsi="Times New Roman" w:cs="Times New Roman"/>
              <w:i/>
              <w:iCs/>
              <w:color w:val="000000"/>
              <w:sz w:val="20"/>
              <w:szCs w:val="20"/>
            </w:rPr>
          </w:rPrChange>
        </w:rPr>
        <w:t>Sidrat al-Muntahā</w:t>
      </w:r>
      <w:r w:rsidRPr="00E13F4E">
        <w:rPr>
          <w:rFonts w:ascii="Times New Roman" w:hAnsi="Times New Roman" w:cs="Times New Roman"/>
          <w:color w:val="000000" w:themeColor="text1"/>
          <w:sz w:val="20"/>
          <w:szCs w:val="20"/>
          <w:rPrChange w:id="3241" w:author="Zahid Syed" w:date="2025-09-24T13:00:00Z" w16du:dateUtc="2025-09-24T04:00:00Z">
            <w:rPr>
              <w:rFonts w:ascii="Times New Roman" w:hAnsi="Times New Roman" w:cs="Times New Roman"/>
              <w:color w:val="000000"/>
              <w:sz w:val="20"/>
              <w:szCs w:val="20"/>
            </w:rPr>
          </w:rPrChange>
        </w:rPr>
        <w:t>), which is also described as “the Lote Tree rooted in the Throne” and which marks the end of the knowledge of every knower, be he Archangel or Prophet-Messenger. All beyond it is a hidden mystery unknown to any save God alone. God says in the Qur’ān regarding the Ascension and the Prophet’s coming to the Lote Tree:</w:t>
      </w:r>
    </w:p>
    <w:p w14:paraId="450792ED" w14:textId="77777777" w:rsidR="00B335E1" w:rsidRPr="00E13F4E" w:rsidRDefault="00B335E1" w:rsidP="005D5C5B">
      <w:pPr>
        <w:autoSpaceDE w:val="0"/>
        <w:autoSpaceDN w:val="0"/>
        <w:adjustRightInd w:val="0"/>
        <w:spacing w:after="0" w:line="240" w:lineRule="auto"/>
        <w:ind w:left="630" w:right="900"/>
        <w:rPr>
          <w:rFonts w:ascii="Times New Roman" w:hAnsi="Times New Roman" w:cs="Times New Roman"/>
          <w:color w:val="000000" w:themeColor="text1"/>
          <w:sz w:val="20"/>
          <w:szCs w:val="20"/>
          <w:rPrChange w:id="3242"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3243" w:author="Zahid Syed" w:date="2025-09-24T13:00:00Z" w16du:dateUtc="2025-09-24T04:00:00Z">
            <w:rPr>
              <w:rFonts w:ascii="Times New Roman" w:hAnsi="Times New Roman" w:cs="Times New Roman"/>
              <w:color w:val="000000"/>
              <w:sz w:val="20"/>
              <w:szCs w:val="20"/>
            </w:rPr>
          </w:rPrChange>
        </w:rPr>
        <w:t>And indeed he saw him [the Angel Gabriel] another time, at the Lote Tree of the Boundary (</w:t>
      </w:r>
      <w:r w:rsidRPr="00E13F4E">
        <w:rPr>
          <w:rFonts w:ascii="Times New Roman" w:hAnsi="Times New Roman" w:cs="Times New Roman"/>
          <w:i/>
          <w:iCs/>
          <w:color w:val="000000" w:themeColor="text1"/>
          <w:sz w:val="20"/>
          <w:szCs w:val="20"/>
          <w:rPrChange w:id="3244" w:author="Zahid Syed" w:date="2025-09-24T13:00:00Z" w16du:dateUtc="2025-09-24T04:00:00Z">
            <w:rPr>
              <w:rFonts w:ascii="Times New Roman" w:hAnsi="Times New Roman" w:cs="Times New Roman"/>
              <w:i/>
              <w:iCs/>
              <w:color w:val="000000"/>
              <w:sz w:val="20"/>
              <w:szCs w:val="20"/>
            </w:rPr>
          </w:rPrChange>
        </w:rPr>
        <w:t>Sidrat al-Muntahā</w:t>
      </w:r>
      <w:r w:rsidRPr="00E13F4E">
        <w:rPr>
          <w:rFonts w:ascii="Times New Roman" w:hAnsi="Times New Roman" w:cs="Times New Roman"/>
          <w:color w:val="000000" w:themeColor="text1"/>
          <w:sz w:val="20"/>
          <w:szCs w:val="20"/>
          <w:rPrChange w:id="3245" w:author="Zahid Syed" w:date="2025-09-24T13:00:00Z" w16du:dateUtc="2025-09-24T04:00:00Z">
            <w:rPr>
              <w:rFonts w:ascii="Times New Roman" w:hAnsi="Times New Roman" w:cs="Times New Roman"/>
              <w:color w:val="000000"/>
              <w:sz w:val="20"/>
              <w:szCs w:val="20"/>
            </w:rPr>
          </w:rPrChange>
        </w:rPr>
        <w:t xml:space="preserve">), by which lies the Garden of the Refuge, when there covered the Lote Tree that which covered it. [His] gaze did not swerve, nor did it transgress [beyond limits]. Indeed, he saw the greatest of the Signs of his Lord” (The Star, 53:13-18). </w:t>
      </w:r>
    </w:p>
    <w:p w14:paraId="4E9C6846"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3246"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3247" w:author="Zahid Syed" w:date="2025-09-24T13:00:00Z" w16du:dateUtc="2025-09-24T04:00:00Z">
            <w:rPr>
              <w:rFonts w:ascii="Times New Roman" w:hAnsi="Times New Roman" w:cs="Times New Roman"/>
              <w:color w:val="000000"/>
              <w:sz w:val="20"/>
              <w:szCs w:val="20"/>
            </w:rPr>
          </w:rPrChange>
        </w:rPr>
        <w:t xml:space="preserve">     It is said that the Lote Tree is to the right of the Throne. It is “of the Uttermost Boundary” either because it is rooted at the end of Paradise or because all that is created ends there, so that no one can pass beyond it, and no one knows what lies beyond it. After reaching the “Uttermost Boundary,” the Angel Gabriel can accompany the Prophet no further, and he is taken to his Lord by t</w:t>
      </w:r>
      <w:r w:rsidRPr="00E13F4E">
        <w:rPr>
          <w:rFonts w:ascii="Times New Roman" w:hAnsi="Times New Roman" w:cs="Times New Roman"/>
          <w:color w:val="000000" w:themeColor="text1"/>
          <w:sz w:val="20"/>
          <w:szCs w:val="20"/>
          <w:rPrChange w:id="3248" w:author="Zahid Syed" w:date="2025-09-24T13:00:00Z" w16du:dateUtc="2025-09-24T04:00:00Z">
            <w:rPr>
              <w:rFonts w:ascii="Times New Roman" w:hAnsi="Times New Roman" w:cs="Times New Roman"/>
              <w:sz w:val="20"/>
              <w:szCs w:val="20"/>
            </w:rPr>
          </w:rPrChange>
        </w:rPr>
        <w:t xml:space="preserve">he </w:t>
      </w:r>
      <w:r w:rsidRPr="00E13F4E">
        <w:rPr>
          <w:rFonts w:ascii="Times New Roman" w:hAnsi="Times New Roman" w:cs="Times New Roman"/>
          <w:i/>
          <w:iCs/>
          <w:color w:val="000000" w:themeColor="text1"/>
          <w:sz w:val="20"/>
          <w:szCs w:val="20"/>
          <w:rPrChange w:id="3249" w:author="Zahid Syed" w:date="2025-09-24T13:00:00Z" w16du:dateUtc="2025-09-24T04:00:00Z">
            <w:rPr>
              <w:rFonts w:ascii="Times New Roman" w:hAnsi="Times New Roman" w:cs="Times New Roman"/>
              <w:i/>
              <w:iCs/>
              <w:sz w:val="20"/>
              <w:szCs w:val="20"/>
            </w:rPr>
          </w:rPrChange>
        </w:rPr>
        <w:t>Rafraf</w:t>
      </w:r>
      <w:r w:rsidRPr="00E13F4E">
        <w:rPr>
          <w:rFonts w:ascii="Times New Roman" w:hAnsi="Times New Roman" w:cs="Times New Roman"/>
          <w:color w:val="000000" w:themeColor="text1"/>
          <w:sz w:val="20"/>
          <w:szCs w:val="20"/>
          <w:rPrChange w:id="3250" w:author="Zahid Syed" w:date="2025-09-24T13:00:00Z" w16du:dateUtc="2025-09-24T04:00:00Z">
            <w:rPr>
              <w:rFonts w:ascii="Times New Roman" w:hAnsi="Times New Roman" w:cs="Times New Roman"/>
              <w:sz w:val="20"/>
              <w:szCs w:val="20"/>
            </w:rPr>
          </w:rPrChange>
        </w:rPr>
        <w:t>, which is</w:t>
      </w:r>
      <w:r w:rsidRPr="00E13F4E">
        <w:rPr>
          <w:rFonts w:ascii="Times New Roman" w:hAnsi="Times New Roman" w:cs="Times New Roman"/>
          <w:i/>
          <w:iCs/>
          <w:color w:val="000000" w:themeColor="text1"/>
          <w:sz w:val="20"/>
          <w:szCs w:val="20"/>
          <w:rPrChange w:id="3251" w:author="Zahid Syed" w:date="2025-09-24T13:00:00Z" w16du:dateUtc="2025-09-24T04:00:00Z">
            <w:rPr>
              <w:rFonts w:ascii="Times New Roman" w:hAnsi="Times New Roman" w:cs="Times New Roman"/>
              <w:i/>
              <w:iCs/>
              <w:sz w:val="20"/>
              <w:szCs w:val="20"/>
            </w:rPr>
          </w:rPrChange>
        </w:rPr>
        <w:t xml:space="preserve"> </w:t>
      </w:r>
      <w:r w:rsidRPr="00E13F4E">
        <w:rPr>
          <w:rFonts w:ascii="Times New Roman" w:hAnsi="Times New Roman" w:cs="Times New Roman"/>
          <w:color w:val="000000" w:themeColor="text1"/>
          <w:sz w:val="20"/>
          <w:szCs w:val="20"/>
          <w:rPrChange w:id="3252" w:author="Zahid Syed" w:date="2025-09-24T13:00:00Z" w16du:dateUtc="2025-09-24T04:00:00Z">
            <w:rPr>
              <w:rFonts w:ascii="Times New Roman" w:hAnsi="Times New Roman" w:cs="Times New Roman"/>
              <w:sz w:val="20"/>
              <w:szCs w:val="20"/>
            </w:rPr>
          </w:rPrChange>
        </w:rPr>
        <w:t xml:space="preserve">also referred to in </w:t>
      </w:r>
      <w:r w:rsidRPr="00E13F4E">
        <w:rPr>
          <w:rFonts w:ascii="Times New Roman" w:hAnsi="Times New Roman" w:cs="Times New Roman"/>
          <w:i/>
          <w:iCs/>
          <w:color w:val="000000" w:themeColor="text1"/>
          <w:sz w:val="20"/>
          <w:szCs w:val="20"/>
          <w:rPrChange w:id="3253" w:author="Zahid Syed" w:date="2025-09-24T13:00:00Z" w16du:dateUtc="2025-09-24T04:00:00Z">
            <w:rPr>
              <w:rFonts w:ascii="Times New Roman" w:hAnsi="Times New Roman" w:cs="Times New Roman"/>
              <w:i/>
              <w:iCs/>
              <w:sz w:val="20"/>
              <w:szCs w:val="20"/>
            </w:rPr>
          </w:rPrChange>
        </w:rPr>
        <w:t xml:space="preserve">Ḥadīth </w:t>
      </w:r>
      <w:r w:rsidRPr="00E13F4E">
        <w:rPr>
          <w:rFonts w:ascii="Times New Roman" w:hAnsi="Times New Roman" w:cs="Times New Roman"/>
          <w:color w:val="000000" w:themeColor="text1"/>
          <w:sz w:val="20"/>
          <w:szCs w:val="20"/>
          <w:rPrChange w:id="3254" w:author="Zahid Syed" w:date="2025-09-24T13:00:00Z" w16du:dateUtc="2025-09-24T04:00:00Z">
            <w:rPr>
              <w:rFonts w:ascii="Times New Roman" w:hAnsi="Times New Roman" w:cs="Times New Roman"/>
              <w:sz w:val="20"/>
              <w:szCs w:val="20"/>
            </w:rPr>
          </w:rPrChange>
        </w:rPr>
        <w:t xml:space="preserve">narrations on  </w:t>
      </w:r>
      <w:r w:rsidRPr="00E13F4E">
        <w:rPr>
          <w:rFonts w:ascii="Times New Roman" w:hAnsi="Times New Roman" w:cs="Times New Roman"/>
          <w:i/>
          <w:iCs/>
          <w:color w:val="000000" w:themeColor="text1"/>
          <w:sz w:val="20"/>
          <w:szCs w:val="20"/>
          <w:rPrChange w:id="3255" w:author="Zahid Syed" w:date="2025-09-24T13:00:00Z" w16du:dateUtc="2025-09-24T04:00:00Z">
            <w:rPr>
              <w:rFonts w:ascii="Times New Roman" w:hAnsi="Times New Roman" w:cs="Times New Roman"/>
              <w:i/>
              <w:iCs/>
              <w:sz w:val="20"/>
              <w:szCs w:val="20"/>
            </w:rPr>
          </w:rPrChange>
        </w:rPr>
        <w:t>al-Mi‘rāj</w:t>
      </w:r>
      <w:r w:rsidRPr="00E13F4E">
        <w:rPr>
          <w:rFonts w:ascii="Times New Roman" w:hAnsi="Times New Roman" w:cs="Times New Roman"/>
          <w:color w:val="000000" w:themeColor="text1"/>
          <w:sz w:val="20"/>
          <w:szCs w:val="20"/>
          <w:rPrChange w:id="3256" w:author="Zahid Syed" w:date="2025-09-24T13:00:00Z" w16du:dateUtc="2025-09-24T04:00:00Z">
            <w:rPr>
              <w:rFonts w:ascii="Times New Roman" w:hAnsi="Times New Roman" w:cs="Times New Roman"/>
              <w:sz w:val="20"/>
              <w:szCs w:val="20"/>
            </w:rPr>
          </w:rPrChange>
        </w:rPr>
        <w:t xml:space="preserve"> as a “garment” (</w:t>
      </w:r>
      <w:r w:rsidRPr="00E13F4E">
        <w:rPr>
          <w:rFonts w:ascii="Times New Roman" w:hAnsi="Times New Roman" w:cs="Times New Roman"/>
          <w:i/>
          <w:iCs/>
          <w:color w:val="000000" w:themeColor="text1"/>
          <w:sz w:val="20"/>
          <w:szCs w:val="20"/>
          <w:rPrChange w:id="3257" w:author="Zahid Syed" w:date="2025-09-24T13:00:00Z" w16du:dateUtc="2025-09-24T04:00:00Z">
            <w:rPr>
              <w:rFonts w:ascii="Times New Roman" w:hAnsi="Times New Roman" w:cs="Times New Roman"/>
              <w:i/>
              <w:iCs/>
              <w:sz w:val="20"/>
              <w:szCs w:val="20"/>
            </w:rPr>
          </w:rPrChange>
        </w:rPr>
        <w:t>ḥulla</w:t>
      </w:r>
      <w:r w:rsidRPr="00E13F4E">
        <w:rPr>
          <w:rFonts w:ascii="Times New Roman" w:hAnsi="Times New Roman" w:cs="Times New Roman"/>
          <w:color w:val="000000" w:themeColor="text1"/>
          <w:sz w:val="20"/>
          <w:szCs w:val="20"/>
          <w:rPrChange w:id="3258" w:author="Zahid Syed" w:date="2025-09-24T13:00:00Z" w16du:dateUtc="2025-09-24T04:00:00Z">
            <w:rPr>
              <w:rFonts w:ascii="Times New Roman" w:hAnsi="Times New Roman" w:cs="Times New Roman"/>
              <w:sz w:val="20"/>
              <w:szCs w:val="20"/>
            </w:rPr>
          </w:rPrChange>
        </w:rPr>
        <w:t>) or carpet (</w:t>
      </w:r>
      <w:r w:rsidRPr="00E13F4E">
        <w:rPr>
          <w:rFonts w:ascii="Times New Roman" w:hAnsi="Times New Roman" w:cs="Times New Roman"/>
          <w:i/>
          <w:iCs/>
          <w:color w:val="000000" w:themeColor="text1"/>
          <w:sz w:val="20"/>
          <w:szCs w:val="20"/>
          <w:rPrChange w:id="3259" w:author="Zahid Syed" w:date="2025-09-24T13:00:00Z" w16du:dateUtc="2025-09-24T04:00:00Z">
            <w:rPr>
              <w:rFonts w:ascii="Times New Roman" w:hAnsi="Times New Roman" w:cs="Times New Roman"/>
              <w:i/>
              <w:iCs/>
              <w:sz w:val="20"/>
              <w:szCs w:val="20"/>
            </w:rPr>
          </w:rPrChange>
        </w:rPr>
        <w:t>bisāṭ</w:t>
      </w:r>
      <w:r w:rsidRPr="00E13F4E">
        <w:rPr>
          <w:rFonts w:ascii="Times New Roman" w:hAnsi="Times New Roman" w:cs="Times New Roman"/>
          <w:color w:val="000000" w:themeColor="text1"/>
          <w:sz w:val="20"/>
          <w:szCs w:val="20"/>
          <w:rPrChange w:id="3260" w:author="Zahid Syed" w:date="2025-09-24T13:00:00Z" w16du:dateUtc="2025-09-24T04:00:00Z">
            <w:rPr>
              <w:rFonts w:ascii="Times New Roman" w:hAnsi="Times New Roman" w:cs="Times New Roman"/>
              <w:sz w:val="20"/>
              <w:szCs w:val="20"/>
            </w:rPr>
          </w:rPrChange>
        </w:rPr>
        <w:t xml:space="preserve">). In this regard al-Imām al-Tirmidhī transmits authentically that the Messenger had earlier seen the Angel Gabriel “in a garment of </w:t>
      </w:r>
      <w:r w:rsidRPr="00E13F4E">
        <w:rPr>
          <w:rFonts w:ascii="Times New Roman" w:hAnsi="Times New Roman" w:cs="Times New Roman"/>
          <w:i/>
          <w:iCs/>
          <w:color w:val="000000" w:themeColor="text1"/>
          <w:sz w:val="20"/>
          <w:szCs w:val="20"/>
          <w:rPrChange w:id="3261" w:author="Zahid Syed" w:date="2025-09-24T13:00:00Z" w16du:dateUtc="2025-09-24T04:00:00Z">
            <w:rPr>
              <w:rFonts w:ascii="Times New Roman" w:hAnsi="Times New Roman" w:cs="Times New Roman"/>
              <w:i/>
              <w:iCs/>
              <w:sz w:val="20"/>
              <w:szCs w:val="20"/>
            </w:rPr>
          </w:rPrChange>
        </w:rPr>
        <w:t>Rafraf</w:t>
      </w:r>
      <w:r w:rsidRPr="00E13F4E">
        <w:rPr>
          <w:rFonts w:ascii="Times New Roman" w:hAnsi="Times New Roman" w:cs="Times New Roman"/>
          <w:color w:val="000000" w:themeColor="text1"/>
          <w:sz w:val="20"/>
          <w:szCs w:val="20"/>
          <w:rPrChange w:id="3262" w:author="Zahid Syed" w:date="2025-09-24T13:00:00Z" w16du:dateUtc="2025-09-24T04:00:00Z">
            <w:rPr>
              <w:rFonts w:ascii="Times New Roman" w:hAnsi="Times New Roman" w:cs="Times New Roman"/>
              <w:sz w:val="20"/>
              <w:szCs w:val="20"/>
            </w:rPr>
          </w:rPrChange>
        </w:rPr>
        <w:t xml:space="preserve"> which had filled all that is between the heaven and the earth (Arabic: </w:t>
      </w:r>
      <w:r w:rsidRPr="00E13F4E">
        <w:rPr>
          <w:rFonts w:ascii="Times New Roman" w:hAnsi="Times New Roman" w:cs="Times New Roman"/>
          <w:i/>
          <w:iCs/>
          <w:color w:val="000000" w:themeColor="text1"/>
          <w:sz w:val="20"/>
          <w:szCs w:val="20"/>
          <w:rPrChange w:id="3263" w:author="Zahid Syed" w:date="2025-09-24T13:00:00Z" w16du:dateUtc="2025-09-24T04:00:00Z">
            <w:rPr>
              <w:rFonts w:ascii="Times New Roman" w:hAnsi="Times New Roman" w:cs="Times New Roman"/>
              <w:i/>
              <w:iCs/>
              <w:sz w:val="20"/>
              <w:szCs w:val="20"/>
            </w:rPr>
          </w:rPrChange>
        </w:rPr>
        <w:t>fī ḥulla min rafraf qad mala’a mā bayn al-samā’i wa al-arḍ</w:t>
      </w:r>
      <w:r w:rsidRPr="00E13F4E">
        <w:rPr>
          <w:rFonts w:ascii="Times New Roman" w:hAnsi="Times New Roman" w:cs="Times New Roman"/>
          <w:color w:val="000000" w:themeColor="text1"/>
          <w:sz w:val="20"/>
          <w:szCs w:val="20"/>
          <w:rPrChange w:id="3264" w:author="Zahid Syed" w:date="2025-09-24T13:00:00Z" w16du:dateUtc="2025-09-24T04:00:00Z">
            <w:rPr>
              <w:rFonts w:ascii="Times New Roman" w:hAnsi="Times New Roman" w:cs="Times New Roman"/>
              <w:sz w:val="20"/>
              <w:szCs w:val="20"/>
            </w:rPr>
          </w:rPrChange>
        </w:rPr>
        <w:t xml:space="preserve">). In Arabic, a </w:t>
      </w:r>
      <w:r w:rsidRPr="00E13F4E">
        <w:rPr>
          <w:rFonts w:ascii="Times New Roman" w:hAnsi="Times New Roman" w:cs="Times New Roman"/>
          <w:i/>
          <w:iCs/>
          <w:color w:val="000000" w:themeColor="text1"/>
          <w:sz w:val="20"/>
          <w:szCs w:val="20"/>
          <w:rPrChange w:id="3265" w:author="Zahid Syed" w:date="2025-09-24T13:00:00Z" w16du:dateUtc="2025-09-24T04:00:00Z">
            <w:rPr>
              <w:rFonts w:ascii="Times New Roman" w:hAnsi="Times New Roman" w:cs="Times New Roman"/>
              <w:i/>
              <w:iCs/>
              <w:sz w:val="20"/>
              <w:szCs w:val="20"/>
            </w:rPr>
          </w:rPrChange>
        </w:rPr>
        <w:t>rafraf</w:t>
      </w:r>
      <w:r w:rsidRPr="00E13F4E">
        <w:rPr>
          <w:rFonts w:ascii="Times New Roman" w:hAnsi="Times New Roman" w:cs="Times New Roman"/>
          <w:color w:val="000000" w:themeColor="text1"/>
          <w:sz w:val="20"/>
          <w:szCs w:val="20"/>
          <w:rPrChange w:id="3266" w:author="Zahid Syed" w:date="2025-09-24T13:00:00Z" w16du:dateUtc="2025-09-24T04:00:00Z">
            <w:rPr>
              <w:rFonts w:ascii="Times New Roman" w:hAnsi="Times New Roman" w:cs="Times New Roman"/>
              <w:sz w:val="20"/>
              <w:szCs w:val="20"/>
            </w:rPr>
          </w:rPrChange>
        </w:rPr>
        <w:t xml:space="preserve"> is a type of elegant garment of fine silk</w:t>
      </w:r>
      <w:r w:rsidRPr="00E13F4E">
        <w:rPr>
          <w:rFonts w:ascii="Times New Roman" w:hAnsi="Times New Roman" w:cs="Times New Roman"/>
          <w:i/>
          <w:iCs/>
          <w:color w:val="000000" w:themeColor="text1"/>
          <w:sz w:val="20"/>
          <w:szCs w:val="20"/>
          <w:rPrChange w:id="3267" w:author="Zahid Syed" w:date="2025-09-24T13:00:00Z" w16du:dateUtc="2025-09-24T04:00:00Z">
            <w:rPr>
              <w:rFonts w:ascii="Times New Roman" w:hAnsi="Times New Roman" w:cs="Times New Roman"/>
              <w:i/>
              <w:iCs/>
              <w:sz w:val="20"/>
              <w:szCs w:val="20"/>
            </w:rPr>
          </w:rPrChange>
        </w:rPr>
        <w:t xml:space="preserve"> (al-dībāj al-raqīq</w:t>
      </w:r>
      <w:r w:rsidRPr="00E13F4E">
        <w:rPr>
          <w:rFonts w:ascii="Times New Roman" w:hAnsi="Times New Roman" w:cs="Times New Roman"/>
          <w:color w:val="000000" w:themeColor="text1"/>
          <w:sz w:val="20"/>
          <w:szCs w:val="20"/>
          <w:rPrChange w:id="3268" w:author="Zahid Syed" w:date="2025-09-24T13:00:00Z" w16du:dateUtc="2025-09-24T04:00:00Z">
            <w:rPr>
              <w:rFonts w:ascii="Times New Roman" w:hAnsi="Times New Roman" w:cs="Times New Roman"/>
              <w:sz w:val="20"/>
              <w:szCs w:val="20"/>
            </w:rPr>
          </w:rPrChange>
        </w:rPr>
        <w:t>), which is very well made. Then it became used for whatever conceals something (</w:t>
      </w:r>
      <w:r w:rsidRPr="00E13F4E">
        <w:rPr>
          <w:rFonts w:ascii="Times New Roman" w:hAnsi="Times New Roman" w:cs="Times New Roman"/>
          <w:i/>
          <w:iCs/>
          <w:color w:val="000000" w:themeColor="text1"/>
          <w:sz w:val="20"/>
          <w:szCs w:val="20"/>
          <w:rPrChange w:id="3269" w:author="Zahid Syed" w:date="2025-09-24T13:00:00Z" w16du:dateUtc="2025-09-24T04:00:00Z">
            <w:rPr>
              <w:rFonts w:ascii="Times New Roman" w:hAnsi="Times New Roman" w:cs="Times New Roman"/>
              <w:i/>
              <w:iCs/>
              <w:sz w:val="20"/>
              <w:szCs w:val="20"/>
            </w:rPr>
          </w:rPrChange>
        </w:rPr>
        <w:t>al-sitr</w:t>
      </w:r>
      <w:r w:rsidRPr="00E13F4E">
        <w:rPr>
          <w:rFonts w:ascii="Times New Roman" w:hAnsi="Times New Roman" w:cs="Times New Roman"/>
          <w:color w:val="000000" w:themeColor="text1"/>
          <w:sz w:val="20"/>
          <w:szCs w:val="20"/>
          <w:rPrChange w:id="3270" w:author="Zahid Syed" w:date="2025-09-24T13:00:00Z" w16du:dateUtc="2025-09-24T04:00:00Z">
            <w:rPr>
              <w:rFonts w:ascii="Times New Roman" w:hAnsi="Times New Roman" w:cs="Times New Roman"/>
              <w:sz w:val="20"/>
              <w:szCs w:val="20"/>
            </w:rPr>
          </w:rPrChange>
        </w:rPr>
        <w:t>) such as a curtain or any item in one’s robe that was in excess of what was needed and is therefore folded up.</w:t>
      </w:r>
    </w:p>
    <w:p w14:paraId="61592350"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3271"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3272" w:author="Zahid Syed" w:date="2025-09-24T13:00:00Z" w16du:dateUtc="2025-09-24T04:00:00Z">
            <w:rPr>
              <w:rFonts w:ascii="Times New Roman" w:hAnsi="Times New Roman" w:cs="Times New Roman"/>
              <w:color w:val="000000"/>
              <w:sz w:val="20"/>
              <w:szCs w:val="20"/>
            </w:rPr>
          </w:rPrChange>
        </w:rPr>
        <w:t xml:space="preserve">     At the Lote Tree, the Prophet received for his community the command to perform fifty prayers a day. It was then also that he received the Revelation which contains the Pillars of the Creed of Islam: “The Messenger believes, and the faithful believe, in what has been revealed unto him from his Lord. Each one believes in God and His Angels, His books, and His Messengers: We make no distinction between any of His Messengers. And they say: We hear, and we obey. Grant us, You our Lord, your forgiveness. Unto You is the ultimate return” (The Cow, 2:285). As the Prophet began to return from this Sublime Encounter, he again met Moses in the Sixth Heaven, who asked: “How many prayers have been laid upon you?” The Prophet told him fifty prayers every day. Moses said: “The congregational prayer is a weighty thing, and your people are weak. Return to your Lord, and ask Him to lighten the load for you and your people.” The Prophet said: “So, I returned and asked my Lord to make it lighter, and he took away ten.” The same thing occurred repeatedly until Moses asked the Prophet to have the five canonical prayers reduced to three—which is their number in the Traditional religion of the Children of Israel and the Judeo-Christians—but the Prophet could not bring himself to return another time. He said: “I have returned to my Lord and asked Him until I am [now] ashamed. I will not go again. And so it is that he who performs the five in good faith and in trust of God’s bounty unto him shall be given the reward of fifty prayers. </w:t>
      </w:r>
    </w:p>
    <w:p w14:paraId="33ACA4C1"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3273"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3274" w:author="Zahid Syed" w:date="2025-09-24T13:00:00Z" w16du:dateUtc="2025-09-24T04:00:00Z">
            <w:rPr>
              <w:rFonts w:ascii="Times New Roman" w:hAnsi="Times New Roman" w:cs="Times New Roman"/>
              <w:color w:val="000000"/>
              <w:sz w:val="20"/>
              <w:szCs w:val="20"/>
            </w:rPr>
          </w:rPrChange>
        </w:rPr>
        <w:t xml:space="preserve">   Part of God’s wisdom in the Ascension through the seven heavens and beyond the “Lote Tree of the Uttermost Boundary” (</w:t>
      </w:r>
      <w:r w:rsidRPr="00E13F4E">
        <w:rPr>
          <w:rFonts w:ascii="Times New Roman" w:hAnsi="Times New Roman" w:cs="Times New Roman"/>
          <w:i/>
          <w:iCs/>
          <w:color w:val="000000" w:themeColor="text1"/>
          <w:sz w:val="20"/>
          <w:szCs w:val="20"/>
          <w:rPrChange w:id="3275" w:author="Zahid Syed" w:date="2025-09-24T13:00:00Z" w16du:dateUtc="2025-09-24T04:00:00Z">
            <w:rPr>
              <w:rFonts w:ascii="Times New Roman" w:hAnsi="Times New Roman" w:cs="Times New Roman"/>
              <w:i/>
              <w:iCs/>
              <w:color w:val="000000"/>
              <w:sz w:val="20"/>
              <w:szCs w:val="20"/>
            </w:rPr>
          </w:rPrChange>
        </w:rPr>
        <w:t>Sidrat al-Muntahā</w:t>
      </w:r>
      <w:r w:rsidRPr="00E13F4E">
        <w:rPr>
          <w:rFonts w:ascii="Times New Roman" w:hAnsi="Times New Roman" w:cs="Times New Roman"/>
          <w:color w:val="000000" w:themeColor="text1"/>
          <w:sz w:val="20"/>
          <w:szCs w:val="20"/>
          <w:rPrChange w:id="3276" w:author="Zahid Syed" w:date="2025-09-24T13:00:00Z" w16du:dateUtc="2025-09-24T04:00:00Z">
            <w:rPr>
              <w:rFonts w:ascii="Times New Roman" w:hAnsi="Times New Roman" w:cs="Times New Roman"/>
              <w:color w:val="000000"/>
              <w:sz w:val="20"/>
              <w:szCs w:val="20"/>
            </w:rPr>
          </w:rPrChange>
        </w:rPr>
        <w:t>) was so that the Prophet’s Message be recognized as general for all the people of the earth as well as the seven Heavens, where he was shown the greatest of secrets and encountered the highest of all Heavenly beings among the Angels. Therefore, in Islamic eyes, the Prophet’s Ascension establishes that he was sent as an honor (</w:t>
      </w:r>
      <w:r w:rsidRPr="00E13F4E">
        <w:rPr>
          <w:rFonts w:ascii="Times New Roman" w:hAnsi="Times New Roman" w:cs="Times New Roman"/>
          <w:i/>
          <w:iCs/>
          <w:color w:val="000000" w:themeColor="text1"/>
          <w:sz w:val="20"/>
          <w:szCs w:val="20"/>
          <w:rPrChange w:id="3277" w:author="Zahid Syed" w:date="2025-09-24T13:00:00Z" w16du:dateUtc="2025-09-24T04:00:00Z">
            <w:rPr>
              <w:rFonts w:ascii="Times New Roman" w:hAnsi="Times New Roman" w:cs="Times New Roman"/>
              <w:i/>
              <w:iCs/>
              <w:color w:val="000000"/>
              <w:sz w:val="20"/>
              <w:szCs w:val="20"/>
            </w:rPr>
          </w:rPrChange>
        </w:rPr>
        <w:t>Irs</w:t>
      </w:r>
      <w:r w:rsidRPr="00E13F4E">
        <w:rPr>
          <w:rFonts w:ascii="Times New Roman" w:hAnsi="Times New Roman" w:cs="Times New Roman"/>
          <w:i/>
          <w:iCs/>
          <w:color w:val="000000" w:themeColor="text1"/>
          <w:sz w:val="20"/>
          <w:szCs w:val="20"/>
          <w:rPrChange w:id="3278" w:author="Zahid Syed" w:date="2025-09-24T13:00:00Z" w16du:dateUtc="2025-09-24T04:00:00Z">
            <w:rPr>
              <w:rFonts w:ascii="Times New Roman" w:hAnsi="Times New Roman" w:cs="Times New Roman"/>
              <w:i/>
              <w:iCs/>
              <w:sz w:val="20"/>
              <w:szCs w:val="20"/>
            </w:rPr>
          </w:rPrChange>
        </w:rPr>
        <w:t>ā</w:t>
      </w:r>
      <w:r w:rsidRPr="00E13F4E">
        <w:rPr>
          <w:rFonts w:ascii="Times New Roman" w:hAnsi="Times New Roman" w:cs="Times New Roman"/>
          <w:i/>
          <w:iCs/>
          <w:color w:val="000000" w:themeColor="text1"/>
          <w:sz w:val="20"/>
          <w:szCs w:val="20"/>
          <w:rPrChange w:id="3279" w:author="Zahid Syed" w:date="2025-09-24T13:00:00Z" w16du:dateUtc="2025-09-24T04:00:00Z">
            <w:rPr>
              <w:rFonts w:ascii="Times New Roman" w:hAnsi="Times New Roman" w:cs="Times New Roman"/>
              <w:i/>
              <w:iCs/>
              <w:color w:val="000000"/>
              <w:sz w:val="20"/>
              <w:szCs w:val="20"/>
            </w:rPr>
          </w:rPrChange>
        </w:rPr>
        <w:t>l Tashr</w:t>
      </w:r>
      <w:r w:rsidRPr="00E13F4E">
        <w:rPr>
          <w:rFonts w:ascii="Times New Roman" w:hAnsi="Times New Roman" w:cs="Times New Roman"/>
          <w:i/>
          <w:iCs/>
          <w:color w:val="000000" w:themeColor="text1"/>
          <w:sz w:val="20"/>
          <w:szCs w:val="20"/>
          <w:rPrChange w:id="3280" w:author="Zahid Syed" w:date="2025-09-24T13:00:00Z" w16du:dateUtc="2025-09-24T04:00:00Z">
            <w:rPr>
              <w:rFonts w:ascii="Times New Roman" w:hAnsi="Times New Roman" w:cs="Times New Roman"/>
              <w:i/>
              <w:iCs/>
              <w:sz w:val="20"/>
              <w:szCs w:val="20"/>
            </w:rPr>
          </w:rPrChange>
        </w:rPr>
        <w:t>īf</w:t>
      </w:r>
      <w:r w:rsidRPr="00E13F4E">
        <w:rPr>
          <w:rFonts w:ascii="Times New Roman" w:hAnsi="Times New Roman" w:cs="Times New Roman"/>
          <w:color w:val="000000" w:themeColor="text1"/>
          <w:sz w:val="20"/>
          <w:szCs w:val="20"/>
          <w:rPrChange w:id="3281" w:author="Zahid Syed" w:date="2025-09-24T13:00:00Z" w16du:dateUtc="2025-09-24T04:00:00Z">
            <w:rPr>
              <w:rFonts w:ascii="Times New Roman" w:hAnsi="Times New Roman" w:cs="Times New Roman"/>
              <w:color w:val="000000"/>
              <w:sz w:val="20"/>
              <w:szCs w:val="20"/>
            </w:rPr>
          </w:rPrChange>
        </w:rPr>
        <w:t xml:space="preserve">) not just to all human beings but to all things in creation: To the </w:t>
      </w:r>
      <w:r w:rsidRPr="00E13F4E">
        <w:rPr>
          <w:rFonts w:ascii="Times New Roman" w:hAnsi="Times New Roman" w:cs="Times New Roman"/>
          <w:i/>
          <w:iCs/>
          <w:color w:val="000000" w:themeColor="text1"/>
          <w:sz w:val="20"/>
          <w:szCs w:val="20"/>
          <w:rPrChange w:id="3282" w:author="Zahid Syed" w:date="2025-09-24T13:00:00Z" w16du:dateUtc="2025-09-24T04:00:00Z">
            <w:rPr>
              <w:rFonts w:ascii="Times New Roman" w:hAnsi="Times New Roman" w:cs="Times New Roman"/>
              <w:i/>
              <w:iCs/>
              <w:color w:val="000000"/>
              <w:sz w:val="20"/>
              <w:szCs w:val="20"/>
            </w:rPr>
          </w:rPrChange>
        </w:rPr>
        <w:t>Jinn</w:t>
      </w:r>
      <w:r w:rsidRPr="00E13F4E">
        <w:rPr>
          <w:rFonts w:ascii="Times New Roman" w:hAnsi="Times New Roman" w:cs="Times New Roman"/>
          <w:color w:val="000000" w:themeColor="text1"/>
          <w:sz w:val="20"/>
          <w:szCs w:val="20"/>
          <w:rPrChange w:id="3283" w:author="Zahid Syed" w:date="2025-09-24T13:00:00Z" w16du:dateUtc="2025-09-24T04:00:00Z">
            <w:rPr>
              <w:rFonts w:ascii="Times New Roman" w:hAnsi="Times New Roman" w:cs="Times New Roman"/>
              <w:color w:val="000000"/>
              <w:sz w:val="20"/>
              <w:szCs w:val="20"/>
            </w:rPr>
          </w:rPrChange>
        </w:rPr>
        <w:t xml:space="preserve">, the animals, the plants, and the minerals, although his Mission to the </w:t>
      </w:r>
      <w:r w:rsidRPr="00E13F4E">
        <w:rPr>
          <w:rFonts w:ascii="Times New Roman" w:hAnsi="Times New Roman" w:cs="Times New Roman"/>
          <w:i/>
          <w:iCs/>
          <w:color w:val="000000" w:themeColor="text1"/>
          <w:sz w:val="20"/>
          <w:szCs w:val="20"/>
          <w:rPrChange w:id="3284" w:author="Zahid Syed" w:date="2025-09-24T13:00:00Z" w16du:dateUtc="2025-09-24T04:00:00Z">
            <w:rPr>
              <w:rFonts w:ascii="Times New Roman" w:hAnsi="Times New Roman" w:cs="Times New Roman"/>
              <w:i/>
              <w:iCs/>
              <w:color w:val="000000"/>
              <w:sz w:val="20"/>
              <w:szCs w:val="20"/>
            </w:rPr>
          </w:rPrChange>
        </w:rPr>
        <w:t xml:space="preserve">Jinn </w:t>
      </w:r>
      <w:r w:rsidRPr="00E13F4E">
        <w:rPr>
          <w:rFonts w:ascii="Times New Roman" w:hAnsi="Times New Roman" w:cs="Times New Roman"/>
          <w:color w:val="000000" w:themeColor="text1"/>
          <w:sz w:val="20"/>
          <w:szCs w:val="20"/>
          <w:rPrChange w:id="3285" w:author="Zahid Syed" w:date="2025-09-24T13:00:00Z" w16du:dateUtc="2025-09-24T04:00:00Z">
            <w:rPr>
              <w:rFonts w:ascii="Times New Roman" w:hAnsi="Times New Roman" w:cs="Times New Roman"/>
              <w:color w:val="000000"/>
              <w:sz w:val="20"/>
              <w:szCs w:val="20"/>
            </w:rPr>
          </w:rPrChange>
        </w:rPr>
        <w:t>and Mankind is a Mission establishing Moral and Religious Obligation (</w:t>
      </w:r>
      <w:r w:rsidRPr="00E13F4E">
        <w:rPr>
          <w:rFonts w:ascii="Times New Roman" w:hAnsi="Times New Roman" w:cs="Times New Roman"/>
          <w:i/>
          <w:iCs/>
          <w:color w:val="000000" w:themeColor="text1"/>
          <w:sz w:val="20"/>
          <w:szCs w:val="20"/>
          <w:rPrChange w:id="3286" w:author="Zahid Syed" w:date="2025-09-24T13:00:00Z" w16du:dateUtc="2025-09-24T04:00:00Z">
            <w:rPr>
              <w:rFonts w:ascii="Times New Roman" w:hAnsi="Times New Roman" w:cs="Times New Roman"/>
              <w:i/>
              <w:iCs/>
              <w:color w:val="000000"/>
              <w:sz w:val="20"/>
              <w:szCs w:val="20"/>
            </w:rPr>
          </w:rPrChange>
        </w:rPr>
        <w:t>Irs</w:t>
      </w:r>
      <w:r w:rsidRPr="00E13F4E">
        <w:rPr>
          <w:rFonts w:ascii="Times New Roman" w:hAnsi="Times New Roman" w:cs="Times New Roman"/>
          <w:i/>
          <w:iCs/>
          <w:color w:val="000000" w:themeColor="text1"/>
          <w:sz w:val="20"/>
          <w:szCs w:val="20"/>
          <w:rPrChange w:id="3287" w:author="Zahid Syed" w:date="2025-09-24T13:00:00Z" w16du:dateUtc="2025-09-24T04:00:00Z">
            <w:rPr>
              <w:rFonts w:ascii="Times New Roman" w:hAnsi="Times New Roman" w:cs="Times New Roman"/>
              <w:i/>
              <w:iCs/>
              <w:sz w:val="20"/>
              <w:szCs w:val="20"/>
            </w:rPr>
          </w:rPrChange>
        </w:rPr>
        <w:t>ā</w:t>
      </w:r>
      <w:r w:rsidRPr="00E13F4E">
        <w:rPr>
          <w:rFonts w:ascii="Times New Roman" w:hAnsi="Times New Roman" w:cs="Times New Roman"/>
          <w:i/>
          <w:iCs/>
          <w:color w:val="000000" w:themeColor="text1"/>
          <w:sz w:val="20"/>
          <w:szCs w:val="20"/>
          <w:rPrChange w:id="3288" w:author="Zahid Syed" w:date="2025-09-24T13:00:00Z" w16du:dateUtc="2025-09-24T04:00:00Z">
            <w:rPr>
              <w:rFonts w:ascii="Times New Roman" w:hAnsi="Times New Roman" w:cs="Times New Roman"/>
              <w:i/>
              <w:iCs/>
              <w:color w:val="000000"/>
              <w:sz w:val="20"/>
              <w:szCs w:val="20"/>
            </w:rPr>
          </w:rPrChange>
        </w:rPr>
        <w:t>l Takl</w:t>
      </w:r>
      <w:r w:rsidRPr="00E13F4E">
        <w:rPr>
          <w:rFonts w:ascii="Times New Roman" w:hAnsi="Times New Roman" w:cs="Times New Roman"/>
          <w:i/>
          <w:iCs/>
          <w:color w:val="000000" w:themeColor="text1"/>
          <w:sz w:val="20"/>
          <w:szCs w:val="20"/>
          <w:rPrChange w:id="3289" w:author="Zahid Syed" w:date="2025-09-24T13:00:00Z" w16du:dateUtc="2025-09-24T04:00:00Z">
            <w:rPr>
              <w:rFonts w:ascii="Times New Roman" w:hAnsi="Times New Roman" w:cs="Times New Roman"/>
              <w:i/>
              <w:iCs/>
              <w:sz w:val="20"/>
              <w:szCs w:val="20"/>
            </w:rPr>
          </w:rPrChange>
        </w:rPr>
        <w:t>ī</w:t>
      </w:r>
      <w:r w:rsidRPr="00E13F4E">
        <w:rPr>
          <w:rFonts w:ascii="Times New Roman" w:hAnsi="Times New Roman" w:cs="Times New Roman"/>
          <w:i/>
          <w:iCs/>
          <w:color w:val="000000" w:themeColor="text1"/>
          <w:sz w:val="20"/>
          <w:szCs w:val="20"/>
          <w:rPrChange w:id="3290" w:author="Zahid Syed" w:date="2025-09-24T13:00:00Z" w16du:dateUtc="2025-09-24T04:00:00Z">
            <w:rPr>
              <w:rFonts w:ascii="Times New Roman" w:hAnsi="Times New Roman" w:cs="Times New Roman"/>
              <w:i/>
              <w:iCs/>
              <w:color w:val="000000"/>
              <w:sz w:val="20"/>
              <w:szCs w:val="20"/>
            </w:rPr>
          </w:rPrChange>
        </w:rPr>
        <w:t>f</w:t>
      </w:r>
      <w:r w:rsidRPr="00E13F4E">
        <w:rPr>
          <w:rFonts w:ascii="Times New Roman" w:hAnsi="Times New Roman" w:cs="Times New Roman"/>
          <w:color w:val="000000" w:themeColor="text1"/>
          <w:sz w:val="20"/>
          <w:szCs w:val="20"/>
          <w:rPrChange w:id="3291" w:author="Zahid Syed" w:date="2025-09-24T13:00:00Z" w16du:dateUtc="2025-09-24T04:00:00Z">
            <w:rPr>
              <w:rFonts w:ascii="Times New Roman" w:hAnsi="Times New Roman" w:cs="Times New Roman"/>
              <w:color w:val="000000"/>
              <w:sz w:val="20"/>
              <w:szCs w:val="20"/>
            </w:rPr>
          </w:rPrChange>
        </w:rPr>
        <w:t xml:space="preserve"> ), while—for all others—it is merely an ennoblement. The Prophet also came to Jerusalem to elevate the city’s status and remove the ominous gloom and darkness that overlaid the city because of its murder of the Prophets and its attempted murder of God’s Messenger Jesus Christ, all of which were cosmic crimes—the attempted Crucifixion of Jesus being the gravest. Although God delivered Jesus Christ with artful subtlety from those who hated him and plotted his death, still those who sought his Crucifixion believed they had succeeded and the Crucifixionists believed it had happened as well. In the New Testament, Jesus Christ addresses Jerusalem and says:</w:t>
      </w:r>
    </w:p>
    <w:p w14:paraId="01396126" w14:textId="77777777" w:rsidR="00B335E1" w:rsidRPr="00E13F4E" w:rsidRDefault="00B335E1" w:rsidP="005D5C5B">
      <w:pPr>
        <w:autoSpaceDE w:val="0"/>
        <w:autoSpaceDN w:val="0"/>
        <w:adjustRightInd w:val="0"/>
        <w:spacing w:after="0" w:line="240" w:lineRule="auto"/>
        <w:ind w:left="630" w:right="900"/>
        <w:rPr>
          <w:rFonts w:ascii="Times New Roman" w:hAnsi="Times New Roman" w:cs="Times New Roman"/>
          <w:color w:val="000000" w:themeColor="text1"/>
          <w:sz w:val="20"/>
          <w:szCs w:val="20"/>
          <w:shd w:val="clear" w:color="auto" w:fill="FFFFFF"/>
          <w:rPrChange w:id="3292" w:author="Zahid Syed" w:date="2025-09-24T13:00:00Z" w16du:dateUtc="2025-09-24T04:00:00Z">
            <w:rPr>
              <w:rFonts w:ascii="Times New Roman" w:hAnsi="Times New Roman" w:cs="Times New Roman"/>
              <w:color w:val="001320"/>
              <w:sz w:val="20"/>
              <w:szCs w:val="20"/>
              <w:shd w:val="clear" w:color="auto" w:fill="FFFFFF"/>
            </w:rPr>
          </w:rPrChange>
        </w:rPr>
      </w:pPr>
      <w:r w:rsidRPr="00E13F4E">
        <w:rPr>
          <w:rFonts w:ascii="Times New Roman" w:hAnsi="Times New Roman" w:cs="Times New Roman"/>
          <w:color w:val="000000" w:themeColor="text1"/>
          <w:sz w:val="20"/>
          <w:szCs w:val="20"/>
          <w:shd w:val="clear" w:color="auto" w:fill="FFFFFF"/>
          <w:rPrChange w:id="3293" w:author="Zahid Syed" w:date="2025-09-24T13:00:00Z" w16du:dateUtc="2025-09-24T04:00:00Z">
            <w:rPr>
              <w:rFonts w:ascii="Times New Roman" w:hAnsi="Times New Roman" w:cs="Times New Roman"/>
              <w:color w:val="001320"/>
              <w:sz w:val="20"/>
              <w:szCs w:val="20"/>
              <w:shd w:val="clear" w:color="auto" w:fill="FFFFFF"/>
            </w:rPr>
          </w:rPrChange>
        </w:rPr>
        <w:t>Jerusalem, Jerusalem, you who kill the Prophets and stone those sent to you, how often have I longed to gather your Children together, as a hen gathers her chickens under her wings, but you were not willing (Matthew, 23:37; Luke, 13:34).</w:t>
      </w:r>
    </w:p>
    <w:p w14:paraId="1150AAE6"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3294"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3295" w:author="Zahid Syed" w:date="2025-09-24T13:00:00Z" w16du:dateUtc="2025-09-24T04:00:00Z">
            <w:rPr>
              <w:rFonts w:ascii="Times New Roman" w:hAnsi="Times New Roman" w:cs="Times New Roman"/>
              <w:color w:val="000000"/>
              <w:sz w:val="20"/>
              <w:szCs w:val="20"/>
            </w:rPr>
          </w:rPrChange>
        </w:rPr>
        <w:t>In Mecca on the Night of the</w:t>
      </w:r>
      <w:r w:rsidRPr="00E13F4E">
        <w:rPr>
          <w:rFonts w:ascii="Times New Roman" w:hAnsi="Times New Roman" w:cs="Times New Roman"/>
          <w:i/>
          <w:iCs/>
          <w:color w:val="000000" w:themeColor="text1"/>
          <w:sz w:val="20"/>
          <w:szCs w:val="20"/>
          <w:rPrChange w:id="3296" w:author="Zahid Syed" w:date="2025-09-24T13:00:00Z" w16du:dateUtc="2025-09-24T04:00:00Z">
            <w:rPr>
              <w:rFonts w:ascii="Times New Roman" w:hAnsi="Times New Roman" w:cs="Times New Roman"/>
              <w:i/>
              <w:iCs/>
              <w:color w:val="000000"/>
              <w:sz w:val="20"/>
              <w:szCs w:val="20"/>
            </w:rPr>
          </w:rPrChange>
        </w:rPr>
        <w:t xml:space="preserve"> Isrā’</w:t>
      </w:r>
      <w:r w:rsidRPr="00E13F4E">
        <w:rPr>
          <w:rFonts w:ascii="Times New Roman" w:hAnsi="Times New Roman" w:cs="Times New Roman"/>
          <w:color w:val="000000" w:themeColor="text1"/>
          <w:sz w:val="20"/>
          <w:szCs w:val="20"/>
          <w:rPrChange w:id="3297" w:author="Zahid Syed" w:date="2025-09-24T13:00:00Z" w16du:dateUtc="2025-09-24T04:00:00Z">
            <w:rPr>
              <w:rFonts w:ascii="Times New Roman" w:hAnsi="Times New Roman" w:cs="Times New Roman"/>
              <w:color w:val="000000"/>
              <w:sz w:val="20"/>
              <w:szCs w:val="20"/>
            </w:rPr>
          </w:rPrChange>
        </w:rPr>
        <w:t>, the Prophet had been sleeping as a guest in the house of his first cousin Umm Hāni’, the sister of ‘Alī and Ja‘far ibn Ab</w:t>
      </w:r>
      <w:r w:rsidRPr="00E13F4E">
        <w:rPr>
          <w:rFonts w:ascii="Times New Roman" w:hAnsi="Times New Roman" w:cs="Times New Roman"/>
          <w:color w:val="000000" w:themeColor="text1"/>
          <w:sz w:val="20"/>
          <w:szCs w:val="20"/>
          <w:rPrChange w:id="3298" w:author="Zahid Syed" w:date="2025-09-24T13:00:00Z" w16du:dateUtc="2025-09-24T04:00:00Z">
            <w:rPr>
              <w:rFonts w:ascii="Times New Roman" w:hAnsi="Times New Roman" w:cs="Times New Roman"/>
              <w:sz w:val="20"/>
              <w:szCs w:val="20"/>
            </w:rPr>
          </w:rPrChange>
        </w:rPr>
        <w:t>ī</w:t>
      </w:r>
      <w:r w:rsidRPr="00E13F4E">
        <w:rPr>
          <w:rFonts w:ascii="Times New Roman" w:hAnsi="Times New Roman" w:cs="Times New Roman"/>
          <w:color w:val="000000" w:themeColor="text1"/>
          <w:sz w:val="20"/>
          <w:szCs w:val="20"/>
          <w:rPrChange w:id="3299" w:author="Zahid Syed" w:date="2025-09-24T13:00:00Z" w16du:dateUtc="2025-09-24T04:00:00Z">
            <w:rPr>
              <w:rFonts w:ascii="Times New Roman" w:hAnsi="Times New Roman" w:cs="Times New Roman"/>
              <w:color w:val="000000"/>
              <w:sz w:val="20"/>
              <w:szCs w:val="20"/>
            </w:rPr>
          </w:rPrChange>
        </w:rPr>
        <w:t xml:space="preserve"> </w:t>
      </w:r>
      <w:r w:rsidRPr="00E13F4E">
        <w:rPr>
          <w:rFonts w:ascii="Times New Roman" w:hAnsi="Times New Roman" w:cs="Times New Roman"/>
          <w:color w:val="000000" w:themeColor="text1"/>
          <w:sz w:val="20"/>
          <w:szCs w:val="20"/>
          <w:rPrChange w:id="3300" w:author="Zahid Syed" w:date="2025-09-24T13:00:00Z" w16du:dateUtc="2025-09-24T04:00:00Z">
            <w:rPr>
              <w:rFonts w:ascii="Times New Roman" w:hAnsi="Times New Roman" w:cs="Times New Roman"/>
              <w:sz w:val="20"/>
              <w:szCs w:val="20"/>
            </w:rPr>
          </w:rPrChange>
        </w:rPr>
        <w:t>Ṭ</w:t>
      </w:r>
      <w:r w:rsidRPr="00E13F4E">
        <w:rPr>
          <w:rFonts w:ascii="Times New Roman" w:hAnsi="Times New Roman" w:cs="Times New Roman"/>
          <w:color w:val="000000" w:themeColor="text1"/>
          <w:sz w:val="20"/>
          <w:szCs w:val="20"/>
          <w:rPrChange w:id="3301" w:author="Zahid Syed" w:date="2025-09-24T13:00:00Z" w16du:dateUtc="2025-09-24T04:00:00Z">
            <w:rPr>
              <w:rFonts w:ascii="Times New Roman" w:hAnsi="Times New Roman" w:cs="Times New Roman"/>
              <w:color w:val="000000"/>
              <w:sz w:val="20"/>
              <w:szCs w:val="20"/>
            </w:rPr>
          </w:rPrChange>
        </w:rPr>
        <w:t xml:space="preserve">ālib. After a brief sleep, he arose and went to the sacred Mosque of Mecca, which he loved to visit at night. While he was there, the desire to sleep overcame him and he lay down in the </w:t>
      </w:r>
      <w:r w:rsidRPr="00E13F4E">
        <w:rPr>
          <w:rFonts w:ascii="Times New Roman" w:hAnsi="Times New Roman" w:cs="Times New Roman"/>
          <w:i/>
          <w:iCs/>
          <w:color w:val="000000" w:themeColor="text1"/>
          <w:sz w:val="20"/>
          <w:szCs w:val="20"/>
          <w:rPrChange w:id="3302" w:author="Zahid Syed" w:date="2025-09-24T13:00:00Z" w16du:dateUtc="2025-09-24T04:00:00Z">
            <w:rPr>
              <w:rFonts w:ascii="Times New Roman" w:hAnsi="Times New Roman" w:cs="Times New Roman"/>
              <w:i/>
              <w:iCs/>
              <w:color w:val="000000"/>
              <w:sz w:val="20"/>
              <w:szCs w:val="20"/>
            </w:rPr>
          </w:rPrChange>
        </w:rPr>
        <w:t>Ḥijr</w:t>
      </w:r>
      <w:r w:rsidRPr="00E13F4E">
        <w:rPr>
          <w:rFonts w:ascii="Times New Roman" w:hAnsi="Times New Roman" w:cs="Times New Roman"/>
          <w:color w:val="000000" w:themeColor="text1"/>
          <w:sz w:val="20"/>
          <w:szCs w:val="20"/>
          <w:rPrChange w:id="3303" w:author="Zahid Syed" w:date="2025-09-24T13:00:00Z" w16du:dateUtc="2025-09-24T04:00:00Z">
            <w:rPr>
              <w:rFonts w:ascii="Times New Roman" w:hAnsi="Times New Roman" w:cs="Times New Roman"/>
              <w:color w:val="000000"/>
              <w:sz w:val="20"/>
              <w:szCs w:val="20"/>
            </w:rPr>
          </w:rPrChange>
        </w:rPr>
        <w:t xml:space="preserve"> or Room of Ishmael, behind the Ka‘ba. He said:</w:t>
      </w:r>
    </w:p>
    <w:p w14:paraId="5EB906F5" w14:textId="77777777" w:rsidR="00B335E1" w:rsidRPr="00E13F4E" w:rsidRDefault="00B335E1" w:rsidP="005D5C5B">
      <w:pPr>
        <w:autoSpaceDE w:val="0"/>
        <w:autoSpaceDN w:val="0"/>
        <w:adjustRightInd w:val="0"/>
        <w:spacing w:after="0" w:line="240" w:lineRule="auto"/>
        <w:ind w:left="630" w:right="990"/>
        <w:rPr>
          <w:rFonts w:ascii="Times New Roman" w:hAnsi="Times New Roman" w:cs="Times New Roman"/>
          <w:color w:val="000000" w:themeColor="text1"/>
          <w:sz w:val="20"/>
          <w:szCs w:val="20"/>
          <w:rPrChange w:id="3304"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3305" w:author="Zahid Syed" w:date="2025-09-24T13:00:00Z" w16du:dateUtc="2025-09-24T04:00:00Z">
            <w:rPr>
              <w:rFonts w:ascii="Times New Roman" w:hAnsi="Times New Roman" w:cs="Times New Roman"/>
              <w:color w:val="000000"/>
              <w:sz w:val="20"/>
              <w:szCs w:val="20"/>
            </w:rPr>
          </w:rPrChange>
        </w:rPr>
        <w:t xml:space="preserve">While I was sleeping in the </w:t>
      </w:r>
      <w:r w:rsidRPr="00E13F4E">
        <w:rPr>
          <w:rFonts w:ascii="Times New Roman" w:hAnsi="Times New Roman" w:cs="Times New Roman"/>
          <w:i/>
          <w:iCs/>
          <w:color w:val="000000" w:themeColor="text1"/>
          <w:sz w:val="20"/>
          <w:szCs w:val="20"/>
          <w:rPrChange w:id="3306" w:author="Zahid Syed" w:date="2025-09-24T13:00:00Z" w16du:dateUtc="2025-09-24T04:00:00Z">
            <w:rPr>
              <w:rFonts w:ascii="Times New Roman" w:hAnsi="Times New Roman" w:cs="Times New Roman"/>
              <w:i/>
              <w:iCs/>
              <w:color w:val="000000"/>
              <w:sz w:val="20"/>
              <w:szCs w:val="20"/>
            </w:rPr>
          </w:rPrChange>
        </w:rPr>
        <w:t>Ḥijr</w:t>
      </w:r>
      <w:r w:rsidRPr="00E13F4E">
        <w:rPr>
          <w:rFonts w:ascii="Times New Roman" w:hAnsi="Times New Roman" w:cs="Times New Roman"/>
          <w:color w:val="000000" w:themeColor="text1"/>
          <w:sz w:val="20"/>
          <w:szCs w:val="20"/>
          <w:rPrChange w:id="3307" w:author="Zahid Syed" w:date="2025-09-24T13:00:00Z" w16du:dateUtc="2025-09-24T04:00:00Z">
            <w:rPr>
              <w:rFonts w:ascii="Times New Roman" w:hAnsi="Times New Roman" w:cs="Times New Roman"/>
              <w:color w:val="000000"/>
              <w:sz w:val="20"/>
              <w:szCs w:val="20"/>
            </w:rPr>
          </w:rPrChange>
        </w:rPr>
        <w:t xml:space="preserve">, Gabriel came to me and spurred me with his foot whereupon I sat upright. Yet I saw nothing and lay down once again [to sleep]. A second time he came and a third time, and then he took me by the arm, and I arose and stood beside him. He then led me out to the gate of the Mosque, and there was a white animal between a mule and an ass with wings at his sides wherewith he moved his legs, and his every stride was as far as his eye could see. </w:t>
      </w:r>
    </w:p>
    <w:p w14:paraId="7B4CBC54"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3308"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3309" w:author="Zahid Syed" w:date="2025-09-24T13:00:00Z" w16du:dateUtc="2025-09-24T04:00:00Z">
            <w:rPr>
              <w:rFonts w:ascii="Times New Roman" w:hAnsi="Times New Roman" w:cs="Times New Roman"/>
              <w:color w:val="000000"/>
              <w:sz w:val="20"/>
              <w:szCs w:val="20"/>
            </w:rPr>
          </w:rPrChange>
        </w:rPr>
        <w:t>When the Prophet returned from the Night Journey and the Ascension, he returned to the house of his cousin Umm Hāni’ and told her of the miraculous journey:</w:t>
      </w:r>
    </w:p>
    <w:p w14:paraId="49E1EA83" w14:textId="77777777" w:rsidR="00B335E1" w:rsidRPr="00E13F4E" w:rsidRDefault="00B335E1" w:rsidP="005D5C5B">
      <w:pPr>
        <w:autoSpaceDE w:val="0"/>
        <w:autoSpaceDN w:val="0"/>
        <w:adjustRightInd w:val="0"/>
        <w:spacing w:after="0" w:line="240" w:lineRule="auto"/>
        <w:ind w:left="630" w:right="900"/>
        <w:rPr>
          <w:rFonts w:ascii="Times New Roman" w:hAnsi="Times New Roman" w:cs="Times New Roman"/>
          <w:color w:val="000000" w:themeColor="text1"/>
          <w:sz w:val="20"/>
          <w:szCs w:val="20"/>
          <w:rPrChange w:id="3310"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3311" w:author="Zahid Syed" w:date="2025-09-24T13:00:00Z" w16du:dateUtc="2025-09-24T04:00:00Z">
            <w:rPr>
              <w:rFonts w:ascii="Times New Roman" w:hAnsi="Times New Roman" w:cs="Times New Roman"/>
              <w:color w:val="000000"/>
              <w:sz w:val="20"/>
              <w:szCs w:val="20"/>
            </w:rPr>
          </w:rPrChange>
        </w:rPr>
        <w:t xml:space="preserve">O Umm Hāni’, [last night] I prayed with you the last evening prayer in this valley as you saw. Then I went to Jerusalem and prayed there. Now I have prayed with you the morning prayer as you see. </w:t>
      </w:r>
    </w:p>
    <w:p w14:paraId="7AEE7123"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3312"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3313" w:author="Zahid Syed" w:date="2025-09-24T13:00:00Z" w16du:dateUtc="2025-09-24T04:00:00Z">
            <w:rPr>
              <w:rFonts w:ascii="Times New Roman" w:hAnsi="Times New Roman" w:cs="Times New Roman"/>
              <w:color w:val="000000"/>
              <w:sz w:val="20"/>
              <w:szCs w:val="20"/>
            </w:rPr>
          </w:rPrChange>
        </w:rPr>
        <w:t xml:space="preserve">He arose to go, and Umm Hāni’ seized his robe with such force that it came away, laying bare his stomach, as if it had been just cotton cloth draped around him. She said: “Prophet of God! Do not tell the people this, for they will say you are lying and insult you.” But the Prophet replied: “By God, I will tell them [anyway].” </w:t>
      </w:r>
    </w:p>
    <w:p w14:paraId="28774BD8"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3314" w:author="Zahid Syed" w:date="2025-09-24T13:00:00Z" w16du:dateUtc="2025-09-24T04:00:00Z">
            <w:rPr>
              <w:rFonts w:ascii="Times New Roman" w:hAnsi="Times New Roman" w:cs="Times New Roman"/>
              <w:sz w:val="20"/>
              <w:szCs w:val="20"/>
            </w:rPr>
          </w:rPrChange>
        </w:rPr>
      </w:pPr>
      <w:r w:rsidRPr="00E13F4E">
        <w:rPr>
          <w:rFonts w:ascii="Times New Roman" w:hAnsi="Times New Roman" w:cs="Times New Roman"/>
          <w:color w:val="000000" w:themeColor="text1"/>
          <w:sz w:val="20"/>
          <w:szCs w:val="20"/>
          <w:rPrChange w:id="3315" w:author="Zahid Syed" w:date="2025-09-24T13:00:00Z" w16du:dateUtc="2025-09-24T04:00:00Z">
            <w:rPr>
              <w:rFonts w:ascii="Times New Roman" w:hAnsi="Times New Roman" w:cs="Times New Roman"/>
              <w:color w:val="000000"/>
              <w:sz w:val="20"/>
              <w:szCs w:val="20"/>
            </w:rPr>
          </w:rPrChange>
        </w:rPr>
        <w:t xml:space="preserve">   When the Prophet went to the Ka‘ba and told those whom he met of his Night Journey to Jerusalem, his enemies immediately rejoiced in triumphant. They were now convinced that they had an irrefutable case against the Prophet and reason for his mockery. Every child of Quraysh knew that a caravan takes a month to go from Mecca to Greater Syria and a month to return. But now the Prophet claimed that he had gone there and returned in a single night. A group of men went to Ab</w:t>
      </w:r>
      <w:r w:rsidRPr="00E13F4E">
        <w:rPr>
          <w:rFonts w:ascii="Times New Roman" w:hAnsi="Times New Roman" w:cs="Times New Roman"/>
          <w:color w:val="000000" w:themeColor="text1"/>
          <w:sz w:val="20"/>
          <w:szCs w:val="20"/>
          <w:rPrChange w:id="3316" w:author="Zahid Syed" w:date="2025-09-24T13:00:00Z" w16du:dateUtc="2025-09-24T04:00:00Z">
            <w:rPr>
              <w:rFonts w:ascii="Times New Roman" w:hAnsi="Times New Roman" w:cs="Times New Roman"/>
              <w:sz w:val="20"/>
              <w:szCs w:val="20"/>
            </w:rPr>
          </w:rPrChange>
        </w:rPr>
        <w:t>ū</w:t>
      </w:r>
      <w:r w:rsidRPr="00E13F4E">
        <w:rPr>
          <w:rFonts w:ascii="Times New Roman" w:hAnsi="Times New Roman" w:cs="Times New Roman"/>
          <w:color w:val="000000" w:themeColor="text1"/>
          <w:sz w:val="20"/>
          <w:szCs w:val="20"/>
          <w:rPrChange w:id="3317" w:author="Zahid Syed" w:date="2025-09-24T13:00:00Z" w16du:dateUtc="2025-09-24T04:00:00Z">
            <w:rPr>
              <w:rFonts w:ascii="Times New Roman" w:hAnsi="Times New Roman" w:cs="Times New Roman"/>
              <w:color w:val="000000"/>
              <w:sz w:val="20"/>
              <w:szCs w:val="20"/>
            </w:rPr>
          </w:rPrChange>
        </w:rPr>
        <w:t xml:space="preserve"> Bakr and said: “What do you now think about your friend?” He tells us that he went last night to Jerusalem and prayed there and returned to Mecca.” At first, Ab</w:t>
      </w:r>
      <w:r w:rsidRPr="00E13F4E">
        <w:rPr>
          <w:rFonts w:ascii="Times New Roman" w:hAnsi="Times New Roman" w:cs="Times New Roman"/>
          <w:color w:val="000000" w:themeColor="text1"/>
          <w:sz w:val="20"/>
          <w:szCs w:val="20"/>
          <w:rPrChange w:id="3318" w:author="Zahid Syed" w:date="2025-09-24T13:00:00Z" w16du:dateUtc="2025-09-24T04:00:00Z">
            <w:rPr>
              <w:rFonts w:ascii="Times New Roman" w:hAnsi="Times New Roman" w:cs="Times New Roman"/>
              <w:sz w:val="20"/>
              <w:szCs w:val="20"/>
            </w:rPr>
          </w:rPrChange>
        </w:rPr>
        <w:t>ū</w:t>
      </w:r>
      <w:r w:rsidRPr="00E13F4E">
        <w:rPr>
          <w:rFonts w:ascii="Times New Roman" w:hAnsi="Times New Roman" w:cs="Times New Roman"/>
          <w:color w:val="000000" w:themeColor="text1"/>
          <w:sz w:val="20"/>
          <w:szCs w:val="20"/>
          <w:rPrChange w:id="3319" w:author="Zahid Syed" w:date="2025-09-24T13:00:00Z" w16du:dateUtc="2025-09-24T04:00:00Z">
            <w:rPr>
              <w:rFonts w:ascii="Times New Roman" w:hAnsi="Times New Roman" w:cs="Times New Roman"/>
              <w:color w:val="000000"/>
              <w:sz w:val="20"/>
              <w:szCs w:val="20"/>
            </w:rPr>
          </w:rPrChange>
        </w:rPr>
        <w:t xml:space="preserve"> Bakr accused them of lying, but they assured him that the Prophet was at the Mosque right then speaking about this journey. Ab</w:t>
      </w:r>
      <w:r w:rsidRPr="00E13F4E">
        <w:rPr>
          <w:rFonts w:ascii="Times New Roman" w:hAnsi="Times New Roman" w:cs="Times New Roman"/>
          <w:color w:val="000000" w:themeColor="text1"/>
          <w:sz w:val="20"/>
          <w:szCs w:val="20"/>
          <w:rPrChange w:id="3320" w:author="Zahid Syed" w:date="2025-09-24T13:00:00Z" w16du:dateUtc="2025-09-24T04:00:00Z">
            <w:rPr>
              <w:rFonts w:ascii="Times New Roman" w:hAnsi="Times New Roman" w:cs="Times New Roman"/>
              <w:sz w:val="20"/>
              <w:szCs w:val="20"/>
            </w:rPr>
          </w:rPrChange>
        </w:rPr>
        <w:t>ū</w:t>
      </w:r>
      <w:r w:rsidRPr="00E13F4E">
        <w:rPr>
          <w:rFonts w:ascii="Times New Roman" w:hAnsi="Times New Roman" w:cs="Times New Roman"/>
          <w:color w:val="000000" w:themeColor="text1"/>
          <w:sz w:val="20"/>
          <w:szCs w:val="20"/>
          <w:rPrChange w:id="3321" w:author="Zahid Syed" w:date="2025-09-24T13:00:00Z" w16du:dateUtc="2025-09-24T04:00:00Z">
            <w:rPr>
              <w:rFonts w:ascii="Times New Roman" w:hAnsi="Times New Roman" w:cs="Times New Roman"/>
              <w:color w:val="000000"/>
              <w:sz w:val="20"/>
              <w:szCs w:val="20"/>
            </w:rPr>
          </w:rPrChange>
        </w:rPr>
        <w:t xml:space="preserve"> Bakr said: “If he says it, then it is true. And where is there any wonder in that? He tells me that tidings come to him from Heaven to earth in one hour of the day or night, and I know him to be speaking the truth. And that is beyond what you are objecting to.” The Prophet then called Ab</w:t>
      </w:r>
      <w:r w:rsidRPr="00E13F4E">
        <w:rPr>
          <w:rFonts w:ascii="Times New Roman" w:hAnsi="Times New Roman" w:cs="Times New Roman"/>
          <w:color w:val="000000" w:themeColor="text1"/>
          <w:sz w:val="20"/>
          <w:szCs w:val="20"/>
          <w:rPrChange w:id="3322" w:author="Zahid Syed" w:date="2025-09-24T13:00:00Z" w16du:dateUtc="2025-09-24T04:00:00Z">
            <w:rPr>
              <w:rFonts w:ascii="Times New Roman" w:hAnsi="Times New Roman" w:cs="Times New Roman"/>
              <w:sz w:val="20"/>
              <w:szCs w:val="20"/>
            </w:rPr>
          </w:rPrChange>
        </w:rPr>
        <w:t>ū</w:t>
      </w:r>
      <w:r w:rsidRPr="00E13F4E">
        <w:rPr>
          <w:rFonts w:ascii="Times New Roman" w:hAnsi="Times New Roman" w:cs="Times New Roman"/>
          <w:color w:val="000000" w:themeColor="text1"/>
          <w:sz w:val="20"/>
          <w:szCs w:val="20"/>
          <w:rPrChange w:id="3323" w:author="Zahid Syed" w:date="2025-09-24T13:00:00Z" w16du:dateUtc="2025-09-24T04:00:00Z">
            <w:rPr>
              <w:rFonts w:ascii="Times New Roman" w:hAnsi="Times New Roman" w:cs="Times New Roman"/>
              <w:color w:val="000000"/>
              <w:sz w:val="20"/>
              <w:szCs w:val="20"/>
            </w:rPr>
          </w:rPrChange>
        </w:rPr>
        <w:t xml:space="preserve"> Bakr </w:t>
      </w:r>
      <w:r w:rsidRPr="00E13F4E">
        <w:rPr>
          <w:rFonts w:ascii="Times New Roman" w:hAnsi="Times New Roman" w:cs="Times New Roman"/>
          <w:i/>
          <w:iCs/>
          <w:color w:val="000000" w:themeColor="text1"/>
          <w:sz w:val="20"/>
          <w:szCs w:val="20"/>
          <w:rPrChange w:id="3324" w:author="Zahid Syed" w:date="2025-09-24T13:00:00Z" w16du:dateUtc="2025-09-24T04:00:00Z">
            <w:rPr>
              <w:rFonts w:ascii="Times New Roman" w:hAnsi="Times New Roman" w:cs="Times New Roman"/>
              <w:i/>
              <w:iCs/>
              <w:color w:val="000000"/>
              <w:sz w:val="20"/>
              <w:szCs w:val="20"/>
            </w:rPr>
          </w:rPrChange>
        </w:rPr>
        <w:t>al-</w:t>
      </w:r>
      <w:r w:rsidRPr="00E13F4E">
        <w:rPr>
          <w:rFonts w:ascii="Times New Roman" w:hAnsi="Times New Roman" w:cs="Times New Roman"/>
          <w:i/>
          <w:iCs/>
          <w:color w:val="000000" w:themeColor="text1"/>
          <w:sz w:val="20"/>
          <w:szCs w:val="20"/>
          <w:rPrChange w:id="3325" w:author="Zahid Syed" w:date="2025-09-24T13:00:00Z" w16du:dateUtc="2025-09-24T04:00:00Z">
            <w:rPr>
              <w:rFonts w:ascii="Times New Roman" w:hAnsi="Times New Roman" w:cs="Times New Roman"/>
              <w:i/>
              <w:iCs/>
              <w:sz w:val="20"/>
              <w:szCs w:val="20"/>
            </w:rPr>
          </w:rPrChange>
        </w:rPr>
        <w:t>Ṣ</w:t>
      </w:r>
      <w:r w:rsidRPr="00E13F4E">
        <w:rPr>
          <w:rFonts w:ascii="Times New Roman" w:hAnsi="Times New Roman" w:cs="Times New Roman"/>
          <w:i/>
          <w:iCs/>
          <w:color w:val="000000" w:themeColor="text1"/>
          <w:sz w:val="20"/>
          <w:szCs w:val="20"/>
          <w:rPrChange w:id="3326" w:author="Zahid Syed" w:date="2025-09-24T13:00:00Z" w16du:dateUtc="2025-09-24T04:00:00Z">
            <w:rPr>
              <w:rFonts w:ascii="Times New Roman" w:hAnsi="Times New Roman" w:cs="Times New Roman"/>
              <w:i/>
              <w:iCs/>
              <w:color w:val="000000"/>
              <w:sz w:val="20"/>
              <w:szCs w:val="20"/>
            </w:rPr>
          </w:rPrChange>
        </w:rPr>
        <w:t>idd</w:t>
      </w:r>
      <w:r w:rsidRPr="00E13F4E">
        <w:rPr>
          <w:rFonts w:ascii="Times New Roman" w:hAnsi="Times New Roman" w:cs="Times New Roman"/>
          <w:i/>
          <w:iCs/>
          <w:color w:val="000000" w:themeColor="text1"/>
          <w:sz w:val="20"/>
          <w:szCs w:val="20"/>
          <w:rPrChange w:id="3327" w:author="Zahid Syed" w:date="2025-09-24T13:00:00Z" w16du:dateUtc="2025-09-24T04:00:00Z">
            <w:rPr>
              <w:rFonts w:ascii="Times New Roman" w:hAnsi="Times New Roman" w:cs="Times New Roman"/>
              <w:i/>
              <w:iCs/>
              <w:sz w:val="20"/>
              <w:szCs w:val="20"/>
            </w:rPr>
          </w:rPrChange>
        </w:rPr>
        <w:t>ī</w:t>
      </w:r>
      <w:r w:rsidRPr="00E13F4E">
        <w:rPr>
          <w:rFonts w:ascii="Times New Roman" w:hAnsi="Times New Roman" w:cs="Times New Roman"/>
          <w:i/>
          <w:iCs/>
          <w:color w:val="000000" w:themeColor="text1"/>
          <w:sz w:val="20"/>
          <w:szCs w:val="20"/>
          <w:rPrChange w:id="3328" w:author="Zahid Syed" w:date="2025-09-24T13:00:00Z" w16du:dateUtc="2025-09-24T04:00:00Z">
            <w:rPr>
              <w:rFonts w:ascii="Times New Roman" w:hAnsi="Times New Roman" w:cs="Times New Roman"/>
              <w:i/>
              <w:iCs/>
              <w:color w:val="000000"/>
              <w:sz w:val="20"/>
              <w:szCs w:val="20"/>
            </w:rPr>
          </w:rPrChange>
        </w:rPr>
        <w:t>q,</w:t>
      </w:r>
      <w:r w:rsidRPr="00E13F4E">
        <w:rPr>
          <w:rFonts w:ascii="Times New Roman" w:hAnsi="Times New Roman" w:cs="Times New Roman"/>
          <w:color w:val="000000" w:themeColor="text1"/>
          <w:sz w:val="20"/>
          <w:szCs w:val="20"/>
          <w:rPrChange w:id="3329" w:author="Zahid Syed" w:date="2025-09-24T13:00:00Z" w16du:dateUtc="2025-09-24T04:00:00Z">
            <w:rPr>
              <w:rFonts w:ascii="Times New Roman" w:hAnsi="Times New Roman" w:cs="Times New Roman"/>
              <w:color w:val="000000"/>
              <w:sz w:val="20"/>
              <w:szCs w:val="20"/>
            </w:rPr>
          </w:rPrChange>
        </w:rPr>
        <w:t xml:space="preserve"> the preeminently truthful and the great witness of truth and confirmer of it. The Prophet described the caravans he passed by on the way home and said where they were and about what time they might be expected to arrive in Mecca, and each arrived as predicted with the details that he had described. He only spoke of the Asension, however, to Ab</w:t>
      </w:r>
      <w:r w:rsidRPr="00E13F4E">
        <w:rPr>
          <w:rFonts w:ascii="Times New Roman" w:hAnsi="Times New Roman" w:cs="Times New Roman"/>
          <w:color w:val="000000" w:themeColor="text1"/>
          <w:sz w:val="20"/>
          <w:szCs w:val="20"/>
          <w:rPrChange w:id="3330" w:author="Zahid Syed" w:date="2025-09-24T13:00:00Z" w16du:dateUtc="2025-09-24T04:00:00Z">
            <w:rPr>
              <w:rFonts w:ascii="Times New Roman" w:hAnsi="Times New Roman" w:cs="Times New Roman"/>
              <w:sz w:val="20"/>
              <w:szCs w:val="20"/>
            </w:rPr>
          </w:rPrChange>
        </w:rPr>
        <w:t>ū</w:t>
      </w:r>
      <w:r w:rsidRPr="00E13F4E">
        <w:rPr>
          <w:rFonts w:ascii="Times New Roman" w:hAnsi="Times New Roman" w:cs="Times New Roman"/>
          <w:color w:val="000000" w:themeColor="text1"/>
          <w:sz w:val="20"/>
          <w:szCs w:val="20"/>
          <w:rPrChange w:id="3331" w:author="Zahid Syed" w:date="2025-09-24T13:00:00Z" w16du:dateUtc="2025-09-24T04:00:00Z">
            <w:rPr>
              <w:rFonts w:ascii="Times New Roman" w:hAnsi="Times New Roman" w:cs="Times New Roman"/>
              <w:color w:val="000000"/>
              <w:sz w:val="20"/>
              <w:szCs w:val="20"/>
            </w:rPr>
          </w:rPrChange>
        </w:rPr>
        <w:t xml:space="preserve"> Bakr and other close Companions, yet he continued to recount more and more about the Night Journey and the Ascension over the years, often in response to specific questions from the Companions.</w:t>
      </w:r>
    </w:p>
    <w:p w14:paraId="03A5682D" w14:textId="77777777" w:rsidR="00B335E1" w:rsidRPr="00E13F4E" w:rsidRDefault="00B335E1" w:rsidP="005D5C5B">
      <w:pPr>
        <w:pStyle w:val="FootnoteText1"/>
        <w:rPr>
          <w:color w:val="000000" w:themeColor="text1"/>
          <w:rPrChange w:id="3332" w:author="Zahid Syed" w:date="2025-09-24T13:00:00Z" w16du:dateUtc="2025-09-24T04:00:00Z">
            <w:rPr/>
          </w:rPrChange>
        </w:rPr>
      </w:pPr>
    </w:p>
  </w:footnote>
  <w:footnote w:id="130">
    <w:p w14:paraId="7B9A3D7E" w14:textId="77777777" w:rsidR="00B335E1" w:rsidRPr="00E13F4E" w:rsidRDefault="00B335E1" w:rsidP="005D5C5B">
      <w:pPr>
        <w:pStyle w:val="FootnoteText1"/>
        <w:rPr>
          <w:color w:val="000000" w:themeColor="text1"/>
          <w:rPrChange w:id="3334" w:author="Zahid Syed" w:date="2025-09-24T13:00:00Z" w16du:dateUtc="2025-09-24T04:00:00Z">
            <w:rPr>
              <w:color w:val="000000"/>
            </w:rPr>
          </w:rPrChange>
        </w:rPr>
      </w:pPr>
      <w:r w:rsidRPr="00E13F4E">
        <w:rPr>
          <w:rStyle w:val="FootnoteReference"/>
          <w:color w:val="000000" w:themeColor="text1"/>
          <w:rPrChange w:id="3335" w:author="Zahid Syed" w:date="2025-09-24T13:00:00Z" w16du:dateUtc="2025-09-24T04:00:00Z">
            <w:rPr>
              <w:rStyle w:val="FootnoteReference"/>
            </w:rPr>
          </w:rPrChange>
        </w:rPr>
        <w:footnoteRef/>
      </w:r>
      <w:r w:rsidRPr="00E13F4E">
        <w:rPr>
          <w:color w:val="000000" w:themeColor="text1"/>
          <w:rPrChange w:id="3336" w:author="Zahid Syed" w:date="2025-09-24T13:00:00Z" w16du:dateUtc="2025-09-24T04:00:00Z">
            <w:rPr/>
          </w:rPrChange>
        </w:rPr>
        <w:t xml:space="preserve"> </w:t>
      </w:r>
      <w:r w:rsidRPr="00E13F4E">
        <w:rPr>
          <w:color w:val="000000" w:themeColor="text1"/>
          <w:rPrChange w:id="3337" w:author="Zahid Syed" w:date="2025-09-24T13:00:00Z" w16du:dateUtc="2025-09-24T04:00:00Z">
            <w:rPr>
              <w:color w:val="000000"/>
            </w:rPr>
          </w:rPrChange>
        </w:rPr>
        <w:t>In the Qur’ān, “affliction (</w:t>
      </w:r>
      <w:r w:rsidRPr="00E13F4E">
        <w:rPr>
          <w:i/>
          <w:iCs/>
          <w:color w:val="000000" w:themeColor="text1"/>
          <w:rPrChange w:id="3338" w:author="Zahid Syed" w:date="2025-09-24T13:00:00Z" w16du:dateUtc="2025-09-24T04:00:00Z">
            <w:rPr>
              <w:i/>
              <w:iCs/>
              <w:color w:val="000000"/>
            </w:rPr>
          </w:rPrChange>
        </w:rPr>
        <w:t>al-balā’</w:t>
      </w:r>
      <w:r w:rsidRPr="00E13F4E">
        <w:rPr>
          <w:color w:val="000000" w:themeColor="text1"/>
          <w:rPrChange w:id="3339" w:author="Zahid Syed" w:date="2025-09-24T13:00:00Z" w16du:dateUtc="2025-09-24T04:00:00Z">
            <w:rPr>
              <w:color w:val="000000"/>
            </w:rPr>
          </w:rPrChange>
        </w:rPr>
        <w:t xml:space="preserve">), which is referred to in this verse by, “We will try or afflict” you (Arabic: </w:t>
      </w:r>
      <w:r w:rsidRPr="00E13F4E">
        <w:rPr>
          <w:i/>
          <w:iCs/>
          <w:color w:val="000000" w:themeColor="text1"/>
          <w:rPrChange w:id="3340" w:author="Zahid Syed" w:date="2025-09-24T13:00:00Z" w16du:dateUtc="2025-09-24T04:00:00Z">
            <w:rPr>
              <w:i/>
              <w:iCs/>
              <w:color w:val="000000"/>
            </w:rPr>
          </w:rPrChange>
        </w:rPr>
        <w:t>wa Nabl</w:t>
      </w:r>
      <w:r w:rsidRPr="00E13F4E">
        <w:rPr>
          <w:i/>
          <w:iCs/>
          <w:color w:val="000000" w:themeColor="text1"/>
          <w:rPrChange w:id="3341" w:author="Zahid Syed" w:date="2025-09-24T13:00:00Z" w16du:dateUtc="2025-09-24T04:00:00Z">
            <w:rPr>
              <w:i/>
              <w:iCs/>
            </w:rPr>
          </w:rPrChange>
        </w:rPr>
        <w:t>ū</w:t>
      </w:r>
      <w:r w:rsidRPr="00E13F4E">
        <w:rPr>
          <w:i/>
          <w:iCs/>
          <w:color w:val="000000" w:themeColor="text1"/>
          <w:rPrChange w:id="3342" w:author="Zahid Syed" w:date="2025-09-24T13:00:00Z" w16du:dateUtc="2025-09-24T04:00:00Z">
            <w:rPr>
              <w:i/>
              <w:iCs/>
              <w:color w:val="000000"/>
            </w:rPr>
          </w:rPrChange>
        </w:rPr>
        <w:t>kum</w:t>
      </w:r>
      <w:r w:rsidRPr="00E13F4E">
        <w:rPr>
          <w:color w:val="000000" w:themeColor="text1"/>
          <w:rPrChange w:id="3343" w:author="Zahid Syed" w:date="2025-09-24T13:00:00Z" w16du:dateUtc="2025-09-24T04:00:00Z">
            <w:rPr>
              <w:color w:val="000000"/>
            </w:rPr>
          </w:rPrChange>
        </w:rPr>
        <w:t>),” is comprehensive, and is used for all types of tests and trials—benefits and blessings (</w:t>
      </w:r>
      <w:r w:rsidRPr="00E13F4E">
        <w:rPr>
          <w:i/>
          <w:iCs/>
          <w:color w:val="000000" w:themeColor="text1"/>
          <w:rPrChange w:id="3344" w:author="Zahid Syed" w:date="2025-09-24T13:00:00Z" w16du:dateUtc="2025-09-24T04:00:00Z">
            <w:rPr>
              <w:i/>
              <w:iCs/>
              <w:color w:val="000000"/>
            </w:rPr>
          </w:rPrChange>
        </w:rPr>
        <w:t>al-ni‘am</w:t>
      </w:r>
      <w:r w:rsidRPr="00E13F4E">
        <w:rPr>
          <w:color w:val="000000" w:themeColor="text1"/>
          <w:rPrChange w:id="3345" w:author="Zahid Syed" w:date="2025-09-24T13:00:00Z" w16du:dateUtc="2025-09-24T04:00:00Z">
            <w:rPr>
              <w:color w:val="000000"/>
            </w:rPr>
          </w:rPrChange>
        </w:rPr>
        <w:t>) as well as various forms of punishment (</w:t>
      </w:r>
      <w:r w:rsidRPr="00E13F4E">
        <w:rPr>
          <w:i/>
          <w:iCs/>
          <w:color w:val="000000" w:themeColor="text1"/>
          <w:rPrChange w:id="3346" w:author="Zahid Syed" w:date="2025-09-24T13:00:00Z" w16du:dateUtc="2025-09-24T04:00:00Z">
            <w:rPr>
              <w:i/>
              <w:iCs/>
              <w:color w:val="000000"/>
            </w:rPr>
          </w:rPrChange>
        </w:rPr>
        <w:t>al-‘adhāb</w:t>
      </w:r>
      <w:r w:rsidRPr="00E13F4E">
        <w:rPr>
          <w:color w:val="000000" w:themeColor="text1"/>
          <w:rPrChange w:id="3347" w:author="Zahid Syed" w:date="2025-09-24T13:00:00Z" w16du:dateUtc="2025-09-24T04:00:00Z">
            <w:rPr>
              <w:color w:val="000000"/>
            </w:rPr>
          </w:rPrChange>
        </w:rPr>
        <w:t xml:space="preserve">), good and evil, right guidance and misguidance, ease and difficulty, health and sickness, wealth and poverty—to the human being is subjected in this world. When God tests His servant with blessings and goodness, the servant must respond with thankfulness. When the test is with hardship and evils, the test requires patience. God says in the Qur’ān:  “And We tried them with good things and with evil things, so that perhaps they might return [to righteousness]” (The Heights, 7:168; see Qur’ān, 2:155, 11:7). God created human beings in this world and the heavens and earth, which are the context of their existence, not just for them to survive and prosper but in order to try them—whatever the means and circumstances of their survival and prosperity may be. </w:t>
      </w:r>
    </w:p>
    <w:p w14:paraId="6735FEFC" w14:textId="77777777" w:rsidR="00B335E1" w:rsidRPr="00E13F4E" w:rsidRDefault="00B335E1" w:rsidP="005D5C5B">
      <w:pPr>
        <w:pStyle w:val="FootnoteText1"/>
        <w:rPr>
          <w:color w:val="000000" w:themeColor="text1"/>
          <w:rPrChange w:id="3348" w:author="Zahid Syed" w:date="2025-09-24T13:00:00Z" w16du:dateUtc="2025-09-24T04:00:00Z">
            <w:rPr>
              <w:color w:val="000000"/>
            </w:rPr>
          </w:rPrChange>
        </w:rPr>
      </w:pPr>
    </w:p>
    <w:p w14:paraId="1D83FF43" w14:textId="77777777" w:rsidR="00B335E1" w:rsidRPr="00E13F4E" w:rsidRDefault="00B335E1" w:rsidP="005D5C5B">
      <w:pPr>
        <w:pStyle w:val="FootnoteText1"/>
        <w:rPr>
          <w:color w:val="000000" w:themeColor="text1"/>
          <w:rPrChange w:id="3349" w:author="Zahid Syed" w:date="2025-09-24T13:00:00Z" w16du:dateUtc="2025-09-24T04:00:00Z">
            <w:rPr/>
          </w:rPrChange>
        </w:rPr>
      </w:pPr>
    </w:p>
  </w:footnote>
  <w:footnote w:id="131">
    <w:p w14:paraId="6BE46E86" w14:textId="77777777" w:rsidR="00B335E1" w:rsidRPr="00E13F4E" w:rsidRDefault="00B335E1" w:rsidP="005D5C5B">
      <w:pPr>
        <w:spacing w:after="0" w:line="240" w:lineRule="auto"/>
        <w:rPr>
          <w:rFonts w:ascii="Times New Roman" w:hAnsi="Times New Roman" w:cs="Times New Roman"/>
          <w:color w:val="000000" w:themeColor="text1"/>
          <w:sz w:val="20"/>
          <w:szCs w:val="20"/>
          <w:rPrChange w:id="3350" w:author="Zahid Syed" w:date="2025-09-24T13:00:00Z" w16du:dateUtc="2025-09-24T04:00:00Z">
            <w:rPr>
              <w:rFonts w:ascii="Times New Roman" w:hAnsi="Times New Roman" w:cs="Times New Roman"/>
              <w:sz w:val="20"/>
              <w:szCs w:val="20"/>
            </w:rPr>
          </w:rPrChange>
        </w:rPr>
      </w:pPr>
      <w:r w:rsidRPr="00E13F4E">
        <w:rPr>
          <w:rStyle w:val="FootnoteReference"/>
          <w:rFonts w:ascii="Times New Roman" w:hAnsi="Times New Roman" w:cs="Times New Roman"/>
          <w:color w:val="000000" w:themeColor="text1"/>
          <w:sz w:val="20"/>
          <w:szCs w:val="20"/>
          <w:rPrChange w:id="3351"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3352"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b/>
          <w:bCs/>
          <w:color w:val="000000" w:themeColor="text1"/>
          <w:sz w:val="20"/>
          <w:szCs w:val="20"/>
          <w:rPrChange w:id="3353" w:author="Zahid Syed" w:date="2025-09-24T13:00:00Z" w16du:dateUtc="2025-09-24T04:00:00Z">
            <w:rPr>
              <w:rFonts w:ascii="Times New Roman" w:hAnsi="Times New Roman" w:cs="Times New Roman"/>
              <w:b/>
              <w:bCs/>
              <w:sz w:val="20"/>
              <w:szCs w:val="20"/>
            </w:rPr>
          </w:rPrChange>
        </w:rPr>
        <w:t>Indic Pessimism</w:t>
      </w:r>
      <w:r w:rsidRPr="00E13F4E">
        <w:rPr>
          <w:rFonts w:ascii="Times New Roman" w:hAnsi="Times New Roman" w:cs="Times New Roman"/>
          <w:color w:val="000000" w:themeColor="text1"/>
          <w:sz w:val="20"/>
          <w:szCs w:val="20"/>
          <w:rPrChange w:id="3354" w:author="Zahid Syed" w:date="2025-09-24T13:00:00Z" w16du:dateUtc="2025-09-24T04:00:00Z">
            <w:rPr>
              <w:rFonts w:ascii="Times New Roman" w:hAnsi="Times New Roman" w:cs="Times New Roman"/>
              <w:sz w:val="20"/>
              <w:szCs w:val="20"/>
            </w:rPr>
          </w:rPrChange>
        </w:rPr>
        <w:t xml:space="preserve">” or “Hindu Pessimism” is rooted in the Doctrine of the Transmigration of Souls and Reincarnation, both of which are Indian Doctrines which developed centuries after the Aryan Invasion of India and the authorship of the pre-Hindu Vedas. There is no known evidence in early Vedic India for either the “Transmigration of Souls” or “Reincarnation,” but both later became so widespread in ancient India that they constituted one of the most fundamental paradigm underlying all Indian thought and religion. The Doctrine of the “Transmigration of Souls” and “Reincarnation” is first known to appear in the </w:t>
      </w:r>
      <w:r w:rsidRPr="00E13F4E">
        <w:rPr>
          <w:rFonts w:ascii="Times New Roman" w:hAnsi="Times New Roman" w:cs="Times New Roman"/>
          <w:i/>
          <w:iCs/>
          <w:color w:val="000000" w:themeColor="text1"/>
          <w:sz w:val="20"/>
          <w:szCs w:val="20"/>
          <w:rPrChange w:id="3355" w:author="Zahid Syed" w:date="2025-09-24T13:00:00Z" w16du:dateUtc="2025-09-24T04:00:00Z">
            <w:rPr>
              <w:rFonts w:ascii="Times New Roman" w:hAnsi="Times New Roman" w:cs="Times New Roman"/>
              <w:i/>
              <w:iCs/>
              <w:sz w:val="20"/>
              <w:szCs w:val="20"/>
            </w:rPr>
          </w:rPrChange>
        </w:rPr>
        <w:t>Brāhma</w:t>
      </w:r>
      <w:r w:rsidRPr="00E13F4E">
        <w:rPr>
          <w:rFonts w:ascii="Times New Roman" w:hAnsi="Times New Roman" w:cs="Times New Roman"/>
          <w:i/>
          <w:iCs/>
          <w:color w:val="000000" w:themeColor="text1"/>
          <w:sz w:val="20"/>
          <w:szCs w:val="20"/>
          <w:rPrChange w:id="3356" w:author="Zahid Syed" w:date="2025-09-24T13:00:00Z" w16du:dateUtc="2025-09-24T04:00:00Z">
            <w:rPr>
              <w:rFonts w:ascii="Times New Roman" w:hAnsi="Times New Roman" w:cs="Times New Roman"/>
              <w:i/>
              <w:iCs/>
              <w:color w:val="000000"/>
              <w:sz w:val="20"/>
              <w:szCs w:val="20"/>
            </w:rPr>
          </w:rPrChange>
        </w:rPr>
        <w:t>ņas</w:t>
      </w:r>
      <w:r w:rsidRPr="00E13F4E">
        <w:rPr>
          <w:rFonts w:ascii="Times New Roman" w:hAnsi="Times New Roman" w:cs="Times New Roman"/>
          <w:color w:val="000000" w:themeColor="text1"/>
          <w:sz w:val="20"/>
          <w:szCs w:val="20"/>
          <w:rPrChange w:id="3357" w:author="Zahid Syed" w:date="2025-09-24T13:00:00Z" w16du:dateUtc="2025-09-24T04:00:00Z">
            <w:rPr>
              <w:rFonts w:ascii="Times New Roman" w:hAnsi="Times New Roman" w:cs="Times New Roman"/>
              <w:color w:val="000000"/>
              <w:sz w:val="20"/>
              <w:szCs w:val="20"/>
            </w:rPr>
          </w:rPrChange>
        </w:rPr>
        <w:t>, where there is frequent reference to “repeated births” and “repeated deaths” in the future worlds. The teaching later appears in its fullest form in the oldest Upanishads. Around 600 BCE, the Doctrine of the Transmigration of Souls seems generally to have become accepted in all Indic religion. Thus, the Buddha seems to have accepted it without question.</w:t>
      </w:r>
      <w:r w:rsidRPr="00E13F4E">
        <w:rPr>
          <w:rFonts w:ascii="Times New Roman" w:hAnsi="Times New Roman" w:cs="Times New Roman"/>
          <w:color w:val="000000" w:themeColor="text1"/>
          <w:sz w:val="20"/>
          <w:szCs w:val="20"/>
          <w:rPrChange w:id="3358" w:author="Zahid Syed" w:date="2025-09-24T13:00:00Z" w16du:dateUtc="2025-09-24T04:00:00Z">
            <w:rPr>
              <w:rFonts w:ascii="Times New Roman" w:hAnsi="Times New Roman" w:cs="Times New Roman"/>
              <w:sz w:val="20"/>
              <w:szCs w:val="20"/>
            </w:rPr>
          </w:rPrChange>
        </w:rPr>
        <w:t xml:space="preserve"> Jainism, Buddhism, Yoga, and Sā</w:t>
      </w:r>
      <w:r w:rsidRPr="00E13F4E">
        <w:rPr>
          <w:rFonts w:ascii="Times New Roman" w:hAnsi="Times New Roman" w:cs="Times New Roman"/>
          <w:color w:val="000000" w:themeColor="text1"/>
          <w:sz w:val="20"/>
          <w:szCs w:val="20"/>
          <w:rPrChange w:id="3359" w:author="Zahid Syed" w:date="2025-09-24T13:00:00Z" w16du:dateUtc="2025-09-24T04:00:00Z">
            <w:rPr>
              <w:rFonts w:ascii="Times New Roman" w:hAnsi="Times New Roman" w:cs="Times New Roman"/>
              <w:color w:val="000000"/>
              <w:sz w:val="20"/>
              <w:szCs w:val="20"/>
            </w:rPr>
          </w:rPrChange>
        </w:rPr>
        <w:t>ňkhya Hinduism all originated in the same period. They all shared the Theology of the Transmigration of Souls and the “Pessimism,” although it was typical of mainstream Hinduism and Indian religion in general. This “Pessimism” in the face of unendingly repeating lives and deaths in this world led to the practical ideals and practices of the Indic religions to attain “Liberation” from the scourge of repeated lives and death.</w:t>
      </w:r>
    </w:p>
  </w:footnote>
  <w:footnote w:id="132">
    <w:p w14:paraId="35710BEF"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3360" w:author="Zahid Syed" w:date="2025-09-24T13:00:00Z" w16du:dateUtc="2025-09-24T04:00:00Z">
            <w:rPr>
              <w:rFonts w:ascii="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3361"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3362"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color w:val="000000" w:themeColor="text1"/>
          <w:sz w:val="20"/>
          <w:szCs w:val="20"/>
          <w:rPrChange w:id="3363" w:author="Zahid Syed" w:date="2025-09-24T13:00:00Z" w16du:dateUtc="2025-09-24T04:00:00Z">
            <w:rPr>
              <w:rFonts w:ascii="Times New Roman" w:hAnsi="Times New Roman" w:cs="Times New Roman"/>
              <w:color w:val="000000"/>
              <w:sz w:val="20"/>
              <w:szCs w:val="20"/>
            </w:rPr>
          </w:rPrChange>
        </w:rPr>
        <w:t xml:space="preserve">The Soul of the good believer is taken painlessly and in great honor, according to their stations of righteousness. The souls of the disbeliever and evil believer hare snatched out of their bodies in pain and humiliation, according to their gradations of evil. The easiest and most beautiful death is that of the sincere, believing martyr, whose Soul immediately finds itself in the Garden as a beautiful green bird flying wherever it pleases, while its abode until the Resurrection will be above the Highest Garden, </w:t>
      </w:r>
      <w:r w:rsidRPr="00E13F4E">
        <w:rPr>
          <w:rFonts w:ascii="Times New Roman" w:hAnsi="Times New Roman" w:cs="Times New Roman"/>
          <w:i/>
          <w:iCs/>
          <w:color w:val="000000" w:themeColor="text1"/>
          <w:sz w:val="20"/>
          <w:szCs w:val="20"/>
          <w:rPrChange w:id="3364" w:author="Zahid Syed" w:date="2025-09-24T13:00:00Z" w16du:dateUtc="2025-09-24T04:00:00Z">
            <w:rPr>
              <w:rFonts w:ascii="Times New Roman" w:hAnsi="Times New Roman" w:cs="Times New Roman"/>
              <w:i/>
              <w:iCs/>
              <w:color w:val="000000"/>
              <w:sz w:val="20"/>
              <w:szCs w:val="20"/>
            </w:rPr>
          </w:rPrChange>
        </w:rPr>
        <w:t>al-Firdaws</w:t>
      </w:r>
      <w:r w:rsidRPr="00E13F4E">
        <w:rPr>
          <w:rFonts w:ascii="Times New Roman" w:hAnsi="Times New Roman" w:cs="Times New Roman"/>
          <w:color w:val="000000" w:themeColor="text1"/>
          <w:sz w:val="20"/>
          <w:szCs w:val="20"/>
          <w:rPrChange w:id="3365" w:author="Zahid Syed" w:date="2025-09-24T13:00:00Z" w16du:dateUtc="2025-09-24T04:00:00Z">
            <w:rPr>
              <w:rFonts w:ascii="Times New Roman" w:hAnsi="Times New Roman" w:cs="Times New Roman"/>
              <w:color w:val="000000"/>
              <w:sz w:val="20"/>
              <w:szCs w:val="20"/>
            </w:rPr>
          </w:rPrChange>
        </w:rPr>
        <w:t>, the Garden of Gardens and beneath the Throne. There are many different types of Martyrs, including believing women who die in childbirth, believers who die in plagues or from chronic sickness, those believers who die in collapsed buildings, and so forth. They must, however, all be righteous and upright, and—as emphasized elsewhere—the terrorist is never a martyr. Although the martyr has died, been killed, and is physically dead, he or she is not deemed to be among the dead like other deceased human beings. Rather—like the Messengers and Prophets—the martyr also abides in his grave or place of rest and is given a unique and special life distinct from the life of the Interspace (</w:t>
      </w:r>
      <w:r w:rsidRPr="00E13F4E">
        <w:rPr>
          <w:rFonts w:ascii="Times New Roman" w:hAnsi="Times New Roman" w:cs="Times New Roman"/>
          <w:i/>
          <w:iCs/>
          <w:color w:val="000000" w:themeColor="text1"/>
          <w:sz w:val="20"/>
          <w:szCs w:val="20"/>
          <w:rPrChange w:id="3366" w:author="Zahid Syed" w:date="2025-09-24T13:00:00Z" w16du:dateUtc="2025-09-24T04:00:00Z">
            <w:rPr>
              <w:rFonts w:ascii="Times New Roman" w:hAnsi="Times New Roman" w:cs="Times New Roman"/>
              <w:i/>
              <w:iCs/>
              <w:color w:val="000000"/>
              <w:sz w:val="20"/>
              <w:szCs w:val="20"/>
            </w:rPr>
          </w:rPrChange>
        </w:rPr>
        <w:t>al-Barzakh</w:t>
      </w:r>
      <w:r w:rsidRPr="00E13F4E">
        <w:rPr>
          <w:rFonts w:ascii="Times New Roman" w:hAnsi="Times New Roman" w:cs="Times New Roman"/>
          <w:color w:val="000000" w:themeColor="text1"/>
          <w:sz w:val="20"/>
          <w:szCs w:val="20"/>
          <w:rPrChange w:id="3367" w:author="Zahid Syed" w:date="2025-09-24T13:00:00Z" w16du:dateUtc="2025-09-24T04:00:00Z">
            <w:rPr>
              <w:rFonts w:ascii="Times New Roman" w:hAnsi="Times New Roman" w:cs="Times New Roman"/>
              <w:color w:val="000000"/>
              <w:sz w:val="20"/>
              <w:szCs w:val="20"/>
            </w:rPr>
          </w:rPrChange>
        </w:rPr>
        <w:t>) where the ordinary dead live. He is given provision from Paradise and eats from the fruits of the Garden, drinks from its rivers, and lives in ecstasy. His body in the earth does not decompose, and his blood has the fragrance of musk.  God says in the Qur’ān: “Do not deem those slain in the way of God to be dead. Rather, they are alive in the presence of their Lord and granted [special] provision” (The House of</w:t>
      </w:r>
      <w:r w:rsidRPr="00E13F4E">
        <w:rPr>
          <w:rFonts w:ascii="Times New Roman" w:hAnsi="Times New Roman" w:cs="Times New Roman"/>
          <w:i/>
          <w:iCs/>
          <w:color w:val="000000" w:themeColor="text1"/>
          <w:sz w:val="20"/>
          <w:szCs w:val="20"/>
          <w:rPrChange w:id="3368" w:author="Zahid Syed" w:date="2025-09-24T13:00:00Z" w16du:dateUtc="2025-09-24T04:00:00Z">
            <w:rPr>
              <w:rFonts w:ascii="Times New Roman" w:hAnsi="Times New Roman" w:cs="Times New Roman"/>
              <w:i/>
              <w:iCs/>
              <w:color w:val="000000"/>
              <w:sz w:val="20"/>
              <w:szCs w:val="20"/>
            </w:rPr>
          </w:rPrChange>
        </w:rPr>
        <w:t xml:space="preserve"> </w:t>
      </w:r>
      <w:r w:rsidRPr="00E13F4E">
        <w:rPr>
          <w:rFonts w:ascii="Times New Roman" w:hAnsi="Times New Roman" w:cs="Times New Roman"/>
          <w:color w:val="000000" w:themeColor="text1"/>
          <w:sz w:val="20"/>
          <w:szCs w:val="20"/>
          <w:rPrChange w:id="3369" w:author="Zahid Syed" w:date="2025-09-24T13:00:00Z" w16du:dateUtc="2025-09-24T04:00:00Z">
            <w:rPr>
              <w:rFonts w:ascii="Times New Roman" w:hAnsi="Times New Roman" w:cs="Times New Roman"/>
              <w:color w:val="000000"/>
              <w:sz w:val="20"/>
              <w:szCs w:val="20"/>
            </w:rPr>
          </w:rPrChange>
        </w:rPr>
        <w:t xml:space="preserve">ʿ Imrān, 3:169). </w:t>
      </w:r>
    </w:p>
    <w:p w14:paraId="4CE3900A" w14:textId="77777777" w:rsidR="00B335E1" w:rsidRPr="00E13F4E" w:rsidRDefault="00B335E1" w:rsidP="005D5C5B">
      <w:pPr>
        <w:pStyle w:val="FootnoteText1"/>
        <w:rPr>
          <w:color w:val="000000" w:themeColor="text1"/>
          <w:rPrChange w:id="3370" w:author="Zahid Syed" w:date="2025-09-24T13:00:00Z" w16du:dateUtc="2025-09-24T04:00:00Z">
            <w:rPr/>
          </w:rPrChange>
        </w:rPr>
      </w:pPr>
    </w:p>
  </w:footnote>
  <w:footnote w:id="133">
    <w:p w14:paraId="51199CA9"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3374" w:author="Zahid Syed" w:date="2025-09-24T13:00:00Z" w16du:dateUtc="2025-09-24T04:00:00Z">
            <w:rPr>
              <w:rFonts w:ascii="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3375"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3376"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color w:val="000000" w:themeColor="text1"/>
          <w:sz w:val="20"/>
          <w:szCs w:val="20"/>
          <w:rPrChange w:id="3377" w:author="Zahid Syed" w:date="2025-09-24T13:00:00Z" w16du:dateUtc="2025-09-24T04:00:00Z">
            <w:rPr>
              <w:rFonts w:ascii="Times New Roman" w:hAnsi="Times New Roman" w:cs="Times New Roman"/>
              <w:color w:val="000000"/>
              <w:sz w:val="20"/>
              <w:szCs w:val="20"/>
            </w:rPr>
          </w:rPrChange>
        </w:rPr>
        <w:t>Al-Imām al-Bukhārī transmits authentically from the Companion ‘Awf ibn Mālik:</w:t>
      </w:r>
    </w:p>
    <w:p w14:paraId="5E9BCEBE" w14:textId="77777777" w:rsidR="00B335E1" w:rsidRPr="00E13F4E" w:rsidRDefault="00B335E1" w:rsidP="005D5C5B">
      <w:pPr>
        <w:autoSpaceDE w:val="0"/>
        <w:autoSpaceDN w:val="0"/>
        <w:adjustRightInd w:val="0"/>
        <w:spacing w:after="0" w:line="240" w:lineRule="auto"/>
        <w:ind w:left="630" w:right="900"/>
        <w:rPr>
          <w:rFonts w:ascii="Times New Roman" w:hAnsi="Times New Roman" w:cs="Times New Roman"/>
          <w:color w:val="000000" w:themeColor="text1"/>
          <w:sz w:val="20"/>
          <w:szCs w:val="20"/>
          <w:rPrChange w:id="3378"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3379" w:author="Zahid Syed" w:date="2025-09-24T13:00:00Z" w16du:dateUtc="2025-09-24T04:00:00Z">
            <w:rPr>
              <w:rFonts w:ascii="Times New Roman" w:hAnsi="Times New Roman" w:cs="Times New Roman"/>
              <w:color w:val="000000"/>
              <w:sz w:val="20"/>
              <w:szCs w:val="20"/>
            </w:rPr>
          </w:rPrChange>
        </w:rPr>
        <w:t>Then [the Prophet] said [to me]: “Count six things [to come] before the Hour will be at hand (</w:t>
      </w:r>
      <w:r w:rsidRPr="00E13F4E">
        <w:rPr>
          <w:rFonts w:ascii="Times New Roman" w:hAnsi="Times New Roman" w:cs="Times New Roman"/>
          <w:i/>
          <w:iCs/>
          <w:color w:val="000000" w:themeColor="text1"/>
          <w:sz w:val="20"/>
          <w:szCs w:val="20"/>
          <w:rPrChange w:id="3380" w:author="Zahid Syed" w:date="2025-09-24T13:00:00Z" w16du:dateUtc="2025-09-24T04:00:00Z">
            <w:rPr>
              <w:rFonts w:ascii="Times New Roman" w:hAnsi="Times New Roman" w:cs="Times New Roman"/>
              <w:i/>
              <w:iCs/>
              <w:color w:val="000000"/>
              <w:sz w:val="20"/>
              <w:szCs w:val="20"/>
            </w:rPr>
          </w:rPrChange>
        </w:rPr>
        <w:t>bayn yadayy al-Sā‘a</w:t>
      </w:r>
      <w:r w:rsidRPr="00E13F4E">
        <w:rPr>
          <w:rFonts w:ascii="Times New Roman" w:hAnsi="Times New Roman" w:cs="Times New Roman"/>
          <w:color w:val="000000" w:themeColor="text1"/>
          <w:sz w:val="20"/>
          <w:szCs w:val="20"/>
          <w:rPrChange w:id="3381" w:author="Zahid Syed" w:date="2025-09-24T13:00:00Z" w16du:dateUtc="2025-09-24T04:00:00Z">
            <w:rPr>
              <w:rFonts w:ascii="Times New Roman" w:hAnsi="Times New Roman" w:cs="Times New Roman"/>
              <w:color w:val="000000"/>
              <w:sz w:val="20"/>
              <w:szCs w:val="20"/>
            </w:rPr>
          </w:rPrChange>
        </w:rPr>
        <w:t>): 1) My death (</w:t>
      </w:r>
      <w:r w:rsidRPr="00E13F4E">
        <w:rPr>
          <w:rFonts w:ascii="Times New Roman" w:hAnsi="Times New Roman" w:cs="Times New Roman"/>
          <w:i/>
          <w:iCs/>
          <w:color w:val="000000" w:themeColor="text1"/>
          <w:sz w:val="20"/>
          <w:szCs w:val="20"/>
          <w:rPrChange w:id="3382" w:author="Zahid Syed" w:date="2025-09-24T13:00:00Z" w16du:dateUtc="2025-09-24T04:00:00Z">
            <w:rPr>
              <w:rFonts w:ascii="Times New Roman" w:hAnsi="Times New Roman" w:cs="Times New Roman"/>
              <w:i/>
              <w:iCs/>
              <w:color w:val="000000"/>
              <w:sz w:val="20"/>
              <w:szCs w:val="20"/>
            </w:rPr>
          </w:rPrChange>
        </w:rPr>
        <w:t>mawtī</w:t>
      </w:r>
      <w:r w:rsidRPr="00E13F4E">
        <w:rPr>
          <w:rFonts w:ascii="Times New Roman" w:hAnsi="Times New Roman" w:cs="Times New Roman"/>
          <w:color w:val="000000" w:themeColor="text1"/>
          <w:sz w:val="20"/>
          <w:szCs w:val="20"/>
          <w:rPrChange w:id="3383" w:author="Zahid Syed" w:date="2025-09-24T13:00:00Z" w16du:dateUtc="2025-09-24T04:00:00Z">
            <w:rPr>
              <w:rFonts w:ascii="Times New Roman" w:hAnsi="Times New Roman" w:cs="Times New Roman"/>
              <w:color w:val="000000"/>
              <w:sz w:val="20"/>
              <w:szCs w:val="20"/>
            </w:rPr>
          </w:rPrChange>
        </w:rPr>
        <w:t>) Mawtii, 2) then the conquest of Jerusalem (</w:t>
      </w:r>
      <w:r w:rsidRPr="00E13F4E">
        <w:rPr>
          <w:rFonts w:ascii="Times New Roman" w:hAnsi="Times New Roman" w:cs="Times New Roman"/>
          <w:i/>
          <w:iCs/>
          <w:color w:val="000000" w:themeColor="text1"/>
          <w:sz w:val="20"/>
          <w:szCs w:val="20"/>
          <w:rPrChange w:id="3384" w:author="Zahid Syed" w:date="2025-09-24T13:00:00Z" w16du:dateUtc="2025-09-24T04:00:00Z">
            <w:rPr>
              <w:rFonts w:ascii="Times New Roman" w:hAnsi="Times New Roman" w:cs="Times New Roman"/>
              <w:i/>
              <w:iCs/>
              <w:color w:val="000000"/>
              <w:sz w:val="20"/>
              <w:szCs w:val="20"/>
            </w:rPr>
          </w:rPrChange>
        </w:rPr>
        <w:t>Bayt al-Maqdis</w:t>
      </w:r>
      <w:r w:rsidRPr="00E13F4E">
        <w:rPr>
          <w:rFonts w:ascii="Times New Roman" w:hAnsi="Times New Roman" w:cs="Times New Roman"/>
          <w:color w:val="000000" w:themeColor="text1"/>
          <w:sz w:val="20"/>
          <w:szCs w:val="20"/>
          <w:rPrChange w:id="3385" w:author="Zahid Syed" w:date="2025-09-24T13:00:00Z" w16du:dateUtc="2025-09-24T04:00:00Z">
            <w:rPr>
              <w:rFonts w:ascii="Times New Roman" w:hAnsi="Times New Roman" w:cs="Times New Roman"/>
              <w:color w:val="000000"/>
              <w:sz w:val="20"/>
              <w:szCs w:val="20"/>
            </w:rPr>
          </w:rPrChange>
        </w:rPr>
        <w:t xml:space="preserve"> ), 3) then a deadly epidemic (</w:t>
      </w:r>
      <w:r w:rsidRPr="00E13F4E">
        <w:rPr>
          <w:rFonts w:ascii="Times New Roman" w:hAnsi="Times New Roman" w:cs="Times New Roman"/>
          <w:i/>
          <w:iCs/>
          <w:color w:val="000000" w:themeColor="text1"/>
          <w:sz w:val="20"/>
          <w:szCs w:val="20"/>
          <w:rPrChange w:id="3386" w:author="Zahid Syed" w:date="2025-09-24T13:00:00Z" w16du:dateUtc="2025-09-24T04:00:00Z">
            <w:rPr>
              <w:rFonts w:ascii="Times New Roman" w:hAnsi="Times New Roman" w:cs="Times New Roman"/>
              <w:i/>
              <w:iCs/>
              <w:color w:val="000000"/>
              <w:sz w:val="20"/>
              <w:szCs w:val="20"/>
            </w:rPr>
          </w:rPrChange>
        </w:rPr>
        <w:t>mawtān</w:t>
      </w:r>
      <w:r w:rsidRPr="00E13F4E">
        <w:rPr>
          <w:rFonts w:ascii="Times New Roman" w:hAnsi="Times New Roman" w:cs="Times New Roman"/>
          <w:color w:val="000000" w:themeColor="text1"/>
          <w:sz w:val="20"/>
          <w:szCs w:val="20"/>
          <w:rPrChange w:id="3387" w:author="Zahid Syed" w:date="2025-09-24T13:00:00Z" w16du:dateUtc="2025-09-24T04:00:00Z">
            <w:rPr>
              <w:rFonts w:ascii="Times New Roman" w:hAnsi="Times New Roman" w:cs="Times New Roman"/>
              <w:color w:val="000000"/>
              <w:sz w:val="20"/>
              <w:szCs w:val="20"/>
            </w:rPr>
          </w:rPrChange>
        </w:rPr>
        <w:t xml:space="preserve"> or </w:t>
      </w:r>
      <w:r w:rsidRPr="00E13F4E">
        <w:rPr>
          <w:rFonts w:ascii="Times New Roman" w:hAnsi="Times New Roman" w:cs="Times New Roman"/>
          <w:i/>
          <w:iCs/>
          <w:color w:val="000000" w:themeColor="text1"/>
          <w:sz w:val="20"/>
          <w:szCs w:val="20"/>
          <w:rPrChange w:id="3388" w:author="Zahid Syed" w:date="2025-09-24T13:00:00Z" w16du:dateUtc="2025-09-24T04:00:00Z">
            <w:rPr>
              <w:rFonts w:ascii="Times New Roman" w:hAnsi="Times New Roman" w:cs="Times New Roman"/>
              <w:i/>
              <w:iCs/>
              <w:color w:val="000000"/>
              <w:sz w:val="20"/>
              <w:szCs w:val="20"/>
            </w:rPr>
          </w:rPrChange>
        </w:rPr>
        <w:t>mūtān</w:t>
      </w:r>
      <w:r w:rsidRPr="00E13F4E">
        <w:rPr>
          <w:rFonts w:ascii="Times New Roman" w:hAnsi="Times New Roman" w:cs="Times New Roman"/>
          <w:color w:val="000000" w:themeColor="text1"/>
          <w:sz w:val="20"/>
          <w:szCs w:val="20"/>
          <w:rPrChange w:id="3389" w:author="Zahid Syed" w:date="2025-09-24T13:00:00Z" w16du:dateUtc="2025-09-24T04:00:00Z">
            <w:rPr>
              <w:rFonts w:ascii="Times New Roman" w:hAnsi="Times New Roman" w:cs="Times New Roman"/>
              <w:color w:val="000000"/>
              <w:sz w:val="20"/>
              <w:szCs w:val="20"/>
            </w:rPr>
          </w:rPrChange>
        </w:rPr>
        <w:t>) that will afflict [people] among you like the fatal respiratory plague that afflicts sheep (</w:t>
      </w:r>
      <w:r w:rsidRPr="00E13F4E">
        <w:rPr>
          <w:rFonts w:ascii="Times New Roman" w:hAnsi="Times New Roman" w:cs="Times New Roman"/>
          <w:i/>
          <w:iCs/>
          <w:color w:val="000000" w:themeColor="text1"/>
          <w:sz w:val="20"/>
          <w:szCs w:val="20"/>
          <w:rPrChange w:id="3390" w:author="Zahid Syed" w:date="2025-09-24T13:00:00Z" w16du:dateUtc="2025-09-24T04:00:00Z">
            <w:rPr>
              <w:rFonts w:ascii="Times New Roman" w:hAnsi="Times New Roman" w:cs="Times New Roman"/>
              <w:i/>
              <w:iCs/>
              <w:color w:val="000000"/>
              <w:sz w:val="20"/>
              <w:szCs w:val="20"/>
            </w:rPr>
          </w:rPrChange>
        </w:rPr>
        <w:t>qu‘āṣ al-ghanam</w:t>
      </w:r>
      <w:r w:rsidRPr="00E13F4E">
        <w:rPr>
          <w:rFonts w:ascii="Times New Roman" w:hAnsi="Times New Roman" w:cs="Times New Roman"/>
          <w:color w:val="000000" w:themeColor="text1"/>
          <w:sz w:val="20"/>
          <w:szCs w:val="20"/>
          <w:rPrChange w:id="3391" w:author="Zahid Syed" w:date="2025-09-24T13:00:00Z" w16du:dateUtc="2025-09-24T04:00:00Z">
            <w:rPr>
              <w:rFonts w:ascii="Times New Roman" w:hAnsi="Times New Roman" w:cs="Times New Roman"/>
              <w:color w:val="000000"/>
              <w:sz w:val="20"/>
              <w:szCs w:val="20"/>
            </w:rPr>
          </w:rPrChange>
        </w:rPr>
        <w:t>); 4) then the superabundance (</w:t>
      </w:r>
      <w:r w:rsidRPr="00E13F4E">
        <w:rPr>
          <w:rFonts w:ascii="Times New Roman" w:hAnsi="Times New Roman" w:cs="Times New Roman"/>
          <w:i/>
          <w:iCs/>
          <w:color w:val="000000" w:themeColor="text1"/>
          <w:sz w:val="20"/>
          <w:szCs w:val="20"/>
          <w:rPrChange w:id="3392" w:author="Zahid Syed" w:date="2025-09-24T13:00:00Z" w16du:dateUtc="2025-09-24T04:00:00Z">
            <w:rPr>
              <w:rFonts w:ascii="Times New Roman" w:hAnsi="Times New Roman" w:cs="Times New Roman"/>
              <w:i/>
              <w:iCs/>
              <w:color w:val="000000"/>
              <w:sz w:val="20"/>
              <w:szCs w:val="20"/>
            </w:rPr>
          </w:rPrChange>
        </w:rPr>
        <w:t>istifāḍa</w:t>
      </w:r>
      <w:r w:rsidRPr="00E13F4E">
        <w:rPr>
          <w:rFonts w:ascii="Times New Roman" w:hAnsi="Times New Roman" w:cs="Times New Roman"/>
          <w:color w:val="000000" w:themeColor="text1"/>
          <w:sz w:val="20"/>
          <w:szCs w:val="20"/>
          <w:rPrChange w:id="3393" w:author="Zahid Syed" w:date="2025-09-24T13:00:00Z" w16du:dateUtc="2025-09-24T04:00:00Z">
            <w:rPr>
              <w:rFonts w:ascii="Times New Roman" w:hAnsi="Times New Roman" w:cs="Times New Roman"/>
              <w:color w:val="000000"/>
              <w:sz w:val="20"/>
              <w:szCs w:val="20"/>
            </w:rPr>
          </w:rPrChange>
        </w:rPr>
        <w:t>) of wealth such that a man will be given one hundred pieces of gold but still remain resentful (</w:t>
      </w:r>
      <w:r w:rsidRPr="00E13F4E">
        <w:rPr>
          <w:rFonts w:ascii="Times New Roman" w:hAnsi="Times New Roman" w:cs="Times New Roman"/>
          <w:i/>
          <w:iCs/>
          <w:color w:val="000000" w:themeColor="text1"/>
          <w:sz w:val="20"/>
          <w:szCs w:val="20"/>
          <w:rPrChange w:id="3394" w:author="Zahid Syed" w:date="2025-09-24T13:00:00Z" w16du:dateUtc="2025-09-24T04:00:00Z">
            <w:rPr>
              <w:rFonts w:ascii="Times New Roman" w:hAnsi="Times New Roman" w:cs="Times New Roman"/>
              <w:i/>
              <w:iCs/>
              <w:color w:val="000000"/>
              <w:sz w:val="20"/>
              <w:szCs w:val="20"/>
            </w:rPr>
          </w:rPrChange>
        </w:rPr>
        <w:t>sākhiṭan</w:t>
      </w:r>
      <w:r w:rsidRPr="00E13F4E">
        <w:rPr>
          <w:rFonts w:ascii="Times New Roman" w:hAnsi="Times New Roman" w:cs="Times New Roman"/>
          <w:color w:val="000000" w:themeColor="text1"/>
          <w:sz w:val="20"/>
          <w:szCs w:val="20"/>
          <w:rPrChange w:id="3395" w:author="Zahid Syed" w:date="2025-09-24T13:00:00Z" w16du:dateUtc="2025-09-24T04:00:00Z">
            <w:rPr>
              <w:rFonts w:ascii="Times New Roman" w:hAnsi="Times New Roman" w:cs="Times New Roman"/>
              <w:color w:val="000000"/>
              <w:sz w:val="20"/>
              <w:szCs w:val="20"/>
            </w:rPr>
          </w:rPrChange>
        </w:rPr>
        <w:t>) [at how little he was given]; 5) then a civil strife (</w:t>
      </w:r>
      <w:r w:rsidRPr="00E13F4E">
        <w:rPr>
          <w:rFonts w:ascii="Times New Roman" w:hAnsi="Times New Roman" w:cs="Times New Roman"/>
          <w:i/>
          <w:iCs/>
          <w:color w:val="000000" w:themeColor="text1"/>
          <w:sz w:val="20"/>
          <w:szCs w:val="20"/>
          <w:rPrChange w:id="3396" w:author="Zahid Syed" w:date="2025-09-24T13:00:00Z" w16du:dateUtc="2025-09-24T04:00:00Z">
            <w:rPr>
              <w:rFonts w:ascii="Times New Roman" w:hAnsi="Times New Roman" w:cs="Times New Roman"/>
              <w:i/>
              <w:iCs/>
              <w:color w:val="000000"/>
              <w:sz w:val="20"/>
              <w:szCs w:val="20"/>
            </w:rPr>
          </w:rPrChange>
        </w:rPr>
        <w:t>fitna</w:t>
      </w:r>
      <w:r w:rsidRPr="00E13F4E">
        <w:rPr>
          <w:rFonts w:ascii="Times New Roman" w:hAnsi="Times New Roman" w:cs="Times New Roman"/>
          <w:color w:val="000000" w:themeColor="text1"/>
          <w:sz w:val="20"/>
          <w:szCs w:val="20"/>
          <w:rPrChange w:id="3397" w:author="Zahid Syed" w:date="2025-09-24T13:00:00Z" w16du:dateUtc="2025-09-24T04:00:00Z">
            <w:rPr>
              <w:rFonts w:ascii="Times New Roman" w:hAnsi="Times New Roman" w:cs="Times New Roman"/>
              <w:color w:val="000000"/>
              <w:sz w:val="20"/>
              <w:szCs w:val="20"/>
            </w:rPr>
          </w:rPrChange>
        </w:rPr>
        <w:t>) in which no home [or tent] of the Arabs will remain but that it enters it; 6) then an armistice (</w:t>
      </w:r>
      <w:r w:rsidRPr="00E13F4E">
        <w:rPr>
          <w:rFonts w:ascii="Times New Roman" w:hAnsi="Times New Roman" w:cs="Times New Roman"/>
          <w:i/>
          <w:iCs/>
          <w:color w:val="000000" w:themeColor="text1"/>
          <w:sz w:val="20"/>
          <w:szCs w:val="20"/>
          <w:rPrChange w:id="3398" w:author="Zahid Syed" w:date="2025-09-24T13:00:00Z" w16du:dateUtc="2025-09-24T04:00:00Z">
            <w:rPr>
              <w:rFonts w:ascii="Times New Roman" w:hAnsi="Times New Roman" w:cs="Times New Roman"/>
              <w:i/>
              <w:iCs/>
              <w:color w:val="000000"/>
              <w:sz w:val="20"/>
              <w:szCs w:val="20"/>
            </w:rPr>
          </w:rPrChange>
        </w:rPr>
        <w:t>hudna</w:t>
      </w:r>
      <w:r w:rsidRPr="00E13F4E">
        <w:rPr>
          <w:rFonts w:ascii="Times New Roman" w:hAnsi="Times New Roman" w:cs="Times New Roman"/>
          <w:color w:val="000000" w:themeColor="text1"/>
          <w:sz w:val="20"/>
          <w:szCs w:val="20"/>
          <w:rPrChange w:id="3399" w:author="Zahid Syed" w:date="2025-09-24T13:00:00Z" w16du:dateUtc="2025-09-24T04:00:00Z">
            <w:rPr>
              <w:rFonts w:ascii="Times New Roman" w:hAnsi="Times New Roman" w:cs="Times New Roman"/>
              <w:color w:val="000000"/>
              <w:sz w:val="20"/>
              <w:szCs w:val="20"/>
            </w:rPr>
          </w:rPrChange>
        </w:rPr>
        <w:t>) between you and the Asiatics (</w:t>
      </w:r>
      <w:r w:rsidRPr="00E13F4E">
        <w:rPr>
          <w:rFonts w:ascii="Times New Roman" w:hAnsi="Times New Roman" w:cs="Times New Roman"/>
          <w:i/>
          <w:iCs/>
          <w:color w:val="000000" w:themeColor="text1"/>
          <w:sz w:val="20"/>
          <w:szCs w:val="20"/>
          <w:rPrChange w:id="3400" w:author="Zahid Syed" w:date="2025-09-24T13:00:00Z" w16du:dateUtc="2025-09-24T04:00:00Z">
            <w:rPr>
              <w:rFonts w:ascii="Times New Roman" w:hAnsi="Times New Roman" w:cs="Times New Roman"/>
              <w:i/>
              <w:iCs/>
              <w:color w:val="000000"/>
              <w:sz w:val="20"/>
              <w:szCs w:val="20"/>
            </w:rPr>
          </w:rPrChange>
        </w:rPr>
        <w:t>Banī aṣfar</w:t>
      </w:r>
      <w:r w:rsidRPr="00E13F4E">
        <w:rPr>
          <w:rFonts w:ascii="Times New Roman" w:hAnsi="Times New Roman" w:cs="Times New Roman"/>
          <w:color w:val="000000" w:themeColor="text1"/>
          <w:sz w:val="20"/>
          <w:szCs w:val="20"/>
          <w:rPrChange w:id="3401" w:author="Zahid Syed" w:date="2025-09-24T13:00:00Z" w16du:dateUtc="2025-09-24T04:00:00Z">
            <w:rPr>
              <w:rFonts w:ascii="Times New Roman" w:hAnsi="Times New Roman" w:cs="Times New Roman"/>
              <w:color w:val="000000"/>
              <w:sz w:val="20"/>
              <w:szCs w:val="20"/>
            </w:rPr>
          </w:rPrChange>
        </w:rPr>
        <w:t>; or “Europeans’), which they will treacherously betray and then will come upon you with eighty [military] banners (</w:t>
      </w:r>
      <w:r w:rsidRPr="00E13F4E">
        <w:rPr>
          <w:rFonts w:ascii="Times New Roman" w:hAnsi="Times New Roman" w:cs="Times New Roman"/>
          <w:i/>
          <w:iCs/>
          <w:color w:val="000000" w:themeColor="text1"/>
          <w:sz w:val="20"/>
          <w:szCs w:val="20"/>
          <w:rPrChange w:id="3402" w:author="Zahid Syed" w:date="2025-09-24T13:00:00Z" w16du:dateUtc="2025-09-24T04:00:00Z">
            <w:rPr>
              <w:rFonts w:ascii="Times New Roman" w:hAnsi="Times New Roman" w:cs="Times New Roman"/>
              <w:i/>
              <w:iCs/>
              <w:color w:val="000000"/>
              <w:sz w:val="20"/>
              <w:szCs w:val="20"/>
            </w:rPr>
          </w:rPrChange>
        </w:rPr>
        <w:t>ghāya</w:t>
      </w:r>
      <w:r w:rsidRPr="00E13F4E">
        <w:rPr>
          <w:rFonts w:ascii="Times New Roman" w:hAnsi="Times New Roman" w:cs="Times New Roman"/>
          <w:color w:val="000000" w:themeColor="text1"/>
          <w:sz w:val="20"/>
          <w:szCs w:val="20"/>
          <w:rPrChange w:id="3403" w:author="Zahid Syed" w:date="2025-09-24T13:00:00Z" w16du:dateUtc="2025-09-24T04:00:00Z">
            <w:rPr>
              <w:rFonts w:ascii="Times New Roman" w:hAnsi="Times New Roman" w:cs="Times New Roman"/>
              <w:color w:val="000000"/>
              <w:sz w:val="20"/>
              <w:szCs w:val="20"/>
            </w:rPr>
          </w:rPrChange>
        </w:rPr>
        <w:t xml:space="preserve">), under each banner [of which there] will be twelve thousand [soldiers].” </w:t>
      </w:r>
    </w:p>
    <w:p w14:paraId="1A573694"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3404" w:author="Zahid Syed" w:date="2025-09-24T13:00:00Z" w16du:dateUtc="2025-09-24T04:00:00Z">
            <w:rPr>
              <w:rFonts w:ascii="Times New Roman" w:hAnsi="Times New Roman" w:cs="Times New Roman"/>
              <w:color w:val="000000"/>
              <w:sz w:val="20"/>
              <w:szCs w:val="20"/>
            </w:rPr>
          </w:rPrChange>
        </w:rPr>
      </w:pPr>
      <w:r w:rsidRPr="00E13F4E">
        <w:rPr>
          <w:rFonts w:ascii="Times New Roman" w:hAnsi="Times New Roman" w:cs="Times New Roman"/>
          <w:color w:val="000000" w:themeColor="text1"/>
          <w:sz w:val="20"/>
          <w:szCs w:val="20"/>
          <w:rPrChange w:id="3405" w:author="Zahid Syed" w:date="2025-09-24T13:00:00Z" w16du:dateUtc="2025-09-24T04:00:00Z">
            <w:rPr>
              <w:rFonts w:ascii="Times New Roman" w:hAnsi="Times New Roman" w:cs="Times New Roman"/>
              <w:color w:val="000000"/>
              <w:sz w:val="20"/>
              <w:szCs w:val="20"/>
            </w:rPr>
          </w:rPrChange>
        </w:rPr>
        <w:t xml:space="preserve">Not all the Signs of the End of Time are literal, as we will discuss in Volume Seven, but it is of note that each of the above six Signs is literal and not figurative. </w:t>
      </w:r>
    </w:p>
  </w:footnote>
  <w:footnote w:id="134">
    <w:p w14:paraId="1ED5804B" w14:textId="77777777" w:rsidR="00B335E1" w:rsidRPr="00E13F4E" w:rsidRDefault="00B335E1" w:rsidP="005D5C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Yu Gothic" w:hAnsi="Times New Roman" w:cs="Times New Roman"/>
          <w:color w:val="000000" w:themeColor="text1"/>
          <w:sz w:val="20"/>
          <w:szCs w:val="20"/>
          <w:rPrChange w:id="3406" w:author="Zahid Syed" w:date="2025-09-24T13:00:00Z" w16du:dateUtc="2025-09-24T04:00:00Z">
            <w:rPr>
              <w:rFonts w:ascii="Times New Roman" w:eastAsia="Yu Gothic" w:hAnsi="Times New Roman" w:cs="Times New Roman"/>
              <w:color w:val="0F252D"/>
              <w:sz w:val="20"/>
              <w:szCs w:val="20"/>
            </w:rPr>
          </w:rPrChange>
        </w:rPr>
      </w:pPr>
      <w:r w:rsidRPr="00E13F4E">
        <w:rPr>
          <w:rStyle w:val="FootnoteReference"/>
          <w:rFonts w:ascii="Times New Roman" w:hAnsi="Times New Roman" w:cs="Times New Roman"/>
          <w:color w:val="000000" w:themeColor="text1"/>
          <w:sz w:val="20"/>
          <w:szCs w:val="20"/>
          <w:rPrChange w:id="3407"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3408" w:author="Zahid Syed" w:date="2025-09-24T13:00:00Z" w16du:dateUtc="2025-09-24T04:00:00Z">
            <w:rPr>
              <w:rFonts w:ascii="Times New Roman" w:hAnsi="Times New Roman" w:cs="Times New Roman"/>
              <w:sz w:val="20"/>
              <w:szCs w:val="20"/>
            </w:rPr>
          </w:rPrChange>
        </w:rPr>
        <w:t xml:space="preserve"> God says in the Qur’ān: </w:t>
      </w:r>
      <w:r w:rsidRPr="00E13F4E">
        <w:rPr>
          <w:rFonts w:ascii="Times New Roman" w:eastAsia="Yu Gothic" w:hAnsi="Times New Roman" w:cs="Times New Roman"/>
          <w:color w:val="000000" w:themeColor="text1"/>
          <w:sz w:val="20"/>
          <w:szCs w:val="20"/>
          <w:rPrChange w:id="3409" w:author="Zahid Syed" w:date="2025-09-24T13:00:00Z" w16du:dateUtc="2025-09-24T04:00:00Z">
            <w:rPr>
              <w:rFonts w:ascii="Times New Roman" w:eastAsia="Yu Gothic" w:hAnsi="Times New Roman" w:cs="Times New Roman"/>
              <w:color w:val="000000"/>
              <w:sz w:val="20"/>
              <w:szCs w:val="20"/>
            </w:rPr>
          </w:rPrChange>
        </w:rPr>
        <w:t>“It is not for any Soul to die except with God’s permission at a predestin</w:t>
      </w:r>
      <w:del w:id="3410" w:author="Umar Abd-Allah" w:date="2021-12-20T16:26:00Z">
        <w:r w:rsidRPr="00E13F4E" w:rsidDel="008C1A68">
          <w:rPr>
            <w:rFonts w:ascii="Times New Roman" w:eastAsia="Yu Gothic" w:hAnsi="Times New Roman" w:cs="Times New Roman"/>
            <w:color w:val="000000" w:themeColor="text1"/>
            <w:sz w:val="20"/>
            <w:szCs w:val="20"/>
            <w:rPrChange w:id="3411" w:author="Zahid Syed" w:date="2025-09-24T13:00:00Z" w16du:dateUtc="2025-09-24T04:00:00Z">
              <w:rPr>
                <w:rFonts w:ascii="Times New Roman" w:eastAsia="Yu Gothic" w:hAnsi="Times New Roman" w:cs="Times New Roman"/>
                <w:color w:val="000000"/>
                <w:sz w:val="20"/>
                <w:szCs w:val="20"/>
              </w:rPr>
            </w:rPrChange>
          </w:rPr>
          <w:delText>c</w:delText>
        </w:r>
      </w:del>
      <w:r w:rsidRPr="00E13F4E">
        <w:rPr>
          <w:rFonts w:ascii="Times New Roman" w:eastAsia="Yu Gothic" w:hAnsi="Times New Roman" w:cs="Times New Roman"/>
          <w:color w:val="000000" w:themeColor="text1"/>
          <w:sz w:val="20"/>
          <w:szCs w:val="20"/>
          <w:rPrChange w:id="3412" w:author="Zahid Syed" w:date="2025-09-24T13:00:00Z" w16du:dateUtc="2025-09-24T04:00:00Z">
            <w:rPr>
              <w:rFonts w:ascii="Times New Roman" w:eastAsia="Yu Gothic" w:hAnsi="Times New Roman" w:cs="Times New Roman"/>
              <w:color w:val="000000"/>
              <w:sz w:val="20"/>
              <w:szCs w:val="20"/>
            </w:rPr>
          </w:rPrChange>
        </w:rPr>
        <w:t>e</w:t>
      </w:r>
      <w:ins w:id="3413" w:author="Umar Abd-Allah" w:date="2021-12-20T16:26:00Z">
        <w:r w:rsidRPr="00E13F4E">
          <w:rPr>
            <w:rFonts w:ascii="Times New Roman" w:eastAsia="Yu Gothic" w:hAnsi="Times New Roman" w:cs="Times New Roman"/>
            <w:color w:val="000000" w:themeColor="text1"/>
            <w:sz w:val="20"/>
            <w:szCs w:val="20"/>
            <w:rPrChange w:id="3414" w:author="Zahid Syed" w:date="2025-09-24T13:00:00Z" w16du:dateUtc="2025-09-24T04:00:00Z">
              <w:rPr>
                <w:rFonts w:ascii="Times New Roman" w:eastAsia="Yu Gothic" w:hAnsi="Times New Roman" w:cs="Times New Roman"/>
                <w:color w:val="000000"/>
                <w:sz w:val="20"/>
                <w:szCs w:val="20"/>
              </w:rPr>
            </w:rPrChange>
          </w:rPr>
          <w:t>d</w:t>
        </w:r>
      </w:ins>
      <w:r w:rsidRPr="00E13F4E">
        <w:rPr>
          <w:rFonts w:ascii="Times New Roman" w:eastAsia="Yu Gothic" w:hAnsi="Times New Roman" w:cs="Times New Roman"/>
          <w:color w:val="000000" w:themeColor="text1"/>
          <w:sz w:val="20"/>
          <w:szCs w:val="20"/>
          <w:rPrChange w:id="3415" w:author="Zahid Syed" w:date="2025-09-24T13:00:00Z" w16du:dateUtc="2025-09-24T04:00:00Z">
            <w:rPr>
              <w:rFonts w:ascii="Times New Roman" w:eastAsia="Yu Gothic" w:hAnsi="Times New Roman" w:cs="Times New Roman"/>
              <w:color w:val="000000"/>
              <w:sz w:val="20"/>
              <w:szCs w:val="20"/>
            </w:rPr>
          </w:rPrChange>
        </w:rPr>
        <w:t xml:space="preserve"> time (</w:t>
      </w:r>
      <w:r w:rsidRPr="00E13F4E">
        <w:rPr>
          <w:rFonts w:ascii="Times New Roman" w:eastAsia="Yu Gothic" w:hAnsi="Times New Roman" w:cs="Times New Roman"/>
          <w:i/>
          <w:iCs/>
          <w:color w:val="000000" w:themeColor="text1"/>
          <w:sz w:val="20"/>
          <w:szCs w:val="20"/>
          <w:rPrChange w:id="3416" w:author="Zahid Syed" w:date="2025-09-24T13:00:00Z" w16du:dateUtc="2025-09-24T04:00:00Z">
            <w:rPr>
              <w:rFonts w:ascii="Times New Roman" w:eastAsia="Yu Gothic" w:hAnsi="Times New Roman" w:cs="Times New Roman"/>
              <w:i/>
              <w:iCs/>
              <w:color w:val="000000"/>
              <w:sz w:val="20"/>
              <w:szCs w:val="20"/>
            </w:rPr>
          </w:rPrChange>
        </w:rPr>
        <w:t>kitāban mu’ajjalan</w:t>
      </w:r>
      <w:r w:rsidRPr="00E13F4E">
        <w:rPr>
          <w:rFonts w:ascii="Times New Roman" w:eastAsia="Yu Gothic" w:hAnsi="Times New Roman" w:cs="Times New Roman"/>
          <w:color w:val="000000" w:themeColor="text1"/>
          <w:sz w:val="20"/>
          <w:szCs w:val="20"/>
          <w:rPrChange w:id="3417" w:author="Zahid Syed" w:date="2025-09-24T13:00:00Z" w16du:dateUtc="2025-09-24T04:00:00Z">
            <w:rPr>
              <w:rFonts w:ascii="Times New Roman" w:eastAsia="Yu Gothic" w:hAnsi="Times New Roman" w:cs="Times New Roman"/>
              <w:color w:val="000000"/>
              <w:sz w:val="20"/>
              <w:szCs w:val="20"/>
            </w:rPr>
          </w:rPrChange>
        </w:rPr>
        <w:t>)” (The Family of ‘Imr</w:t>
      </w:r>
      <w:r w:rsidRPr="00E13F4E">
        <w:rPr>
          <w:rFonts w:ascii="Times New Roman" w:hAnsi="Times New Roman" w:cs="Times New Roman"/>
          <w:color w:val="000000" w:themeColor="text1"/>
          <w:sz w:val="20"/>
          <w:szCs w:val="20"/>
          <w:rPrChange w:id="3418" w:author="Zahid Syed" w:date="2025-09-24T13:00:00Z" w16du:dateUtc="2025-09-24T04:00:00Z">
            <w:rPr>
              <w:rFonts w:ascii="Times New Roman" w:hAnsi="Times New Roman" w:cs="Times New Roman"/>
              <w:sz w:val="20"/>
              <w:szCs w:val="20"/>
            </w:rPr>
          </w:rPrChange>
        </w:rPr>
        <w:t>ā</w:t>
      </w:r>
      <w:r w:rsidRPr="00E13F4E">
        <w:rPr>
          <w:rFonts w:ascii="Times New Roman" w:eastAsia="Yu Gothic" w:hAnsi="Times New Roman" w:cs="Times New Roman"/>
          <w:color w:val="000000" w:themeColor="text1"/>
          <w:sz w:val="20"/>
          <w:szCs w:val="20"/>
          <w:rPrChange w:id="3419" w:author="Zahid Syed" w:date="2025-09-24T13:00:00Z" w16du:dateUtc="2025-09-24T04:00:00Z">
            <w:rPr>
              <w:rFonts w:ascii="Times New Roman" w:eastAsia="Yu Gothic" w:hAnsi="Times New Roman" w:cs="Times New Roman"/>
              <w:color w:val="000000"/>
              <w:sz w:val="20"/>
              <w:szCs w:val="20"/>
            </w:rPr>
          </w:rPrChange>
        </w:rPr>
        <w:t xml:space="preserve">n, 3:145), which means at the time of set term that God has appointed for it as </w:t>
      </w:r>
      <w:ins w:id="3420" w:author="Umar Abd-Allah" w:date="2021-12-20T16:26:00Z">
        <w:r w:rsidRPr="00E13F4E">
          <w:rPr>
            <w:rFonts w:ascii="Times New Roman" w:eastAsia="Yu Gothic" w:hAnsi="Times New Roman" w:cs="Times New Roman"/>
            <w:color w:val="000000" w:themeColor="text1"/>
            <w:sz w:val="20"/>
            <w:szCs w:val="20"/>
            <w:rPrChange w:id="3421" w:author="Zahid Syed" w:date="2025-09-24T13:00:00Z" w16du:dateUtc="2025-09-24T04:00:00Z">
              <w:rPr>
                <w:rFonts w:ascii="Times New Roman" w:eastAsia="Yu Gothic" w:hAnsi="Times New Roman" w:cs="Times New Roman"/>
                <w:color w:val="000000"/>
                <w:sz w:val="20"/>
                <w:szCs w:val="20"/>
              </w:rPr>
            </w:rPrChange>
          </w:rPr>
          <w:t xml:space="preserve">a </w:t>
        </w:r>
      </w:ins>
      <w:r w:rsidRPr="00E13F4E">
        <w:rPr>
          <w:rFonts w:ascii="Times New Roman" w:eastAsia="Yu Gothic" w:hAnsi="Times New Roman" w:cs="Times New Roman"/>
          <w:color w:val="000000" w:themeColor="text1"/>
          <w:sz w:val="20"/>
          <w:szCs w:val="20"/>
          <w:rPrChange w:id="3422" w:author="Zahid Syed" w:date="2025-09-24T13:00:00Z" w16du:dateUtc="2025-09-24T04:00:00Z">
            <w:rPr>
              <w:rFonts w:ascii="Times New Roman" w:eastAsia="Yu Gothic" w:hAnsi="Times New Roman" w:cs="Times New Roman"/>
              <w:color w:val="000000"/>
              <w:sz w:val="20"/>
              <w:szCs w:val="20"/>
            </w:rPr>
          </w:rPrChange>
        </w:rPr>
        <w:t>pre</w:t>
      </w:r>
      <w:ins w:id="3423" w:author="Umar Abd-Allah" w:date="2021-12-20T16:26:00Z">
        <w:r w:rsidRPr="00E13F4E">
          <w:rPr>
            <w:rFonts w:ascii="Times New Roman" w:eastAsia="Yu Gothic" w:hAnsi="Times New Roman" w:cs="Times New Roman"/>
            <w:color w:val="000000" w:themeColor="text1"/>
            <w:sz w:val="20"/>
            <w:szCs w:val="20"/>
            <w:rPrChange w:id="3424" w:author="Zahid Syed" w:date="2025-09-24T13:00:00Z" w16du:dateUtc="2025-09-24T04:00:00Z">
              <w:rPr>
                <w:rFonts w:ascii="Times New Roman" w:eastAsia="Yu Gothic" w:hAnsi="Times New Roman" w:cs="Times New Roman"/>
                <w:color w:val="000000"/>
                <w:sz w:val="20"/>
                <w:szCs w:val="20"/>
              </w:rPr>
            </w:rPrChange>
          </w:rPr>
          <w:t xml:space="preserve">determined </w:t>
        </w:r>
      </w:ins>
      <w:r w:rsidRPr="00E13F4E">
        <w:rPr>
          <w:rFonts w:ascii="Times New Roman" w:eastAsia="Yu Gothic" w:hAnsi="Times New Roman" w:cs="Times New Roman"/>
          <w:color w:val="000000" w:themeColor="text1"/>
          <w:sz w:val="20"/>
          <w:szCs w:val="20"/>
          <w:rPrChange w:id="3425" w:author="Zahid Syed" w:date="2025-09-24T13:00:00Z" w16du:dateUtc="2025-09-24T04:00:00Z">
            <w:rPr>
              <w:rFonts w:ascii="Times New Roman" w:eastAsia="Yu Gothic" w:hAnsi="Times New Roman" w:cs="Times New Roman"/>
              <w:color w:val="000000"/>
              <w:sz w:val="20"/>
              <w:szCs w:val="20"/>
            </w:rPr>
          </w:rPrChange>
        </w:rPr>
        <w:t>limit (</w:t>
      </w:r>
      <w:r w:rsidRPr="00E13F4E">
        <w:rPr>
          <w:rFonts w:ascii="Times New Roman" w:eastAsia="Yu Gothic" w:hAnsi="Times New Roman" w:cs="Times New Roman"/>
          <w:i/>
          <w:iCs/>
          <w:color w:val="000000" w:themeColor="text1"/>
          <w:sz w:val="20"/>
          <w:szCs w:val="20"/>
          <w:rPrChange w:id="3426" w:author="Zahid Syed" w:date="2025-09-24T13:00:00Z" w16du:dateUtc="2025-09-24T04:00:00Z">
            <w:rPr>
              <w:rFonts w:ascii="Times New Roman" w:eastAsia="Yu Gothic" w:hAnsi="Times New Roman" w:cs="Times New Roman"/>
              <w:i/>
              <w:iCs/>
              <w:color w:val="000000"/>
              <w:sz w:val="20"/>
              <w:szCs w:val="20"/>
            </w:rPr>
          </w:rPrChange>
        </w:rPr>
        <w:t>ḥaddan mu’ajjalan</w:t>
      </w:r>
      <w:r w:rsidRPr="00E13F4E">
        <w:rPr>
          <w:rFonts w:ascii="Times New Roman" w:eastAsia="Yu Gothic" w:hAnsi="Times New Roman" w:cs="Times New Roman"/>
          <w:color w:val="000000" w:themeColor="text1"/>
          <w:sz w:val="20"/>
          <w:szCs w:val="20"/>
          <w:rPrChange w:id="3427" w:author="Zahid Syed" w:date="2025-09-24T13:00:00Z" w16du:dateUtc="2025-09-24T04:00:00Z">
            <w:rPr>
              <w:rFonts w:ascii="Times New Roman" w:eastAsia="Yu Gothic" w:hAnsi="Times New Roman" w:cs="Times New Roman"/>
              <w:color w:val="000000"/>
              <w:sz w:val="20"/>
              <w:szCs w:val="20"/>
            </w:rPr>
          </w:rPrChange>
        </w:rPr>
        <w:t xml:space="preserve">). Here, the word </w:t>
      </w:r>
      <w:r w:rsidRPr="00E13F4E">
        <w:rPr>
          <w:rFonts w:ascii="Times New Roman" w:eastAsia="Yu Gothic" w:hAnsi="Times New Roman" w:cs="Times New Roman"/>
          <w:i/>
          <w:iCs/>
          <w:color w:val="000000" w:themeColor="text1"/>
          <w:sz w:val="20"/>
          <w:szCs w:val="20"/>
          <w:rPrChange w:id="3428" w:author="Zahid Syed" w:date="2025-09-24T13:00:00Z" w16du:dateUtc="2025-09-24T04:00:00Z">
            <w:rPr>
              <w:rFonts w:ascii="Times New Roman" w:eastAsia="Yu Gothic" w:hAnsi="Times New Roman" w:cs="Times New Roman"/>
              <w:i/>
              <w:iCs/>
              <w:color w:val="000000"/>
              <w:sz w:val="20"/>
              <w:szCs w:val="20"/>
            </w:rPr>
          </w:rPrChange>
        </w:rPr>
        <w:t>kitāb</w:t>
      </w:r>
      <w:r w:rsidRPr="00E13F4E">
        <w:rPr>
          <w:rFonts w:ascii="Times New Roman" w:eastAsia="Yu Gothic" w:hAnsi="Times New Roman" w:cs="Times New Roman"/>
          <w:color w:val="000000" w:themeColor="text1"/>
          <w:sz w:val="20"/>
          <w:szCs w:val="20"/>
          <w:rPrChange w:id="3429" w:author="Zahid Syed" w:date="2025-09-24T13:00:00Z" w16du:dateUtc="2025-09-24T04:00:00Z">
            <w:rPr>
              <w:rFonts w:ascii="Times New Roman" w:eastAsia="Yu Gothic" w:hAnsi="Times New Roman" w:cs="Times New Roman"/>
              <w:color w:val="000000"/>
              <w:sz w:val="20"/>
              <w:szCs w:val="20"/>
            </w:rPr>
          </w:rPrChange>
        </w:rPr>
        <w:t xml:space="preserve"> does not convey the sense</w:t>
      </w:r>
      <w:ins w:id="3430" w:author="Umar Abd-Allah" w:date="2021-12-20T16:26:00Z">
        <w:r w:rsidRPr="00E13F4E">
          <w:rPr>
            <w:rFonts w:ascii="Times New Roman" w:eastAsia="Yu Gothic" w:hAnsi="Times New Roman" w:cs="Times New Roman"/>
            <w:color w:val="000000" w:themeColor="text1"/>
            <w:sz w:val="20"/>
            <w:szCs w:val="20"/>
            <w:rPrChange w:id="3431" w:author="Zahid Syed" w:date="2025-09-24T13:00:00Z" w16du:dateUtc="2025-09-24T04:00:00Z">
              <w:rPr>
                <w:rFonts w:ascii="Times New Roman" w:eastAsia="Yu Gothic" w:hAnsi="Times New Roman" w:cs="Times New Roman"/>
                <w:color w:val="000000"/>
                <w:sz w:val="20"/>
                <w:szCs w:val="20"/>
              </w:rPr>
            </w:rPrChange>
          </w:rPr>
          <w:t xml:space="preserve"> </w:t>
        </w:r>
      </w:ins>
      <w:r w:rsidRPr="00E13F4E">
        <w:rPr>
          <w:rFonts w:ascii="Times New Roman" w:eastAsia="Yu Gothic" w:hAnsi="Times New Roman" w:cs="Times New Roman"/>
          <w:color w:val="000000" w:themeColor="text1"/>
          <w:sz w:val="20"/>
          <w:szCs w:val="20"/>
          <w:rPrChange w:id="3432" w:author="Zahid Syed" w:date="2025-09-24T13:00:00Z" w16du:dateUtc="2025-09-24T04:00:00Z">
            <w:rPr>
              <w:rFonts w:ascii="Times New Roman" w:eastAsia="Yu Gothic" w:hAnsi="Times New Roman" w:cs="Times New Roman"/>
              <w:color w:val="000000"/>
              <w:sz w:val="20"/>
              <w:szCs w:val="20"/>
            </w:rPr>
          </w:rPrChange>
        </w:rPr>
        <w:t xml:space="preserve">of </w:t>
      </w:r>
      <w:ins w:id="3433" w:author="Umar Abd-Allah" w:date="2021-12-20T16:26:00Z">
        <w:r w:rsidRPr="00E13F4E">
          <w:rPr>
            <w:rFonts w:ascii="Times New Roman" w:eastAsia="Yu Gothic" w:hAnsi="Times New Roman" w:cs="Times New Roman"/>
            <w:color w:val="000000" w:themeColor="text1"/>
            <w:sz w:val="20"/>
            <w:szCs w:val="20"/>
            <w:rPrChange w:id="3434" w:author="Zahid Syed" w:date="2025-09-24T13:00:00Z" w16du:dateUtc="2025-09-24T04:00:00Z">
              <w:rPr>
                <w:rFonts w:ascii="Times New Roman" w:eastAsia="Yu Gothic" w:hAnsi="Times New Roman" w:cs="Times New Roman"/>
                <w:color w:val="000000"/>
                <w:sz w:val="20"/>
                <w:szCs w:val="20"/>
              </w:rPr>
            </w:rPrChange>
          </w:rPr>
          <w:t xml:space="preserve">a </w:t>
        </w:r>
      </w:ins>
      <w:r w:rsidRPr="00E13F4E">
        <w:rPr>
          <w:rFonts w:ascii="Times New Roman" w:eastAsia="Yu Gothic" w:hAnsi="Times New Roman" w:cs="Times New Roman"/>
          <w:color w:val="000000" w:themeColor="text1"/>
          <w:sz w:val="20"/>
          <w:szCs w:val="20"/>
          <w:rPrChange w:id="3435" w:author="Zahid Syed" w:date="2025-09-24T13:00:00Z" w16du:dateUtc="2025-09-24T04:00:00Z">
            <w:rPr>
              <w:rFonts w:ascii="Times New Roman" w:eastAsia="Yu Gothic" w:hAnsi="Times New Roman" w:cs="Times New Roman"/>
              <w:color w:val="000000"/>
              <w:sz w:val="20"/>
              <w:szCs w:val="20"/>
            </w:rPr>
          </w:rPrChange>
        </w:rPr>
        <w:t>“book</w:t>
      </w:r>
      <w:del w:id="3436" w:author="Umar Abd-Allah" w:date="2021-12-20T16:26:00Z">
        <w:r w:rsidRPr="00E13F4E" w:rsidDel="008C1A68">
          <w:rPr>
            <w:rFonts w:ascii="Times New Roman" w:eastAsia="Yu Gothic" w:hAnsi="Times New Roman" w:cs="Times New Roman"/>
            <w:color w:val="000000" w:themeColor="text1"/>
            <w:sz w:val="20"/>
            <w:szCs w:val="20"/>
            <w:rPrChange w:id="3437" w:author="Zahid Syed" w:date="2025-09-24T13:00:00Z" w16du:dateUtc="2025-09-24T04:00:00Z">
              <w:rPr>
                <w:rFonts w:ascii="Times New Roman" w:eastAsia="Yu Gothic" w:hAnsi="Times New Roman" w:cs="Times New Roman"/>
                <w:color w:val="000000"/>
                <w:sz w:val="20"/>
                <w:szCs w:val="20"/>
              </w:rPr>
            </w:rPrChange>
          </w:rPr>
          <w:delText>, of course</w:delText>
        </w:r>
      </w:del>
      <w:r w:rsidRPr="00E13F4E">
        <w:rPr>
          <w:rFonts w:ascii="Times New Roman" w:eastAsia="Yu Gothic" w:hAnsi="Times New Roman" w:cs="Times New Roman"/>
          <w:color w:val="000000" w:themeColor="text1"/>
          <w:sz w:val="20"/>
          <w:szCs w:val="20"/>
          <w:rPrChange w:id="3438" w:author="Zahid Syed" w:date="2025-09-24T13:00:00Z" w16du:dateUtc="2025-09-24T04:00:00Z">
            <w:rPr>
              <w:rFonts w:ascii="Times New Roman" w:eastAsia="Yu Gothic" w:hAnsi="Times New Roman" w:cs="Times New Roman"/>
              <w:color w:val="000000"/>
              <w:sz w:val="20"/>
              <w:szCs w:val="20"/>
            </w:rPr>
          </w:rPrChange>
        </w:rPr>
        <w:t>,” but of a Divine Decree (</w:t>
      </w:r>
      <w:r w:rsidRPr="00E13F4E">
        <w:rPr>
          <w:rFonts w:ascii="Times New Roman" w:eastAsia="Yu Gothic" w:hAnsi="Times New Roman" w:cs="Times New Roman"/>
          <w:i/>
          <w:iCs/>
          <w:color w:val="000000" w:themeColor="text1"/>
          <w:sz w:val="20"/>
          <w:szCs w:val="20"/>
          <w:rPrChange w:id="3439" w:author="Zahid Syed" w:date="2025-09-24T13:00:00Z" w16du:dateUtc="2025-09-24T04:00:00Z">
            <w:rPr>
              <w:rFonts w:ascii="Times New Roman" w:eastAsia="Yu Gothic" w:hAnsi="Times New Roman" w:cs="Times New Roman"/>
              <w:i/>
              <w:iCs/>
              <w:color w:val="000000"/>
              <w:sz w:val="20"/>
              <w:szCs w:val="20"/>
            </w:rPr>
          </w:rPrChange>
        </w:rPr>
        <w:t>al-Qaḍā’</w:t>
      </w:r>
      <w:r w:rsidRPr="00E13F4E">
        <w:rPr>
          <w:rFonts w:ascii="Times New Roman" w:eastAsia="Yu Gothic" w:hAnsi="Times New Roman" w:cs="Times New Roman"/>
          <w:color w:val="000000" w:themeColor="text1"/>
          <w:sz w:val="20"/>
          <w:szCs w:val="20"/>
          <w:rPrChange w:id="3440" w:author="Zahid Syed" w:date="2025-09-24T13:00:00Z" w16du:dateUtc="2025-09-24T04:00:00Z">
            <w:rPr>
              <w:rFonts w:ascii="Times New Roman" w:eastAsia="Yu Gothic" w:hAnsi="Times New Roman" w:cs="Times New Roman"/>
              <w:color w:val="000000"/>
              <w:sz w:val="20"/>
              <w:szCs w:val="20"/>
            </w:rPr>
          </w:rPrChange>
        </w:rPr>
        <w:t xml:space="preserve">). We will discuss the root </w:t>
      </w:r>
      <w:r w:rsidRPr="00E13F4E">
        <w:rPr>
          <w:rFonts w:ascii="Times New Roman" w:eastAsia="Yu Gothic" w:hAnsi="Times New Roman" w:cs="Times New Roman"/>
          <w:i/>
          <w:iCs/>
          <w:color w:val="000000" w:themeColor="text1"/>
          <w:sz w:val="20"/>
          <w:szCs w:val="20"/>
          <w:rPrChange w:id="3441" w:author="Zahid Syed" w:date="2025-09-24T13:00:00Z" w16du:dateUtc="2025-09-24T04:00:00Z">
            <w:rPr>
              <w:rFonts w:ascii="Times New Roman" w:eastAsia="Yu Gothic" w:hAnsi="Times New Roman" w:cs="Times New Roman"/>
              <w:i/>
              <w:iCs/>
              <w:color w:val="000000"/>
              <w:sz w:val="20"/>
              <w:szCs w:val="20"/>
            </w:rPr>
          </w:rPrChange>
        </w:rPr>
        <w:t>K-T-B</w:t>
      </w:r>
      <w:r w:rsidRPr="00E13F4E">
        <w:rPr>
          <w:rFonts w:ascii="Times New Roman" w:eastAsia="Yu Gothic" w:hAnsi="Times New Roman" w:cs="Times New Roman"/>
          <w:color w:val="000000" w:themeColor="text1"/>
          <w:sz w:val="20"/>
          <w:szCs w:val="20"/>
          <w:rPrChange w:id="3442" w:author="Zahid Syed" w:date="2025-09-24T13:00:00Z" w16du:dateUtc="2025-09-24T04:00:00Z">
            <w:rPr>
              <w:rFonts w:ascii="Times New Roman" w:eastAsia="Yu Gothic" w:hAnsi="Times New Roman" w:cs="Times New Roman"/>
              <w:color w:val="000000"/>
              <w:sz w:val="20"/>
              <w:szCs w:val="20"/>
            </w:rPr>
          </w:rPrChange>
        </w:rPr>
        <w:t xml:space="preserve"> in Volume Five, when we talk about the Divinely Revealed Books of God. As we will see in that discussion, one of the fundamental meanings of the root in Arabic as well as in Hebrew is to convey the sense of permanent affixation (</w:t>
      </w:r>
      <w:r w:rsidRPr="00E13F4E">
        <w:rPr>
          <w:rFonts w:ascii="Times New Roman" w:eastAsia="Yu Gothic" w:hAnsi="Times New Roman" w:cs="Times New Roman"/>
          <w:i/>
          <w:iCs/>
          <w:color w:val="000000" w:themeColor="text1"/>
          <w:sz w:val="20"/>
          <w:szCs w:val="20"/>
          <w:rPrChange w:id="3443" w:author="Zahid Syed" w:date="2025-09-24T13:00:00Z" w16du:dateUtc="2025-09-24T04:00:00Z">
            <w:rPr>
              <w:rFonts w:ascii="Times New Roman" w:eastAsia="Yu Gothic" w:hAnsi="Times New Roman" w:cs="Times New Roman"/>
              <w:i/>
              <w:iCs/>
              <w:color w:val="000000"/>
              <w:sz w:val="20"/>
              <w:szCs w:val="20"/>
            </w:rPr>
          </w:rPrChange>
        </w:rPr>
        <w:t>al-luṣūq</w:t>
      </w:r>
      <w:r w:rsidRPr="00E13F4E">
        <w:rPr>
          <w:rFonts w:ascii="Times New Roman" w:eastAsia="Yu Gothic" w:hAnsi="Times New Roman" w:cs="Times New Roman"/>
          <w:color w:val="000000" w:themeColor="text1"/>
          <w:sz w:val="20"/>
          <w:szCs w:val="20"/>
          <w:rPrChange w:id="3444" w:author="Zahid Syed" w:date="2025-09-24T13:00:00Z" w16du:dateUtc="2025-09-24T04:00:00Z">
            <w:rPr>
              <w:rFonts w:ascii="Times New Roman" w:eastAsia="Yu Gothic" w:hAnsi="Times New Roman" w:cs="Times New Roman"/>
              <w:color w:val="000000"/>
              <w:sz w:val="20"/>
              <w:szCs w:val="20"/>
            </w:rPr>
          </w:rPrChange>
        </w:rPr>
        <w:t>) and standing affirmation (</w:t>
      </w:r>
      <w:r w:rsidRPr="00E13F4E">
        <w:rPr>
          <w:rFonts w:ascii="Times New Roman" w:eastAsia="Yu Gothic" w:hAnsi="Times New Roman" w:cs="Times New Roman"/>
          <w:i/>
          <w:iCs/>
          <w:color w:val="000000" w:themeColor="text1"/>
          <w:sz w:val="20"/>
          <w:szCs w:val="20"/>
          <w:rPrChange w:id="3445" w:author="Zahid Syed" w:date="2025-09-24T13:00:00Z" w16du:dateUtc="2025-09-24T04:00:00Z">
            <w:rPr>
              <w:rFonts w:ascii="Times New Roman" w:eastAsia="Yu Gothic" w:hAnsi="Times New Roman" w:cs="Times New Roman"/>
              <w:i/>
              <w:iCs/>
              <w:color w:val="000000"/>
              <w:sz w:val="20"/>
              <w:szCs w:val="20"/>
            </w:rPr>
          </w:rPrChange>
        </w:rPr>
        <w:t>thabāt</w:t>
      </w:r>
      <w:r w:rsidRPr="00E13F4E">
        <w:rPr>
          <w:rFonts w:ascii="Times New Roman" w:eastAsia="Yu Gothic" w:hAnsi="Times New Roman" w:cs="Times New Roman"/>
          <w:color w:val="000000" w:themeColor="text1"/>
          <w:sz w:val="20"/>
          <w:szCs w:val="20"/>
          <w:rPrChange w:id="3446" w:author="Zahid Syed" w:date="2025-09-24T13:00:00Z" w16du:dateUtc="2025-09-24T04:00:00Z">
            <w:rPr>
              <w:rFonts w:ascii="Times New Roman" w:eastAsia="Yu Gothic" w:hAnsi="Times New Roman" w:cs="Times New Roman"/>
              <w:color w:val="000000"/>
              <w:sz w:val="20"/>
              <w:szCs w:val="20"/>
            </w:rPr>
          </w:rPrChange>
        </w:rPr>
        <w:t>), which communicate the fact of a set estimation</w:t>
      </w:r>
      <w:ins w:id="3447" w:author="Umar Abd-Allah" w:date="2021-12-20T16:25:00Z">
        <w:r w:rsidRPr="00E13F4E">
          <w:rPr>
            <w:rFonts w:ascii="Times New Roman" w:eastAsia="Yu Gothic" w:hAnsi="Times New Roman" w:cs="Times New Roman"/>
            <w:color w:val="000000" w:themeColor="text1"/>
            <w:sz w:val="20"/>
            <w:szCs w:val="20"/>
            <w:rPrChange w:id="3448" w:author="Zahid Syed" w:date="2025-09-24T13:00:00Z" w16du:dateUtc="2025-09-24T04:00:00Z">
              <w:rPr>
                <w:rFonts w:ascii="Times New Roman" w:eastAsia="Yu Gothic" w:hAnsi="Times New Roman" w:cs="Times New Roman"/>
                <w:color w:val="000000"/>
                <w:sz w:val="20"/>
                <w:szCs w:val="20"/>
              </w:rPr>
            </w:rPrChange>
          </w:rPr>
          <w:t xml:space="preserve"> and delimitation</w:t>
        </w:r>
      </w:ins>
      <w:r w:rsidRPr="00E13F4E">
        <w:rPr>
          <w:rFonts w:ascii="Times New Roman" w:eastAsia="Yu Gothic" w:hAnsi="Times New Roman" w:cs="Times New Roman"/>
          <w:color w:val="000000" w:themeColor="text1"/>
          <w:sz w:val="20"/>
          <w:szCs w:val="20"/>
          <w:rPrChange w:id="3449" w:author="Zahid Syed" w:date="2025-09-24T13:00:00Z" w16du:dateUtc="2025-09-24T04:00:00Z">
            <w:rPr>
              <w:rFonts w:ascii="Times New Roman" w:eastAsia="Yu Gothic" w:hAnsi="Times New Roman" w:cs="Times New Roman"/>
              <w:color w:val="000000"/>
              <w:sz w:val="20"/>
              <w:szCs w:val="20"/>
            </w:rPr>
          </w:rPrChange>
        </w:rPr>
        <w:t xml:space="preserve"> (</w:t>
      </w:r>
      <w:r w:rsidRPr="00E13F4E">
        <w:rPr>
          <w:rFonts w:ascii="Times New Roman" w:eastAsia="Yu Gothic" w:hAnsi="Times New Roman" w:cs="Times New Roman"/>
          <w:i/>
          <w:iCs/>
          <w:color w:val="000000" w:themeColor="text1"/>
          <w:sz w:val="20"/>
          <w:szCs w:val="20"/>
          <w:rPrChange w:id="3450" w:author="Zahid Syed" w:date="2025-09-24T13:00:00Z" w16du:dateUtc="2025-09-24T04:00:00Z">
            <w:rPr>
              <w:rFonts w:ascii="Times New Roman" w:eastAsia="Yu Gothic" w:hAnsi="Times New Roman" w:cs="Times New Roman"/>
              <w:i/>
              <w:iCs/>
              <w:color w:val="000000"/>
              <w:sz w:val="20"/>
              <w:szCs w:val="20"/>
            </w:rPr>
          </w:rPrChange>
        </w:rPr>
        <w:t>al-taḥdīd</w:t>
      </w:r>
      <w:r w:rsidRPr="00E13F4E">
        <w:rPr>
          <w:rFonts w:ascii="Times New Roman" w:eastAsia="Yu Gothic" w:hAnsi="Times New Roman" w:cs="Times New Roman"/>
          <w:color w:val="000000" w:themeColor="text1"/>
          <w:sz w:val="20"/>
          <w:szCs w:val="20"/>
          <w:rPrChange w:id="3451" w:author="Zahid Syed" w:date="2025-09-24T13:00:00Z" w16du:dateUtc="2025-09-24T04:00:00Z">
            <w:rPr>
              <w:rFonts w:ascii="Times New Roman" w:eastAsia="Yu Gothic" w:hAnsi="Times New Roman" w:cs="Times New Roman"/>
              <w:color w:val="000000"/>
              <w:sz w:val="20"/>
              <w:szCs w:val="20"/>
            </w:rPr>
          </w:rPrChange>
        </w:rPr>
        <w:t xml:space="preserve">) and </w:t>
      </w:r>
      <w:ins w:id="3452" w:author="Umar Abd-Allah" w:date="2021-12-20T16:25:00Z">
        <w:r w:rsidRPr="00E13F4E">
          <w:rPr>
            <w:rFonts w:ascii="Times New Roman" w:eastAsia="Yu Gothic" w:hAnsi="Times New Roman" w:cs="Times New Roman"/>
            <w:color w:val="000000" w:themeColor="text1"/>
            <w:sz w:val="20"/>
            <w:szCs w:val="20"/>
            <w:rPrChange w:id="3453" w:author="Zahid Syed" w:date="2025-09-24T13:00:00Z" w16du:dateUtc="2025-09-24T04:00:00Z">
              <w:rPr>
                <w:rFonts w:ascii="Times New Roman" w:eastAsia="Yu Gothic" w:hAnsi="Times New Roman" w:cs="Times New Roman"/>
                <w:color w:val="000000"/>
                <w:sz w:val="20"/>
                <w:szCs w:val="20"/>
              </w:rPr>
            </w:rPrChange>
          </w:rPr>
          <w:t xml:space="preserve">the promulgation of </w:t>
        </w:r>
      </w:ins>
      <w:r w:rsidRPr="00E13F4E">
        <w:rPr>
          <w:rFonts w:ascii="Times New Roman" w:eastAsia="Yu Gothic" w:hAnsi="Times New Roman" w:cs="Times New Roman"/>
          <w:color w:val="000000" w:themeColor="text1"/>
          <w:sz w:val="20"/>
          <w:szCs w:val="20"/>
          <w:rPrChange w:id="3454" w:author="Zahid Syed" w:date="2025-09-24T13:00:00Z" w16du:dateUtc="2025-09-24T04:00:00Z">
            <w:rPr>
              <w:rFonts w:ascii="Times New Roman" w:eastAsia="Yu Gothic" w:hAnsi="Times New Roman" w:cs="Times New Roman"/>
              <w:color w:val="000000"/>
              <w:sz w:val="20"/>
              <w:szCs w:val="20"/>
            </w:rPr>
          </w:rPrChange>
        </w:rPr>
        <w:t xml:space="preserve">an affirmed Divine Decree </w:t>
      </w:r>
      <w:ins w:id="3455" w:author="Umar Abd-Allah" w:date="2021-12-20T16:25:00Z">
        <w:r w:rsidRPr="00E13F4E">
          <w:rPr>
            <w:rFonts w:ascii="Times New Roman" w:eastAsia="Yu Gothic" w:hAnsi="Times New Roman" w:cs="Times New Roman"/>
            <w:color w:val="000000" w:themeColor="text1"/>
            <w:sz w:val="20"/>
            <w:szCs w:val="20"/>
            <w:rPrChange w:id="3456" w:author="Zahid Syed" w:date="2025-09-24T13:00:00Z" w16du:dateUtc="2025-09-24T04:00:00Z">
              <w:rPr>
                <w:rFonts w:ascii="Times New Roman" w:eastAsia="Yu Gothic" w:hAnsi="Times New Roman" w:cs="Times New Roman"/>
                <w:color w:val="000000"/>
                <w:sz w:val="20"/>
                <w:szCs w:val="20"/>
              </w:rPr>
            </w:rPrChange>
          </w:rPr>
          <w:t xml:space="preserve">such </w:t>
        </w:r>
      </w:ins>
      <w:r w:rsidRPr="00E13F4E">
        <w:rPr>
          <w:rFonts w:ascii="Times New Roman" w:eastAsia="Yu Gothic" w:hAnsi="Times New Roman" w:cs="Times New Roman"/>
          <w:color w:val="000000" w:themeColor="text1"/>
          <w:sz w:val="20"/>
          <w:szCs w:val="20"/>
          <w:rPrChange w:id="3457" w:author="Zahid Syed" w:date="2025-09-24T13:00:00Z" w16du:dateUtc="2025-09-24T04:00:00Z">
            <w:rPr>
              <w:rFonts w:ascii="Times New Roman" w:eastAsia="Yu Gothic" w:hAnsi="Times New Roman" w:cs="Times New Roman"/>
              <w:color w:val="000000"/>
              <w:sz w:val="20"/>
              <w:szCs w:val="20"/>
            </w:rPr>
          </w:rPrChange>
        </w:rPr>
        <w:t>as pertains</w:t>
      </w:r>
      <w:ins w:id="3458" w:author="Umar Abd-Allah" w:date="2021-12-20T16:25:00Z">
        <w:r w:rsidRPr="00E13F4E">
          <w:rPr>
            <w:rFonts w:ascii="Times New Roman" w:eastAsia="Yu Gothic" w:hAnsi="Times New Roman" w:cs="Times New Roman"/>
            <w:color w:val="000000" w:themeColor="text1"/>
            <w:sz w:val="20"/>
            <w:szCs w:val="20"/>
            <w:rPrChange w:id="3459" w:author="Zahid Syed" w:date="2025-09-24T13:00:00Z" w16du:dateUtc="2025-09-24T04:00:00Z">
              <w:rPr>
                <w:rFonts w:ascii="Times New Roman" w:eastAsia="Yu Gothic" w:hAnsi="Times New Roman" w:cs="Times New Roman"/>
                <w:color w:val="000000"/>
                <w:sz w:val="20"/>
                <w:szCs w:val="20"/>
              </w:rPr>
            </w:rPrChange>
          </w:rPr>
          <w:t>, for example,</w:t>
        </w:r>
      </w:ins>
      <w:r w:rsidRPr="00E13F4E">
        <w:rPr>
          <w:rFonts w:ascii="Times New Roman" w:eastAsia="Yu Gothic" w:hAnsi="Times New Roman" w:cs="Times New Roman"/>
          <w:color w:val="000000" w:themeColor="text1"/>
          <w:sz w:val="20"/>
          <w:szCs w:val="20"/>
          <w:rPrChange w:id="3460" w:author="Zahid Syed" w:date="2025-09-24T13:00:00Z" w16du:dateUtc="2025-09-24T04:00:00Z">
            <w:rPr>
              <w:rFonts w:ascii="Times New Roman" w:eastAsia="Yu Gothic" w:hAnsi="Times New Roman" w:cs="Times New Roman"/>
              <w:color w:val="000000"/>
              <w:sz w:val="20"/>
              <w:szCs w:val="20"/>
            </w:rPr>
          </w:rPrChange>
        </w:rPr>
        <w:t xml:space="preserve"> to the coming of death for each living Soul.</w:t>
      </w:r>
    </w:p>
    <w:p w14:paraId="7FA77D62" w14:textId="77777777" w:rsidR="00B335E1" w:rsidRPr="00E13F4E" w:rsidRDefault="00B335E1" w:rsidP="005D5C5B">
      <w:pPr>
        <w:pStyle w:val="FootnoteText1"/>
        <w:rPr>
          <w:color w:val="000000" w:themeColor="text1"/>
          <w:rPrChange w:id="3461" w:author="Zahid Syed" w:date="2025-09-24T13:00:00Z" w16du:dateUtc="2025-09-24T04:00:00Z">
            <w:rPr/>
          </w:rPrChange>
        </w:rPr>
      </w:pPr>
    </w:p>
  </w:footnote>
  <w:footnote w:id="135">
    <w:p w14:paraId="57820506"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3464" w:author="Zahid Syed" w:date="2025-09-24T13:00:00Z" w16du:dateUtc="2025-09-24T04:00:00Z">
            <w:rPr>
              <w:rFonts w:ascii="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3465"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3466" w:author="Zahid Syed" w:date="2025-09-24T13:00:00Z" w16du:dateUtc="2025-09-24T04:00:00Z">
            <w:rPr>
              <w:rFonts w:ascii="Times New Roman" w:hAnsi="Times New Roman" w:cs="Times New Roman"/>
              <w:sz w:val="20"/>
              <w:szCs w:val="20"/>
            </w:rPr>
          </w:rPrChange>
        </w:rPr>
        <w:t xml:space="preserve"> </w:t>
      </w:r>
      <w:r w:rsidRPr="00E13F4E">
        <w:rPr>
          <w:rFonts w:ascii="Times New Roman" w:hAnsi="Times New Roman" w:cs="Times New Roman"/>
          <w:color w:val="000000" w:themeColor="text1"/>
          <w:sz w:val="20"/>
          <w:szCs w:val="20"/>
          <w:rPrChange w:id="3467" w:author="Zahid Syed" w:date="2025-09-24T13:00:00Z" w16du:dateUtc="2025-09-24T04:00:00Z">
            <w:rPr>
              <w:rFonts w:ascii="Times New Roman" w:hAnsi="Times New Roman" w:cs="Times New Roman"/>
              <w:color w:val="000000"/>
              <w:sz w:val="20"/>
              <w:szCs w:val="20"/>
            </w:rPr>
          </w:rPrChange>
        </w:rPr>
        <w:t xml:space="preserve">The spread of sound Islamic religion that accurately represents the Prophet globally and in other faith communities is also one of the Signs of the End of Time. It will happen most thoroughly after the Second Coming of Jesus Christ, when Jews and Christians will convert. It is also three times indicated in the Qur’ān that God would render the religion of His last Prophet uppermost over all other faith communities, which is something that began to happen effectively during the Prophet’s lifetime and in all subsequent generations. Islam has always been successful at spreading in all other faith communities and cultures throughout the world, once it is well established and becomes known. God says in the Qur’ān: “He it is Who sent His Messenger with guidance and the religion of truth to make it prevail over all relgion, though the idolaters be averse” (The Ranks, 61:9; see also 9:33; 48:28). In these verses, “all religion” means “all other religions” or, more specifically, “the people of all other religions.” Likewise, God willed that the Muslim Community be sound, intelligent, and upright so that it serve as a witness over all humanity, which has a closely related meaning. God says in the Qur’ān: “Thus, did We make you a middle Community so that you be witnesses over mankind and so that the Messenger be a witness over you” (The Cow, 2:143; see also 22:78). Some commentators relate these verses directly to the coming of the Mahdī and the Second Coming of Jesus Christ. This complements the notion that the world Community of Islam was put on earth to be “witnesses over mankind,” meaning that their faith and justice will be witnessed by humanity as evidence of the truth of religion. Ultimately, no aspect of the “Religion of Truth” will remain hidden.  </w:t>
      </w:r>
    </w:p>
    <w:p w14:paraId="32078ABA" w14:textId="77777777" w:rsidR="00B335E1" w:rsidRPr="00E13F4E" w:rsidRDefault="00B335E1" w:rsidP="005D5C5B">
      <w:pPr>
        <w:pStyle w:val="FootnoteText1"/>
        <w:rPr>
          <w:color w:val="000000" w:themeColor="text1"/>
          <w:rPrChange w:id="3468" w:author="Zahid Syed" w:date="2025-09-24T13:00:00Z" w16du:dateUtc="2025-09-24T04:00:00Z">
            <w:rPr/>
          </w:rPrChange>
        </w:rPr>
      </w:pPr>
    </w:p>
  </w:footnote>
  <w:footnote w:id="136">
    <w:p w14:paraId="6661C959" w14:textId="77777777" w:rsidR="00B335E1" w:rsidRPr="00E13F4E" w:rsidRDefault="00B335E1" w:rsidP="005D5C5B">
      <w:pPr>
        <w:autoSpaceDE w:val="0"/>
        <w:autoSpaceDN w:val="0"/>
        <w:adjustRightInd w:val="0"/>
        <w:spacing w:after="0" w:line="240" w:lineRule="auto"/>
        <w:rPr>
          <w:rFonts w:ascii="Times New Roman" w:hAnsi="Times New Roman" w:cs="Times New Roman"/>
          <w:color w:val="000000" w:themeColor="text1"/>
          <w:sz w:val="20"/>
          <w:szCs w:val="20"/>
          <w:rPrChange w:id="3469" w:author="Zahid Syed" w:date="2025-09-24T13:00:00Z" w16du:dateUtc="2025-09-24T04:00:00Z">
            <w:rPr>
              <w:rFonts w:ascii="Times New Roman" w:hAnsi="Times New Roman" w:cs="Times New Roman"/>
              <w:color w:val="000000"/>
              <w:sz w:val="20"/>
              <w:szCs w:val="20"/>
            </w:rPr>
          </w:rPrChange>
        </w:rPr>
      </w:pPr>
      <w:r w:rsidRPr="00E13F4E">
        <w:rPr>
          <w:rStyle w:val="FootnoteReference"/>
          <w:rFonts w:ascii="Times New Roman" w:hAnsi="Times New Roman" w:cs="Times New Roman"/>
          <w:color w:val="000000" w:themeColor="text1"/>
          <w:sz w:val="20"/>
          <w:szCs w:val="20"/>
          <w:rPrChange w:id="3470" w:author="Zahid Syed" w:date="2025-09-24T13:00:00Z" w16du:dateUtc="2025-09-24T04:00:00Z">
            <w:rPr>
              <w:rStyle w:val="FootnoteReference"/>
              <w:rFonts w:ascii="Times New Roman" w:hAnsi="Times New Roman" w:cs="Times New Roman"/>
              <w:sz w:val="20"/>
              <w:szCs w:val="20"/>
            </w:rPr>
          </w:rPrChange>
        </w:rPr>
        <w:footnoteRef/>
      </w:r>
      <w:r w:rsidRPr="00E13F4E">
        <w:rPr>
          <w:rFonts w:ascii="Times New Roman" w:hAnsi="Times New Roman" w:cs="Times New Roman"/>
          <w:color w:val="000000" w:themeColor="text1"/>
          <w:sz w:val="20"/>
          <w:szCs w:val="20"/>
          <w:rPrChange w:id="3471" w:author="Zahid Syed" w:date="2025-09-24T13:00:00Z" w16du:dateUtc="2025-09-24T04:00:00Z">
            <w:rPr>
              <w:rFonts w:ascii="Times New Roman" w:hAnsi="Times New Roman" w:cs="Times New Roman"/>
              <w:sz w:val="20"/>
              <w:szCs w:val="20"/>
            </w:rPr>
          </w:rPrChange>
        </w:rPr>
        <w:t xml:space="preserve"> Greater Syria is to the North of Medina. </w:t>
      </w:r>
      <w:r w:rsidRPr="00E13F4E">
        <w:rPr>
          <w:rFonts w:ascii="Times New Roman" w:hAnsi="Times New Roman" w:cs="Times New Roman"/>
          <w:color w:val="000000" w:themeColor="text1"/>
          <w:sz w:val="20"/>
          <w:szCs w:val="20"/>
          <w:rPrChange w:id="3472" w:author="Zahid Syed" w:date="2025-09-24T13:00:00Z" w16du:dateUtc="2025-09-24T04:00:00Z">
            <w:rPr>
              <w:rFonts w:ascii="Times New Roman" w:hAnsi="Times New Roman" w:cs="Times New Roman"/>
              <w:color w:val="000000"/>
              <w:sz w:val="20"/>
              <w:szCs w:val="20"/>
            </w:rPr>
          </w:rPrChange>
        </w:rPr>
        <w:t>Another transmission states that the wind will come from the Yaman, which, of course, is to the South. Al-</w:t>
      </w:r>
      <w:r w:rsidRPr="00E13F4E">
        <w:rPr>
          <w:rFonts w:ascii="Times New Roman" w:hAnsi="Times New Roman" w:cs="Times New Roman"/>
          <w:color w:val="000000" w:themeColor="text1"/>
          <w:sz w:val="20"/>
          <w:szCs w:val="20"/>
          <w:rPrChange w:id="3473" w:author="Zahid Syed" w:date="2025-09-24T13:00:00Z" w16du:dateUtc="2025-09-24T04:00:00Z">
            <w:rPr>
              <w:rFonts w:ascii="Times New Roman" w:hAnsi="Times New Roman" w:cs="Times New Roman"/>
              <w:sz w:val="20"/>
              <w:szCs w:val="20"/>
            </w:rPr>
          </w:rPrChange>
        </w:rPr>
        <w:t xml:space="preserve"> Imām</w:t>
      </w:r>
      <w:r w:rsidRPr="00E13F4E">
        <w:rPr>
          <w:rFonts w:ascii="Times New Roman" w:hAnsi="Times New Roman" w:cs="Times New Roman"/>
          <w:color w:val="000000" w:themeColor="text1"/>
          <w:sz w:val="20"/>
          <w:szCs w:val="20"/>
          <w:rPrChange w:id="3474" w:author="Zahid Syed" w:date="2025-09-24T13:00:00Z" w16du:dateUtc="2025-09-24T04:00:00Z">
            <w:rPr>
              <w:rFonts w:ascii="Times New Roman" w:hAnsi="Times New Roman" w:cs="Times New Roman"/>
              <w:color w:val="000000"/>
              <w:sz w:val="20"/>
              <w:szCs w:val="20"/>
            </w:rPr>
          </w:rPrChange>
        </w:rPr>
        <w:t xml:space="preserve"> al-Nawaw</w:t>
      </w:r>
      <w:r w:rsidRPr="00E13F4E">
        <w:rPr>
          <w:rFonts w:ascii="Times New Roman" w:hAnsi="Times New Roman" w:cs="Times New Roman"/>
          <w:color w:val="000000" w:themeColor="text1"/>
          <w:sz w:val="20"/>
          <w:szCs w:val="20"/>
          <w:rPrChange w:id="3475" w:author="Zahid Syed" w:date="2025-09-24T13:00:00Z" w16du:dateUtc="2025-09-24T04:00:00Z">
            <w:rPr>
              <w:rFonts w:ascii="Times New Roman" w:hAnsi="Times New Roman" w:cs="Times New Roman"/>
              <w:sz w:val="20"/>
              <w:szCs w:val="20"/>
            </w:rPr>
          </w:rPrChange>
        </w:rPr>
        <w:t>ī</w:t>
      </w:r>
      <w:r w:rsidRPr="00E13F4E">
        <w:rPr>
          <w:rFonts w:ascii="Times New Roman" w:hAnsi="Times New Roman" w:cs="Times New Roman"/>
          <w:color w:val="000000" w:themeColor="text1"/>
          <w:sz w:val="20"/>
          <w:szCs w:val="20"/>
          <w:rPrChange w:id="3476" w:author="Zahid Syed" w:date="2025-09-24T13:00:00Z" w16du:dateUtc="2025-09-24T04:00:00Z">
            <w:rPr>
              <w:rFonts w:ascii="Times New Roman" w:hAnsi="Times New Roman" w:cs="Times New Roman"/>
              <w:color w:val="000000"/>
              <w:sz w:val="20"/>
              <w:szCs w:val="20"/>
            </w:rPr>
          </w:rPrChange>
        </w:rPr>
        <w:t xml:space="preserve"> notes that it is probable that there are two winds—one from Greater Syria and the other from the Yaman. He observes that it may be true the “the good wind” originates in the two different places, but later comes together to become a single wind. </w:t>
      </w:r>
    </w:p>
    <w:p w14:paraId="50765BFC" w14:textId="77777777" w:rsidR="00B335E1" w:rsidRPr="00E13F4E" w:rsidRDefault="00B335E1" w:rsidP="005D5C5B">
      <w:pPr>
        <w:pStyle w:val="FootnoteText1"/>
        <w:rPr>
          <w:color w:val="000000" w:themeColor="text1"/>
          <w:rPrChange w:id="3477" w:author="Zahid Syed" w:date="2025-09-24T13:00:00Z" w16du:dateUtc="2025-09-24T04:00:00Z">
            <w:rPr/>
          </w:rPrChang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1879"/>
    <w:multiLevelType w:val="multilevel"/>
    <w:tmpl w:val="37DC824C"/>
    <w:styleLink w:val="RTFNum5"/>
    <w:lvl w:ilvl="0">
      <w:start w:val="1"/>
      <w:numFmt w:val="decimal"/>
      <w:lvlText w:val="%1)"/>
      <w:lvlJc w:val="left"/>
      <w:pPr>
        <w:ind w:left="1140" w:hanging="420"/>
      </w:pPr>
      <w:rPr>
        <w:rFonts w:cs="Times New Roman"/>
      </w:rPr>
    </w:lvl>
    <w:lvl w:ilvl="1">
      <w:start w:val="1"/>
      <w:numFmt w:val="decimal"/>
      <w:lvlText w:val="%2)"/>
      <w:lvlJc w:val="left"/>
      <w:pPr>
        <w:ind w:left="2280" w:hanging="420"/>
      </w:pPr>
      <w:rPr>
        <w:rFonts w:cs="Times New Roman"/>
      </w:rPr>
    </w:lvl>
    <w:lvl w:ilvl="2">
      <w:start w:val="1"/>
      <w:numFmt w:val="decimal"/>
      <w:lvlText w:val="%3)"/>
      <w:lvlJc w:val="left"/>
      <w:pPr>
        <w:ind w:left="3420" w:hanging="420"/>
      </w:pPr>
      <w:rPr>
        <w:rFonts w:cs="Times New Roman"/>
      </w:rPr>
    </w:lvl>
    <w:lvl w:ilvl="3">
      <w:start w:val="1"/>
      <w:numFmt w:val="decimal"/>
      <w:lvlText w:val="%4)"/>
      <w:lvlJc w:val="left"/>
      <w:pPr>
        <w:ind w:left="4560" w:hanging="420"/>
      </w:pPr>
      <w:rPr>
        <w:rFonts w:cs="Times New Roman"/>
      </w:rPr>
    </w:lvl>
    <w:lvl w:ilvl="4">
      <w:start w:val="1"/>
      <w:numFmt w:val="decimal"/>
      <w:lvlText w:val="%5)"/>
      <w:lvlJc w:val="left"/>
      <w:pPr>
        <w:ind w:left="5700" w:hanging="420"/>
      </w:pPr>
      <w:rPr>
        <w:rFonts w:cs="Times New Roman"/>
      </w:rPr>
    </w:lvl>
    <w:lvl w:ilvl="5">
      <w:start w:val="1"/>
      <w:numFmt w:val="decimal"/>
      <w:lvlText w:val="%6)"/>
      <w:lvlJc w:val="left"/>
      <w:pPr>
        <w:ind w:left="6840" w:hanging="420"/>
      </w:pPr>
      <w:rPr>
        <w:rFonts w:cs="Times New Roman"/>
      </w:rPr>
    </w:lvl>
    <w:lvl w:ilvl="6">
      <w:start w:val="1"/>
      <w:numFmt w:val="decimal"/>
      <w:lvlText w:val="%7)"/>
      <w:lvlJc w:val="left"/>
      <w:pPr>
        <w:ind w:left="7980" w:hanging="420"/>
      </w:pPr>
      <w:rPr>
        <w:rFonts w:cs="Times New Roman"/>
      </w:rPr>
    </w:lvl>
    <w:lvl w:ilvl="7">
      <w:start w:val="1"/>
      <w:numFmt w:val="decimal"/>
      <w:lvlText w:val="%8)"/>
      <w:lvlJc w:val="left"/>
      <w:pPr>
        <w:ind w:left="9120" w:hanging="420"/>
      </w:pPr>
      <w:rPr>
        <w:rFonts w:cs="Times New Roman"/>
      </w:rPr>
    </w:lvl>
    <w:lvl w:ilvl="8">
      <w:start w:val="1"/>
      <w:numFmt w:val="decimal"/>
      <w:lvlText w:val="%9)"/>
      <w:lvlJc w:val="left"/>
      <w:pPr>
        <w:ind w:left="10260" w:hanging="420"/>
      </w:pPr>
      <w:rPr>
        <w:rFonts w:cs="Times New Roman"/>
      </w:rPr>
    </w:lvl>
  </w:abstractNum>
  <w:abstractNum w:abstractNumId="1" w15:restartNumberingAfterBreak="0">
    <w:nsid w:val="10DA1EFA"/>
    <w:multiLevelType w:val="hybridMultilevel"/>
    <w:tmpl w:val="76A2817E"/>
    <w:lvl w:ilvl="0" w:tplc="0409000F">
      <w:start w:val="1"/>
      <w:numFmt w:val="decimal"/>
      <w:lvlText w:val="%1."/>
      <w:lvlJc w:val="left"/>
      <w:pPr>
        <w:ind w:left="720" w:hanging="360"/>
      </w:pPr>
    </w:lvl>
    <w:lvl w:ilvl="1" w:tplc="2EC48C8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8D0346"/>
    <w:multiLevelType w:val="hybridMultilevel"/>
    <w:tmpl w:val="BAAAA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2D0EBB"/>
    <w:multiLevelType w:val="hybridMultilevel"/>
    <w:tmpl w:val="7AD81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0C0CE7"/>
    <w:multiLevelType w:val="hybridMultilevel"/>
    <w:tmpl w:val="463E3C28"/>
    <w:lvl w:ilvl="0" w:tplc="53B26F74">
      <w:start w:val="1"/>
      <w:numFmt w:val="decimal"/>
      <w:lvlText w:val="%1."/>
      <w:lvlJc w:val="left"/>
      <w:pPr>
        <w:ind w:left="1010" w:hanging="5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AE089A"/>
    <w:multiLevelType w:val="multilevel"/>
    <w:tmpl w:val="4666126A"/>
    <w:styleLink w:val="RTFNum7"/>
    <w:lvl w:ilvl="0">
      <w:start w:val="1"/>
      <w:numFmt w:val="decimal"/>
      <w:lvlText w:val="%1)"/>
      <w:lvlJc w:val="left"/>
      <w:pPr>
        <w:ind w:left="1215" w:hanging="495"/>
      </w:pPr>
      <w:rPr>
        <w:rFonts w:cs="Times New Roman"/>
      </w:rPr>
    </w:lvl>
    <w:lvl w:ilvl="1">
      <w:start w:val="1"/>
      <w:numFmt w:val="decimal"/>
      <w:lvlText w:val="%2)"/>
      <w:lvlJc w:val="left"/>
      <w:pPr>
        <w:ind w:left="2430" w:hanging="495"/>
      </w:pPr>
      <w:rPr>
        <w:rFonts w:cs="Times New Roman"/>
      </w:rPr>
    </w:lvl>
    <w:lvl w:ilvl="2">
      <w:start w:val="1"/>
      <w:numFmt w:val="decimal"/>
      <w:lvlText w:val="%3)"/>
      <w:lvlJc w:val="left"/>
      <w:pPr>
        <w:ind w:left="3645" w:hanging="495"/>
      </w:pPr>
      <w:rPr>
        <w:rFonts w:cs="Times New Roman"/>
      </w:rPr>
    </w:lvl>
    <w:lvl w:ilvl="3">
      <w:start w:val="1"/>
      <w:numFmt w:val="decimal"/>
      <w:lvlText w:val="%4)"/>
      <w:lvlJc w:val="left"/>
      <w:pPr>
        <w:ind w:left="4860" w:hanging="495"/>
      </w:pPr>
      <w:rPr>
        <w:rFonts w:cs="Times New Roman"/>
      </w:rPr>
    </w:lvl>
    <w:lvl w:ilvl="4">
      <w:start w:val="1"/>
      <w:numFmt w:val="decimal"/>
      <w:lvlText w:val="%5)"/>
      <w:lvlJc w:val="left"/>
      <w:pPr>
        <w:ind w:left="6075" w:hanging="495"/>
      </w:pPr>
      <w:rPr>
        <w:rFonts w:cs="Times New Roman"/>
      </w:rPr>
    </w:lvl>
    <w:lvl w:ilvl="5">
      <w:start w:val="1"/>
      <w:numFmt w:val="decimal"/>
      <w:lvlText w:val="%6)"/>
      <w:lvlJc w:val="left"/>
      <w:pPr>
        <w:ind w:left="7290" w:hanging="495"/>
      </w:pPr>
      <w:rPr>
        <w:rFonts w:cs="Times New Roman"/>
      </w:rPr>
    </w:lvl>
    <w:lvl w:ilvl="6">
      <w:start w:val="1"/>
      <w:numFmt w:val="decimal"/>
      <w:lvlText w:val="%7)"/>
      <w:lvlJc w:val="left"/>
      <w:pPr>
        <w:ind w:left="8505" w:hanging="495"/>
      </w:pPr>
      <w:rPr>
        <w:rFonts w:cs="Times New Roman"/>
      </w:rPr>
    </w:lvl>
    <w:lvl w:ilvl="7">
      <w:start w:val="1"/>
      <w:numFmt w:val="decimal"/>
      <w:lvlText w:val="%8)"/>
      <w:lvlJc w:val="left"/>
      <w:pPr>
        <w:ind w:left="9720" w:hanging="495"/>
      </w:pPr>
      <w:rPr>
        <w:rFonts w:cs="Times New Roman"/>
      </w:rPr>
    </w:lvl>
    <w:lvl w:ilvl="8">
      <w:start w:val="1"/>
      <w:numFmt w:val="decimal"/>
      <w:lvlText w:val="%9)"/>
      <w:lvlJc w:val="left"/>
      <w:pPr>
        <w:ind w:left="10935" w:hanging="495"/>
      </w:pPr>
      <w:rPr>
        <w:rFonts w:cs="Times New Roman"/>
      </w:rPr>
    </w:lvl>
  </w:abstractNum>
  <w:num w:numId="1" w16cid:durableId="894312163">
    <w:abstractNumId w:val="0"/>
  </w:num>
  <w:num w:numId="2" w16cid:durableId="257955464">
    <w:abstractNumId w:val="5"/>
  </w:num>
  <w:num w:numId="3" w16cid:durableId="678194502">
    <w:abstractNumId w:val="2"/>
  </w:num>
  <w:num w:numId="4" w16cid:durableId="728653183">
    <w:abstractNumId w:val="1"/>
  </w:num>
  <w:num w:numId="5" w16cid:durableId="2062289748">
    <w:abstractNumId w:val="3"/>
  </w:num>
  <w:num w:numId="6" w16cid:durableId="1200044159">
    <w:abstractNumId w:val="4"/>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hid Syed">
    <w15:presenceInfo w15:providerId="Windows Live" w15:userId="6754885cef43792c"/>
  </w15:person>
  <w15:person w15:author="Umar Abd-Allah">
    <w15:presenceInfo w15:providerId="Windows Live" w15:userId="d6c75f13182a0837"/>
  </w15:person>
  <w15:person w15:author="Windows User">
    <w15:presenceInfo w15:providerId="Windows Live" w15:userId="8ffc889ea95045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5E1"/>
    <w:rsid w:val="00000CB0"/>
    <w:rsid w:val="000823CF"/>
    <w:rsid w:val="0011133C"/>
    <w:rsid w:val="003253DB"/>
    <w:rsid w:val="00335026"/>
    <w:rsid w:val="00340EC8"/>
    <w:rsid w:val="00377DBE"/>
    <w:rsid w:val="003A0E2D"/>
    <w:rsid w:val="003C7DA0"/>
    <w:rsid w:val="00402641"/>
    <w:rsid w:val="004031D7"/>
    <w:rsid w:val="004959BA"/>
    <w:rsid w:val="0050611B"/>
    <w:rsid w:val="00520D3C"/>
    <w:rsid w:val="00591167"/>
    <w:rsid w:val="005A3A57"/>
    <w:rsid w:val="005D5C5B"/>
    <w:rsid w:val="005F3D41"/>
    <w:rsid w:val="00625B3A"/>
    <w:rsid w:val="00635A3E"/>
    <w:rsid w:val="00641ED1"/>
    <w:rsid w:val="006B0D0A"/>
    <w:rsid w:val="006C2E58"/>
    <w:rsid w:val="006C75DB"/>
    <w:rsid w:val="006F6E6B"/>
    <w:rsid w:val="007331D1"/>
    <w:rsid w:val="0074187D"/>
    <w:rsid w:val="0075724B"/>
    <w:rsid w:val="007D4EDE"/>
    <w:rsid w:val="007F06BE"/>
    <w:rsid w:val="00825398"/>
    <w:rsid w:val="008C57FB"/>
    <w:rsid w:val="00984C26"/>
    <w:rsid w:val="00A3634B"/>
    <w:rsid w:val="00A67F6B"/>
    <w:rsid w:val="00AB09C9"/>
    <w:rsid w:val="00B11A22"/>
    <w:rsid w:val="00B335E1"/>
    <w:rsid w:val="00B50952"/>
    <w:rsid w:val="00B5107A"/>
    <w:rsid w:val="00C06875"/>
    <w:rsid w:val="00C44DE6"/>
    <w:rsid w:val="00CE08E4"/>
    <w:rsid w:val="00DD65DF"/>
    <w:rsid w:val="00E13F4E"/>
    <w:rsid w:val="00E3434E"/>
    <w:rsid w:val="00E83882"/>
    <w:rsid w:val="00E93A74"/>
    <w:rsid w:val="00F16985"/>
    <w:rsid w:val="00F971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932831B"/>
  <w15:chartTrackingRefBased/>
  <w15:docId w15:val="{35B4011F-DBCD-4863-BEE9-747A0D9E1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5E1"/>
  </w:style>
  <w:style w:type="paragraph" w:styleId="Heading1">
    <w:name w:val="heading 1"/>
    <w:basedOn w:val="Normal"/>
    <w:next w:val="Normal"/>
    <w:link w:val="Heading1Char"/>
    <w:uiPriority w:val="9"/>
    <w:qFormat/>
    <w:rsid w:val="00B335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35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335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335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335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33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33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33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33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5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35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335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335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335E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33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335E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B33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B335E1"/>
    <w:rPr>
      <w:rFonts w:eastAsiaTheme="majorEastAsia" w:cstheme="majorBidi"/>
      <w:color w:val="272727" w:themeColor="text1" w:themeTint="D8"/>
    </w:rPr>
  </w:style>
  <w:style w:type="paragraph" w:styleId="Title">
    <w:name w:val="Title"/>
    <w:basedOn w:val="Normal"/>
    <w:next w:val="Normal"/>
    <w:link w:val="TitleChar"/>
    <w:uiPriority w:val="10"/>
    <w:qFormat/>
    <w:rsid w:val="00B33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5E1"/>
    <w:pPr>
      <w:spacing w:before="160"/>
      <w:jc w:val="center"/>
    </w:pPr>
    <w:rPr>
      <w:i/>
      <w:iCs/>
      <w:color w:val="404040" w:themeColor="text1" w:themeTint="BF"/>
    </w:rPr>
  </w:style>
  <w:style w:type="character" w:customStyle="1" w:styleId="QuoteChar">
    <w:name w:val="Quote Char"/>
    <w:basedOn w:val="DefaultParagraphFont"/>
    <w:link w:val="Quote"/>
    <w:uiPriority w:val="29"/>
    <w:rsid w:val="00B335E1"/>
    <w:rPr>
      <w:i/>
      <w:iCs/>
      <w:color w:val="404040" w:themeColor="text1" w:themeTint="BF"/>
    </w:rPr>
  </w:style>
  <w:style w:type="paragraph" w:styleId="ListParagraph">
    <w:name w:val="List Paragraph"/>
    <w:basedOn w:val="Normal"/>
    <w:uiPriority w:val="34"/>
    <w:qFormat/>
    <w:rsid w:val="00B335E1"/>
    <w:pPr>
      <w:ind w:left="720"/>
      <w:contextualSpacing/>
    </w:pPr>
  </w:style>
  <w:style w:type="character" w:styleId="IntenseEmphasis">
    <w:name w:val="Intense Emphasis"/>
    <w:basedOn w:val="DefaultParagraphFont"/>
    <w:uiPriority w:val="21"/>
    <w:qFormat/>
    <w:rsid w:val="00B335E1"/>
    <w:rPr>
      <w:i/>
      <w:iCs/>
      <w:color w:val="2F5496" w:themeColor="accent1" w:themeShade="BF"/>
    </w:rPr>
  </w:style>
  <w:style w:type="paragraph" w:styleId="IntenseQuote">
    <w:name w:val="Intense Quote"/>
    <w:basedOn w:val="Normal"/>
    <w:next w:val="Normal"/>
    <w:link w:val="IntenseQuoteChar"/>
    <w:uiPriority w:val="30"/>
    <w:qFormat/>
    <w:rsid w:val="00B335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5E1"/>
    <w:rPr>
      <w:i/>
      <w:iCs/>
      <w:color w:val="2F5496" w:themeColor="accent1" w:themeShade="BF"/>
    </w:rPr>
  </w:style>
  <w:style w:type="character" w:styleId="IntenseReference">
    <w:name w:val="Intense Reference"/>
    <w:basedOn w:val="DefaultParagraphFont"/>
    <w:uiPriority w:val="32"/>
    <w:qFormat/>
    <w:rsid w:val="00B335E1"/>
    <w:rPr>
      <w:b/>
      <w:bCs/>
      <w:smallCaps/>
      <w:color w:val="2F5496" w:themeColor="accent1" w:themeShade="BF"/>
      <w:spacing w:val="5"/>
    </w:rPr>
  </w:style>
  <w:style w:type="numbering" w:customStyle="1" w:styleId="NoList1">
    <w:name w:val="No List1"/>
    <w:next w:val="NoList"/>
    <w:uiPriority w:val="99"/>
    <w:semiHidden/>
    <w:unhideWhenUsed/>
    <w:rsid w:val="00B335E1"/>
  </w:style>
  <w:style w:type="character" w:styleId="Emphasis">
    <w:name w:val="Emphasis"/>
    <w:basedOn w:val="DefaultParagraphFont"/>
    <w:uiPriority w:val="20"/>
    <w:qFormat/>
    <w:rsid w:val="00B335E1"/>
    <w:rPr>
      <w:i/>
      <w:iCs/>
    </w:rPr>
  </w:style>
  <w:style w:type="paragraph" w:customStyle="1" w:styleId="Default">
    <w:name w:val="Default"/>
    <w:rsid w:val="00B335E1"/>
    <w:pPr>
      <w:spacing w:after="0" w:line="240" w:lineRule="auto"/>
    </w:pPr>
    <w:rPr>
      <w:rFonts w:ascii="Helvetica" w:eastAsia="Arial Unicode MS" w:hAnsi="Helvetica" w:cs="Arial Unicode MS"/>
      <w:color w:val="000000"/>
      <w:kern w:val="0"/>
      <w:sz w:val="22"/>
      <w:szCs w:val="22"/>
      <w:u w:color="000000"/>
      <w14:ligatures w14:val="none"/>
    </w:rPr>
  </w:style>
  <w:style w:type="paragraph" w:styleId="BalloonText">
    <w:name w:val="Balloon Text"/>
    <w:basedOn w:val="Normal"/>
    <w:link w:val="BalloonTextChar"/>
    <w:uiPriority w:val="99"/>
    <w:semiHidden/>
    <w:unhideWhenUsed/>
    <w:rsid w:val="00B335E1"/>
    <w:pPr>
      <w:spacing w:after="0" w:line="240" w:lineRule="auto"/>
    </w:pPr>
    <w:rPr>
      <w:rFonts w:ascii="Times New Roman" w:eastAsia="Times New Roman" w:hAnsi="Times New Roman" w:cs="Times New Roman"/>
      <w:kern w:val="0"/>
      <w:sz w:val="18"/>
      <w:szCs w:val="18"/>
      <w14:ligatures w14:val="none"/>
    </w:rPr>
  </w:style>
  <w:style w:type="character" w:customStyle="1" w:styleId="BalloonTextChar">
    <w:name w:val="Balloon Text Char"/>
    <w:basedOn w:val="DefaultParagraphFont"/>
    <w:link w:val="BalloonText"/>
    <w:uiPriority w:val="99"/>
    <w:semiHidden/>
    <w:rsid w:val="00B335E1"/>
    <w:rPr>
      <w:rFonts w:ascii="Times New Roman" w:eastAsia="Times New Roman" w:hAnsi="Times New Roman" w:cs="Times New Roman"/>
      <w:kern w:val="0"/>
      <w:sz w:val="18"/>
      <w:szCs w:val="18"/>
      <w14:ligatures w14:val="none"/>
    </w:rPr>
  </w:style>
  <w:style w:type="character" w:styleId="Hyperlink">
    <w:name w:val="Hyperlink"/>
    <w:basedOn w:val="DefaultParagraphFont"/>
    <w:uiPriority w:val="99"/>
    <w:unhideWhenUsed/>
    <w:rsid w:val="00B335E1"/>
    <w:rPr>
      <w:color w:val="0000FF"/>
      <w:u w:val="single"/>
    </w:rPr>
  </w:style>
  <w:style w:type="paragraph" w:styleId="TOCHeading">
    <w:name w:val="TOC Heading"/>
    <w:basedOn w:val="Heading1"/>
    <w:next w:val="Normal"/>
    <w:uiPriority w:val="39"/>
    <w:unhideWhenUsed/>
    <w:qFormat/>
    <w:rsid w:val="00B335E1"/>
    <w:pPr>
      <w:spacing w:before="480" w:after="0" w:line="276" w:lineRule="auto"/>
      <w:outlineLvl w:val="9"/>
    </w:pPr>
    <w:rPr>
      <w:rFonts w:ascii="Times" w:hAnsi="Times" w:cs="Times New Roman"/>
      <w:b/>
      <w:bCs/>
      <w:kern w:val="0"/>
      <w:sz w:val="28"/>
      <w:szCs w:val="28"/>
      <w14:ligatures w14:val="none"/>
    </w:rPr>
  </w:style>
  <w:style w:type="paragraph" w:customStyle="1" w:styleId="TOC11">
    <w:name w:val="TOC 11"/>
    <w:basedOn w:val="Normal"/>
    <w:next w:val="Normal"/>
    <w:autoRedefine/>
    <w:uiPriority w:val="39"/>
    <w:unhideWhenUsed/>
    <w:rsid w:val="00B335E1"/>
    <w:pPr>
      <w:spacing w:before="120" w:after="120" w:line="240" w:lineRule="auto"/>
    </w:pPr>
    <w:rPr>
      <w:rFonts w:eastAsia="Times New Roman" w:cs="Times New Roman"/>
      <w:b/>
      <w:bCs/>
      <w:caps/>
      <w:kern w:val="0"/>
      <w:sz w:val="20"/>
      <w:szCs w:val="20"/>
      <w14:ligatures w14:val="none"/>
    </w:rPr>
  </w:style>
  <w:style w:type="paragraph" w:customStyle="1" w:styleId="TOC21">
    <w:name w:val="TOC 21"/>
    <w:basedOn w:val="Normal"/>
    <w:next w:val="Normal"/>
    <w:autoRedefine/>
    <w:uiPriority w:val="39"/>
    <w:unhideWhenUsed/>
    <w:rsid w:val="00B335E1"/>
    <w:pPr>
      <w:spacing w:after="0" w:line="240" w:lineRule="auto"/>
      <w:ind w:left="280"/>
    </w:pPr>
    <w:rPr>
      <w:rFonts w:eastAsia="Times New Roman" w:cs="Times New Roman"/>
      <w:smallCaps/>
      <w:kern w:val="0"/>
      <w:sz w:val="20"/>
      <w:szCs w:val="20"/>
      <w14:ligatures w14:val="none"/>
    </w:rPr>
  </w:style>
  <w:style w:type="paragraph" w:customStyle="1" w:styleId="TOC31">
    <w:name w:val="TOC 31"/>
    <w:basedOn w:val="Normal"/>
    <w:next w:val="Normal"/>
    <w:autoRedefine/>
    <w:uiPriority w:val="39"/>
    <w:unhideWhenUsed/>
    <w:rsid w:val="00B335E1"/>
    <w:pPr>
      <w:spacing w:after="0" w:line="240" w:lineRule="auto"/>
      <w:ind w:left="560"/>
    </w:pPr>
    <w:rPr>
      <w:rFonts w:eastAsia="Times New Roman" w:cs="Times New Roman"/>
      <w:i/>
      <w:iCs/>
      <w:kern w:val="0"/>
      <w:sz w:val="20"/>
      <w:szCs w:val="20"/>
      <w14:ligatures w14:val="none"/>
    </w:rPr>
  </w:style>
  <w:style w:type="paragraph" w:customStyle="1" w:styleId="TOC41">
    <w:name w:val="TOC 41"/>
    <w:basedOn w:val="Normal"/>
    <w:next w:val="Normal"/>
    <w:autoRedefine/>
    <w:uiPriority w:val="39"/>
    <w:unhideWhenUsed/>
    <w:rsid w:val="00B335E1"/>
    <w:pPr>
      <w:spacing w:after="0" w:line="240" w:lineRule="auto"/>
      <w:ind w:left="840"/>
    </w:pPr>
    <w:rPr>
      <w:rFonts w:eastAsia="Times New Roman" w:cs="Times New Roman"/>
      <w:kern w:val="0"/>
      <w:sz w:val="18"/>
      <w:szCs w:val="18"/>
      <w14:ligatures w14:val="none"/>
    </w:rPr>
  </w:style>
  <w:style w:type="paragraph" w:customStyle="1" w:styleId="TOC51">
    <w:name w:val="TOC 51"/>
    <w:basedOn w:val="Normal"/>
    <w:next w:val="Normal"/>
    <w:autoRedefine/>
    <w:uiPriority w:val="39"/>
    <w:unhideWhenUsed/>
    <w:rsid w:val="00B335E1"/>
    <w:pPr>
      <w:spacing w:after="0" w:line="240" w:lineRule="auto"/>
      <w:ind w:left="1120"/>
    </w:pPr>
    <w:rPr>
      <w:rFonts w:eastAsia="Times New Roman" w:cs="Times New Roman"/>
      <w:kern w:val="0"/>
      <w:sz w:val="18"/>
      <w:szCs w:val="18"/>
      <w14:ligatures w14:val="none"/>
    </w:rPr>
  </w:style>
  <w:style w:type="paragraph" w:customStyle="1" w:styleId="TOC61">
    <w:name w:val="TOC 61"/>
    <w:basedOn w:val="Normal"/>
    <w:next w:val="Normal"/>
    <w:autoRedefine/>
    <w:uiPriority w:val="39"/>
    <w:unhideWhenUsed/>
    <w:rsid w:val="00B335E1"/>
    <w:pPr>
      <w:spacing w:after="0" w:line="240" w:lineRule="auto"/>
      <w:ind w:left="1400"/>
    </w:pPr>
    <w:rPr>
      <w:rFonts w:eastAsia="Times New Roman" w:cs="Times New Roman"/>
      <w:kern w:val="0"/>
      <w:sz w:val="18"/>
      <w:szCs w:val="18"/>
      <w14:ligatures w14:val="none"/>
    </w:rPr>
  </w:style>
  <w:style w:type="paragraph" w:customStyle="1" w:styleId="TOC71">
    <w:name w:val="TOC 71"/>
    <w:basedOn w:val="Normal"/>
    <w:next w:val="Normal"/>
    <w:autoRedefine/>
    <w:uiPriority w:val="39"/>
    <w:unhideWhenUsed/>
    <w:rsid w:val="00B335E1"/>
    <w:pPr>
      <w:spacing w:after="0" w:line="240" w:lineRule="auto"/>
      <w:ind w:left="1680"/>
    </w:pPr>
    <w:rPr>
      <w:rFonts w:eastAsia="Times New Roman" w:cs="Times New Roman"/>
      <w:kern w:val="0"/>
      <w:sz w:val="18"/>
      <w:szCs w:val="18"/>
      <w14:ligatures w14:val="none"/>
    </w:rPr>
  </w:style>
  <w:style w:type="paragraph" w:customStyle="1" w:styleId="TOC81">
    <w:name w:val="TOC 81"/>
    <w:basedOn w:val="Normal"/>
    <w:next w:val="Normal"/>
    <w:autoRedefine/>
    <w:uiPriority w:val="39"/>
    <w:unhideWhenUsed/>
    <w:rsid w:val="00B335E1"/>
    <w:pPr>
      <w:spacing w:after="0" w:line="240" w:lineRule="auto"/>
      <w:ind w:left="1960"/>
    </w:pPr>
    <w:rPr>
      <w:rFonts w:eastAsia="Times New Roman" w:cs="Times New Roman"/>
      <w:kern w:val="0"/>
      <w:sz w:val="18"/>
      <w:szCs w:val="18"/>
      <w14:ligatures w14:val="none"/>
    </w:rPr>
  </w:style>
  <w:style w:type="paragraph" w:customStyle="1" w:styleId="TOC91">
    <w:name w:val="TOC 91"/>
    <w:basedOn w:val="Normal"/>
    <w:next w:val="Normal"/>
    <w:autoRedefine/>
    <w:uiPriority w:val="39"/>
    <w:unhideWhenUsed/>
    <w:rsid w:val="00B335E1"/>
    <w:pPr>
      <w:spacing w:after="0" w:line="240" w:lineRule="auto"/>
      <w:ind w:left="2240"/>
    </w:pPr>
    <w:rPr>
      <w:rFonts w:eastAsia="Times New Roman" w:cs="Times New Roman"/>
      <w:kern w:val="0"/>
      <w:sz w:val="18"/>
      <w:szCs w:val="18"/>
      <w14:ligatures w14:val="none"/>
    </w:rPr>
  </w:style>
  <w:style w:type="character" w:styleId="FootnoteReference">
    <w:name w:val="footnote reference"/>
    <w:basedOn w:val="DefaultParagraphFont"/>
    <w:unhideWhenUsed/>
    <w:rsid w:val="00B335E1"/>
    <w:rPr>
      <w:vertAlign w:val="superscript"/>
    </w:rPr>
  </w:style>
  <w:style w:type="character" w:customStyle="1" w:styleId="FootnoteTextChar">
    <w:name w:val="Footnote Text Char"/>
    <w:basedOn w:val="DefaultParagraphFont"/>
    <w:link w:val="FootnoteText"/>
    <w:rsid w:val="00B335E1"/>
  </w:style>
  <w:style w:type="paragraph" w:customStyle="1" w:styleId="FootnoteText1">
    <w:name w:val="Footnote Text1"/>
    <w:basedOn w:val="Normal"/>
    <w:next w:val="FootnoteText"/>
    <w:unhideWhenUsed/>
    <w:rsid w:val="00B335E1"/>
    <w:pPr>
      <w:spacing w:after="0" w:line="240" w:lineRule="auto"/>
    </w:pPr>
    <w:rPr>
      <w:rFonts w:ascii="Times New Roman" w:hAnsi="Times New Roman" w:cs="Times New Roman"/>
      <w:sz w:val="20"/>
      <w:szCs w:val="20"/>
    </w:rPr>
  </w:style>
  <w:style w:type="character" w:customStyle="1" w:styleId="FootnoteTextChar1">
    <w:name w:val="Footnote Text Char1"/>
    <w:basedOn w:val="DefaultParagraphFont"/>
    <w:uiPriority w:val="99"/>
    <w:semiHidden/>
    <w:rsid w:val="00B335E1"/>
    <w:rPr>
      <w:rFonts w:ascii="Times New Roman" w:eastAsia="Times New Roman" w:hAnsi="Times New Roman" w:cs="Times New Roman"/>
      <w:kern w:val="0"/>
      <w14:ligatures w14:val="none"/>
    </w:rPr>
  </w:style>
  <w:style w:type="character" w:customStyle="1" w:styleId="UnresolvedMention1">
    <w:name w:val="Unresolved Mention1"/>
    <w:basedOn w:val="DefaultParagraphFont"/>
    <w:uiPriority w:val="99"/>
    <w:semiHidden/>
    <w:unhideWhenUsed/>
    <w:rsid w:val="00B335E1"/>
    <w:rPr>
      <w:color w:val="605E5C"/>
      <w:shd w:val="clear" w:color="auto" w:fill="E1DFDD"/>
    </w:rPr>
  </w:style>
  <w:style w:type="paragraph" w:customStyle="1" w:styleId="Header1">
    <w:name w:val="Header1"/>
    <w:basedOn w:val="Normal"/>
    <w:next w:val="Header"/>
    <w:link w:val="HeaderChar"/>
    <w:uiPriority w:val="99"/>
    <w:unhideWhenUsed/>
    <w:rsid w:val="00B335E1"/>
    <w:pPr>
      <w:tabs>
        <w:tab w:val="center" w:pos="4320"/>
        <w:tab w:val="right" w:pos="8640"/>
      </w:tabs>
      <w:spacing w:after="0" w:line="240" w:lineRule="auto"/>
    </w:pPr>
    <w:rPr>
      <w:rFonts w:ascii="Times New Roman" w:eastAsia="Times New Roman" w:hAnsi="Times New Roman" w:cs="Times New Roman"/>
      <w:color w:val="000000"/>
      <w:kern w:val="0"/>
      <w14:ligatures w14:val="none"/>
    </w:rPr>
  </w:style>
  <w:style w:type="character" w:customStyle="1" w:styleId="HeaderChar">
    <w:name w:val="Header Char"/>
    <w:basedOn w:val="DefaultParagraphFont"/>
    <w:link w:val="Header1"/>
    <w:uiPriority w:val="99"/>
    <w:rsid w:val="00B335E1"/>
    <w:rPr>
      <w:rFonts w:ascii="Times New Roman" w:eastAsia="Times New Roman" w:hAnsi="Times New Roman" w:cs="Times New Roman"/>
      <w:color w:val="000000"/>
      <w:kern w:val="0"/>
      <w14:ligatures w14:val="none"/>
    </w:rPr>
  </w:style>
  <w:style w:type="paragraph" w:customStyle="1" w:styleId="Footer1">
    <w:name w:val="Footer1"/>
    <w:basedOn w:val="Normal"/>
    <w:next w:val="Footer"/>
    <w:link w:val="FooterChar"/>
    <w:uiPriority w:val="99"/>
    <w:unhideWhenUsed/>
    <w:rsid w:val="00B335E1"/>
    <w:pPr>
      <w:tabs>
        <w:tab w:val="center" w:pos="4320"/>
        <w:tab w:val="right" w:pos="8640"/>
      </w:tabs>
      <w:spacing w:after="0" w:line="240" w:lineRule="auto"/>
    </w:pPr>
    <w:rPr>
      <w:rFonts w:ascii="Times New Roman" w:eastAsia="Times New Roman" w:hAnsi="Times New Roman" w:cs="Times New Roman"/>
      <w:color w:val="000000"/>
      <w:kern w:val="0"/>
      <w14:ligatures w14:val="none"/>
    </w:rPr>
  </w:style>
  <w:style w:type="character" w:customStyle="1" w:styleId="FooterChar">
    <w:name w:val="Footer Char"/>
    <w:basedOn w:val="DefaultParagraphFont"/>
    <w:link w:val="Footer1"/>
    <w:uiPriority w:val="99"/>
    <w:rsid w:val="00B335E1"/>
    <w:rPr>
      <w:rFonts w:ascii="Times New Roman" w:eastAsia="Times New Roman" w:hAnsi="Times New Roman" w:cs="Times New Roman"/>
      <w:color w:val="000000"/>
      <w:kern w:val="0"/>
      <w14:ligatures w14:val="none"/>
    </w:rPr>
  </w:style>
  <w:style w:type="character" w:customStyle="1" w:styleId="FollowedHyperlink1">
    <w:name w:val="FollowedHyperlink1"/>
    <w:basedOn w:val="DefaultParagraphFont"/>
    <w:uiPriority w:val="99"/>
    <w:semiHidden/>
    <w:unhideWhenUsed/>
    <w:rsid w:val="00B335E1"/>
    <w:rPr>
      <w:color w:val="96607D"/>
      <w:u w:val="single"/>
    </w:rPr>
  </w:style>
  <w:style w:type="character" w:styleId="UnresolvedMention">
    <w:name w:val="Unresolved Mention"/>
    <w:basedOn w:val="DefaultParagraphFont"/>
    <w:uiPriority w:val="99"/>
    <w:unhideWhenUsed/>
    <w:rsid w:val="00B335E1"/>
    <w:rPr>
      <w:color w:val="605E5C"/>
      <w:shd w:val="clear" w:color="auto" w:fill="E1DFDD"/>
    </w:rPr>
  </w:style>
  <w:style w:type="character" w:styleId="CommentReference">
    <w:name w:val="annotation reference"/>
    <w:basedOn w:val="DefaultParagraphFont"/>
    <w:uiPriority w:val="99"/>
    <w:semiHidden/>
    <w:unhideWhenUsed/>
    <w:rsid w:val="00B335E1"/>
    <w:rPr>
      <w:sz w:val="16"/>
      <w:szCs w:val="16"/>
    </w:rPr>
  </w:style>
  <w:style w:type="paragraph" w:styleId="CommentText">
    <w:name w:val="annotation text"/>
    <w:basedOn w:val="Normal"/>
    <w:link w:val="CommentTextChar"/>
    <w:uiPriority w:val="99"/>
    <w:unhideWhenUsed/>
    <w:rsid w:val="00B335E1"/>
    <w:pPr>
      <w:spacing w:after="0" w:line="240" w:lineRule="auto"/>
    </w:pPr>
    <w:rPr>
      <w:rFonts w:ascii="SabondiacriticRoman" w:eastAsia="Times New Roman" w:hAnsi="SabondiacriticRoman" w:cs="Times New Roman"/>
      <w:kern w:val="0"/>
      <w:sz w:val="20"/>
      <w:szCs w:val="20"/>
      <w14:ligatures w14:val="none"/>
    </w:rPr>
  </w:style>
  <w:style w:type="character" w:customStyle="1" w:styleId="CommentTextChar">
    <w:name w:val="Comment Text Char"/>
    <w:basedOn w:val="DefaultParagraphFont"/>
    <w:link w:val="CommentText"/>
    <w:uiPriority w:val="99"/>
    <w:rsid w:val="00B335E1"/>
    <w:rPr>
      <w:rFonts w:ascii="SabondiacriticRoman" w:eastAsia="Times New Roman" w:hAnsi="SabondiacriticRoman" w:cs="Times New Roman"/>
      <w:kern w:val="0"/>
      <w:sz w:val="20"/>
      <w:szCs w:val="20"/>
      <w14:ligatures w14:val="none"/>
    </w:rPr>
  </w:style>
  <w:style w:type="character" w:styleId="Strong">
    <w:name w:val="Strong"/>
    <w:basedOn w:val="DefaultParagraphFont"/>
    <w:uiPriority w:val="22"/>
    <w:qFormat/>
    <w:rsid w:val="00B335E1"/>
    <w:rPr>
      <w:b/>
      <w:bCs/>
    </w:rPr>
  </w:style>
  <w:style w:type="paragraph" w:customStyle="1" w:styleId="meanings-body">
    <w:name w:val="meanings-body"/>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335E1"/>
  </w:style>
  <w:style w:type="table" w:customStyle="1" w:styleId="20">
    <w:name w:val="20"/>
    <w:basedOn w:val="TableNormal"/>
    <w:rsid w:val="00B335E1"/>
    <w:pPr>
      <w:spacing w:after="0" w:line="240" w:lineRule="auto"/>
    </w:pPr>
    <w:rPr>
      <w:rFonts w:ascii="Times New Roman" w:eastAsia="Times New Roman" w:hAnsi="Times New Roman" w:cs="Times New Roman"/>
      <w:color w:val="000000"/>
      <w:kern w:val="0"/>
      <w:sz w:val="28"/>
      <w:szCs w:val="20"/>
      <w14:ligatures w14:val="none"/>
    </w:rPr>
    <w:tblPr>
      <w:tblStyleRowBandSize w:val="1"/>
      <w:tblStyleColBandSize w:val="1"/>
    </w:tblPr>
  </w:style>
  <w:style w:type="table" w:customStyle="1" w:styleId="17">
    <w:name w:val="17"/>
    <w:basedOn w:val="TableNormal"/>
    <w:rsid w:val="00B335E1"/>
    <w:pPr>
      <w:spacing w:after="0" w:line="240" w:lineRule="auto"/>
    </w:pPr>
    <w:rPr>
      <w:rFonts w:ascii="Times New Roman" w:eastAsia="Times New Roman" w:hAnsi="Times New Roman" w:cs="Times New Roman"/>
      <w:color w:val="000000"/>
      <w:kern w:val="0"/>
      <w:sz w:val="28"/>
      <w:szCs w:val="20"/>
      <w14:ligatures w14:val="none"/>
    </w:rPr>
    <w:tblPr>
      <w:tblStyleRowBandSize w:val="1"/>
      <w:tblStyleColBandSize w:val="1"/>
    </w:tblPr>
  </w:style>
  <w:style w:type="table" w:customStyle="1" w:styleId="15">
    <w:name w:val="15"/>
    <w:basedOn w:val="TableNormal"/>
    <w:rsid w:val="00B335E1"/>
    <w:pPr>
      <w:spacing w:after="0" w:line="240" w:lineRule="auto"/>
    </w:pPr>
    <w:rPr>
      <w:rFonts w:ascii="Times New Roman" w:eastAsia="Times New Roman" w:hAnsi="Times New Roman" w:cs="Times New Roman"/>
      <w:color w:val="000000"/>
      <w:kern w:val="0"/>
      <w:sz w:val="28"/>
      <w:szCs w:val="20"/>
      <w14:ligatures w14:val="none"/>
    </w:rPr>
    <w:tblPr>
      <w:tblStyleRowBandSize w:val="1"/>
      <w:tblStyleColBandSize w:val="1"/>
    </w:tblPr>
  </w:style>
  <w:style w:type="table" w:customStyle="1" w:styleId="11">
    <w:name w:val="11"/>
    <w:basedOn w:val="TableNormal"/>
    <w:rsid w:val="00B335E1"/>
    <w:pPr>
      <w:spacing w:after="0" w:line="240" w:lineRule="auto"/>
    </w:pPr>
    <w:rPr>
      <w:rFonts w:ascii="Times New Roman" w:eastAsia="Times New Roman" w:hAnsi="Times New Roman" w:cs="Times New Roman"/>
      <w:color w:val="000000"/>
      <w:kern w:val="0"/>
      <w:sz w:val="28"/>
      <w:szCs w:val="20"/>
      <w14:ligatures w14:val="none"/>
    </w:rPr>
    <w:tblPr>
      <w:tblStyleRowBandSize w:val="1"/>
      <w:tblStyleColBandSize w:val="1"/>
    </w:tblPr>
  </w:style>
  <w:style w:type="table" w:customStyle="1" w:styleId="10">
    <w:name w:val="10"/>
    <w:basedOn w:val="TableNormal"/>
    <w:rsid w:val="00B335E1"/>
    <w:pPr>
      <w:spacing w:after="0" w:line="240" w:lineRule="auto"/>
    </w:pPr>
    <w:rPr>
      <w:rFonts w:ascii="Times New Roman" w:eastAsia="Times New Roman" w:hAnsi="Times New Roman" w:cs="Times New Roman"/>
      <w:color w:val="000000"/>
      <w:kern w:val="0"/>
      <w:sz w:val="28"/>
      <w:szCs w:val="20"/>
      <w14:ligatures w14:val="none"/>
    </w:rPr>
    <w:tblPr>
      <w:tblStyleRowBandSize w:val="1"/>
      <w:tblStyleColBandSize w:val="1"/>
    </w:tblPr>
  </w:style>
  <w:style w:type="table" w:customStyle="1" w:styleId="9">
    <w:name w:val="9"/>
    <w:basedOn w:val="TableNormal"/>
    <w:rsid w:val="00B335E1"/>
    <w:pPr>
      <w:spacing w:after="0" w:line="240" w:lineRule="auto"/>
    </w:pPr>
    <w:rPr>
      <w:rFonts w:ascii="Times New Roman" w:eastAsia="Times New Roman" w:hAnsi="Times New Roman" w:cs="Times New Roman"/>
      <w:color w:val="000000"/>
      <w:kern w:val="0"/>
      <w:sz w:val="28"/>
      <w:szCs w:val="20"/>
      <w14:ligatures w14:val="none"/>
    </w:rPr>
    <w:tblPr>
      <w:tblStyleRowBandSize w:val="1"/>
      <w:tblStyleColBandSize w:val="1"/>
    </w:tblPr>
  </w:style>
  <w:style w:type="character" w:customStyle="1" w:styleId="sdzsvb">
    <w:name w:val="sdzsvb"/>
    <w:basedOn w:val="DefaultParagraphFont"/>
    <w:rsid w:val="00B335E1"/>
  </w:style>
  <w:style w:type="character" w:customStyle="1" w:styleId="lrdctmorebtn">
    <w:name w:val="lr_dct_more_btn"/>
    <w:basedOn w:val="DefaultParagraphFont"/>
    <w:rsid w:val="00B335E1"/>
  </w:style>
  <w:style w:type="paragraph" w:customStyle="1" w:styleId="vmod1">
    <w:name w:val="vmod1"/>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B335E1"/>
  </w:style>
  <w:style w:type="paragraph" w:styleId="NormalWeb">
    <w:name w:val="Normal (Web)"/>
    <w:basedOn w:val="Normal"/>
    <w:uiPriority w:val="99"/>
    <w:unhideWhenUsed/>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2">
    <w:name w:val="Body Text 2"/>
    <w:basedOn w:val="Normal"/>
    <w:link w:val="BodyText2Char"/>
    <w:rsid w:val="00B335E1"/>
    <w:pPr>
      <w:widowControl w:val="0"/>
      <w:suppressAutoHyphens/>
      <w:autoSpaceDN w:val="0"/>
      <w:spacing w:after="0" w:line="240" w:lineRule="auto"/>
      <w:jc w:val="both"/>
      <w:textAlignment w:val="baseline"/>
    </w:pPr>
    <w:rPr>
      <w:rFonts w:ascii="Arial" w:eastAsia="Arial" w:hAnsi="Arial" w:cs="Arial"/>
      <w:kern w:val="3"/>
      <w14:ligatures w14:val="none"/>
    </w:rPr>
  </w:style>
  <w:style w:type="character" w:customStyle="1" w:styleId="BodyText2Char">
    <w:name w:val="Body Text 2 Char"/>
    <w:basedOn w:val="DefaultParagraphFont"/>
    <w:link w:val="BodyText2"/>
    <w:rsid w:val="00B335E1"/>
    <w:rPr>
      <w:rFonts w:ascii="Arial" w:eastAsia="Arial" w:hAnsi="Arial" w:cs="Arial"/>
      <w:kern w:val="3"/>
      <w14:ligatures w14:val="none"/>
    </w:rPr>
  </w:style>
  <w:style w:type="paragraph" w:styleId="BodyText3">
    <w:name w:val="Body Text 3"/>
    <w:basedOn w:val="Normal"/>
    <w:link w:val="BodyText3Char"/>
    <w:uiPriority w:val="99"/>
    <w:unhideWhenUsed/>
    <w:rsid w:val="00B335E1"/>
    <w:pPr>
      <w:spacing w:after="120" w:line="240" w:lineRule="auto"/>
    </w:pPr>
    <w:rPr>
      <w:rFonts w:ascii="Times New Roman" w:eastAsia="Times New Roman" w:hAnsi="Times New Roman" w:cs="Times New Roman"/>
      <w:kern w:val="0"/>
      <w:sz w:val="16"/>
      <w:szCs w:val="16"/>
      <w14:ligatures w14:val="none"/>
    </w:rPr>
  </w:style>
  <w:style w:type="character" w:customStyle="1" w:styleId="BodyText3Char">
    <w:name w:val="Body Text 3 Char"/>
    <w:basedOn w:val="DefaultParagraphFont"/>
    <w:link w:val="BodyText3"/>
    <w:uiPriority w:val="99"/>
    <w:rsid w:val="00B335E1"/>
    <w:rPr>
      <w:rFonts w:ascii="Times New Roman" w:eastAsia="Times New Roman" w:hAnsi="Times New Roman" w:cs="Times New Roman"/>
      <w:kern w:val="0"/>
      <w:sz w:val="16"/>
      <w:szCs w:val="16"/>
      <w14:ligatures w14:val="none"/>
    </w:rPr>
  </w:style>
  <w:style w:type="paragraph" w:customStyle="1" w:styleId="Standard">
    <w:name w:val="Standard"/>
    <w:rsid w:val="00B335E1"/>
    <w:pPr>
      <w:widowControl w:val="0"/>
      <w:suppressAutoHyphens/>
      <w:autoSpaceDN w:val="0"/>
      <w:spacing w:after="0" w:line="240" w:lineRule="auto"/>
      <w:jc w:val="right"/>
      <w:textAlignment w:val="baseline"/>
    </w:pPr>
    <w:rPr>
      <w:rFonts w:ascii="Times New Roman" w:eastAsia="Tahoma" w:hAnsi="Times New Roman" w:cs="Tahoma"/>
      <w:kern w:val="3"/>
      <w:sz w:val="28"/>
      <w:szCs w:val="28"/>
      <w14:ligatures w14:val="none"/>
    </w:rPr>
  </w:style>
  <w:style w:type="numbering" w:customStyle="1" w:styleId="RTFNum5">
    <w:name w:val="RTF_Num 5"/>
    <w:basedOn w:val="NoList"/>
    <w:rsid w:val="00B335E1"/>
    <w:pPr>
      <w:numPr>
        <w:numId w:val="1"/>
      </w:numPr>
    </w:pPr>
  </w:style>
  <w:style w:type="character" w:customStyle="1" w:styleId="mw-headline">
    <w:name w:val="mw-headline"/>
    <w:basedOn w:val="DefaultParagraphFont"/>
    <w:rsid w:val="00B335E1"/>
  </w:style>
  <w:style w:type="character" w:customStyle="1" w:styleId="mw-editsection">
    <w:name w:val="mw-editsection"/>
    <w:basedOn w:val="DefaultParagraphFont"/>
    <w:rsid w:val="00B335E1"/>
  </w:style>
  <w:style w:type="character" w:customStyle="1" w:styleId="mw-editsection-bracket">
    <w:name w:val="mw-editsection-bracket"/>
    <w:basedOn w:val="DefaultParagraphFont"/>
    <w:rsid w:val="00B335E1"/>
  </w:style>
  <w:style w:type="character" w:styleId="LineNumber">
    <w:name w:val="line number"/>
    <w:basedOn w:val="DefaultParagraphFont"/>
    <w:uiPriority w:val="99"/>
    <w:semiHidden/>
    <w:unhideWhenUsed/>
    <w:rsid w:val="00B335E1"/>
  </w:style>
  <w:style w:type="paragraph" w:customStyle="1" w:styleId="PullQuote">
    <w:name w:val="Pull Quote"/>
    <w:basedOn w:val="Normal"/>
    <w:next w:val="Normal"/>
    <w:qFormat/>
    <w:rsid w:val="00B335E1"/>
    <w:pPr>
      <w:spacing w:before="120" w:after="120" w:line="240" w:lineRule="auto"/>
      <w:ind w:left="1080" w:right="1080"/>
    </w:pPr>
    <w:rPr>
      <w:rFonts w:ascii="Times New Roman" w:eastAsia="Times New Roman" w:hAnsi="Times New Roman" w:cs="Times New Roman"/>
      <w:kern w:val="0"/>
      <w14:ligatures w14:val="none"/>
    </w:rPr>
  </w:style>
  <w:style w:type="character" w:customStyle="1" w:styleId="reftext">
    <w:name w:val="reftext"/>
    <w:basedOn w:val="DefaultParagraphFont"/>
    <w:rsid w:val="00B335E1"/>
  </w:style>
  <w:style w:type="character" w:customStyle="1" w:styleId="highl">
    <w:name w:val="highl"/>
    <w:basedOn w:val="DefaultParagraphFont"/>
    <w:rsid w:val="00B335E1"/>
  </w:style>
  <w:style w:type="character" w:customStyle="1" w:styleId="ipa">
    <w:name w:val="ipa"/>
    <w:basedOn w:val="DefaultParagraphFont"/>
    <w:rsid w:val="00B335E1"/>
  </w:style>
  <w:style w:type="character" w:customStyle="1" w:styleId="fn">
    <w:name w:val="fn"/>
    <w:basedOn w:val="DefaultParagraphFont"/>
    <w:rsid w:val="00B335E1"/>
  </w:style>
  <w:style w:type="character" w:customStyle="1" w:styleId="birthplace">
    <w:name w:val="birthplace"/>
    <w:basedOn w:val="DefaultParagraphFont"/>
    <w:rsid w:val="00B335E1"/>
  </w:style>
  <w:style w:type="character" w:customStyle="1" w:styleId="deathplace">
    <w:name w:val="deathplace"/>
    <w:basedOn w:val="DefaultParagraphFont"/>
    <w:rsid w:val="00B335E1"/>
  </w:style>
  <w:style w:type="character" w:customStyle="1" w:styleId="plainlinks">
    <w:name w:val="plainlinks"/>
    <w:basedOn w:val="DefaultParagraphFont"/>
    <w:rsid w:val="00B335E1"/>
  </w:style>
  <w:style w:type="character" w:customStyle="1" w:styleId="latitude">
    <w:name w:val="latitude"/>
    <w:basedOn w:val="DefaultParagraphFont"/>
    <w:rsid w:val="00B335E1"/>
  </w:style>
  <w:style w:type="character" w:customStyle="1" w:styleId="longitude">
    <w:name w:val="longitude"/>
    <w:basedOn w:val="DefaultParagraphFont"/>
    <w:rsid w:val="00B335E1"/>
  </w:style>
  <w:style w:type="character" w:customStyle="1" w:styleId="nowrap">
    <w:name w:val="nowrap"/>
    <w:basedOn w:val="DefaultParagraphFont"/>
    <w:rsid w:val="00B335E1"/>
  </w:style>
  <w:style w:type="character" w:customStyle="1" w:styleId="citation-needed-content">
    <w:name w:val="citation-needed-content"/>
    <w:basedOn w:val="DefaultParagraphFont"/>
    <w:rsid w:val="00B335E1"/>
  </w:style>
  <w:style w:type="character" w:customStyle="1" w:styleId="sfrac">
    <w:name w:val="sfrac"/>
    <w:basedOn w:val="DefaultParagraphFont"/>
    <w:rsid w:val="00B335E1"/>
  </w:style>
  <w:style w:type="character" w:customStyle="1" w:styleId="visualhide">
    <w:name w:val="visualhide"/>
    <w:basedOn w:val="DefaultParagraphFont"/>
    <w:rsid w:val="00B335E1"/>
  </w:style>
  <w:style w:type="character" w:customStyle="1" w:styleId="noexcerpt">
    <w:name w:val="noexcerpt"/>
    <w:basedOn w:val="DefaultParagraphFont"/>
    <w:rsid w:val="00B335E1"/>
  </w:style>
  <w:style w:type="paragraph" w:styleId="Revision">
    <w:name w:val="Revision"/>
    <w:hidden/>
    <w:uiPriority w:val="99"/>
    <w:semiHidden/>
    <w:rsid w:val="00B335E1"/>
    <w:pPr>
      <w:spacing w:after="0" w:line="240" w:lineRule="auto"/>
    </w:pPr>
    <w:rPr>
      <w:rFonts w:ascii="Times New Roman" w:eastAsia="Times New Roman" w:hAnsi="Times New Roman" w:cs="Times New Roman"/>
      <w:kern w:val="0"/>
      <w:sz w:val="28"/>
      <w14:ligatures w14:val="none"/>
    </w:rPr>
  </w:style>
  <w:style w:type="character" w:customStyle="1" w:styleId="texhtml">
    <w:name w:val="texhtml"/>
    <w:basedOn w:val="DefaultParagraphFont"/>
    <w:rsid w:val="00B335E1"/>
  </w:style>
  <w:style w:type="paragraph" w:customStyle="1" w:styleId="CommentSubject1">
    <w:name w:val="Comment Subject1"/>
    <w:basedOn w:val="CommentText"/>
    <w:next w:val="CommentText"/>
    <w:uiPriority w:val="99"/>
    <w:semiHidden/>
    <w:unhideWhenUsed/>
    <w:rsid w:val="00B335E1"/>
    <w:rPr>
      <w:rFonts w:ascii="Times New Roman" w:hAnsi="Times New Roman"/>
      <w:b/>
      <w:bCs/>
      <w:color w:val="000000"/>
    </w:rPr>
  </w:style>
  <w:style w:type="character" w:customStyle="1" w:styleId="CommentSubjectChar">
    <w:name w:val="Comment Subject Char"/>
    <w:basedOn w:val="CommentTextChar"/>
    <w:link w:val="CommentSubject"/>
    <w:uiPriority w:val="99"/>
    <w:semiHidden/>
    <w:rsid w:val="00B335E1"/>
    <w:rPr>
      <w:rFonts w:ascii="Times New Roman" w:eastAsia="Times New Roman" w:hAnsi="Times New Roman" w:cs="Times New Roman"/>
      <w:b/>
      <w:bCs/>
      <w:color w:val="000000"/>
      <w:kern w:val="0"/>
      <w:sz w:val="20"/>
      <w:szCs w:val="20"/>
      <w14:ligatures w14:val="none"/>
    </w:rPr>
  </w:style>
  <w:style w:type="character" w:customStyle="1" w:styleId="Emphasis1">
    <w:name w:val="Emphasis1"/>
    <w:basedOn w:val="DefaultParagraphFont"/>
    <w:rsid w:val="00B335E1"/>
  </w:style>
  <w:style w:type="character" w:customStyle="1" w:styleId="thbullet-lvl2">
    <w:name w:val="thbullet-lvl2"/>
    <w:basedOn w:val="DefaultParagraphFont"/>
    <w:rsid w:val="00B335E1"/>
  </w:style>
  <w:style w:type="character" w:customStyle="1" w:styleId="author-abbreviation">
    <w:name w:val="author-abbreviation"/>
    <w:basedOn w:val="DefaultParagraphFont"/>
    <w:rsid w:val="00B335E1"/>
  </w:style>
  <w:style w:type="character" w:customStyle="1" w:styleId="gd">
    <w:name w:val="gd"/>
    <w:basedOn w:val="DefaultParagraphFont"/>
    <w:rsid w:val="00B335E1"/>
  </w:style>
  <w:style w:type="character" w:customStyle="1" w:styleId="g3">
    <w:name w:val="g3"/>
    <w:basedOn w:val="DefaultParagraphFont"/>
    <w:rsid w:val="00B335E1"/>
  </w:style>
  <w:style w:type="character" w:customStyle="1" w:styleId="hb">
    <w:name w:val="hb"/>
    <w:basedOn w:val="DefaultParagraphFont"/>
    <w:rsid w:val="00B335E1"/>
  </w:style>
  <w:style w:type="character" w:customStyle="1" w:styleId="g2">
    <w:name w:val="g2"/>
    <w:basedOn w:val="DefaultParagraphFont"/>
    <w:rsid w:val="00B335E1"/>
  </w:style>
  <w:style w:type="character" w:customStyle="1" w:styleId="etyl">
    <w:name w:val="etyl"/>
    <w:basedOn w:val="DefaultParagraphFont"/>
    <w:rsid w:val="00B335E1"/>
  </w:style>
  <w:style w:type="character" w:customStyle="1" w:styleId="mention-gloss-paren">
    <w:name w:val="mention-gloss-paren"/>
    <w:basedOn w:val="DefaultParagraphFont"/>
    <w:rsid w:val="00B335E1"/>
  </w:style>
  <w:style w:type="character" w:customStyle="1" w:styleId="mention-tr">
    <w:name w:val="mention-tr"/>
    <w:basedOn w:val="DefaultParagraphFont"/>
    <w:rsid w:val="00B335E1"/>
  </w:style>
  <w:style w:type="character" w:customStyle="1" w:styleId="mention-gloss-double-quote">
    <w:name w:val="mention-gloss-double-quote"/>
    <w:basedOn w:val="DefaultParagraphFont"/>
    <w:rsid w:val="00B335E1"/>
  </w:style>
  <w:style w:type="character" w:customStyle="1" w:styleId="mention-gloss">
    <w:name w:val="mention-gloss"/>
    <w:basedOn w:val="DefaultParagraphFont"/>
    <w:rsid w:val="00B335E1"/>
  </w:style>
  <w:style w:type="character" w:customStyle="1" w:styleId="latn">
    <w:name w:val="latn"/>
    <w:basedOn w:val="DefaultParagraphFont"/>
    <w:rsid w:val="00B335E1"/>
  </w:style>
  <w:style w:type="character" w:customStyle="1" w:styleId="uiqtextrenderedqtext">
    <w:name w:val="ui_qtext_rendered_qtext"/>
    <w:basedOn w:val="DefaultParagraphFont"/>
    <w:rsid w:val="00B335E1"/>
  </w:style>
  <w:style w:type="character" w:customStyle="1" w:styleId="text-smallcaps">
    <w:name w:val="text-smallcaps"/>
    <w:basedOn w:val="DefaultParagraphFont"/>
    <w:rsid w:val="00B335E1"/>
  </w:style>
  <w:style w:type="character" w:styleId="HTMLCite">
    <w:name w:val="HTML Cite"/>
    <w:basedOn w:val="DefaultParagraphFont"/>
    <w:uiPriority w:val="99"/>
    <w:semiHidden/>
    <w:unhideWhenUsed/>
    <w:rsid w:val="00B335E1"/>
    <w:rPr>
      <w:i/>
      <w:iCs/>
    </w:rPr>
  </w:style>
  <w:style w:type="character" w:customStyle="1" w:styleId="w8qarf">
    <w:name w:val="w8qarf"/>
    <w:basedOn w:val="DefaultParagraphFont"/>
    <w:rsid w:val="00B335E1"/>
  </w:style>
  <w:style w:type="character" w:customStyle="1" w:styleId="lrzxr">
    <w:name w:val="lrzxr"/>
    <w:basedOn w:val="DefaultParagraphFont"/>
    <w:rsid w:val="00B335E1"/>
  </w:style>
  <w:style w:type="paragraph" w:styleId="HTMLPreformatted">
    <w:name w:val="HTML Preformatted"/>
    <w:basedOn w:val="Normal"/>
    <w:link w:val="HTMLPreformattedChar"/>
    <w:uiPriority w:val="99"/>
    <w:unhideWhenUsed/>
    <w:rsid w:val="00B33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B335E1"/>
    <w:rPr>
      <w:rFonts w:ascii="Courier New" w:eastAsia="Times New Roman" w:hAnsi="Courier New" w:cs="Courier New"/>
      <w:kern w:val="0"/>
      <w:sz w:val="20"/>
      <w:szCs w:val="20"/>
      <w14:ligatures w14:val="none"/>
    </w:rPr>
  </w:style>
  <w:style w:type="character" w:customStyle="1" w:styleId="script-hebrew">
    <w:name w:val="script-hebrew"/>
    <w:basedOn w:val="DefaultParagraphFont"/>
    <w:rsid w:val="00B335E1"/>
  </w:style>
  <w:style w:type="paragraph" w:styleId="BodyTextIndent">
    <w:name w:val="Body Text Indent"/>
    <w:basedOn w:val="Normal"/>
    <w:link w:val="BodyTextIndentChar"/>
    <w:uiPriority w:val="99"/>
    <w:semiHidden/>
    <w:unhideWhenUsed/>
    <w:rsid w:val="00B335E1"/>
    <w:pPr>
      <w:spacing w:after="120" w:line="240" w:lineRule="auto"/>
      <w:ind w:left="360"/>
    </w:pPr>
    <w:rPr>
      <w:rFonts w:ascii="Times New Roman" w:eastAsia="Times New Roman" w:hAnsi="Times New Roman" w:cs="Times New Roman"/>
      <w:kern w:val="0"/>
      <w14:ligatures w14:val="none"/>
    </w:rPr>
  </w:style>
  <w:style w:type="character" w:customStyle="1" w:styleId="BodyTextIndentChar">
    <w:name w:val="Body Text Indent Char"/>
    <w:basedOn w:val="DefaultParagraphFont"/>
    <w:link w:val="BodyTextIndent"/>
    <w:uiPriority w:val="99"/>
    <w:semiHidden/>
    <w:rsid w:val="00B335E1"/>
    <w:rPr>
      <w:rFonts w:ascii="Times New Roman" w:eastAsia="Times New Roman" w:hAnsi="Times New Roman" w:cs="Times New Roman"/>
      <w:kern w:val="0"/>
      <w14:ligatures w14:val="none"/>
    </w:rPr>
  </w:style>
  <w:style w:type="character" w:customStyle="1" w:styleId="gp">
    <w:name w:val="gp"/>
    <w:basedOn w:val="DefaultParagraphFont"/>
    <w:rsid w:val="00B335E1"/>
  </w:style>
  <w:style w:type="character" w:customStyle="1" w:styleId="rt-commentedtext">
    <w:name w:val="rt-commentedtext"/>
    <w:basedOn w:val="DefaultParagraphFont"/>
    <w:rsid w:val="00B335E1"/>
  </w:style>
  <w:style w:type="character" w:customStyle="1" w:styleId="unicode">
    <w:name w:val="unicode"/>
    <w:basedOn w:val="DefaultParagraphFont"/>
    <w:rsid w:val="00B335E1"/>
  </w:style>
  <w:style w:type="character" w:customStyle="1" w:styleId="headword-tr">
    <w:name w:val="headword-tr"/>
    <w:basedOn w:val="DefaultParagraphFont"/>
    <w:rsid w:val="00B335E1"/>
  </w:style>
  <w:style w:type="character" w:customStyle="1" w:styleId="gender">
    <w:name w:val="gender"/>
    <w:basedOn w:val="DefaultParagraphFont"/>
    <w:rsid w:val="00B335E1"/>
  </w:style>
  <w:style w:type="character" w:customStyle="1" w:styleId="form-of-definition">
    <w:name w:val="form-of-definition"/>
    <w:basedOn w:val="DefaultParagraphFont"/>
    <w:rsid w:val="00B335E1"/>
  </w:style>
  <w:style w:type="character" w:customStyle="1" w:styleId="form-of-definition-link">
    <w:name w:val="form-of-definition-link"/>
    <w:basedOn w:val="DefaultParagraphFont"/>
    <w:rsid w:val="00B335E1"/>
  </w:style>
  <w:style w:type="character" w:customStyle="1" w:styleId="e24kjd">
    <w:name w:val="e24kjd"/>
    <w:basedOn w:val="DefaultParagraphFont"/>
    <w:rsid w:val="00B335E1"/>
  </w:style>
  <w:style w:type="paragraph" w:customStyle="1" w:styleId="Body">
    <w:name w:val="Body"/>
    <w:rsid w:val="00B335E1"/>
    <w:pPr>
      <w:pBdr>
        <w:top w:val="nil"/>
        <w:left w:val="nil"/>
        <w:bottom w:val="nil"/>
        <w:right w:val="nil"/>
        <w:between w:val="nil"/>
        <w:bar w:val="nil"/>
      </w:pBdr>
      <w:spacing w:after="0" w:line="240" w:lineRule="auto"/>
    </w:pPr>
    <w:rPr>
      <w:rFonts w:ascii="Cambria" w:eastAsia="Cambria" w:hAnsi="Cambria" w:cs="Cambria"/>
      <w:color w:val="000000"/>
      <w:kern w:val="0"/>
      <w:u w:color="000000"/>
      <w:bdr w:val="nil"/>
      <w14:ligatures w14:val="none"/>
    </w:rPr>
  </w:style>
  <w:style w:type="character" w:customStyle="1" w:styleId="smartbodylead-in">
    <w:name w:val="smartbody__lead-in"/>
    <w:basedOn w:val="DefaultParagraphFont"/>
    <w:rsid w:val="00B335E1"/>
  </w:style>
  <w:style w:type="numbering" w:customStyle="1" w:styleId="RTFNum7">
    <w:name w:val="RTF_Num 7"/>
    <w:basedOn w:val="NoList"/>
    <w:rsid w:val="00B335E1"/>
    <w:pPr>
      <w:numPr>
        <w:numId w:val="2"/>
      </w:numPr>
    </w:pPr>
  </w:style>
  <w:style w:type="paragraph" w:styleId="EndnoteText">
    <w:name w:val="endnote text"/>
    <w:basedOn w:val="Normal"/>
    <w:link w:val="EndnoteTextChar"/>
    <w:uiPriority w:val="99"/>
    <w:unhideWhenUsed/>
    <w:rsid w:val="00B335E1"/>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rsid w:val="00B335E1"/>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unhideWhenUsed/>
    <w:rsid w:val="00B335E1"/>
    <w:rPr>
      <w:vertAlign w:val="superscript"/>
    </w:rPr>
  </w:style>
  <w:style w:type="character" w:customStyle="1" w:styleId="ll">
    <w:name w:val="ll"/>
    <w:basedOn w:val="DefaultParagraphFont"/>
    <w:rsid w:val="00B335E1"/>
  </w:style>
  <w:style w:type="character" w:customStyle="1" w:styleId="hatnote">
    <w:name w:val="hatnote"/>
    <w:basedOn w:val="DefaultParagraphFont"/>
    <w:rsid w:val="00B335E1"/>
  </w:style>
  <w:style w:type="character" w:customStyle="1" w:styleId="nastaliq">
    <w:name w:val="nastaliq"/>
    <w:basedOn w:val="DefaultParagraphFont"/>
    <w:rsid w:val="00B335E1"/>
  </w:style>
  <w:style w:type="paragraph" w:customStyle="1" w:styleId="f22z0e">
    <w:name w:val="f22z0e"/>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j">
    <w:name w:val="sj"/>
    <w:basedOn w:val="DefaultParagraphFont"/>
    <w:rsid w:val="00B335E1"/>
  </w:style>
  <w:style w:type="character" w:customStyle="1" w:styleId="df">
    <w:name w:val="df"/>
    <w:basedOn w:val="DefaultParagraphFont"/>
    <w:rsid w:val="00B335E1"/>
  </w:style>
  <w:style w:type="character" w:customStyle="1" w:styleId="italic">
    <w:name w:val="italic"/>
    <w:basedOn w:val="DefaultParagraphFont"/>
    <w:rsid w:val="00B335E1"/>
  </w:style>
  <w:style w:type="character" w:customStyle="1" w:styleId="ex">
    <w:name w:val="ex"/>
    <w:basedOn w:val="DefaultParagraphFont"/>
    <w:rsid w:val="00B335E1"/>
  </w:style>
  <w:style w:type="character" w:customStyle="1" w:styleId="ff">
    <w:name w:val="ff"/>
    <w:basedOn w:val="DefaultParagraphFont"/>
    <w:rsid w:val="00B335E1"/>
  </w:style>
  <w:style w:type="character" w:customStyle="1" w:styleId="trans">
    <w:name w:val="trans"/>
    <w:basedOn w:val="DefaultParagraphFont"/>
    <w:rsid w:val="00B335E1"/>
  </w:style>
  <w:style w:type="character" w:customStyle="1" w:styleId="UnresolvedMention2">
    <w:name w:val="Unresolved Mention2"/>
    <w:basedOn w:val="DefaultParagraphFont"/>
    <w:uiPriority w:val="99"/>
    <w:unhideWhenUsed/>
    <w:rsid w:val="00B335E1"/>
    <w:rPr>
      <w:color w:val="605E5C"/>
      <w:shd w:val="clear" w:color="auto" w:fill="E1DFDD"/>
    </w:rPr>
  </w:style>
  <w:style w:type="character" w:customStyle="1" w:styleId="Date1">
    <w:name w:val="Date1"/>
    <w:basedOn w:val="DefaultParagraphFont"/>
    <w:rsid w:val="00B335E1"/>
  </w:style>
  <w:style w:type="character" w:customStyle="1" w:styleId="la">
    <w:name w:val="la"/>
    <w:basedOn w:val="DefaultParagraphFont"/>
    <w:rsid w:val="00B335E1"/>
  </w:style>
  <w:style w:type="character" w:customStyle="1" w:styleId="q">
    <w:name w:val="q"/>
    <w:basedOn w:val="DefaultParagraphFont"/>
    <w:rsid w:val="00B335E1"/>
  </w:style>
  <w:style w:type="character" w:customStyle="1" w:styleId="mw-collapsible-toggle">
    <w:name w:val="mw-collapsible-toggle"/>
    <w:basedOn w:val="DefaultParagraphFont"/>
    <w:rsid w:val="00B335E1"/>
  </w:style>
  <w:style w:type="paragraph" w:customStyle="1" w:styleId="nv-view">
    <w:name w:val="nv-view"/>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hort">
    <w:name w:val="short"/>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ong">
    <w:name w:val="long"/>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PlainText">
    <w:name w:val="Plain Text"/>
    <w:basedOn w:val="Normal"/>
    <w:link w:val="PlainTextChar"/>
    <w:rsid w:val="00B335E1"/>
    <w:pPr>
      <w:autoSpaceDE w:val="0"/>
      <w:autoSpaceDN w:val="0"/>
      <w:spacing w:after="0" w:line="240" w:lineRule="auto"/>
      <w:jc w:val="right"/>
    </w:pPr>
    <w:rPr>
      <w:rFonts w:ascii="Courier New" w:eastAsia="Times New Roman" w:hAnsi="Courier New" w:cs="Times New Roman"/>
      <w:kern w:val="0"/>
      <w:sz w:val="20"/>
      <w:szCs w:val="20"/>
      <w14:ligatures w14:val="none"/>
    </w:rPr>
  </w:style>
  <w:style w:type="character" w:customStyle="1" w:styleId="PlainTextChar">
    <w:name w:val="Plain Text Char"/>
    <w:basedOn w:val="DefaultParagraphFont"/>
    <w:link w:val="PlainText"/>
    <w:rsid w:val="00B335E1"/>
    <w:rPr>
      <w:rFonts w:ascii="Courier New" w:eastAsia="Times New Roman" w:hAnsi="Courier New" w:cs="Times New Roman"/>
      <w:kern w:val="0"/>
      <w:sz w:val="20"/>
      <w:szCs w:val="20"/>
      <w14:ligatures w14:val="none"/>
    </w:rPr>
  </w:style>
  <w:style w:type="character" w:customStyle="1" w:styleId="articletitle">
    <w:name w:val="articletitle"/>
    <w:basedOn w:val="DefaultParagraphFont"/>
    <w:rsid w:val="00B335E1"/>
  </w:style>
  <w:style w:type="character" w:customStyle="1" w:styleId="jpfdse">
    <w:name w:val="jpfdse"/>
    <w:basedOn w:val="DefaultParagraphFont"/>
    <w:rsid w:val="00B335E1"/>
  </w:style>
  <w:style w:type="character" w:customStyle="1" w:styleId="text">
    <w:name w:val="text"/>
    <w:basedOn w:val="DefaultParagraphFont"/>
    <w:rsid w:val="00B335E1"/>
  </w:style>
  <w:style w:type="character" w:customStyle="1" w:styleId="tr">
    <w:name w:val="tr"/>
    <w:basedOn w:val="DefaultParagraphFont"/>
    <w:rsid w:val="00B335E1"/>
  </w:style>
  <w:style w:type="character" w:customStyle="1" w:styleId="smallcaps">
    <w:name w:val="smallcaps"/>
    <w:basedOn w:val="DefaultParagraphFont"/>
    <w:rsid w:val="00B335E1"/>
  </w:style>
  <w:style w:type="character" w:customStyle="1" w:styleId="xrg">
    <w:name w:val="xrg"/>
    <w:basedOn w:val="DefaultParagraphFont"/>
    <w:rsid w:val="00B335E1"/>
  </w:style>
  <w:style w:type="character" w:customStyle="1" w:styleId="xr">
    <w:name w:val="xr"/>
    <w:basedOn w:val="DefaultParagraphFont"/>
    <w:rsid w:val="00B335E1"/>
  </w:style>
  <w:style w:type="character" w:customStyle="1" w:styleId="bbcsize">
    <w:name w:val="bbc_size"/>
    <w:basedOn w:val="DefaultParagraphFont"/>
    <w:rsid w:val="00B335E1"/>
  </w:style>
  <w:style w:type="character" w:customStyle="1" w:styleId="hqtoggle">
    <w:name w:val="hqtoggle"/>
    <w:basedOn w:val="DefaultParagraphFont"/>
    <w:rsid w:val="00B335E1"/>
  </w:style>
  <w:style w:type="character" w:customStyle="1" w:styleId="e-translation">
    <w:name w:val="e-translation"/>
    <w:basedOn w:val="DefaultParagraphFont"/>
    <w:rsid w:val="00B335E1"/>
  </w:style>
  <w:style w:type="character" w:customStyle="1" w:styleId="nyms">
    <w:name w:val="nyms"/>
    <w:basedOn w:val="DefaultParagraphFont"/>
    <w:rsid w:val="00B335E1"/>
  </w:style>
  <w:style w:type="character" w:customStyle="1" w:styleId="defdate">
    <w:name w:val="defdate"/>
    <w:basedOn w:val="DefaultParagraphFont"/>
    <w:rsid w:val="00B335E1"/>
  </w:style>
  <w:style w:type="character" w:customStyle="1" w:styleId="ib-brac">
    <w:name w:val="ib-brac"/>
    <w:basedOn w:val="DefaultParagraphFont"/>
    <w:rsid w:val="00B335E1"/>
  </w:style>
  <w:style w:type="character" w:customStyle="1" w:styleId="ib-content">
    <w:name w:val="ib-content"/>
    <w:basedOn w:val="DefaultParagraphFont"/>
    <w:rsid w:val="00B335E1"/>
  </w:style>
  <w:style w:type="character" w:customStyle="1" w:styleId="ib-colon">
    <w:name w:val="ib-colon"/>
    <w:basedOn w:val="DefaultParagraphFont"/>
    <w:rsid w:val="00B335E1"/>
  </w:style>
  <w:style w:type="character" w:customStyle="1" w:styleId="gloss-brac">
    <w:name w:val="gloss-brac"/>
    <w:basedOn w:val="DefaultParagraphFont"/>
    <w:rsid w:val="00B335E1"/>
  </w:style>
  <w:style w:type="character" w:customStyle="1" w:styleId="gloss-content">
    <w:name w:val="gloss-content"/>
    <w:basedOn w:val="DefaultParagraphFont"/>
    <w:rsid w:val="00B335E1"/>
  </w:style>
  <w:style w:type="character" w:customStyle="1" w:styleId="Date2">
    <w:name w:val="Date2"/>
    <w:basedOn w:val="DefaultParagraphFont"/>
    <w:rsid w:val="00B335E1"/>
  </w:style>
  <w:style w:type="character" w:customStyle="1" w:styleId="hw">
    <w:name w:val="hw"/>
    <w:basedOn w:val="DefaultParagraphFont"/>
    <w:rsid w:val="00B335E1"/>
  </w:style>
  <w:style w:type="character" w:customStyle="1" w:styleId="prx">
    <w:name w:val="prx"/>
    <w:basedOn w:val="DefaultParagraphFont"/>
    <w:rsid w:val="00B335E1"/>
  </w:style>
  <w:style w:type="character" w:customStyle="1" w:styleId="ph">
    <w:name w:val="ph"/>
    <w:basedOn w:val="DefaultParagraphFont"/>
    <w:rsid w:val="00B335E1"/>
  </w:style>
  <w:style w:type="character" w:customStyle="1" w:styleId="bold">
    <w:name w:val="bold"/>
    <w:basedOn w:val="DefaultParagraphFont"/>
    <w:rsid w:val="00B335E1"/>
  </w:style>
  <w:style w:type="character" w:customStyle="1" w:styleId="sy">
    <w:name w:val="sy"/>
    <w:basedOn w:val="DefaultParagraphFont"/>
    <w:rsid w:val="00B335E1"/>
  </w:style>
  <w:style w:type="character" w:customStyle="1" w:styleId="inf">
    <w:name w:val="inf"/>
    <w:basedOn w:val="DefaultParagraphFont"/>
    <w:rsid w:val="00B335E1"/>
  </w:style>
  <w:style w:type="character" w:customStyle="1" w:styleId="xxo1">
    <w:name w:val="x_xo1"/>
    <w:basedOn w:val="DefaultParagraphFont"/>
    <w:rsid w:val="00B335E1"/>
  </w:style>
  <w:style w:type="character" w:customStyle="1" w:styleId="vg">
    <w:name w:val="vg"/>
    <w:basedOn w:val="DefaultParagraphFont"/>
    <w:rsid w:val="00B335E1"/>
  </w:style>
  <w:style w:type="character" w:customStyle="1" w:styleId="v">
    <w:name w:val="v"/>
    <w:basedOn w:val="DefaultParagraphFont"/>
    <w:rsid w:val="00B335E1"/>
  </w:style>
  <w:style w:type="character" w:customStyle="1" w:styleId="pr">
    <w:name w:val="pr"/>
    <w:basedOn w:val="DefaultParagraphFont"/>
    <w:rsid w:val="00B335E1"/>
  </w:style>
  <w:style w:type="character" w:customStyle="1" w:styleId="reg">
    <w:name w:val="reg"/>
    <w:basedOn w:val="DefaultParagraphFont"/>
    <w:rsid w:val="00B335E1"/>
  </w:style>
  <w:style w:type="character" w:customStyle="1" w:styleId="l">
    <w:name w:val="l"/>
    <w:basedOn w:val="DefaultParagraphFont"/>
    <w:rsid w:val="00B335E1"/>
  </w:style>
  <w:style w:type="paragraph" w:customStyle="1" w:styleId="p">
    <w:name w:val="p"/>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ncheading">
    <w:name w:val="encheading"/>
    <w:basedOn w:val="DefaultParagraphFont"/>
    <w:rsid w:val="00B335E1"/>
  </w:style>
  <w:style w:type="character" w:customStyle="1" w:styleId="greek">
    <w:name w:val="greek"/>
    <w:basedOn w:val="DefaultParagraphFont"/>
    <w:rsid w:val="00B335E1"/>
  </w:style>
  <w:style w:type="character" w:customStyle="1" w:styleId="verse">
    <w:name w:val="verse"/>
    <w:basedOn w:val="DefaultParagraphFont"/>
    <w:rsid w:val="00B335E1"/>
  </w:style>
  <w:style w:type="paragraph" w:customStyle="1" w:styleId="list-group-item">
    <w:name w:val="list-group-item"/>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siontext">
    <w:name w:val="versiontext"/>
    <w:basedOn w:val="DefaultParagraphFont"/>
    <w:rsid w:val="00B335E1"/>
  </w:style>
  <w:style w:type="character" w:customStyle="1" w:styleId="nourlexpansion">
    <w:name w:val="nourlexpansion"/>
    <w:basedOn w:val="DefaultParagraphFont"/>
    <w:rsid w:val="00B335E1"/>
  </w:style>
  <w:style w:type="character" w:customStyle="1" w:styleId="bibleref">
    <w:name w:val="bibleref"/>
    <w:basedOn w:val="DefaultParagraphFont"/>
    <w:rsid w:val="00B335E1"/>
  </w:style>
  <w:style w:type="character" w:customStyle="1" w:styleId="hebf">
    <w:name w:val="hebf"/>
    <w:basedOn w:val="DefaultParagraphFont"/>
    <w:rsid w:val="00B335E1"/>
  </w:style>
  <w:style w:type="character" w:customStyle="1" w:styleId="bls">
    <w:name w:val="bls"/>
    <w:basedOn w:val="DefaultParagraphFont"/>
    <w:rsid w:val="00B335E1"/>
  </w:style>
  <w:style w:type="character" w:customStyle="1" w:styleId="a-size-extra-large">
    <w:name w:val="a-size-extra-large"/>
    <w:basedOn w:val="DefaultParagraphFont"/>
    <w:rsid w:val="00B335E1"/>
  </w:style>
  <w:style w:type="character" w:customStyle="1" w:styleId="metadata">
    <w:name w:val="metadata"/>
    <w:basedOn w:val="DefaultParagraphFont"/>
    <w:rsid w:val="00B335E1"/>
  </w:style>
  <w:style w:type="paragraph" w:customStyle="1" w:styleId="comp">
    <w:name w:val="comp"/>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ng-1">
    <w:name w:val="hang-1"/>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g">
    <w:name w:val="gg"/>
    <w:basedOn w:val="DefaultParagraphFont"/>
    <w:rsid w:val="00B335E1"/>
  </w:style>
  <w:style w:type="character" w:customStyle="1" w:styleId="lbl">
    <w:name w:val="lbl"/>
    <w:basedOn w:val="DefaultParagraphFont"/>
    <w:rsid w:val="00B335E1"/>
  </w:style>
  <w:style w:type="character" w:customStyle="1" w:styleId="f">
    <w:name w:val="f"/>
    <w:basedOn w:val="DefaultParagraphFont"/>
    <w:rsid w:val="00B335E1"/>
  </w:style>
  <w:style w:type="character" w:customStyle="1" w:styleId="greek-hebrew">
    <w:name w:val="greek-hebrew"/>
    <w:basedOn w:val="DefaultParagraphFont"/>
    <w:rsid w:val="00B335E1"/>
  </w:style>
  <w:style w:type="character" w:customStyle="1" w:styleId="scriptref">
    <w:name w:val="scriptref"/>
    <w:basedOn w:val="DefaultParagraphFont"/>
    <w:rsid w:val="00B335E1"/>
  </w:style>
  <w:style w:type="character" w:customStyle="1" w:styleId="luna-form">
    <w:name w:val="luna-form"/>
    <w:basedOn w:val="DefaultParagraphFont"/>
    <w:rsid w:val="00B335E1"/>
  </w:style>
  <w:style w:type="character" w:customStyle="1" w:styleId="pron-spell-content">
    <w:name w:val="pron-spell-content"/>
    <w:basedOn w:val="DefaultParagraphFont"/>
    <w:rsid w:val="00B335E1"/>
  </w:style>
  <w:style w:type="character" w:customStyle="1" w:styleId="css-1jwcxx3">
    <w:name w:val="css-1jwcxx3"/>
    <w:basedOn w:val="DefaultParagraphFont"/>
    <w:rsid w:val="00B335E1"/>
  </w:style>
  <w:style w:type="character" w:customStyle="1" w:styleId="luna-pos">
    <w:name w:val="luna-pos"/>
    <w:basedOn w:val="DefaultParagraphFont"/>
    <w:rsid w:val="00B335E1"/>
  </w:style>
  <w:style w:type="character" w:customStyle="1" w:styleId="luna-inflected-form">
    <w:name w:val="luna-inflected-form"/>
    <w:basedOn w:val="DefaultParagraphFont"/>
    <w:rsid w:val="00B335E1"/>
  </w:style>
  <w:style w:type="character" w:customStyle="1" w:styleId="one-click-content">
    <w:name w:val="one-click-content"/>
    <w:basedOn w:val="DefaultParagraphFont"/>
    <w:rsid w:val="00B335E1"/>
  </w:style>
  <w:style w:type="character" w:customStyle="1" w:styleId="luna-label">
    <w:name w:val="luna-label"/>
    <w:basedOn w:val="DefaultParagraphFont"/>
    <w:rsid w:val="00B335E1"/>
  </w:style>
  <w:style w:type="character" w:customStyle="1" w:styleId="grkhzd">
    <w:name w:val="grkhzd"/>
    <w:basedOn w:val="DefaultParagraphFont"/>
    <w:rsid w:val="00B335E1"/>
  </w:style>
  <w:style w:type="character" w:customStyle="1" w:styleId="eq0j8">
    <w:name w:val="eq0j8"/>
    <w:basedOn w:val="DefaultParagraphFont"/>
    <w:rsid w:val="00B335E1"/>
  </w:style>
  <w:style w:type="paragraph" w:customStyle="1" w:styleId="topic-paragraph">
    <w:name w:val="topic-paragraph"/>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e-math-mathml-inline">
    <w:name w:val="mwe-math-mathml-inline"/>
    <w:basedOn w:val="DefaultParagraphFont"/>
    <w:rsid w:val="00B335E1"/>
  </w:style>
  <w:style w:type="character" w:customStyle="1" w:styleId="hebrew">
    <w:name w:val="hebrew"/>
    <w:basedOn w:val="DefaultParagraphFont"/>
    <w:rsid w:val="00B335E1"/>
  </w:style>
  <w:style w:type="character" w:customStyle="1" w:styleId="gknumber">
    <w:name w:val="gknumber"/>
    <w:basedOn w:val="DefaultParagraphFont"/>
    <w:rsid w:val="00B335E1"/>
  </w:style>
  <w:style w:type="character" w:customStyle="1" w:styleId="small-caps">
    <w:name w:val="small-caps"/>
    <w:basedOn w:val="DefaultParagraphFont"/>
    <w:rsid w:val="00B335E1"/>
  </w:style>
  <w:style w:type="paragraph" w:customStyle="1" w:styleId="scripture">
    <w:name w:val="scripture"/>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irst-paragraph-bold">
    <w:name w:val="first-paragraph-bold"/>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vr">
    <w:name w:val="hvr"/>
    <w:basedOn w:val="DefaultParagraphFont"/>
    <w:rsid w:val="00B335E1"/>
  </w:style>
  <w:style w:type="table" w:customStyle="1" w:styleId="TableGrid1">
    <w:name w:val="Table Grid1"/>
    <w:basedOn w:val="TableNormal"/>
    <w:next w:val="TableGrid"/>
    <w:uiPriority w:val="59"/>
    <w:rsid w:val="00B335E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aningword">
    <w:name w:val="meaningword"/>
    <w:basedOn w:val="DefaultParagraphFont"/>
    <w:rsid w:val="00B335E1"/>
  </w:style>
  <w:style w:type="character" w:customStyle="1" w:styleId="meaningtype">
    <w:name w:val="meaningtype"/>
    <w:basedOn w:val="DefaultParagraphFont"/>
    <w:rsid w:val="00B335E1"/>
  </w:style>
  <w:style w:type="character" w:customStyle="1" w:styleId="meaningalphabetical">
    <w:name w:val="meaningalphabetical"/>
    <w:basedOn w:val="DefaultParagraphFont"/>
    <w:rsid w:val="00B335E1"/>
  </w:style>
  <w:style w:type="character" w:customStyle="1" w:styleId="contextwords">
    <w:name w:val="contextwords"/>
    <w:basedOn w:val="DefaultParagraphFont"/>
    <w:rsid w:val="00B335E1"/>
  </w:style>
  <w:style w:type="character" w:customStyle="1" w:styleId="mng">
    <w:name w:val="mng"/>
    <w:basedOn w:val="DefaultParagraphFont"/>
    <w:rsid w:val="00B335E1"/>
  </w:style>
  <w:style w:type="paragraph" w:customStyle="1" w:styleId="pf0">
    <w:name w:val="pf0"/>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f01">
    <w:name w:val="cf01"/>
    <w:basedOn w:val="DefaultParagraphFont"/>
    <w:rsid w:val="00B335E1"/>
    <w:rPr>
      <w:rFonts w:ascii="Segoe UI" w:hAnsi="Segoe UI" w:cs="Segoe UI" w:hint="default"/>
      <w:sz w:val="18"/>
      <w:szCs w:val="18"/>
    </w:rPr>
  </w:style>
  <w:style w:type="character" w:customStyle="1" w:styleId="gk">
    <w:name w:val="gk"/>
    <w:basedOn w:val="DefaultParagraphFont"/>
    <w:rsid w:val="00B335E1"/>
  </w:style>
  <w:style w:type="character" w:customStyle="1" w:styleId="Emphasis2">
    <w:name w:val="Emphasis2"/>
    <w:basedOn w:val="DefaultParagraphFont"/>
    <w:rsid w:val="00B335E1"/>
  </w:style>
  <w:style w:type="character" w:customStyle="1" w:styleId="text-abbreviation">
    <w:name w:val="text-abbreviation"/>
    <w:basedOn w:val="DefaultParagraphFont"/>
    <w:rsid w:val="00B335E1"/>
  </w:style>
  <w:style w:type="character" w:customStyle="1" w:styleId="y2iqfc">
    <w:name w:val="y2iqfc"/>
    <w:basedOn w:val="DefaultParagraphFont"/>
    <w:rsid w:val="00B335E1"/>
  </w:style>
  <w:style w:type="character" w:customStyle="1" w:styleId="Date3">
    <w:name w:val="Date3"/>
    <w:basedOn w:val="DefaultParagraphFont"/>
    <w:rsid w:val="00B335E1"/>
  </w:style>
  <w:style w:type="character" w:customStyle="1" w:styleId="lg">
    <w:name w:val="lg"/>
    <w:basedOn w:val="DefaultParagraphFont"/>
    <w:rsid w:val="00B335E1"/>
  </w:style>
  <w:style w:type="character" w:customStyle="1" w:styleId="wrap">
    <w:name w:val="wrap"/>
    <w:basedOn w:val="DefaultParagraphFont"/>
    <w:rsid w:val="00B335E1"/>
  </w:style>
  <w:style w:type="character" w:customStyle="1" w:styleId="Date4">
    <w:name w:val="Date4"/>
    <w:basedOn w:val="DefaultParagraphFont"/>
    <w:rsid w:val="00B335E1"/>
  </w:style>
  <w:style w:type="paragraph" w:customStyle="1" w:styleId="poem">
    <w:name w:val="poem"/>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gkelc">
    <w:name w:val="hgkelc"/>
    <w:basedOn w:val="DefaultParagraphFont"/>
    <w:rsid w:val="00B335E1"/>
  </w:style>
  <w:style w:type="character" w:customStyle="1" w:styleId="apple-tab-span">
    <w:name w:val="apple-tab-span"/>
    <w:basedOn w:val="DefaultParagraphFont"/>
    <w:rsid w:val="00B335E1"/>
  </w:style>
  <w:style w:type="character" w:customStyle="1" w:styleId="dg">
    <w:name w:val="dg"/>
    <w:basedOn w:val="DefaultParagraphFont"/>
    <w:rsid w:val="00B335E1"/>
  </w:style>
  <w:style w:type="character" w:customStyle="1" w:styleId="Date5">
    <w:name w:val="Date5"/>
    <w:basedOn w:val="DefaultParagraphFont"/>
    <w:rsid w:val="00B335E1"/>
  </w:style>
  <w:style w:type="character" w:customStyle="1" w:styleId="work">
    <w:name w:val="work"/>
    <w:basedOn w:val="DefaultParagraphFont"/>
    <w:rsid w:val="00B335E1"/>
  </w:style>
  <w:style w:type="paragraph" w:customStyle="1" w:styleId="msonormal0">
    <w:name w:val="msonormal"/>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de-when-compact">
    <w:name w:val="hide-when-compact"/>
    <w:basedOn w:val="DefaultParagraphFont"/>
    <w:rsid w:val="00B335E1"/>
  </w:style>
  <w:style w:type="character" w:customStyle="1" w:styleId="date-container">
    <w:name w:val="date-container"/>
    <w:basedOn w:val="DefaultParagraphFont"/>
    <w:rsid w:val="00B335E1"/>
  </w:style>
  <w:style w:type="character" w:customStyle="1" w:styleId="Date6">
    <w:name w:val="Date6"/>
    <w:basedOn w:val="DefaultParagraphFont"/>
    <w:rsid w:val="00B335E1"/>
  </w:style>
  <w:style w:type="character" w:customStyle="1" w:styleId="Date7">
    <w:name w:val="Date7"/>
    <w:basedOn w:val="DefaultParagraphFont"/>
    <w:rsid w:val="00B335E1"/>
  </w:style>
  <w:style w:type="character" w:customStyle="1" w:styleId="mw-page-title-main">
    <w:name w:val="mw-page-title-main"/>
    <w:basedOn w:val="DefaultParagraphFont"/>
    <w:rsid w:val="00B335E1"/>
  </w:style>
  <w:style w:type="character" w:customStyle="1" w:styleId="script-palm">
    <w:name w:val="script-palm"/>
    <w:basedOn w:val="DefaultParagraphFont"/>
    <w:rsid w:val="00B335E1"/>
  </w:style>
  <w:style w:type="character" w:customStyle="1" w:styleId="vector-menu-heading-label">
    <w:name w:val="vector-menu-heading-label"/>
    <w:basedOn w:val="DefaultParagraphFont"/>
    <w:rsid w:val="00B335E1"/>
  </w:style>
  <w:style w:type="paragraph" w:customStyle="1" w:styleId="selected">
    <w:name w:val="selected"/>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vector-tab-noicon">
    <w:name w:val="vector-tab-noicon"/>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print">
    <w:name w:val="noprint"/>
    <w:basedOn w:val="DefaultParagraphFont"/>
    <w:rsid w:val="00B335E1"/>
  </w:style>
  <w:style w:type="character" w:customStyle="1" w:styleId="mw-redirectedfrom">
    <w:name w:val="mw-redirectedfrom"/>
    <w:basedOn w:val="DefaultParagraphFont"/>
    <w:rsid w:val="00B335E1"/>
  </w:style>
  <w:style w:type="paragraph" w:customStyle="1" w:styleId="portalbox-entry">
    <w:name w:val="portalbox-entry"/>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B335E1"/>
  </w:style>
  <w:style w:type="character" w:customStyle="1" w:styleId="portalbox-link">
    <w:name w:val="portalbox-link"/>
    <w:basedOn w:val="DefaultParagraphFont"/>
    <w:rsid w:val="00B335E1"/>
  </w:style>
  <w:style w:type="paragraph" w:customStyle="1" w:styleId="has-text-align-center">
    <w:name w:val="has-text-align-center"/>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ate8">
    <w:name w:val="Date8"/>
    <w:basedOn w:val="DefaultParagraphFont"/>
    <w:rsid w:val="00B335E1"/>
  </w:style>
  <w:style w:type="character" w:customStyle="1" w:styleId="script-arabic">
    <w:name w:val="script-arabic"/>
    <w:basedOn w:val="DefaultParagraphFont"/>
    <w:rsid w:val="00B335E1"/>
  </w:style>
  <w:style w:type="character" w:customStyle="1" w:styleId="cleanup-needed-content">
    <w:name w:val="cleanup-needed-content"/>
    <w:basedOn w:val="DefaultParagraphFont"/>
    <w:rsid w:val="00B335E1"/>
  </w:style>
  <w:style w:type="character" w:customStyle="1" w:styleId="script-cyrs">
    <w:name w:val="script-cyrs"/>
    <w:basedOn w:val="DefaultParagraphFont"/>
    <w:rsid w:val="00B335E1"/>
  </w:style>
  <w:style w:type="character" w:customStyle="1" w:styleId="script-sogdian">
    <w:name w:val="script-sogdian"/>
    <w:basedOn w:val="DefaultParagraphFont"/>
    <w:rsid w:val="00B335E1"/>
  </w:style>
  <w:style w:type="character" w:customStyle="1" w:styleId="Date9">
    <w:name w:val="Date9"/>
    <w:basedOn w:val="DefaultParagraphFont"/>
    <w:rsid w:val="00B335E1"/>
  </w:style>
  <w:style w:type="character" w:customStyle="1" w:styleId="anchor">
    <w:name w:val="anchor"/>
    <w:basedOn w:val="DefaultParagraphFont"/>
    <w:rsid w:val="00B335E1"/>
  </w:style>
  <w:style w:type="paragraph" w:customStyle="1" w:styleId="gallerybox">
    <w:name w:val="gallerybox"/>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larify-content">
    <w:name w:val="clarify-content"/>
    <w:basedOn w:val="DefaultParagraphFont"/>
    <w:rsid w:val="00B335E1"/>
  </w:style>
  <w:style w:type="character" w:customStyle="1" w:styleId="Date10">
    <w:name w:val="Date10"/>
    <w:basedOn w:val="DefaultParagraphFont"/>
    <w:rsid w:val="00B335E1"/>
  </w:style>
  <w:style w:type="character" w:customStyle="1" w:styleId="ata-controlscomplain-btn">
    <w:name w:val="ata-controls__complain-btn"/>
    <w:basedOn w:val="DefaultParagraphFont"/>
    <w:rsid w:val="00B335E1"/>
  </w:style>
  <w:style w:type="character" w:customStyle="1" w:styleId="glossary-link">
    <w:name w:val="glossary-link"/>
    <w:basedOn w:val="DefaultParagraphFont"/>
    <w:rsid w:val="00B335E1"/>
  </w:style>
  <w:style w:type="character" w:customStyle="1" w:styleId="glossary-tooltip-text">
    <w:name w:val="glossary-tooltip-text"/>
    <w:basedOn w:val="DefaultParagraphFont"/>
    <w:rsid w:val="00B335E1"/>
  </w:style>
  <w:style w:type="character" w:customStyle="1" w:styleId="description-modified">
    <w:name w:val="description-modified"/>
    <w:basedOn w:val="DefaultParagraphFont"/>
    <w:rsid w:val="00B335E1"/>
  </w:style>
  <w:style w:type="character" w:customStyle="1" w:styleId="below-video-controlstext">
    <w:name w:val="below-video-controls__text"/>
    <w:basedOn w:val="DefaultParagraphFont"/>
    <w:rsid w:val="00B335E1"/>
  </w:style>
  <w:style w:type="character" w:customStyle="1" w:styleId="autoplaylabel">
    <w:name w:val="autoplaylabel"/>
    <w:basedOn w:val="DefaultParagraphFont"/>
    <w:rsid w:val="00B335E1"/>
  </w:style>
  <w:style w:type="paragraph" w:customStyle="1" w:styleId="active">
    <w:name w:val="active"/>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inkquiz">
    <w:name w:val="tab-link__quiz"/>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inkcourse">
    <w:name w:val="tab-link__course"/>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eo-default">
    <w:name w:val="geo-default"/>
    <w:basedOn w:val="DefaultParagraphFont"/>
    <w:rsid w:val="00B335E1"/>
  </w:style>
  <w:style w:type="character" w:customStyle="1" w:styleId="geo-dms">
    <w:name w:val="geo-dms"/>
    <w:basedOn w:val="DefaultParagraphFont"/>
    <w:rsid w:val="00B335E1"/>
  </w:style>
  <w:style w:type="character" w:customStyle="1" w:styleId="Date11">
    <w:name w:val="Date11"/>
    <w:basedOn w:val="DefaultParagraphFont"/>
    <w:rsid w:val="00B335E1"/>
  </w:style>
  <w:style w:type="character" w:customStyle="1" w:styleId="avoidwrap">
    <w:name w:val="avoidwrap"/>
    <w:basedOn w:val="DefaultParagraphFont"/>
    <w:rsid w:val="00B335E1"/>
  </w:style>
  <w:style w:type="character" w:customStyle="1" w:styleId="nobold">
    <w:name w:val="nobold"/>
    <w:basedOn w:val="DefaultParagraphFont"/>
    <w:rsid w:val="00B335E1"/>
  </w:style>
  <w:style w:type="character" w:customStyle="1" w:styleId="flagicon">
    <w:name w:val="flagicon"/>
    <w:basedOn w:val="DefaultParagraphFont"/>
    <w:rsid w:val="00B335E1"/>
  </w:style>
  <w:style w:type="character" w:customStyle="1" w:styleId="glossaryterm">
    <w:name w:val="glossaryterm"/>
    <w:basedOn w:val="DefaultParagraphFont"/>
    <w:rsid w:val="00B335E1"/>
  </w:style>
  <w:style w:type="paragraph" w:customStyle="1" w:styleId="entradilla">
    <w:name w:val="entradilla"/>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collapsible-text">
    <w:name w:val="mw-collapsible-text"/>
    <w:basedOn w:val="DefaultParagraphFont"/>
    <w:rsid w:val="00B335E1"/>
  </w:style>
  <w:style w:type="character" w:customStyle="1" w:styleId="nlk">
    <w:name w:val="nlk"/>
    <w:basedOn w:val="DefaultParagraphFont"/>
    <w:rsid w:val="00B335E1"/>
  </w:style>
  <w:style w:type="character" w:customStyle="1" w:styleId="marker">
    <w:name w:val="marker"/>
    <w:basedOn w:val="DefaultParagraphFont"/>
    <w:rsid w:val="00B335E1"/>
  </w:style>
  <w:style w:type="character" w:customStyle="1" w:styleId="md-signature">
    <w:name w:val="md-signature"/>
    <w:basedOn w:val="DefaultParagraphFont"/>
    <w:rsid w:val="00B335E1"/>
  </w:style>
  <w:style w:type="character" w:customStyle="1" w:styleId="material-icons">
    <w:name w:val="material-icons"/>
    <w:basedOn w:val="DefaultParagraphFont"/>
    <w:rsid w:val="00B335E1"/>
  </w:style>
  <w:style w:type="character" w:customStyle="1" w:styleId="frac">
    <w:name w:val="frac"/>
    <w:basedOn w:val="DefaultParagraphFont"/>
    <w:rsid w:val="00B335E1"/>
  </w:style>
  <w:style w:type="character" w:customStyle="1" w:styleId="sr-only">
    <w:name w:val="sr-only"/>
    <w:basedOn w:val="DefaultParagraphFont"/>
    <w:rsid w:val="00B335E1"/>
  </w:style>
  <w:style w:type="character" w:customStyle="1" w:styleId="num">
    <w:name w:val="num"/>
    <w:basedOn w:val="DefaultParagraphFont"/>
    <w:rsid w:val="00B335E1"/>
  </w:style>
  <w:style w:type="character" w:customStyle="1" w:styleId="den">
    <w:name w:val="den"/>
    <w:basedOn w:val="DefaultParagraphFont"/>
    <w:rsid w:val="00B335E1"/>
  </w:style>
  <w:style w:type="paragraph" w:customStyle="1" w:styleId="re">
    <w:name w:val="re"/>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anob">
    <w:name w:val="aranob"/>
    <w:basedOn w:val="DefaultParagraphFont"/>
    <w:rsid w:val="00B335E1"/>
  </w:style>
  <w:style w:type="character" w:customStyle="1" w:styleId="mw-editsection-like">
    <w:name w:val="mw-editsection-like"/>
    <w:basedOn w:val="DefaultParagraphFont"/>
    <w:rsid w:val="00B335E1"/>
  </w:style>
  <w:style w:type="character" w:customStyle="1" w:styleId="Date12">
    <w:name w:val="Date12"/>
    <w:basedOn w:val="DefaultParagraphFont"/>
    <w:rsid w:val="00B335E1"/>
  </w:style>
  <w:style w:type="character" w:customStyle="1" w:styleId="a-text-italic">
    <w:name w:val="a-text-italic"/>
    <w:basedOn w:val="DefaultParagraphFont"/>
    <w:rsid w:val="00B335E1"/>
  </w:style>
  <w:style w:type="paragraph" w:customStyle="1" w:styleId="mw-list-item">
    <w:name w:val="mw-list-item"/>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B335E1"/>
  </w:style>
  <w:style w:type="character" w:customStyle="1" w:styleId="square-capitals">
    <w:name w:val="square-capitals"/>
    <w:basedOn w:val="DefaultParagraphFont"/>
    <w:rsid w:val="00B335E1"/>
  </w:style>
  <w:style w:type="paragraph" w:customStyle="1" w:styleId="spy-active">
    <w:name w:val="spy-active"/>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readcrumb-item">
    <w:name w:val="breadcrumb-item"/>
    <w:basedOn w:val="DefaultParagraphFont"/>
    <w:rsid w:val="00B335E1"/>
  </w:style>
  <w:style w:type="character" w:customStyle="1" w:styleId="written-by">
    <w:name w:val="written-by"/>
    <w:basedOn w:val="DefaultParagraphFont"/>
    <w:rsid w:val="00B335E1"/>
  </w:style>
  <w:style w:type="character" w:customStyle="1" w:styleId="btn">
    <w:name w:val="btn"/>
    <w:basedOn w:val="DefaultParagraphFont"/>
    <w:rsid w:val="00B335E1"/>
  </w:style>
  <w:style w:type="character" w:customStyle="1" w:styleId="text-gray-700">
    <w:name w:val="text-gray-700"/>
    <w:basedOn w:val="DefaultParagraphFont"/>
    <w:rsid w:val="00B335E1"/>
  </w:style>
  <w:style w:type="character" w:customStyle="1" w:styleId="fact-item">
    <w:name w:val="fact-item"/>
    <w:basedOn w:val="DefaultParagraphFont"/>
    <w:rsid w:val="00B335E1"/>
  </w:style>
  <w:style w:type="paragraph" w:customStyle="1" w:styleId="ds-body-lg-regular">
    <w:name w:val="ds-body-lg-regular"/>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ate13">
    <w:name w:val="Date13"/>
    <w:basedOn w:val="DefaultParagraphFont"/>
    <w:rsid w:val="00B335E1"/>
  </w:style>
  <w:style w:type="paragraph" w:customStyle="1" w:styleId="texte">
    <w:name w:val="texte"/>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aranumber">
    <w:name w:val="paranumber"/>
    <w:basedOn w:val="DefaultParagraphFont"/>
    <w:rsid w:val="00B335E1"/>
  </w:style>
  <w:style w:type="paragraph" w:customStyle="1" w:styleId="citation">
    <w:name w:val="citation"/>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atasortkey">
    <w:name w:val="datasortkey"/>
    <w:basedOn w:val="DefaultParagraphFont"/>
    <w:rsid w:val="00B335E1"/>
  </w:style>
  <w:style w:type="character" w:customStyle="1" w:styleId="mw-ui-icon">
    <w:name w:val="mw-ui-icon"/>
    <w:basedOn w:val="DefaultParagraphFont"/>
    <w:rsid w:val="00B335E1"/>
  </w:style>
  <w:style w:type="character" w:customStyle="1" w:styleId="sc">
    <w:name w:val="sc"/>
    <w:basedOn w:val="DefaultParagraphFont"/>
    <w:rsid w:val="00B335E1"/>
  </w:style>
  <w:style w:type="character" w:customStyle="1" w:styleId="underline">
    <w:name w:val="underline"/>
    <w:basedOn w:val="DefaultParagraphFont"/>
    <w:rsid w:val="00B335E1"/>
  </w:style>
  <w:style w:type="character" w:customStyle="1" w:styleId="Date14">
    <w:name w:val="Date14"/>
    <w:basedOn w:val="DefaultParagraphFont"/>
    <w:rsid w:val="00B335E1"/>
  </w:style>
  <w:style w:type="character" w:customStyle="1" w:styleId="vcard">
    <w:name w:val="vcard"/>
    <w:basedOn w:val="DefaultParagraphFont"/>
    <w:rsid w:val="00B335E1"/>
  </w:style>
  <w:style w:type="character" w:customStyle="1" w:styleId="Date15">
    <w:name w:val="Date15"/>
    <w:basedOn w:val="DefaultParagraphFont"/>
    <w:rsid w:val="00B335E1"/>
  </w:style>
  <w:style w:type="character" w:customStyle="1" w:styleId="legend-color">
    <w:name w:val="legend-color"/>
    <w:basedOn w:val="DefaultParagraphFont"/>
    <w:rsid w:val="00B335E1"/>
  </w:style>
  <w:style w:type="paragraph" w:customStyle="1" w:styleId="defaultstyledtext-sc-1jtxuc8-1">
    <w:name w:val="default__styledtext-sc-1jtxuc8-1"/>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ntributorlinkname">
    <w:name w:val="contributorlink__name"/>
    <w:basedOn w:val="DefaultParagraphFont"/>
    <w:rsid w:val="00B335E1"/>
  </w:style>
  <w:style w:type="character" w:customStyle="1" w:styleId="notpageimage">
    <w:name w:val="notpageimage"/>
    <w:basedOn w:val="DefaultParagraphFont"/>
    <w:rsid w:val="00B335E1"/>
  </w:style>
  <w:style w:type="character" w:customStyle="1" w:styleId="mw-no-invert">
    <w:name w:val="mw-no-invert"/>
    <w:basedOn w:val="DefaultParagraphFont"/>
    <w:rsid w:val="00B335E1"/>
  </w:style>
  <w:style w:type="character" w:customStyle="1" w:styleId="mw-default-size">
    <w:name w:val="mw-default-size"/>
    <w:basedOn w:val="DefaultParagraphFont"/>
    <w:rsid w:val="00B335E1"/>
  </w:style>
  <w:style w:type="character" w:customStyle="1" w:styleId="mw-image-border">
    <w:name w:val="mw-image-border"/>
    <w:basedOn w:val="DefaultParagraphFont"/>
    <w:rsid w:val="00B335E1"/>
  </w:style>
  <w:style w:type="character" w:customStyle="1" w:styleId="noviewer">
    <w:name w:val="noviewer"/>
    <w:basedOn w:val="DefaultParagraphFont"/>
    <w:rsid w:val="00B335E1"/>
  </w:style>
  <w:style w:type="character" w:customStyle="1" w:styleId="Date16">
    <w:name w:val="Date16"/>
    <w:basedOn w:val="DefaultParagraphFont"/>
    <w:rsid w:val="00B335E1"/>
  </w:style>
  <w:style w:type="character" w:customStyle="1" w:styleId="ipa-label">
    <w:name w:val="ipa-label"/>
    <w:basedOn w:val="DefaultParagraphFont"/>
    <w:rsid w:val="00B335E1"/>
  </w:style>
  <w:style w:type="character" w:customStyle="1" w:styleId="new">
    <w:name w:val="new"/>
    <w:basedOn w:val="DefaultParagraphFont"/>
    <w:rsid w:val="00B335E1"/>
  </w:style>
  <w:style w:type="paragraph" w:customStyle="1" w:styleId="toclevel-1">
    <w:name w:val="toclevel-1"/>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cnumber">
    <w:name w:val="tocnumber"/>
    <w:basedOn w:val="DefaultParagraphFont"/>
    <w:rsid w:val="00B335E1"/>
  </w:style>
  <w:style w:type="character" w:customStyle="1" w:styleId="toctext">
    <w:name w:val="toctext"/>
    <w:basedOn w:val="DefaultParagraphFont"/>
    <w:rsid w:val="00B335E1"/>
  </w:style>
  <w:style w:type="paragraph" w:customStyle="1" w:styleId="toclevel-2">
    <w:name w:val="toclevel-2"/>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clevel-3">
    <w:name w:val="toclevel-3"/>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italic">
    <w:name w:val="noitalic"/>
    <w:basedOn w:val="DefaultParagraphFont"/>
    <w:rsid w:val="00B335E1"/>
  </w:style>
  <w:style w:type="character" w:customStyle="1" w:styleId="Date17">
    <w:name w:val="Date17"/>
    <w:basedOn w:val="DefaultParagraphFont"/>
    <w:rsid w:val="00B335E1"/>
  </w:style>
  <w:style w:type="character" w:customStyle="1" w:styleId="reference-text">
    <w:name w:val="reference-text"/>
    <w:basedOn w:val="DefaultParagraphFont"/>
    <w:rsid w:val="00B335E1"/>
  </w:style>
  <w:style w:type="character" w:customStyle="1" w:styleId="languageicon">
    <w:name w:val="languageicon"/>
    <w:basedOn w:val="DefaultParagraphFont"/>
    <w:rsid w:val="00B335E1"/>
  </w:style>
  <w:style w:type="character" w:customStyle="1" w:styleId="geo-inline">
    <w:name w:val="geo-inline"/>
    <w:basedOn w:val="DefaultParagraphFont"/>
    <w:rsid w:val="00B335E1"/>
  </w:style>
  <w:style w:type="character" w:customStyle="1" w:styleId="oo-ui-widget">
    <w:name w:val="oo-ui-widget"/>
    <w:basedOn w:val="DefaultParagraphFont"/>
    <w:rsid w:val="00B335E1"/>
  </w:style>
  <w:style w:type="character" w:customStyle="1" w:styleId="ext-phonos">
    <w:name w:val="ext-phonos"/>
    <w:basedOn w:val="DefaultParagraphFont"/>
    <w:rsid w:val="00B335E1"/>
  </w:style>
  <w:style w:type="character" w:customStyle="1" w:styleId="geo-dec">
    <w:name w:val="geo-dec"/>
    <w:basedOn w:val="DefaultParagraphFont"/>
    <w:rsid w:val="00B335E1"/>
  </w:style>
  <w:style w:type="character" w:customStyle="1" w:styleId="oo-ui-iconelement-icon">
    <w:name w:val="oo-ui-iconelement-icon"/>
    <w:basedOn w:val="DefaultParagraphFont"/>
    <w:rsid w:val="00B335E1"/>
  </w:style>
  <w:style w:type="character" w:customStyle="1" w:styleId="oo-ui-labelelement-label">
    <w:name w:val="oo-ui-labelelement-label"/>
    <w:basedOn w:val="DefaultParagraphFont"/>
    <w:rsid w:val="00B335E1"/>
  </w:style>
  <w:style w:type="character" w:customStyle="1" w:styleId="oo-ui-indicatorelement-indicator">
    <w:name w:val="oo-ui-indicatorelement-indicator"/>
    <w:basedOn w:val="DefaultParagraphFont"/>
    <w:rsid w:val="00B335E1"/>
  </w:style>
  <w:style w:type="character" w:customStyle="1" w:styleId="w">
    <w:name w:val="w"/>
    <w:basedOn w:val="DefaultParagraphFont"/>
    <w:rsid w:val="00B335E1"/>
  </w:style>
  <w:style w:type="character" w:customStyle="1" w:styleId="binomial">
    <w:name w:val="binomial"/>
    <w:basedOn w:val="DefaultParagraphFont"/>
    <w:rsid w:val="00B335E1"/>
  </w:style>
  <w:style w:type="character" w:customStyle="1" w:styleId="Date18">
    <w:name w:val="Date18"/>
    <w:basedOn w:val="DefaultParagraphFont"/>
    <w:rsid w:val="00B335E1"/>
  </w:style>
  <w:style w:type="character" w:customStyle="1" w:styleId="Date19">
    <w:name w:val="Date19"/>
    <w:basedOn w:val="DefaultParagraphFont"/>
    <w:rsid w:val="00B335E1"/>
  </w:style>
  <w:style w:type="character" w:customStyle="1" w:styleId="vector-dropdown-label-text">
    <w:name w:val="vector-dropdown-label-text"/>
    <w:basedOn w:val="DefaultParagraphFont"/>
    <w:rsid w:val="00B335E1"/>
  </w:style>
  <w:style w:type="character" w:customStyle="1" w:styleId="Date20">
    <w:name w:val="Date20"/>
    <w:basedOn w:val="DefaultParagraphFont"/>
    <w:rsid w:val="00B335E1"/>
  </w:style>
  <w:style w:type="character" w:customStyle="1" w:styleId="script-linb">
    <w:name w:val="script-linb"/>
    <w:basedOn w:val="DefaultParagraphFont"/>
    <w:rsid w:val="00B335E1"/>
  </w:style>
  <w:style w:type="paragraph" w:customStyle="1" w:styleId="quiet">
    <w:name w:val="quiet"/>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xtc">
    <w:name w:val="txt_c"/>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nguage-label">
    <w:name w:val="language-label"/>
    <w:basedOn w:val="DefaultParagraphFont"/>
    <w:rsid w:val="00B335E1"/>
  </w:style>
  <w:style w:type="character" w:customStyle="1" w:styleId="mw-tmh-player">
    <w:name w:val="mw-tmh-player"/>
    <w:basedOn w:val="DefaultParagraphFont"/>
    <w:rsid w:val="00B335E1"/>
  </w:style>
  <w:style w:type="character" w:customStyle="1" w:styleId="mw-tmh-play-icon">
    <w:name w:val="mw-tmh-play-icon"/>
    <w:basedOn w:val="DefaultParagraphFont"/>
    <w:rsid w:val="00B335E1"/>
  </w:style>
  <w:style w:type="character" w:customStyle="1" w:styleId="mw-tmh-duration">
    <w:name w:val="mw-tmh-duration"/>
    <w:basedOn w:val="DefaultParagraphFont"/>
    <w:rsid w:val="00B335E1"/>
  </w:style>
  <w:style w:type="character" w:customStyle="1" w:styleId="mw-valign-text-top">
    <w:name w:val="mw-valign-text-top"/>
    <w:basedOn w:val="DefaultParagraphFont"/>
    <w:rsid w:val="00B335E1"/>
  </w:style>
  <w:style w:type="character" w:customStyle="1" w:styleId="z3988">
    <w:name w:val="z3988"/>
    <w:basedOn w:val="DefaultParagraphFont"/>
    <w:rsid w:val="00B335E1"/>
  </w:style>
  <w:style w:type="character" w:customStyle="1" w:styleId="vector-icon">
    <w:name w:val="vector-icon"/>
    <w:basedOn w:val="DefaultParagraphFont"/>
    <w:rsid w:val="00B335E1"/>
  </w:style>
  <w:style w:type="character" w:customStyle="1" w:styleId="wdp31">
    <w:name w:val="wd_p31"/>
    <w:basedOn w:val="DefaultParagraphFont"/>
    <w:rsid w:val="00B335E1"/>
  </w:style>
  <w:style w:type="character" w:customStyle="1" w:styleId="romain">
    <w:name w:val="romain"/>
    <w:basedOn w:val="DefaultParagraphFont"/>
    <w:rsid w:val="00B335E1"/>
  </w:style>
  <w:style w:type="character" w:customStyle="1" w:styleId="wdp1435">
    <w:name w:val="wd_p1435"/>
    <w:basedOn w:val="DefaultParagraphFont"/>
    <w:rsid w:val="00B335E1"/>
  </w:style>
  <w:style w:type="character" w:customStyle="1" w:styleId="wdp625">
    <w:name w:val="wd_p625"/>
    <w:basedOn w:val="DefaultParagraphFont"/>
    <w:rsid w:val="00B335E1"/>
  </w:style>
  <w:style w:type="paragraph" w:customStyle="1" w:styleId="navbar">
    <w:name w:val="navbar"/>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enter">
    <w:name w:val="center"/>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ate21">
    <w:name w:val="Date21"/>
    <w:basedOn w:val="DefaultParagraphFont"/>
    <w:rsid w:val="00B335E1"/>
  </w:style>
  <w:style w:type="paragraph" w:customStyle="1" w:styleId="gallerycaption">
    <w:name w:val="gallerycaption"/>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ate22">
    <w:name w:val="Date22"/>
    <w:basedOn w:val="DefaultParagraphFont"/>
    <w:rsid w:val="00B335E1"/>
  </w:style>
  <w:style w:type="character" w:customStyle="1" w:styleId="metrics">
    <w:name w:val="metrics"/>
    <w:basedOn w:val="DefaultParagraphFont"/>
    <w:rsid w:val="00B335E1"/>
  </w:style>
  <w:style w:type="paragraph" w:customStyle="1" w:styleId="sumpara">
    <w:name w:val="sumpara"/>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enseid">
    <w:name w:val="senseid"/>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t-phonos-phonosbutton">
    <w:name w:val="ext-phonos-phonosbutton"/>
    <w:basedOn w:val="DefaultParagraphFont"/>
    <w:rsid w:val="00B335E1"/>
  </w:style>
  <w:style w:type="paragraph" w:styleId="BodyText">
    <w:name w:val="Body Text"/>
    <w:basedOn w:val="Normal"/>
    <w:link w:val="BodyTextChar"/>
    <w:uiPriority w:val="99"/>
    <w:semiHidden/>
    <w:unhideWhenUsed/>
    <w:rsid w:val="00B335E1"/>
    <w:pPr>
      <w:spacing w:after="12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99"/>
    <w:semiHidden/>
    <w:rsid w:val="00B335E1"/>
    <w:rPr>
      <w:rFonts w:ascii="Times New Roman" w:eastAsia="Times New Roman" w:hAnsi="Times New Roman" w:cs="Times New Roman"/>
      <w:kern w:val="0"/>
      <w14:ligatures w14:val="none"/>
    </w:rPr>
  </w:style>
  <w:style w:type="character" w:customStyle="1" w:styleId="ge">
    <w:name w:val="ge"/>
    <w:basedOn w:val="DefaultParagraphFont"/>
    <w:rsid w:val="00B335E1"/>
  </w:style>
  <w:style w:type="character" w:customStyle="1" w:styleId="Date23">
    <w:name w:val="Date23"/>
    <w:basedOn w:val="DefaultParagraphFont"/>
    <w:rsid w:val="00B335E1"/>
  </w:style>
  <w:style w:type="character" w:customStyle="1" w:styleId="Date24">
    <w:name w:val="Date24"/>
    <w:basedOn w:val="DefaultParagraphFont"/>
    <w:rsid w:val="00B335E1"/>
  </w:style>
  <w:style w:type="character" w:customStyle="1" w:styleId="gloss-quot">
    <w:name w:val="gloss-quot"/>
    <w:basedOn w:val="DefaultParagraphFont"/>
    <w:rsid w:val="00B335E1"/>
  </w:style>
  <w:style w:type="character" w:customStyle="1" w:styleId="gloss-text">
    <w:name w:val="gloss-text"/>
    <w:basedOn w:val="DefaultParagraphFont"/>
    <w:rsid w:val="00B335E1"/>
  </w:style>
  <w:style w:type="character" w:customStyle="1" w:styleId="polyt">
    <w:name w:val="polyt"/>
    <w:basedOn w:val="DefaultParagraphFont"/>
    <w:rsid w:val="00B335E1"/>
  </w:style>
  <w:style w:type="character" w:customStyle="1" w:styleId="accordion-tabbedtab-mobile">
    <w:name w:val="accordion-tabbed__tab-mobile"/>
    <w:basedOn w:val="DefaultParagraphFont"/>
    <w:rsid w:val="00B335E1"/>
  </w:style>
  <w:style w:type="character" w:customStyle="1" w:styleId="Emphasis3">
    <w:name w:val="Emphasis3"/>
    <w:basedOn w:val="DefaultParagraphFont"/>
    <w:rsid w:val="00B335E1"/>
  </w:style>
  <w:style w:type="character" w:customStyle="1" w:styleId="abbreviation">
    <w:name w:val="abbreviation"/>
    <w:basedOn w:val="DefaultParagraphFont"/>
    <w:rsid w:val="00B335E1"/>
  </w:style>
  <w:style w:type="character" w:customStyle="1" w:styleId="manuref">
    <w:name w:val="manuref"/>
    <w:basedOn w:val="DefaultParagraphFont"/>
    <w:rsid w:val="00B335E1"/>
  </w:style>
  <w:style w:type="character" w:customStyle="1" w:styleId="etym">
    <w:name w:val="etym"/>
    <w:basedOn w:val="DefaultParagraphFont"/>
    <w:rsid w:val="00B335E1"/>
  </w:style>
  <w:style w:type="character" w:customStyle="1" w:styleId="Date25">
    <w:name w:val="Date25"/>
    <w:basedOn w:val="DefaultParagraphFont"/>
    <w:rsid w:val="00B335E1"/>
  </w:style>
  <w:style w:type="character" w:customStyle="1" w:styleId="xrlabel">
    <w:name w:val="xrlabel"/>
    <w:basedOn w:val="DefaultParagraphFont"/>
    <w:rsid w:val="00B335E1"/>
  </w:style>
  <w:style w:type="character" w:customStyle="1" w:styleId="infg">
    <w:name w:val="infg"/>
    <w:basedOn w:val="DefaultParagraphFont"/>
    <w:rsid w:val="00B335E1"/>
  </w:style>
  <w:style w:type="character" w:customStyle="1" w:styleId="foreign">
    <w:name w:val="foreign"/>
    <w:basedOn w:val="DefaultParagraphFont"/>
    <w:rsid w:val="00B335E1"/>
  </w:style>
  <w:style w:type="character" w:customStyle="1" w:styleId="Date26">
    <w:name w:val="Date26"/>
    <w:basedOn w:val="DefaultParagraphFont"/>
    <w:rsid w:val="00B335E1"/>
  </w:style>
  <w:style w:type="character" w:customStyle="1" w:styleId="grek">
    <w:name w:val="grek"/>
    <w:basedOn w:val="DefaultParagraphFont"/>
    <w:rsid w:val="00B335E1"/>
  </w:style>
  <w:style w:type="character" w:customStyle="1" w:styleId="font-bold">
    <w:name w:val="font-bold"/>
    <w:basedOn w:val="DefaultParagraphFont"/>
    <w:rsid w:val="00B335E1"/>
  </w:style>
  <w:style w:type="character" w:customStyle="1" w:styleId="eng">
    <w:name w:val="eng"/>
    <w:basedOn w:val="DefaultParagraphFont"/>
    <w:rsid w:val="00B335E1"/>
  </w:style>
  <w:style w:type="character" w:customStyle="1" w:styleId="strongsnt2">
    <w:name w:val="strongsnt2"/>
    <w:basedOn w:val="DefaultParagraphFont"/>
    <w:rsid w:val="00B335E1"/>
  </w:style>
  <w:style w:type="character" w:customStyle="1" w:styleId="pos">
    <w:name w:val="pos"/>
    <w:basedOn w:val="DefaultParagraphFont"/>
    <w:rsid w:val="00B335E1"/>
  </w:style>
  <w:style w:type="character" w:customStyle="1" w:styleId="translit">
    <w:name w:val="translit"/>
    <w:basedOn w:val="DefaultParagraphFont"/>
    <w:rsid w:val="00B335E1"/>
  </w:style>
  <w:style w:type="paragraph" w:customStyle="1" w:styleId="hdg1">
    <w:name w:val="hdg1"/>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xencycl-headword">
    <w:name w:val="oxencycl-headword"/>
    <w:basedOn w:val="DefaultParagraphFont"/>
    <w:rsid w:val="00B335E1"/>
  </w:style>
  <w:style w:type="paragraph" w:customStyle="1" w:styleId="hang-2">
    <w:name w:val="hang-2"/>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nospaced">
    <w:name w:val="monospaced"/>
    <w:basedOn w:val="DefaultParagraphFont"/>
    <w:rsid w:val="00B335E1"/>
  </w:style>
  <w:style w:type="paragraph" w:customStyle="1" w:styleId="lang-en">
    <w:name w:val="lang-en"/>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ords-of-christ">
    <w:name w:val="words-of-christ"/>
    <w:basedOn w:val="DefaultParagraphFont"/>
    <w:rsid w:val="00B335E1"/>
  </w:style>
  <w:style w:type="character" w:customStyle="1" w:styleId="syn">
    <w:name w:val="syn"/>
    <w:basedOn w:val="DefaultParagraphFont"/>
    <w:rsid w:val="00B335E1"/>
  </w:style>
  <w:style w:type="character" w:customStyle="1" w:styleId="script-phoenician">
    <w:name w:val="script-phoenician"/>
    <w:basedOn w:val="DefaultParagraphFont"/>
    <w:rsid w:val="00B335E1"/>
  </w:style>
  <w:style w:type="character" w:customStyle="1" w:styleId="titlegray">
    <w:name w:val="titlegray"/>
    <w:basedOn w:val="DefaultParagraphFont"/>
    <w:rsid w:val="00B335E1"/>
  </w:style>
  <w:style w:type="character" w:customStyle="1" w:styleId="hebrew2">
    <w:name w:val="hebrew2"/>
    <w:basedOn w:val="DefaultParagraphFont"/>
    <w:rsid w:val="00B335E1"/>
  </w:style>
  <w:style w:type="character" w:customStyle="1" w:styleId="era">
    <w:name w:val="era"/>
    <w:basedOn w:val="DefaultParagraphFont"/>
    <w:rsid w:val="00B335E1"/>
  </w:style>
  <w:style w:type="character" w:customStyle="1" w:styleId="script-aramaic">
    <w:name w:val="script-aramaic"/>
    <w:basedOn w:val="DefaultParagraphFont"/>
    <w:rsid w:val="00B335E1"/>
  </w:style>
  <w:style w:type="paragraph" w:styleId="NoSpacing">
    <w:name w:val="No Spacing"/>
    <w:uiPriority w:val="1"/>
    <w:qFormat/>
    <w:rsid w:val="00B335E1"/>
    <w:pPr>
      <w:spacing w:after="0" w:line="240" w:lineRule="auto"/>
    </w:pPr>
    <w:rPr>
      <w:rFonts w:ascii="Times New Roman" w:hAnsi="Times New Roman" w:cs="Times New Roman"/>
      <w:kern w:val="0"/>
      <w:sz w:val="28"/>
      <w:szCs w:val="28"/>
      <w14:ligatures w14:val="none"/>
    </w:rPr>
  </w:style>
  <w:style w:type="character" w:customStyle="1" w:styleId="red-letter">
    <w:name w:val="red-letter"/>
    <w:basedOn w:val="DefaultParagraphFont"/>
    <w:rsid w:val="00B335E1"/>
  </w:style>
  <w:style w:type="character" w:customStyle="1" w:styleId="ann-pos">
    <w:name w:val="ann-pos"/>
    <w:basedOn w:val="DefaultParagraphFont"/>
    <w:rsid w:val="00B335E1"/>
  </w:style>
  <w:style w:type="character" w:customStyle="1" w:styleId="vstoggleelement">
    <w:name w:val="vstoggleelement"/>
    <w:basedOn w:val="DefaultParagraphFont"/>
    <w:rsid w:val="00B335E1"/>
  </w:style>
  <w:style w:type="character" w:customStyle="1" w:styleId="navtoggle">
    <w:name w:val="navtoggle"/>
    <w:basedOn w:val="DefaultParagraphFont"/>
    <w:rsid w:val="00B335E1"/>
  </w:style>
  <w:style w:type="character" w:customStyle="1" w:styleId="headword-line">
    <w:name w:val="headword-line"/>
    <w:basedOn w:val="DefaultParagraphFont"/>
    <w:rsid w:val="00B335E1"/>
  </w:style>
  <w:style w:type="character" w:customStyle="1" w:styleId="indent-1-breaks">
    <w:name w:val="indent-1-breaks"/>
    <w:basedOn w:val="DefaultParagraphFont"/>
    <w:rsid w:val="00B335E1"/>
  </w:style>
  <w:style w:type="paragraph" w:customStyle="1" w:styleId="right">
    <w:name w:val="right"/>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x21rb">
    <w:name w:val="kx21rb"/>
    <w:basedOn w:val="DefaultParagraphFont"/>
    <w:rsid w:val="00B335E1"/>
  </w:style>
  <w:style w:type="character" w:customStyle="1" w:styleId="woc">
    <w:name w:val="woc"/>
    <w:basedOn w:val="DefaultParagraphFont"/>
    <w:rsid w:val="00B335E1"/>
  </w:style>
  <w:style w:type="character" w:customStyle="1" w:styleId="polytonic">
    <w:name w:val="polytonic"/>
    <w:basedOn w:val="DefaultParagraphFont"/>
    <w:rsid w:val="00B335E1"/>
  </w:style>
  <w:style w:type="character" w:customStyle="1" w:styleId="woj">
    <w:name w:val="woj"/>
    <w:basedOn w:val="DefaultParagraphFont"/>
    <w:rsid w:val="00B335E1"/>
  </w:style>
  <w:style w:type="character" w:customStyle="1" w:styleId="cs1-format">
    <w:name w:val="cs1-format"/>
    <w:basedOn w:val="DefaultParagraphFont"/>
    <w:rsid w:val="00B335E1"/>
  </w:style>
  <w:style w:type="paragraph" w:customStyle="1" w:styleId="chapter-2">
    <w:name w:val="chapter-2"/>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
    <w:name w:val="hi"/>
    <w:basedOn w:val="DefaultParagraphFont"/>
    <w:rsid w:val="00B335E1"/>
  </w:style>
  <w:style w:type="character" w:customStyle="1" w:styleId="babquickresult">
    <w:name w:val="babquickresult"/>
    <w:basedOn w:val="DefaultParagraphFont"/>
    <w:rsid w:val="00B335E1"/>
  </w:style>
  <w:style w:type="character" w:customStyle="1" w:styleId="Date27">
    <w:name w:val="Date27"/>
    <w:basedOn w:val="DefaultParagraphFont"/>
    <w:rsid w:val="00B335E1"/>
  </w:style>
  <w:style w:type="character" w:customStyle="1" w:styleId="tmp-color">
    <w:name w:val="tmp-color"/>
    <w:basedOn w:val="DefaultParagraphFont"/>
    <w:rsid w:val="00B335E1"/>
  </w:style>
  <w:style w:type="paragraph" w:customStyle="1" w:styleId="noprint0">
    <w:name w:val="no_print"/>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ikidata-link">
    <w:name w:val="wikidata-link"/>
    <w:basedOn w:val="DefaultParagraphFont"/>
    <w:rsid w:val="00B335E1"/>
  </w:style>
  <w:style w:type="character" w:customStyle="1" w:styleId="mw-valign-baseline">
    <w:name w:val="mw-valign-baseline"/>
    <w:basedOn w:val="DefaultParagraphFont"/>
    <w:rsid w:val="00B335E1"/>
  </w:style>
  <w:style w:type="character" w:customStyle="1" w:styleId="a">
    <w:name w:val="_"/>
    <w:basedOn w:val="DefaultParagraphFont"/>
    <w:rsid w:val="00B335E1"/>
  </w:style>
  <w:style w:type="character" w:customStyle="1" w:styleId="ff4">
    <w:name w:val="ff4"/>
    <w:basedOn w:val="DefaultParagraphFont"/>
    <w:rsid w:val="00B335E1"/>
  </w:style>
  <w:style w:type="character" w:customStyle="1" w:styleId="ff6">
    <w:name w:val="ff6"/>
    <w:basedOn w:val="DefaultParagraphFont"/>
    <w:rsid w:val="00B335E1"/>
  </w:style>
  <w:style w:type="character" w:customStyle="1" w:styleId="ff5">
    <w:name w:val="ff5"/>
    <w:basedOn w:val="DefaultParagraphFont"/>
    <w:rsid w:val="00B335E1"/>
  </w:style>
  <w:style w:type="character" w:customStyle="1" w:styleId="ff7">
    <w:name w:val="ff7"/>
    <w:basedOn w:val="DefaultParagraphFont"/>
    <w:rsid w:val="00B335E1"/>
  </w:style>
  <w:style w:type="character" w:customStyle="1" w:styleId="ls0">
    <w:name w:val="ls0"/>
    <w:basedOn w:val="DefaultParagraphFont"/>
    <w:rsid w:val="00B335E1"/>
  </w:style>
  <w:style w:type="character" w:customStyle="1" w:styleId="ff3">
    <w:name w:val="ff3"/>
    <w:basedOn w:val="DefaultParagraphFont"/>
    <w:rsid w:val="00B335E1"/>
  </w:style>
  <w:style w:type="character" w:customStyle="1" w:styleId="ff1">
    <w:name w:val="ff1"/>
    <w:basedOn w:val="DefaultParagraphFont"/>
    <w:rsid w:val="00B335E1"/>
  </w:style>
  <w:style w:type="character" w:customStyle="1" w:styleId="ff8">
    <w:name w:val="ff8"/>
    <w:basedOn w:val="DefaultParagraphFont"/>
    <w:rsid w:val="00B335E1"/>
  </w:style>
  <w:style w:type="character" w:customStyle="1" w:styleId="v0">
    <w:name w:val="v0"/>
    <w:basedOn w:val="DefaultParagraphFont"/>
    <w:rsid w:val="00B335E1"/>
  </w:style>
  <w:style w:type="character" w:customStyle="1" w:styleId="fsc">
    <w:name w:val="fsc"/>
    <w:basedOn w:val="DefaultParagraphFont"/>
    <w:rsid w:val="00B335E1"/>
  </w:style>
  <w:style w:type="character" w:customStyle="1" w:styleId="fc1">
    <w:name w:val="fc1"/>
    <w:basedOn w:val="DefaultParagraphFont"/>
    <w:rsid w:val="00B335E1"/>
  </w:style>
  <w:style w:type="character" w:customStyle="1" w:styleId="ffa">
    <w:name w:val="ffa"/>
    <w:basedOn w:val="DefaultParagraphFont"/>
    <w:rsid w:val="00B335E1"/>
  </w:style>
  <w:style w:type="character" w:customStyle="1" w:styleId="ws5">
    <w:name w:val="ws5"/>
    <w:basedOn w:val="DefaultParagraphFont"/>
    <w:rsid w:val="00B335E1"/>
  </w:style>
  <w:style w:type="character" w:customStyle="1" w:styleId="ws2">
    <w:name w:val="ws2"/>
    <w:basedOn w:val="DefaultParagraphFont"/>
    <w:rsid w:val="00B335E1"/>
  </w:style>
  <w:style w:type="character" w:customStyle="1" w:styleId="ff2">
    <w:name w:val="ff2"/>
    <w:basedOn w:val="DefaultParagraphFont"/>
    <w:rsid w:val="00B335E1"/>
  </w:style>
  <w:style w:type="paragraph" w:customStyle="1" w:styleId="campo">
    <w:name w:val="campo"/>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B335E1"/>
  </w:style>
  <w:style w:type="paragraph" w:customStyle="1" w:styleId="Caption1">
    <w:name w:val="Caption1"/>
    <w:basedOn w:val="Normal"/>
    <w:next w:val="Normal"/>
    <w:uiPriority w:val="35"/>
    <w:unhideWhenUsed/>
    <w:qFormat/>
    <w:rsid w:val="00B335E1"/>
    <w:pPr>
      <w:spacing w:after="200" w:line="240" w:lineRule="auto"/>
    </w:pPr>
    <w:rPr>
      <w:rFonts w:ascii="Times New Roman" w:eastAsia="Times New Roman" w:hAnsi="Times New Roman" w:cs="Times New Roman"/>
      <w:i/>
      <w:iCs/>
      <w:color w:val="0E2841"/>
      <w:kern w:val="0"/>
      <w:sz w:val="18"/>
      <w:szCs w:val="18"/>
      <w14:ligatures w14:val="none"/>
    </w:rPr>
  </w:style>
  <w:style w:type="character" w:customStyle="1" w:styleId="cskcde">
    <w:name w:val="cskcde"/>
    <w:basedOn w:val="DefaultParagraphFont"/>
    <w:rsid w:val="00B335E1"/>
  </w:style>
  <w:style w:type="character" w:customStyle="1" w:styleId="comment-date">
    <w:name w:val="comment-date"/>
    <w:basedOn w:val="DefaultParagraphFont"/>
    <w:rsid w:val="00B335E1"/>
  </w:style>
  <w:style w:type="character" w:customStyle="1" w:styleId="uv3um">
    <w:name w:val="uv3um"/>
    <w:basedOn w:val="DefaultParagraphFont"/>
    <w:rsid w:val="00B335E1"/>
  </w:style>
  <w:style w:type="character" w:customStyle="1" w:styleId="greekunicode">
    <w:name w:val="greekunicode"/>
    <w:basedOn w:val="DefaultParagraphFont"/>
    <w:rsid w:val="00B335E1"/>
  </w:style>
  <w:style w:type="paragraph" w:styleId="z-BottomofForm">
    <w:name w:val="HTML Bottom of Form"/>
    <w:basedOn w:val="Normal"/>
    <w:next w:val="Normal"/>
    <w:link w:val="z-BottomofFormChar"/>
    <w:hidden/>
    <w:uiPriority w:val="99"/>
    <w:semiHidden/>
    <w:unhideWhenUsed/>
    <w:rsid w:val="00B335E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B335E1"/>
    <w:rPr>
      <w:rFonts w:ascii="Arial" w:eastAsia="Times New Roman" w:hAnsi="Arial" w:cs="Arial"/>
      <w:vanish/>
      <w:kern w:val="0"/>
      <w:sz w:val="16"/>
      <w:szCs w:val="16"/>
      <w14:ligatures w14:val="none"/>
    </w:rPr>
  </w:style>
  <w:style w:type="character" w:customStyle="1" w:styleId="reference-accessdate">
    <w:name w:val="reference-accessdate"/>
    <w:basedOn w:val="DefaultParagraphFont"/>
    <w:rsid w:val="00B335E1"/>
  </w:style>
  <w:style w:type="paragraph" w:styleId="z-TopofForm">
    <w:name w:val="HTML Top of Form"/>
    <w:basedOn w:val="Normal"/>
    <w:next w:val="Normal"/>
    <w:link w:val="z-TopofFormChar"/>
    <w:hidden/>
    <w:uiPriority w:val="99"/>
    <w:semiHidden/>
    <w:unhideWhenUsed/>
    <w:rsid w:val="00B335E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335E1"/>
    <w:rPr>
      <w:rFonts w:ascii="Arial" w:eastAsia="Times New Roman" w:hAnsi="Arial" w:cs="Arial"/>
      <w:vanish/>
      <w:kern w:val="0"/>
      <w:sz w:val="16"/>
      <w:szCs w:val="16"/>
      <w14:ligatures w14:val="none"/>
    </w:rPr>
  </w:style>
  <w:style w:type="character" w:customStyle="1" w:styleId="mwe-math-element">
    <w:name w:val="mwe-math-element"/>
    <w:basedOn w:val="DefaultParagraphFont"/>
    <w:rsid w:val="00B335E1"/>
  </w:style>
  <w:style w:type="character" w:customStyle="1" w:styleId="theoreme-tiret">
    <w:name w:val="theoreme-tiret"/>
    <w:basedOn w:val="DefaultParagraphFont"/>
    <w:rsid w:val="00B335E1"/>
  </w:style>
  <w:style w:type="paragraph" w:customStyle="1" w:styleId="trt0xe">
    <w:name w:val="trt0xe"/>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nk-blue">
    <w:name w:val="link-blue"/>
    <w:basedOn w:val="DefaultParagraphFont"/>
    <w:rsid w:val="00B335E1"/>
  </w:style>
  <w:style w:type="character" w:customStyle="1" w:styleId="cdx-radioicon">
    <w:name w:val="cdx-radio__icon"/>
    <w:basedOn w:val="DefaultParagraphFont"/>
    <w:rsid w:val="00B335E1"/>
  </w:style>
  <w:style w:type="character" w:customStyle="1" w:styleId="m5tqyf">
    <w:name w:val="m5tqyf"/>
    <w:basedOn w:val="DefaultParagraphFont"/>
    <w:rsid w:val="00B335E1"/>
  </w:style>
  <w:style w:type="paragraph" w:customStyle="1" w:styleId="p1">
    <w:name w:val="p1"/>
    <w:basedOn w:val="Normal"/>
    <w:rsid w:val="00B335E1"/>
    <w:pPr>
      <w:spacing w:after="0" w:line="240" w:lineRule="auto"/>
    </w:pPr>
    <w:rPr>
      <w:rFonts w:ascii="Helvetica" w:eastAsia="Times New Roman" w:hAnsi="Helvetica" w:cs="Times New Roman"/>
      <w:color w:val="000000"/>
      <w:kern w:val="0"/>
      <w:sz w:val="17"/>
      <w:szCs w:val="17"/>
      <w14:ligatures w14:val="none"/>
    </w:rPr>
  </w:style>
  <w:style w:type="character" w:customStyle="1" w:styleId="s1">
    <w:name w:val="s1"/>
    <w:basedOn w:val="DefaultParagraphFont"/>
    <w:rsid w:val="00B335E1"/>
    <w:rPr>
      <w:rFonts w:ascii="Helvetica" w:hAnsi="Helvetica" w:hint="default"/>
      <w:sz w:val="11"/>
      <w:szCs w:val="11"/>
    </w:rPr>
  </w:style>
  <w:style w:type="paragraph" w:customStyle="1" w:styleId="k3ksmc">
    <w:name w:val="k3ksmc"/>
    <w:basedOn w:val="Normal"/>
    <w:rsid w:val="00B33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kekvd">
    <w:name w:val="vkekvd"/>
    <w:basedOn w:val="DefaultParagraphFont"/>
    <w:rsid w:val="00B335E1"/>
  </w:style>
  <w:style w:type="character" w:customStyle="1" w:styleId="t286pc">
    <w:name w:val="t286pc"/>
    <w:basedOn w:val="DefaultParagraphFont"/>
    <w:rsid w:val="00B335E1"/>
  </w:style>
  <w:style w:type="character" w:customStyle="1" w:styleId="sp">
    <w:name w:val="sp"/>
    <w:basedOn w:val="DefaultParagraphFont"/>
    <w:rsid w:val="00B335E1"/>
  </w:style>
  <w:style w:type="character" w:customStyle="1" w:styleId="line">
    <w:name w:val="line"/>
    <w:basedOn w:val="DefaultParagraphFont"/>
    <w:rsid w:val="00B335E1"/>
  </w:style>
  <w:style w:type="character" w:customStyle="1" w:styleId="mi">
    <w:name w:val="mi"/>
    <w:basedOn w:val="DefaultParagraphFont"/>
    <w:rsid w:val="00B335E1"/>
  </w:style>
  <w:style w:type="character" w:customStyle="1" w:styleId="tooltip">
    <w:name w:val="tooltip"/>
    <w:basedOn w:val="DefaultParagraphFont"/>
    <w:rsid w:val="00B335E1"/>
  </w:style>
  <w:style w:type="paragraph" w:styleId="FootnoteText">
    <w:name w:val="footnote text"/>
    <w:basedOn w:val="Normal"/>
    <w:link w:val="FootnoteTextChar"/>
    <w:unhideWhenUsed/>
    <w:rsid w:val="00B335E1"/>
    <w:pPr>
      <w:spacing w:after="0" w:line="240" w:lineRule="auto"/>
    </w:pPr>
  </w:style>
  <w:style w:type="character" w:customStyle="1" w:styleId="FootnoteTextChar2">
    <w:name w:val="Footnote Text Char2"/>
    <w:basedOn w:val="DefaultParagraphFont"/>
    <w:uiPriority w:val="99"/>
    <w:semiHidden/>
    <w:rsid w:val="00B335E1"/>
    <w:rPr>
      <w:sz w:val="20"/>
      <w:szCs w:val="20"/>
    </w:rPr>
  </w:style>
  <w:style w:type="paragraph" w:styleId="Header">
    <w:name w:val="header"/>
    <w:basedOn w:val="Normal"/>
    <w:link w:val="HeaderChar1"/>
    <w:uiPriority w:val="99"/>
    <w:unhideWhenUsed/>
    <w:rsid w:val="00B335E1"/>
    <w:pPr>
      <w:tabs>
        <w:tab w:val="center" w:pos="4680"/>
        <w:tab w:val="right" w:pos="9360"/>
      </w:tabs>
      <w:spacing w:after="0" w:line="240" w:lineRule="auto"/>
    </w:pPr>
  </w:style>
  <w:style w:type="character" w:customStyle="1" w:styleId="HeaderChar1">
    <w:name w:val="Header Char1"/>
    <w:basedOn w:val="DefaultParagraphFont"/>
    <w:link w:val="Header"/>
    <w:uiPriority w:val="99"/>
    <w:semiHidden/>
    <w:rsid w:val="00B335E1"/>
  </w:style>
  <w:style w:type="paragraph" w:styleId="Footer">
    <w:name w:val="footer"/>
    <w:basedOn w:val="Normal"/>
    <w:link w:val="FooterChar1"/>
    <w:uiPriority w:val="99"/>
    <w:unhideWhenUsed/>
    <w:rsid w:val="00B335E1"/>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B335E1"/>
  </w:style>
  <w:style w:type="character" w:styleId="FollowedHyperlink">
    <w:name w:val="FollowedHyperlink"/>
    <w:basedOn w:val="DefaultParagraphFont"/>
    <w:uiPriority w:val="99"/>
    <w:semiHidden/>
    <w:unhideWhenUsed/>
    <w:rsid w:val="00B335E1"/>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B335E1"/>
    <w:pPr>
      <w:spacing w:after="160"/>
    </w:pPr>
    <w:rPr>
      <w:rFonts w:ascii="Times New Roman" w:hAnsi="Times New Roman"/>
      <w:b/>
      <w:bCs/>
      <w:color w:val="000000"/>
    </w:rPr>
  </w:style>
  <w:style w:type="character" w:customStyle="1" w:styleId="CommentSubjectChar1">
    <w:name w:val="Comment Subject Char1"/>
    <w:basedOn w:val="CommentTextChar"/>
    <w:uiPriority w:val="99"/>
    <w:semiHidden/>
    <w:rsid w:val="00B335E1"/>
    <w:rPr>
      <w:rFonts w:ascii="SabondiacriticRoman" w:eastAsia="Times New Roman" w:hAnsi="SabondiacriticRoman" w:cs="Times New Roman"/>
      <w:b/>
      <w:bCs/>
      <w:kern w:val="0"/>
      <w:sz w:val="20"/>
      <w:szCs w:val="20"/>
      <w14:ligatures w14:val="none"/>
    </w:rPr>
  </w:style>
  <w:style w:type="table" w:styleId="TableGrid">
    <w:name w:val="Table Grid"/>
    <w:basedOn w:val="TableNormal"/>
    <w:uiPriority w:val="39"/>
    <w:rsid w:val="00B33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5A3A57"/>
  </w:style>
  <w:style w:type="paragraph" w:customStyle="1" w:styleId="TOC12">
    <w:name w:val="TOC 12"/>
    <w:basedOn w:val="Normal"/>
    <w:next w:val="Normal"/>
    <w:autoRedefine/>
    <w:uiPriority w:val="39"/>
    <w:unhideWhenUsed/>
    <w:rsid w:val="005A3A57"/>
    <w:pPr>
      <w:spacing w:before="120" w:after="120" w:line="240" w:lineRule="auto"/>
    </w:pPr>
    <w:rPr>
      <w:rFonts w:eastAsia="Times New Roman" w:cs="Times New Roman"/>
      <w:b/>
      <w:bCs/>
      <w:caps/>
      <w:kern w:val="0"/>
      <w:sz w:val="20"/>
      <w:szCs w:val="20"/>
      <w14:ligatures w14:val="none"/>
    </w:rPr>
  </w:style>
  <w:style w:type="paragraph" w:customStyle="1" w:styleId="TOC22">
    <w:name w:val="TOC 22"/>
    <w:basedOn w:val="Normal"/>
    <w:next w:val="Normal"/>
    <w:autoRedefine/>
    <w:uiPriority w:val="39"/>
    <w:unhideWhenUsed/>
    <w:rsid w:val="005A3A57"/>
    <w:pPr>
      <w:spacing w:after="0" w:line="240" w:lineRule="auto"/>
      <w:ind w:left="280"/>
    </w:pPr>
    <w:rPr>
      <w:rFonts w:eastAsia="Times New Roman" w:cs="Times New Roman"/>
      <w:smallCaps/>
      <w:kern w:val="0"/>
      <w:sz w:val="20"/>
      <w:szCs w:val="20"/>
      <w14:ligatures w14:val="none"/>
    </w:rPr>
  </w:style>
  <w:style w:type="paragraph" w:customStyle="1" w:styleId="TOC32">
    <w:name w:val="TOC 32"/>
    <w:basedOn w:val="Normal"/>
    <w:next w:val="Normal"/>
    <w:autoRedefine/>
    <w:uiPriority w:val="39"/>
    <w:unhideWhenUsed/>
    <w:rsid w:val="005A3A57"/>
    <w:pPr>
      <w:tabs>
        <w:tab w:val="right" w:leader="dot" w:pos="9350"/>
      </w:tabs>
      <w:spacing w:after="0" w:line="240" w:lineRule="auto"/>
      <w:ind w:left="560"/>
    </w:pPr>
    <w:rPr>
      <w:rFonts w:eastAsia="Times New Roman" w:cs="Times New Roman"/>
      <w:i/>
      <w:iCs/>
      <w:kern w:val="0"/>
      <w:sz w:val="20"/>
      <w:szCs w:val="20"/>
      <w14:ligatures w14:val="none"/>
    </w:rPr>
  </w:style>
  <w:style w:type="paragraph" w:customStyle="1" w:styleId="TOC42">
    <w:name w:val="TOC 42"/>
    <w:basedOn w:val="Normal"/>
    <w:next w:val="Normal"/>
    <w:autoRedefine/>
    <w:uiPriority w:val="39"/>
    <w:unhideWhenUsed/>
    <w:rsid w:val="005A3A57"/>
    <w:pPr>
      <w:spacing w:after="0" w:line="240" w:lineRule="auto"/>
      <w:ind w:left="840"/>
    </w:pPr>
    <w:rPr>
      <w:rFonts w:eastAsia="Times New Roman" w:cs="Times New Roman"/>
      <w:kern w:val="0"/>
      <w:sz w:val="18"/>
      <w:szCs w:val="18"/>
      <w14:ligatures w14:val="none"/>
    </w:rPr>
  </w:style>
  <w:style w:type="paragraph" w:customStyle="1" w:styleId="TOC52">
    <w:name w:val="TOC 52"/>
    <w:basedOn w:val="Normal"/>
    <w:next w:val="Normal"/>
    <w:autoRedefine/>
    <w:uiPriority w:val="39"/>
    <w:unhideWhenUsed/>
    <w:rsid w:val="005A3A57"/>
    <w:pPr>
      <w:spacing w:after="0" w:line="240" w:lineRule="auto"/>
      <w:ind w:left="1120"/>
    </w:pPr>
    <w:rPr>
      <w:rFonts w:eastAsia="Times New Roman" w:cs="Times New Roman"/>
      <w:kern w:val="0"/>
      <w:sz w:val="18"/>
      <w:szCs w:val="18"/>
      <w14:ligatures w14:val="none"/>
    </w:rPr>
  </w:style>
  <w:style w:type="paragraph" w:customStyle="1" w:styleId="TOC62">
    <w:name w:val="TOC 62"/>
    <w:basedOn w:val="Normal"/>
    <w:next w:val="Normal"/>
    <w:autoRedefine/>
    <w:uiPriority w:val="39"/>
    <w:unhideWhenUsed/>
    <w:rsid w:val="005A3A57"/>
    <w:pPr>
      <w:spacing w:after="0" w:line="240" w:lineRule="auto"/>
      <w:ind w:left="1400"/>
    </w:pPr>
    <w:rPr>
      <w:rFonts w:eastAsia="Times New Roman" w:cs="Times New Roman"/>
      <w:kern w:val="0"/>
      <w:sz w:val="18"/>
      <w:szCs w:val="18"/>
      <w14:ligatures w14:val="none"/>
    </w:rPr>
  </w:style>
  <w:style w:type="paragraph" w:customStyle="1" w:styleId="TOC72">
    <w:name w:val="TOC 72"/>
    <w:basedOn w:val="Normal"/>
    <w:next w:val="Normal"/>
    <w:autoRedefine/>
    <w:uiPriority w:val="39"/>
    <w:unhideWhenUsed/>
    <w:rsid w:val="005A3A57"/>
    <w:pPr>
      <w:spacing w:after="0" w:line="240" w:lineRule="auto"/>
      <w:ind w:left="1680"/>
    </w:pPr>
    <w:rPr>
      <w:rFonts w:eastAsia="Times New Roman" w:cs="Times New Roman"/>
      <w:kern w:val="0"/>
      <w:sz w:val="18"/>
      <w:szCs w:val="18"/>
      <w14:ligatures w14:val="none"/>
    </w:rPr>
  </w:style>
  <w:style w:type="paragraph" w:customStyle="1" w:styleId="TOC82">
    <w:name w:val="TOC 82"/>
    <w:basedOn w:val="Normal"/>
    <w:next w:val="Normal"/>
    <w:autoRedefine/>
    <w:uiPriority w:val="39"/>
    <w:unhideWhenUsed/>
    <w:rsid w:val="005A3A57"/>
    <w:pPr>
      <w:spacing w:after="0" w:line="240" w:lineRule="auto"/>
      <w:ind w:left="1960"/>
    </w:pPr>
    <w:rPr>
      <w:rFonts w:eastAsia="Times New Roman" w:cs="Times New Roman"/>
      <w:kern w:val="0"/>
      <w:sz w:val="18"/>
      <w:szCs w:val="18"/>
      <w14:ligatures w14:val="none"/>
    </w:rPr>
  </w:style>
  <w:style w:type="paragraph" w:customStyle="1" w:styleId="TOC92">
    <w:name w:val="TOC 92"/>
    <w:basedOn w:val="Normal"/>
    <w:next w:val="Normal"/>
    <w:autoRedefine/>
    <w:uiPriority w:val="39"/>
    <w:unhideWhenUsed/>
    <w:rsid w:val="005A3A57"/>
    <w:pPr>
      <w:spacing w:after="0" w:line="240" w:lineRule="auto"/>
      <w:ind w:left="2240"/>
    </w:pPr>
    <w:rPr>
      <w:rFonts w:eastAsia="Times New Roman" w:cs="Times New Roman"/>
      <w:kern w:val="0"/>
      <w:sz w:val="18"/>
      <w:szCs w:val="18"/>
      <w14:ligatures w14:val="none"/>
    </w:rPr>
  </w:style>
  <w:style w:type="numbering" w:customStyle="1" w:styleId="RTFNum51">
    <w:name w:val="RTF_Num 51"/>
    <w:basedOn w:val="NoList"/>
    <w:rsid w:val="005A3A57"/>
  </w:style>
  <w:style w:type="numbering" w:customStyle="1" w:styleId="RTFNum71">
    <w:name w:val="RTF_Num 71"/>
    <w:basedOn w:val="NoList"/>
    <w:rsid w:val="005A3A57"/>
  </w:style>
  <w:style w:type="table" w:customStyle="1" w:styleId="TableGrid2">
    <w:name w:val="Table Grid2"/>
    <w:basedOn w:val="TableNormal"/>
    <w:next w:val="TableGrid"/>
    <w:uiPriority w:val="59"/>
    <w:rsid w:val="005A3A5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A7096-8D80-E345-B593-56289A9D4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135</Pages>
  <Words>40089</Words>
  <Characters>228512</Characters>
  <Application>Microsoft Office Word</Application>
  <DocSecurity>0</DocSecurity>
  <Lines>1904</Lines>
  <Paragraphs>536</Paragraphs>
  <ScaleCrop>false</ScaleCrop>
  <Company/>
  <LinksUpToDate>false</LinksUpToDate>
  <CharactersWithSpaces>268065</CharactersWithSpaces>
  <SharedDoc>false</SharedDoc>
  <HLinks>
    <vt:vector size="6" baseType="variant">
      <vt:variant>
        <vt:i4>5177359</vt:i4>
      </vt:variant>
      <vt:variant>
        <vt:i4>0</vt:i4>
      </vt:variant>
      <vt:variant>
        <vt:i4>0</vt:i4>
      </vt:variant>
      <vt:variant>
        <vt:i4>5</vt:i4>
      </vt:variant>
      <vt:variant>
        <vt:lpwstr>https://en.wikipedia.org/wiki/Abraham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Zahid Syed</dc:creator>
  <cp:keywords/>
  <dc:description/>
  <cp:lastModifiedBy>Zahid Syed</cp:lastModifiedBy>
  <cp:revision>36</cp:revision>
  <dcterms:created xsi:type="dcterms:W3CDTF">2025-06-08T03:45:00Z</dcterms:created>
  <dcterms:modified xsi:type="dcterms:W3CDTF">2025-09-26T11:16:00Z</dcterms:modified>
</cp:coreProperties>
</file>